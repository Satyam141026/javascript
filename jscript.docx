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Console Logs, Errors, Warnings &amp; More | JavaScript Tutorial In Hindi #2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this tutorial, we will learn how to run </w:t>
      </w:r>
      <w:r w:rsidRPr="0089304D">
        <w:rPr>
          <w:rFonts w:ascii="Segoe UI" w:eastAsia="Times New Roman" w:hAnsi="Segoe UI" w:cs="Segoe UI"/>
          <w:b/>
          <w:bCs/>
          <w:color w:val="000000"/>
          <w:sz w:val="27"/>
        </w:rPr>
        <w:t>JavaScript</w:t>
      </w:r>
      <w:r w:rsidRPr="0089304D">
        <w:rPr>
          <w:rFonts w:ascii="Segoe UI" w:eastAsia="Times New Roman" w:hAnsi="Segoe UI" w:cs="Segoe UI"/>
          <w:color w:val="000000"/>
          <w:sz w:val="27"/>
          <w:szCs w:val="27"/>
        </w:rPr>
        <w:t> in the Chrome Console. We can open our console in the web browser by using: </w:t>
      </w:r>
      <w:r w:rsidRPr="0089304D">
        <w:rPr>
          <w:rFonts w:ascii="Segoe UI" w:eastAsia="Times New Roman" w:hAnsi="Segoe UI" w:cs="Segoe UI"/>
          <w:b/>
          <w:bCs/>
          <w:i/>
          <w:iCs/>
          <w:color w:val="000000"/>
          <w:sz w:val="27"/>
        </w:rPr>
        <w:t>Ctrl + Shift + K</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or by Right-click on any webpage, click </w:t>
      </w:r>
      <w:r w:rsidRPr="0089304D">
        <w:rPr>
          <w:rFonts w:ascii="Segoe UI" w:eastAsia="Times New Roman" w:hAnsi="Segoe UI" w:cs="Segoe UI"/>
          <w:i/>
          <w:iCs/>
          <w:color w:val="000000"/>
          <w:sz w:val="27"/>
        </w:rPr>
        <w:t>Inspect</w:t>
      </w:r>
      <w:r w:rsidRPr="0089304D">
        <w:rPr>
          <w:rFonts w:ascii="Segoe UI" w:eastAsia="Times New Roman" w:hAnsi="Segoe UI" w:cs="Segoe UI"/>
          <w:color w:val="000000"/>
          <w:sz w:val="27"/>
          <w:szCs w:val="27"/>
        </w:rPr>
        <w:t>, and then we can see the innards of that site; its source code, the CSS that form its design, the JavaScript code that powers animations, and more. It has a console option as well, where we can run our JavaScript code.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JavaScript, a </w:t>
      </w:r>
      <w:r w:rsidRPr="0089304D">
        <w:rPr>
          <w:rFonts w:ascii="Segoe UI" w:eastAsia="Times New Roman" w:hAnsi="Segoe UI" w:cs="Segoe UI"/>
          <w:b/>
          <w:bCs/>
          <w:color w:val="000000"/>
          <w:sz w:val="27"/>
        </w:rPr>
        <w:t>console</w:t>
      </w:r>
      <w:r w:rsidRPr="0089304D">
        <w:rPr>
          <w:rFonts w:ascii="Segoe UI" w:eastAsia="Times New Roman" w:hAnsi="Segoe UI" w:cs="Segoe UI"/>
          <w:color w:val="000000"/>
          <w:sz w:val="27"/>
          <w:szCs w:val="27"/>
        </w:rPr>
        <w:t> is an object which provides access to the browser debugging console. This object provides us with several different methods like </w:t>
      </w:r>
      <w:r w:rsidRPr="0089304D">
        <w:rPr>
          <w:rFonts w:ascii="Segoe UI" w:eastAsia="Times New Roman" w:hAnsi="Segoe UI" w:cs="Segoe UI"/>
          <w:b/>
          <w:bCs/>
          <w:color w:val="000000"/>
          <w:sz w:val="27"/>
        </w:rPr>
        <w:t>log(), error() ,table()</w:t>
      </w:r>
      <w:r w:rsidRPr="0089304D">
        <w:rPr>
          <w:rFonts w:ascii="Segoe UI" w:eastAsia="Times New Roman" w:hAnsi="Segoe UI" w:cs="Segoe UI"/>
          <w:color w:val="000000"/>
          <w:sz w:val="27"/>
          <w:szCs w:val="27"/>
        </w:rPr>
        <w:t> etc. Each method provides different functionalities. Following is the description of these methods along with examples.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0" w:author="Unknown"/>
          <w:rFonts w:ascii="Segoe UI" w:eastAsia="Times New Roman" w:hAnsi="Segoe UI" w:cs="Segoe UI"/>
          <w:b/>
          <w:bCs/>
          <w:color w:val="000000"/>
          <w:sz w:val="24"/>
          <w:szCs w:val="24"/>
        </w:rPr>
      </w:pPr>
      <w:ins w:id="1" w:author="Unknown">
        <w:r w:rsidRPr="0089304D">
          <w:rPr>
            <w:rFonts w:ascii="Segoe UI" w:eastAsia="Times New Roman" w:hAnsi="Segoe UI" w:cs="Segoe UI"/>
            <w:b/>
            <w:bCs/>
            <w:color w:val="000000"/>
            <w:sz w:val="24"/>
            <w:szCs w:val="24"/>
          </w:rPr>
          <w:t>Console.log():-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 w:author="Unknown"/>
          <w:rFonts w:ascii="Segoe UI" w:eastAsia="Times New Roman" w:hAnsi="Segoe UI" w:cs="Segoe UI"/>
          <w:color w:val="000000"/>
          <w:sz w:val="27"/>
          <w:szCs w:val="27"/>
        </w:rPr>
      </w:pPr>
      <w:ins w:id="3" w:author="Unknown">
        <w:r w:rsidRPr="0089304D">
          <w:rPr>
            <w:rFonts w:ascii="Segoe UI" w:eastAsia="Times New Roman" w:hAnsi="Segoe UI" w:cs="Segoe UI"/>
            <w:color w:val="000000"/>
            <w:sz w:val="27"/>
            <w:szCs w:val="27"/>
          </w:rPr>
          <w:t>This method is used to log(print) the output to the console. We can put anything inside the log(). It can be an array, object, string, boolean, etc.</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 w:author="Unknown"/>
          <w:rFonts w:ascii="Segoe UI" w:eastAsia="Times New Roman" w:hAnsi="Segoe UI" w:cs="Segoe UI"/>
          <w:b/>
          <w:bCs/>
          <w:color w:val="000000"/>
          <w:sz w:val="24"/>
          <w:szCs w:val="24"/>
        </w:rPr>
      </w:pPr>
      <w:ins w:id="5" w:author="Unknown">
        <w:r w:rsidRPr="0089304D">
          <w:rPr>
            <w:rFonts w:ascii="Segoe UI" w:eastAsia="Times New Roman" w:hAnsi="Segoe UI" w:cs="Segoe UI"/>
            <w:b/>
            <w:bCs/>
            <w:color w:val="000000"/>
            <w:sz w:val="24"/>
            <w:szCs w:val="24"/>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 w:author="Unknown"/>
          <w:rFonts w:ascii="Consolas" w:eastAsia="Times New Roman" w:hAnsi="Consolas" w:cs="Consolas"/>
          <w:color w:val="F8F8F2"/>
          <w:sz w:val="27"/>
        </w:rPr>
      </w:pPr>
      <w:ins w:id="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'CodeWithHarry'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 w:author="Unknown"/>
          <w:rFonts w:ascii="Consolas" w:eastAsia="Times New Roman" w:hAnsi="Consolas" w:cs="Consolas"/>
          <w:color w:val="F8F8F2"/>
          <w:sz w:val="27"/>
        </w:rPr>
      </w:pPr>
      <w:ins w:id="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 w:author="Unknown"/>
          <w:rFonts w:ascii="Consolas" w:eastAsia="Times New Roman" w:hAnsi="Consolas" w:cs="Consolas"/>
          <w:color w:val="F8F8F2"/>
          <w:sz w:val="27"/>
        </w:rPr>
      </w:pPr>
      <w:ins w:id="1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 w:author="Unknown"/>
          <w:rFonts w:ascii="Consolas" w:eastAsia="Times New Roman" w:hAnsi="Consolas" w:cs="Consolas"/>
          <w:color w:val="F8F8F2"/>
          <w:sz w:val="27"/>
        </w:rPr>
      </w:pPr>
      <w:ins w:id="1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 w:author="Unknown"/>
          <w:rFonts w:ascii="Consolas" w:eastAsia="Times New Roman" w:hAnsi="Consolas" w:cs="Consolas"/>
          <w:color w:val="F8F8F2"/>
          <w:sz w:val="27"/>
        </w:rPr>
      </w:pPr>
      <w:ins w:id="1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array inside log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 w:author="Unknown"/>
          <w:rFonts w:ascii="Consolas" w:eastAsia="Times New Roman" w:hAnsi="Consolas" w:cs="Consolas"/>
          <w:color w:val="F8F8F2"/>
          <w:sz w:val="27"/>
          <w:szCs w:val="27"/>
        </w:rPr>
      </w:pPr>
      <w:ins w:id="1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language:</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 tutorial:</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object inside log</w:t>
        </w:r>
      </w:ins>
    </w:p>
    <w:p w:rsidR="0089304D" w:rsidRPr="0089304D" w:rsidRDefault="0089304D" w:rsidP="0089304D">
      <w:pPr>
        <w:spacing w:after="0" w:line="240" w:lineRule="auto"/>
        <w:rPr>
          <w:ins w:id="18" w:author="Unknown"/>
          <w:rFonts w:ascii="Segoe UI" w:eastAsia="Times New Roman" w:hAnsi="Segoe UI" w:cs="Segoe UI"/>
          <w:color w:val="000000"/>
          <w:sz w:val="27"/>
          <w:szCs w:val="27"/>
        </w:rPr>
      </w:pPr>
      <w:ins w:id="1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 w:author="Unknown"/>
          <w:rFonts w:ascii="Segoe UI" w:eastAsia="Times New Roman" w:hAnsi="Segoe UI" w:cs="Segoe UI"/>
          <w:color w:val="000000"/>
          <w:sz w:val="27"/>
          <w:szCs w:val="27"/>
        </w:rPr>
      </w:pPr>
      <w:ins w:id="21"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 w:author="Unknown"/>
          <w:rFonts w:ascii="Segoe UI" w:eastAsia="Times New Roman" w:hAnsi="Segoe UI" w:cs="Segoe UI"/>
          <w:color w:val="000000"/>
          <w:sz w:val="27"/>
          <w:szCs w:val="27"/>
        </w:rPr>
      </w:pPr>
      <w:ins w:id="2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3364230" cy="1112520"/>
            <wp:effectExtent l="19050" t="0" r="7620" b="0"/>
            <wp:docPr id="1" name="Picture 1" descr="https://api.codewithharry.com/media/videoSeriesFiles/courseFiles/javascript-tutorials-in-hindi-2/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codewithharry.com/media/videoSeriesFiles/courseFiles/javascript-tutorials-in-hindi-2/base64.png"/>
                    <pic:cNvPicPr>
                      <a:picLocks noChangeAspect="1" noChangeArrowheads="1"/>
                    </pic:cNvPicPr>
                  </pic:nvPicPr>
                  <pic:blipFill>
                    <a:blip r:embed="rId5"/>
                    <a:srcRect/>
                    <a:stretch>
                      <a:fillRect/>
                    </a:stretch>
                  </pic:blipFill>
                  <pic:spPr bwMode="auto">
                    <a:xfrm>
                      <a:off x="0" y="0"/>
                      <a:ext cx="3364230" cy="111252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 w:author="Unknown"/>
          <w:rFonts w:ascii="Segoe UI" w:eastAsia="Times New Roman" w:hAnsi="Segoe UI" w:cs="Segoe UI"/>
          <w:color w:val="000000"/>
          <w:sz w:val="27"/>
          <w:szCs w:val="27"/>
        </w:rPr>
      </w:pPr>
      <w:ins w:id="2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7" w:author="Unknown"/>
          <w:rFonts w:ascii="Segoe UI" w:eastAsia="Times New Roman" w:hAnsi="Segoe UI" w:cs="Segoe UI"/>
          <w:b/>
          <w:bCs/>
          <w:color w:val="000000"/>
          <w:sz w:val="24"/>
          <w:szCs w:val="24"/>
        </w:rPr>
      </w:pPr>
      <w:ins w:id="28" w:author="Unknown">
        <w:r w:rsidRPr="0089304D">
          <w:rPr>
            <w:rFonts w:ascii="Segoe UI" w:eastAsia="Times New Roman" w:hAnsi="Segoe UI" w:cs="Segoe UI"/>
            <w:b/>
            <w:bCs/>
            <w:color w:val="000000"/>
            <w:sz w:val="24"/>
            <w:szCs w:val="24"/>
          </w:rPr>
          <w:t>Console.table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 w:author="Unknown"/>
          <w:rFonts w:ascii="Segoe UI" w:eastAsia="Times New Roman" w:hAnsi="Segoe UI" w:cs="Segoe UI"/>
          <w:color w:val="000000"/>
          <w:sz w:val="27"/>
          <w:szCs w:val="27"/>
        </w:rPr>
      </w:pPr>
      <w:ins w:id="30" w:author="Unknown">
        <w:r w:rsidRPr="0089304D">
          <w:rPr>
            <w:rFonts w:ascii="Segoe UI" w:eastAsia="Times New Roman" w:hAnsi="Segoe UI" w:cs="Segoe UI"/>
            <w:color w:val="000000"/>
            <w:sz w:val="27"/>
            <w:szCs w:val="27"/>
          </w:rPr>
          <w:t>To generate a table inside a console, we use console.table() method. The input must be an array or an object which will be displayed as a table. In the example, we provide the object as an input.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 w:author="Unknown"/>
          <w:rFonts w:ascii="Segoe UI" w:eastAsia="Times New Roman" w:hAnsi="Segoe UI" w:cs="Segoe UI"/>
          <w:color w:val="000000"/>
          <w:sz w:val="27"/>
          <w:szCs w:val="27"/>
        </w:rPr>
      </w:pPr>
      <w:ins w:id="32"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 w:author="Unknown"/>
          <w:rFonts w:ascii="Consolas" w:eastAsia="Times New Roman" w:hAnsi="Consolas" w:cs="Consolas"/>
          <w:color w:val="F8F8F2"/>
          <w:sz w:val="27"/>
          <w:szCs w:val="27"/>
        </w:rPr>
      </w:pPr>
      <w:ins w:id="3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table</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language:</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 tutorial:</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5" w:author="Unknown"/>
          <w:rFonts w:ascii="Segoe UI" w:eastAsia="Times New Roman" w:hAnsi="Segoe UI" w:cs="Segoe UI"/>
          <w:color w:val="000000"/>
          <w:sz w:val="27"/>
          <w:szCs w:val="27"/>
        </w:rPr>
      </w:pPr>
      <w:ins w:id="3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 w:author="Unknown"/>
          <w:rFonts w:ascii="Segoe UI" w:eastAsia="Times New Roman" w:hAnsi="Segoe UI" w:cs="Segoe UI"/>
          <w:color w:val="000000"/>
          <w:sz w:val="27"/>
          <w:szCs w:val="27"/>
        </w:rPr>
      </w:pPr>
      <w:ins w:id="38"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 w:author="Unknown"/>
          <w:rFonts w:ascii="Segoe UI" w:eastAsia="Times New Roman" w:hAnsi="Segoe UI" w:cs="Segoe UI"/>
          <w:color w:val="000000"/>
          <w:sz w:val="27"/>
          <w:szCs w:val="27"/>
        </w:rPr>
      </w:pPr>
      <w:ins w:id="4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4589145" cy="1000760"/>
            <wp:effectExtent l="19050" t="0" r="1905" b="0"/>
            <wp:docPr id="2" name="Picture 2" descr="https://api.codewithharry.com/media/videoSeriesFiles/courseFiles/javascript-tutorials-in-hindi-2/base64_6dH6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pi.codewithharry.com/media/videoSeriesFiles/courseFiles/javascript-tutorials-in-hindi-2/base64_6dH6PAd.png"/>
                    <pic:cNvPicPr>
                      <a:picLocks noChangeAspect="1" noChangeArrowheads="1"/>
                    </pic:cNvPicPr>
                  </pic:nvPicPr>
                  <pic:blipFill>
                    <a:blip r:embed="rId6"/>
                    <a:srcRect/>
                    <a:stretch>
                      <a:fillRect/>
                    </a:stretch>
                  </pic:blipFill>
                  <pic:spPr bwMode="auto">
                    <a:xfrm>
                      <a:off x="0" y="0"/>
                      <a:ext cx="4589145" cy="100076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 w:author="Unknown"/>
          <w:rFonts w:ascii="Segoe UI" w:eastAsia="Times New Roman" w:hAnsi="Segoe UI" w:cs="Segoe UI"/>
          <w:color w:val="000000"/>
          <w:sz w:val="27"/>
          <w:szCs w:val="27"/>
        </w:rPr>
      </w:pPr>
      <w:ins w:id="4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4" w:author="Unknown"/>
          <w:rFonts w:ascii="Segoe UI" w:eastAsia="Times New Roman" w:hAnsi="Segoe UI" w:cs="Segoe UI"/>
          <w:b/>
          <w:bCs/>
          <w:color w:val="000000"/>
          <w:sz w:val="24"/>
          <w:szCs w:val="24"/>
        </w:rPr>
      </w:pPr>
      <w:ins w:id="45" w:author="Unknown">
        <w:r w:rsidRPr="0089304D">
          <w:rPr>
            <w:rFonts w:ascii="Segoe UI" w:eastAsia="Times New Roman" w:hAnsi="Segoe UI" w:cs="Segoe UI"/>
            <w:b/>
            <w:bCs/>
            <w:color w:val="000000"/>
            <w:sz w:val="24"/>
            <w:szCs w:val="24"/>
          </w:rPr>
          <w:t>Console.assert():-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6" w:author="Unknown"/>
          <w:rFonts w:ascii="Segoe UI" w:eastAsia="Times New Roman" w:hAnsi="Segoe UI" w:cs="Segoe UI"/>
          <w:color w:val="000000"/>
          <w:sz w:val="27"/>
          <w:szCs w:val="27"/>
        </w:rPr>
      </w:pPr>
      <w:ins w:id="47" w:author="Unknown">
        <w:r w:rsidRPr="0089304D">
          <w:rPr>
            <w:rFonts w:ascii="Segoe UI" w:eastAsia="Times New Roman" w:hAnsi="Segoe UI" w:cs="Segoe UI"/>
            <w:color w:val="000000"/>
            <w:sz w:val="27"/>
            <w:szCs w:val="27"/>
          </w:rPr>
          <w:t>This method writes a message to the console that the assertion failed and the message we provide as a parameter, but only if an expression evaluates to </w:t>
        </w:r>
        <w:r w:rsidRPr="0089304D">
          <w:rPr>
            <w:rFonts w:ascii="Segoe UI" w:eastAsia="Times New Roman" w:hAnsi="Segoe UI" w:cs="Segoe UI"/>
            <w:i/>
            <w:iCs/>
            <w:color w:val="000000"/>
            <w:sz w:val="27"/>
          </w:rPr>
          <w:t>false</w:t>
        </w:r>
        <w:r w:rsidRPr="0089304D">
          <w:rPr>
            <w:rFonts w:ascii="Segoe UI" w:eastAsia="Times New Roman" w:hAnsi="Segoe UI" w:cs="Segoe UI"/>
            <w:color w:val="000000"/>
            <w:sz w:val="27"/>
            <w:szCs w:val="27"/>
          </w:rPr>
          <w:t>. If the expression is true, then nothing will happen.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 w:author="Unknown"/>
          <w:rFonts w:ascii="Segoe UI" w:eastAsia="Times New Roman" w:hAnsi="Segoe UI" w:cs="Segoe UI"/>
          <w:color w:val="000000"/>
          <w:sz w:val="27"/>
          <w:szCs w:val="27"/>
        </w:rPr>
      </w:pPr>
      <w:ins w:id="49"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 w:author="Unknown"/>
          <w:rFonts w:ascii="Consolas" w:eastAsia="Times New Roman" w:hAnsi="Consolas" w:cs="Consolas"/>
          <w:color w:val="F8F8F2"/>
          <w:sz w:val="27"/>
          <w:szCs w:val="27"/>
        </w:rPr>
      </w:pPr>
      <w:ins w:id="5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assert</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&gt;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"Expression is false"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52" w:author="Unknown"/>
          <w:rFonts w:ascii="Segoe UI" w:eastAsia="Times New Roman" w:hAnsi="Segoe UI" w:cs="Segoe UI"/>
          <w:color w:val="000000"/>
          <w:sz w:val="27"/>
          <w:szCs w:val="27"/>
        </w:rPr>
      </w:pPr>
      <w:ins w:id="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 w:author="Unknown"/>
          <w:rFonts w:ascii="Segoe UI" w:eastAsia="Times New Roman" w:hAnsi="Segoe UI" w:cs="Segoe UI"/>
          <w:color w:val="000000"/>
          <w:sz w:val="27"/>
          <w:szCs w:val="27"/>
        </w:rPr>
      </w:pPr>
      <w:ins w:id="55"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 w:author="Unknown"/>
          <w:rFonts w:ascii="Segoe UI" w:eastAsia="Times New Roman" w:hAnsi="Segoe UI" w:cs="Segoe UI"/>
          <w:color w:val="000000"/>
          <w:sz w:val="27"/>
          <w:szCs w:val="27"/>
        </w:rPr>
      </w:pPr>
      <w:ins w:id="57" w:author="Unknown">
        <w:r w:rsidRPr="0089304D">
          <w:rPr>
            <w:rFonts w:ascii="Segoe UI" w:eastAsia="Times New Roman" w:hAnsi="Segoe UI" w:cs="Segoe UI"/>
            <w:color w:val="000000"/>
            <w:sz w:val="27"/>
            <w:szCs w:val="27"/>
          </w:rPr>
          <w:lastRenderedPageBreak/>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8"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536190" cy="431165"/>
            <wp:effectExtent l="19050" t="0" r="0" b="0"/>
            <wp:docPr id="3" name="Picture 3" descr="https://api.codewithharry.com/media/videoSeriesFiles/courseFiles/javascript-tutorials-in-hindi-2/base64_94Uht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codewithharry.com/media/videoSeriesFiles/courseFiles/javascript-tutorials-in-hindi-2/base64_94UhtyY.png"/>
                    <pic:cNvPicPr>
                      <a:picLocks noChangeAspect="1" noChangeArrowheads="1"/>
                    </pic:cNvPicPr>
                  </pic:nvPicPr>
                  <pic:blipFill>
                    <a:blip r:embed="rId7"/>
                    <a:srcRect/>
                    <a:stretch>
                      <a:fillRect/>
                    </a:stretch>
                  </pic:blipFill>
                  <pic:spPr bwMode="auto">
                    <a:xfrm>
                      <a:off x="0" y="0"/>
                      <a:ext cx="2536190" cy="43116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9" w:author="Unknown"/>
          <w:rFonts w:ascii="Segoe UI" w:eastAsia="Times New Roman" w:hAnsi="Segoe UI" w:cs="Segoe UI"/>
          <w:color w:val="000000"/>
          <w:sz w:val="27"/>
          <w:szCs w:val="27"/>
        </w:rPr>
      </w:pPr>
      <w:ins w:id="6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1" w:author="Unknown"/>
          <w:rFonts w:ascii="Segoe UI" w:eastAsia="Times New Roman" w:hAnsi="Segoe UI" w:cs="Segoe UI"/>
          <w:b/>
          <w:bCs/>
          <w:color w:val="000000"/>
          <w:sz w:val="24"/>
          <w:szCs w:val="24"/>
        </w:rPr>
      </w:pPr>
      <w:ins w:id="62" w:author="Unknown">
        <w:r w:rsidRPr="0089304D">
          <w:rPr>
            <w:rFonts w:ascii="Segoe UI" w:eastAsia="Times New Roman" w:hAnsi="Segoe UI" w:cs="Segoe UI"/>
            <w:b/>
            <w:bCs/>
            <w:color w:val="000000"/>
            <w:sz w:val="24"/>
            <w:szCs w:val="24"/>
          </w:rPr>
          <w:t>Console.warn():-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3" w:author="Unknown"/>
          <w:rFonts w:ascii="Segoe UI" w:eastAsia="Times New Roman" w:hAnsi="Segoe UI" w:cs="Segoe UI"/>
          <w:color w:val="000000"/>
          <w:sz w:val="27"/>
          <w:szCs w:val="27"/>
        </w:rPr>
      </w:pPr>
      <w:ins w:id="64" w:author="Unknown">
        <w:r w:rsidRPr="0089304D">
          <w:rPr>
            <w:rFonts w:ascii="Segoe UI" w:eastAsia="Times New Roman" w:hAnsi="Segoe UI" w:cs="Segoe UI"/>
            <w:color w:val="000000"/>
            <w:sz w:val="27"/>
            <w:szCs w:val="27"/>
          </w:rPr>
          <w:t>This method is used to log a warning message to the console. By default, the warning message will be highlighted with yellow color.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 w:author="Unknown"/>
          <w:rFonts w:ascii="Segoe UI" w:eastAsia="Times New Roman" w:hAnsi="Segoe UI" w:cs="Segoe UI"/>
          <w:color w:val="000000"/>
          <w:sz w:val="27"/>
          <w:szCs w:val="27"/>
        </w:rPr>
      </w:pPr>
      <w:ins w:id="66"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 w:author="Unknown"/>
          <w:rFonts w:ascii="Consolas" w:eastAsia="Times New Roman" w:hAnsi="Consolas" w:cs="Consolas"/>
          <w:color w:val="F8F8F2"/>
          <w:sz w:val="27"/>
          <w:szCs w:val="27"/>
        </w:rPr>
      </w:pPr>
      <w:ins w:id="6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warn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warning"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9" w:author="Unknown"/>
          <w:rFonts w:ascii="Segoe UI" w:eastAsia="Times New Roman" w:hAnsi="Segoe UI" w:cs="Segoe UI"/>
          <w:color w:val="000000"/>
          <w:sz w:val="27"/>
          <w:szCs w:val="27"/>
        </w:rPr>
      </w:pPr>
      <w:ins w:id="7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1" w:author="Unknown"/>
          <w:rFonts w:ascii="Segoe UI" w:eastAsia="Times New Roman" w:hAnsi="Segoe UI" w:cs="Segoe UI"/>
          <w:color w:val="000000"/>
          <w:sz w:val="27"/>
          <w:szCs w:val="27"/>
        </w:rPr>
      </w:pPr>
      <w:ins w:id="72"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3" w:author="Unknown"/>
          <w:rFonts w:ascii="Segoe UI" w:eastAsia="Times New Roman" w:hAnsi="Segoe UI" w:cs="Segoe UI"/>
          <w:color w:val="000000"/>
          <w:sz w:val="27"/>
          <w:szCs w:val="27"/>
        </w:rPr>
      </w:pPr>
      <w:ins w:id="7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5"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484120" cy="448310"/>
            <wp:effectExtent l="19050" t="0" r="0" b="0"/>
            <wp:docPr id="4" name="Picture 4" descr="https://api.codewithharry.com/media/videoSeriesFiles/courseFiles/javascript-tutorials-in-hindi-2/base64_2lVHg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i.codewithharry.com/media/videoSeriesFiles/courseFiles/javascript-tutorials-in-hindi-2/base64_2lVHg0r.png"/>
                    <pic:cNvPicPr>
                      <a:picLocks noChangeAspect="1" noChangeArrowheads="1"/>
                    </pic:cNvPicPr>
                  </pic:nvPicPr>
                  <pic:blipFill>
                    <a:blip r:embed="rId8"/>
                    <a:srcRect/>
                    <a:stretch>
                      <a:fillRect/>
                    </a:stretch>
                  </pic:blipFill>
                  <pic:spPr bwMode="auto">
                    <a:xfrm>
                      <a:off x="0" y="0"/>
                      <a:ext cx="2484120" cy="44831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 w:author="Unknown"/>
          <w:rFonts w:ascii="Segoe UI" w:eastAsia="Times New Roman" w:hAnsi="Segoe UI" w:cs="Segoe UI"/>
          <w:color w:val="000000"/>
          <w:sz w:val="27"/>
          <w:szCs w:val="27"/>
        </w:rPr>
      </w:pPr>
      <w:ins w:id="7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8" w:author="Unknown"/>
          <w:rFonts w:ascii="Segoe UI" w:eastAsia="Times New Roman" w:hAnsi="Segoe UI" w:cs="Segoe UI"/>
          <w:b/>
          <w:bCs/>
          <w:color w:val="000000"/>
          <w:sz w:val="24"/>
          <w:szCs w:val="24"/>
        </w:rPr>
      </w:pPr>
      <w:ins w:id="79" w:author="Unknown">
        <w:r w:rsidRPr="0089304D">
          <w:rPr>
            <w:rFonts w:ascii="Segoe UI" w:eastAsia="Times New Roman" w:hAnsi="Segoe UI" w:cs="Segoe UI"/>
            <w:b/>
            <w:bCs/>
            <w:color w:val="000000"/>
            <w:sz w:val="24"/>
            <w:szCs w:val="24"/>
          </w:rPr>
          <w:t>Console.clear():-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0" w:author="Unknown"/>
          <w:rFonts w:ascii="Segoe UI" w:eastAsia="Times New Roman" w:hAnsi="Segoe UI" w:cs="Segoe UI"/>
          <w:color w:val="000000"/>
          <w:sz w:val="27"/>
          <w:szCs w:val="27"/>
        </w:rPr>
      </w:pPr>
      <w:ins w:id="81" w:author="Unknown">
        <w:r w:rsidRPr="0089304D">
          <w:rPr>
            <w:rFonts w:ascii="Segoe UI" w:eastAsia="Times New Roman" w:hAnsi="Segoe UI" w:cs="Segoe UI"/>
            <w:color w:val="000000"/>
            <w:sz w:val="27"/>
            <w:szCs w:val="27"/>
          </w:rPr>
          <w:t>It is used to clear the console. The console will be cleared. In the case of Chrome, a simple overlayed text will be printed on the console.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 w:author="Unknown"/>
          <w:rFonts w:ascii="Segoe UI" w:eastAsia="Times New Roman" w:hAnsi="Segoe UI" w:cs="Segoe UI"/>
          <w:color w:val="000000"/>
          <w:sz w:val="27"/>
          <w:szCs w:val="27"/>
        </w:rPr>
      </w:pPr>
      <w:ins w:id="83"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 w:author="Unknown"/>
          <w:rFonts w:ascii="Consolas" w:eastAsia="Times New Roman" w:hAnsi="Consolas" w:cs="Consolas"/>
          <w:color w:val="F8F8F2"/>
          <w:sz w:val="27"/>
          <w:szCs w:val="27"/>
        </w:rPr>
      </w:pPr>
      <w:ins w:id="8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86" w:author="Unknown"/>
          <w:rFonts w:ascii="Segoe UI" w:eastAsia="Times New Roman" w:hAnsi="Segoe UI" w:cs="Segoe UI"/>
          <w:color w:val="000000"/>
          <w:sz w:val="27"/>
          <w:szCs w:val="27"/>
        </w:rPr>
      </w:pPr>
      <w:ins w:id="8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 w:author="Unknown"/>
          <w:rFonts w:ascii="Segoe UI" w:eastAsia="Times New Roman" w:hAnsi="Segoe UI" w:cs="Segoe UI"/>
          <w:color w:val="000000"/>
          <w:sz w:val="27"/>
          <w:szCs w:val="27"/>
        </w:rPr>
      </w:pPr>
      <w:ins w:id="89"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0" w:author="Unknown"/>
          <w:rFonts w:ascii="Segoe UI" w:eastAsia="Times New Roman" w:hAnsi="Segoe UI" w:cs="Segoe UI"/>
          <w:color w:val="000000"/>
          <w:sz w:val="27"/>
          <w:szCs w:val="27"/>
        </w:rPr>
      </w:pPr>
      <w:ins w:id="9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2"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441575" cy="888365"/>
            <wp:effectExtent l="19050" t="0" r="0" b="0"/>
            <wp:docPr id="5" name="Picture 5" descr="https://api.codewithharry.com/media/videoSeriesFiles/courseFiles/javascript-tutorials-in-hindi-2/base64_DO3iE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codewithharry.com/media/videoSeriesFiles/courseFiles/javascript-tutorials-in-hindi-2/base64_DO3iEBK.png"/>
                    <pic:cNvPicPr>
                      <a:picLocks noChangeAspect="1" noChangeArrowheads="1"/>
                    </pic:cNvPicPr>
                  </pic:nvPicPr>
                  <pic:blipFill>
                    <a:blip r:embed="rId9"/>
                    <a:srcRect/>
                    <a:stretch>
                      <a:fillRect/>
                    </a:stretch>
                  </pic:blipFill>
                  <pic:spPr bwMode="auto">
                    <a:xfrm>
                      <a:off x="0" y="0"/>
                      <a:ext cx="2441575" cy="88836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3" w:author="Unknown"/>
          <w:rFonts w:ascii="Segoe UI" w:eastAsia="Times New Roman" w:hAnsi="Segoe UI" w:cs="Segoe UI"/>
          <w:color w:val="000000"/>
          <w:sz w:val="27"/>
          <w:szCs w:val="27"/>
        </w:rPr>
      </w:pPr>
      <w:ins w:id="9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5" w:author="Unknown"/>
          <w:rFonts w:ascii="Segoe UI" w:eastAsia="Times New Roman" w:hAnsi="Segoe UI" w:cs="Segoe UI"/>
          <w:b/>
          <w:bCs/>
          <w:color w:val="000000"/>
          <w:sz w:val="24"/>
          <w:szCs w:val="24"/>
        </w:rPr>
      </w:pPr>
      <w:ins w:id="96" w:author="Unknown">
        <w:r w:rsidRPr="0089304D">
          <w:rPr>
            <w:rFonts w:ascii="Segoe UI" w:eastAsia="Times New Roman" w:hAnsi="Segoe UI" w:cs="Segoe UI"/>
            <w:b/>
            <w:bCs/>
            <w:color w:val="000000"/>
            <w:sz w:val="24"/>
            <w:szCs w:val="24"/>
          </w:rPr>
          <w:t>Console.time() and Console.timeEnd():-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7" w:author="Unknown"/>
          <w:rFonts w:ascii="Segoe UI" w:eastAsia="Times New Roman" w:hAnsi="Segoe UI" w:cs="Segoe UI"/>
          <w:color w:val="000000"/>
          <w:sz w:val="27"/>
          <w:szCs w:val="27"/>
        </w:rPr>
      </w:pPr>
      <w:ins w:id="98" w:author="Unknown">
        <w:r w:rsidRPr="0089304D">
          <w:rPr>
            <w:rFonts w:ascii="Segoe UI" w:eastAsia="Times New Roman" w:hAnsi="Segoe UI" w:cs="Segoe UI"/>
            <w:color w:val="000000"/>
            <w:sz w:val="27"/>
            <w:szCs w:val="27"/>
          </w:rPr>
          <w:lastRenderedPageBreak/>
          <w:t>With the help of console.time() and console.timeEnd() we can find the amount of time spend by a code on execution.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9" w:author="Unknown"/>
          <w:rFonts w:ascii="Segoe UI" w:eastAsia="Times New Roman" w:hAnsi="Segoe UI" w:cs="Segoe UI"/>
          <w:color w:val="000000"/>
          <w:sz w:val="27"/>
          <w:szCs w:val="27"/>
        </w:rPr>
      </w:pPr>
      <w:ins w:id="100"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 w:author="Unknown"/>
          <w:rFonts w:ascii="Consolas" w:eastAsia="Times New Roman" w:hAnsi="Consolas" w:cs="Consolas"/>
          <w:color w:val="F8F8F2"/>
          <w:sz w:val="27"/>
        </w:rPr>
      </w:pPr>
      <w:ins w:id="10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time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 w:author="Unknown"/>
          <w:rFonts w:ascii="Consolas" w:eastAsia="Times New Roman" w:hAnsi="Consolas" w:cs="Consolas"/>
          <w:color w:val="F8F8F2"/>
          <w:sz w:val="27"/>
        </w:rPr>
      </w:pPr>
      <w:ins w:id="104"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i &lt;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 w:author="Unknown"/>
          <w:rFonts w:ascii="Consolas" w:eastAsia="Times New Roman" w:hAnsi="Consolas" w:cs="Consolas"/>
          <w:color w:val="F8F8F2"/>
          <w:sz w:val="27"/>
        </w:rPr>
      </w:pPr>
      <w:ins w:id="10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 w:author="Unknown"/>
          <w:rFonts w:ascii="Consolas" w:eastAsia="Times New Roman" w:hAnsi="Consolas" w:cs="Consolas"/>
          <w:color w:val="F8F8F2"/>
          <w:sz w:val="27"/>
        </w:rPr>
      </w:pPr>
      <w:ins w:id="10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 w:author="Unknown"/>
          <w:rFonts w:ascii="Consolas" w:eastAsia="Times New Roman" w:hAnsi="Consolas" w:cs="Consolas"/>
          <w:color w:val="F8F8F2"/>
          <w:sz w:val="27"/>
          <w:szCs w:val="27"/>
        </w:rPr>
      </w:pPr>
      <w:ins w:id="11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timeEnd</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11" w:author="Unknown"/>
          <w:rFonts w:ascii="Segoe UI" w:eastAsia="Times New Roman" w:hAnsi="Segoe UI" w:cs="Segoe UI"/>
          <w:color w:val="000000"/>
          <w:sz w:val="27"/>
          <w:szCs w:val="27"/>
        </w:rPr>
      </w:pPr>
      <w:ins w:id="11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3" w:author="Unknown"/>
          <w:rFonts w:ascii="Segoe UI" w:eastAsia="Times New Roman" w:hAnsi="Segoe UI" w:cs="Segoe UI"/>
          <w:color w:val="000000"/>
          <w:sz w:val="27"/>
          <w:szCs w:val="27"/>
        </w:rPr>
      </w:pPr>
      <w:ins w:id="114"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5" w:author="Unknown"/>
          <w:rFonts w:ascii="Segoe UI" w:eastAsia="Times New Roman" w:hAnsi="Segoe UI" w:cs="Segoe UI"/>
          <w:color w:val="000000"/>
          <w:sz w:val="27"/>
          <w:szCs w:val="27"/>
        </w:rPr>
      </w:pPr>
      <w:ins w:id="11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026920" cy="483235"/>
            <wp:effectExtent l="19050" t="0" r="0" b="0"/>
            <wp:docPr id="6" name="Picture 6" descr="https://api.codewithharry.com/media/videoSeriesFiles/courseFiles/javascript-tutorials-in-hindi-2/base64_SOCc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pi.codewithharry.com/media/videoSeriesFiles/courseFiles/javascript-tutorials-in-hindi-2/base64_SOCcrce.png"/>
                    <pic:cNvPicPr>
                      <a:picLocks noChangeAspect="1" noChangeArrowheads="1"/>
                    </pic:cNvPicPr>
                  </pic:nvPicPr>
                  <pic:blipFill>
                    <a:blip r:embed="rId10"/>
                    <a:srcRect/>
                    <a:stretch>
                      <a:fillRect/>
                    </a:stretch>
                  </pic:blipFill>
                  <pic:spPr bwMode="auto">
                    <a:xfrm>
                      <a:off x="0" y="0"/>
                      <a:ext cx="2026920" cy="48323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8" w:author="Unknown"/>
          <w:rFonts w:ascii="Segoe UI" w:eastAsia="Times New Roman" w:hAnsi="Segoe UI" w:cs="Segoe UI"/>
          <w:color w:val="000000"/>
          <w:sz w:val="27"/>
          <w:szCs w:val="27"/>
        </w:rPr>
      </w:pPr>
      <w:ins w:id="11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0" w:author="Unknown"/>
          <w:rFonts w:ascii="Segoe UI" w:eastAsia="Times New Roman" w:hAnsi="Segoe UI" w:cs="Segoe UI"/>
          <w:b/>
          <w:bCs/>
          <w:color w:val="000000"/>
          <w:sz w:val="24"/>
          <w:szCs w:val="24"/>
        </w:rPr>
      </w:pPr>
      <w:ins w:id="121" w:author="Unknown">
        <w:r w:rsidRPr="0089304D">
          <w:rPr>
            <w:rFonts w:ascii="Segoe UI" w:eastAsia="Times New Roman" w:hAnsi="Segoe UI" w:cs="Segoe UI"/>
            <w:b/>
            <w:bCs/>
            <w:color w:val="000000"/>
            <w:sz w:val="24"/>
            <w:szCs w:val="24"/>
          </w:rPr>
          <w:t>Console.error():-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2" w:author="Unknown"/>
          <w:rFonts w:ascii="Segoe UI" w:eastAsia="Times New Roman" w:hAnsi="Segoe UI" w:cs="Segoe UI"/>
          <w:color w:val="000000"/>
          <w:sz w:val="27"/>
          <w:szCs w:val="27"/>
        </w:rPr>
      </w:pPr>
      <w:ins w:id="123" w:author="Unknown">
        <w:r w:rsidRPr="0089304D">
          <w:rPr>
            <w:rFonts w:ascii="Segoe UI" w:eastAsia="Times New Roman" w:hAnsi="Segoe UI" w:cs="Segoe UI"/>
            <w:color w:val="000000"/>
            <w:sz w:val="27"/>
            <w:szCs w:val="27"/>
          </w:rPr>
          <w:t>Used to log error message to the console. Useful in the testing of code. By default, the error message will be highlighted with red color.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4" w:author="Unknown"/>
          <w:rFonts w:ascii="Segoe UI" w:eastAsia="Times New Roman" w:hAnsi="Segoe UI" w:cs="Segoe UI"/>
          <w:color w:val="000000"/>
          <w:sz w:val="27"/>
          <w:szCs w:val="27"/>
        </w:rPr>
      </w:pPr>
      <w:ins w:id="125"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 w:author="Unknown"/>
          <w:rFonts w:ascii="Consolas" w:eastAsia="Times New Roman" w:hAnsi="Consolas" w:cs="Consolas"/>
          <w:color w:val="F8F8F2"/>
          <w:sz w:val="27"/>
          <w:szCs w:val="27"/>
        </w:rPr>
      </w:pPr>
      <w:ins w:id="12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error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simple error"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8" w:author="Unknown"/>
          <w:rFonts w:ascii="Segoe UI" w:eastAsia="Times New Roman" w:hAnsi="Segoe UI" w:cs="Segoe UI"/>
          <w:color w:val="000000"/>
          <w:sz w:val="27"/>
          <w:szCs w:val="27"/>
        </w:rPr>
      </w:pPr>
      <w:ins w:id="1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 w:author="Unknown"/>
          <w:rFonts w:ascii="Segoe UI" w:eastAsia="Times New Roman" w:hAnsi="Segoe UI" w:cs="Segoe UI"/>
          <w:color w:val="000000"/>
          <w:sz w:val="27"/>
          <w:szCs w:val="27"/>
        </w:rPr>
      </w:pPr>
      <w:ins w:id="131"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2" w:author="Unknown"/>
          <w:rFonts w:ascii="Segoe UI" w:eastAsia="Times New Roman" w:hAnsi="Segoe UI" w:cs="Segoe UI"/>
          <w:color w:val="000000"/>
          <w:sz w:val="27"/>
          <w:szCs w:val="27"/>
        </w:rPr>
      </w:pPr>
      <w:ins w:id="13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4"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941320" cy="1035050"/>
            <wp:effectExtent l="19050" t="0" r="0" b="0"/>
            <wp:docPr id="7" name="Picture 7" descr="https://api.codewithharry.com/media/videoSeriesFiles/courseFiles/javascript-tutorials-in-hindi-2/base64_ZBQtV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i.codewithharry.com/media/videoSeriesFiles/courseFiles/javascript-tutorials-in-hindi-2/base64_ZBQtVBu.png"/>
                    <pic:cNvPicPr>
                      <a:picLocks noChangeAspect="1" noChangeArrowheads="1"/>
                    </pic:cNvPicPr>
                  </pic:nvPicPr>
                  <pic:blipFill>
                    <a:blip r:embed="rId11"/>
                    <a:srcRect/>
                    <a:stretch>
                      <a:fillRect/>
                    </a:stretch>
                  </pic:blipFill>
                  <pic:spPr bwMode="auto">
                    <a:xfrm>
                      <a:off x="0" y="0"/>
                      <a:ext cx="2941320" cy="103505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5" w:author="Unknown"/>
          <w:rFonts w:ascii="Segoe UI" w:eastAsia="Times New Roman" w:hAnsi="Segoe UI" w:cs="Segoe UI"/>
          <w:color w:val="000000"/>
          <w:sz w:val="27"/>
          <w:szCs w:val="27"/>
        </w:rPr>
      </w:pPr>
      <w:ins w:id="13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7" w:author="Unknown"/>
          <w:rFonts w:ascii="Segoe UI" w:eastAsia="Times New Roman" w:hAnsi="Segoe UI" w:cs="Segoe UI"/>
          <w:b/>
          <w:bCs/>
          <w:color w:val="000000"/>
          <w:sz w:val="24"/>
          <w:szCs w:val="24"/>
        </w:rPr>
      </w:pPr>
      <w:ins w:id="138" w:author="Unknown">
        <w:r w:rsidRPr="0089304D">
          <w:rPr>
            <w:rFonts w:ascii="Segoe UI" w:eastAsia="Times New Roman" w:hAnsi="Segoe UI" w:cs="Segoe UI"/>
            <w:b/>
            <w:bCs/>
            <w:color w:val="000000"/>
            <w:sz w:val="24"/>
            <w:szCs w:val="24"/>
          </w:rPr>
          <w:t>Console.count():-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9" w:author="Unknown"/>
          <w:rFonts w:ascii="Segoe UI" w:eastAsia="Times New Roman" w:hAnsi="Segoe UI" w:cs="Segoe UI"/>
          <w:color w:val="000000"/>
          <w:sz w:val="27"/>
          <w:szCs w:val="27"/>
        </w:rPr>
      </w:pPr>
      <w:ins w:id="140" w:author="Unknown">
        <w:r w:rsidRPr="0089304D">
          <w:rPr>
            <w:rFonts w:ascii="Segoe UI" w:eastAsia="Times New Roman" w:hAnsi="Segoe UI" w:cs="Segoe UI"/>
            <w:color w:val="000000"/>
            <w:sz w:val="27"/>
            <w:szCs w:val="27"/>
          </w:rPr>
          <w:lastRenderedPageBreak/>
          <w:t>The console.count() method is used to count the number that the function hit by this counting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1" w:author="Unknown"/>
          <w:rFonts w:ascii="Segoe UI" w:eastAsia="Times New Roman" w:hAnsi="Segoe UI" w:cs="Segoe UI"/>
          <w:color w:val="000000"/>
          <w:sz w:val="27"/>
          <w:szCs w:val="27"/>
        </w:rPr>
      </w:pPr>
      <w:ins w:id="142"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 w:author="Unknown"/>
          <w:rFonts w:ascii="Consolas" w:eastAsia="Times New Roman" w:hAnsi="Consolas" w:cs="Consolas"/>
          <w:color w:val="F8F8F2"/>
          <w:sz w:val="27"/>
        </w:rPr>
      </w:pPr>
      <w:ins w:id="144"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i&lt;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5" w:author="Unknown"/>
          <w:rFonts w:ascii="Consolas" w:eastAsia="Times New Roman" w:hAnsi="Consolas" w:cs="Consolas"/>
          <w:color w:val="F8F8F2"/>
          <w:sz w:val="27"/>
        </w:rPr>
      </w:pPr>
      <w:ins w:id="14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count</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 w:author="Unknown"/>
          <w:rFonts w:ascii="Consolas" w:eastAsia="Times New Roman" w:hAnsi="Consolas" w:cs="Consolas"/>
          <w:color w:val="F8F8F2"/>
          <w:sz w:val="27"/>
          <w:szCs w:val="27"/>
        </w:rPr>
      </w:pPr>
      <w:ins w:id="148"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49" w:author="Unknown"/>
          <w:rFonts w:ascii="Segoe UI" w:eastAsia="Times New Roman" w:hAnsi="Segoe UI" w:cs="Segoe UI"/>
          <w:color w:val="000000"/>
          <w:sz w:val="27"/>
          <w:szCs w:val="27"/>
        </w:rPr>
      </w:pPr>
      <w:ins w:id="15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1" w:author="Unknown"/>
          <w:rFonts w:ascii="Segoe UI" w:eastAsia="Times New Roman" w:hAnsi="Segoe UI" w:cs="Segoe UI"/>
          <w:color w:val="000000"/>
          <w:sz w:val="27"/>
          <w:szCs w:val="27"/>
        </w:rPr>
      </w:pPr>
      <w:ins w:id="152"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3" w:author="Unknown"/>
          <w:rFonts w:ascii="Segoe UI" w:eastAsia="Times New Roman" w:hAnsi="Segoe UI" w:cs="Segoe UI"/>
          <w:color w:val="000000"/>
          <w:sz w:val="27"/>
          <w:szCs w:val="27"/>
        </w:rPr>
      </w:pPr>
      <w:ins w:id="15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5"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1544320" cy="871220"/>
            <wp:effectExtent l="19050" t="0" r="0" b="0"/>
            <wp:docPr id="8" name="Picture 8" descr="https://api.codewithharry.com/media/videoSeriesFiles/courseFiles/javascript-tutorials-in-hindi-2/base64_k1Mke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pi.codewithharry.com/media/videoSeriesFiles/courseFiles/javascript-tutorials-in-hindi-2/base64_k1MkeMv.png"/>
                    <pic:cNvPicPr>
                      <a:picLocks noChangeAspect="1" noChangeArrowheads="1"/>
                    </pic:cNvPicPr>
                  </pic:nvPicPr>
                  <pic:blipFill>
                    <a:blip r:embed="rId12"/>
                    <a:srcRect/>
                    <a:stretch>
                      <a:fillRect/>
                    </a:stretch>
                  </pic:blipFill>
                  <pic:spPr bwMode="auto">
                    <a:xfrm>
                      <a:off x="0" y="0"/>
                      <a:ext cx="1544320" cy="87122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56" w:author="Unknown"/>
          <w:rFonts w:ascii="Segoe UI" w:eastAsia="Times New Roman" w:hAnsi="Segoe UI" w:cs="Segoe UI"/>
          <w:b/>
          <w:bCs/>
          <w:color w:val="000000"/>
          <w:sz w:val="24"/>
          <w:szCs w:val="24"/>
        </w:rPr>
      </w:pPr>
      <w:ins w:id="157" w:author="Unknown">
        <w:r w:rsidRPr="0089304D">
          <w:rPr>
            <w:rFonts w:ascii="Segoe UI" w:eastAsia="Times New Roman" w:hAnsi="Segoe UI" w:cs="Segoe UI"/>
            <w:b/>
            <w:bCs/>
            <w:color w:val="000000"/>
            <w:sz w:val="24"/>
            <w:szCs w:val="24"/>
          </w:rPr>
          <w:t>Console.group() and Console.groupEnd():-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8" w:author="Unknown"/>
          <w:rFonts w:ascii="Segoe UI" w:eastAsia="Times New Roman" w:hAnsi="Segoe UI" w:cs="Segoe UI"/>
          <w:color w:val="000000"/>
          <w:sz w:val="27"/>
          <w:szCs w:val="27"/>
        </w:rPr>
      </w:pPr>
      <w:ins w:id="159" w:author="Unknown">
        <w:r w:rsidRPr="0089304D">
          <w:rPr>
            <w:rFonts w:ascii="Segoe UI" w:eastAsia="Times New Roman" w:hAnsi="Segoe UI" w:cs="Segoe UI"/>
            <w:color w:val="000000"/>
            <w:sz w:val="27"/>
            <w:szCs w:val="27"/>
          </w:rPr>
          <w:t>group() and groupEnd() methods of the console object allow us to group contents in a separate block, indented. Just like the time() and the timeEnd(), they also accept the label, again of the same value.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0" w:author="Unknown"/>
          <w:rFonts w:ascii="Segoe UI" w:eastAsia="Times New Roman" w:hAnsi="Segoe UI" w:cs="Segoe UI"/>
          <w:color w:val="000000"/>
          <w:sz w:val="27"/>
          <w:szCs w:val="27"/>
        </w:rPr>
      </w:pPr>
      <w:ins w:id="161"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 w:author="Unknown"/>
          <w:rFonts w:ascii="Consolas" w:eastAsia="Times New Roman" w:hAnsi="Consolas" w:cs="Consolas"/>
          <w:color w:val="F8F8F2"/>
          <w:sz w:val="27"/>
        </w:rPr>
      </w:pPr>
      <w:ins w:id="16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group</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'simple'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 w:author="Unknown"/>
          <w:rFonts w:ascii="Consolas" w:eastAsia="Times New Roman" w:hAnsi="Consolas" w:cs="Consolas"/>
          <w:color w:val="F8F8F2"/>
          <w:sz w:val="27"/>
        </w:rPr>
      </w:pPr>
      <w:ins w:id="16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'Grouped'</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6" w:author="Unknown"/>
          <w:rFonts w:ascii="Consolas" w:eastAsia="Times New Roman" w:hAnsi="Consolas" w:cs="Consolas"/>
          <w:color w:val="F8F8F2"/>
          <w:sz w:val="27"/>
        </w:rPr>
      </w:pPr>
      <w:ins w:id="16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groupEnd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'simple'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8" w:author="Unknown"/>
          <w:rFonts w:ascii="Consolas" w:eastAsia="Times New Roman" w:hAnsi="Consolas" w:cs="Consolas"/>
          <w:color w:val="F8F8F2"/>
          <w:sz w:val="27"/>
          <w:szCs w:val="27"/>
        </w:rPr>
      </w:pPr>
      <w:ins w:id="16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'new section'</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70" w:author="Unknown"/>
          <w:rFonts w:ascii="Segoe UI" w:eastAsia="Times New Roman" w:hAnsi="Segoe UI" w:cs="Segoe UI"/>
          <w:color w:val="000000"/>
          <w:sz w:val="27"/>
          <w:szCs w:val="27"/>
        </w:rPr>
      </w:pPr>
      <w:ins w:id="17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2" w:author="Unknown"/>
          <w:rFonts w:ascii="Segoe UI" w:eastAsia="Times New Roman" w:hAnsi="Segoe UI" w:cs="Segoe UI"/>
          <w:color w:val="000000"/>
          <w:sz w:val="27"/>
          <w:szCs w:val="27"/>
        </w:rPr>
      </w:pPr>
      <w:ins w:id="173"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4" w:author="Unknown"/>
          <w:rFonts w:ascii="Segoe UI" w:eastAsia="Times New Roman" w:hAnsi="Segoe UI" w:cs="Segoe UI"/>
          <w:color w:val="000000"/>
          <w:sz w:val="27"/>
          <w:szCs w:val="27"/>
        </w:rPr>
      </w:pPr>
      <w:ins w:id="17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6"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1845945" cy="690245"/>
            <wp:effectExtent l="19050" t="0" r="1905" b="0"/>
            <wp:docPr id="9" name="Picture 9" descr="https://api.codewithharry.com/media/videoSeriesFiles/courseFiles/javascript-tutorials-in-hindi-2/base64_OWzPD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i.codewithharry.com/media/videoSeriesFiles/courseFiles/javascript-tutorials-in-hindi-2/base64_OWzPDgN.png"/>
                    <pic:cNvPicPr>
                      <a:picLocks noChangeAspect="1" noChangeArrowheads="1"/>
                    </pic:cNvPicPr>
                  </pic:nvPicPr>
                  <pic:blipFill>
                    <a:blip r:embed="rId13"/>
                    <a:srcRect/>
                    <a:stretch>
                      <a:fillRect/>
                    </a:stretch>
                  </pic:blipFill>
                  <pic:spPr bwMode="auto">
                    <a:xfrm>
                      <a:off x="0" y="0"/>
                      <a:ext cx="1845945" cy="69024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7" w:author="Unknown"/>
          <w:rFonts w:ascii="Segoe UI" w:eastAsia="Times New Roman" w:hAnsi="Segoe UI" w:cs="Segoe UI"/>
          <w:color w:val="000000"/>
          <w:sz w:val="27"/>
          <w:szCs w:val="27"/>
        </w:rPr>
      </w:pPr>
      <w:ins w:id="17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79" w:author="Unknown"/>
          <w:rFonts w:ascii="Segoe UI" w:eastAsia="Times New Roman" w:hAnsi="Segoe UI" w:cs="Segoe UI"/>
          <w:b/>
          <w:bCs/>
          <w:color w:val="000000"/>
          <w:sz w:val="24"/>
          <w:szCs w:val="24"/>
        </w:rPr>
      </w:pPr>
      <w:ins w:id="180" w:author="Unknown">
        <w:r w:rsidRPr="0089304D">
          <w:rPr>
            <w:rFonts w:ascii="Segoe UI" w:eastAsia="Times New Roman" w:hAnsi="Segoe UI" w:cs="Segoe UI"/>
            <w:b/>
            <w:bCs/>
            <w:color w:val="000000"/>
            <w:sz w:val="24"/>
            <w:szCs w:val="24"/>
          </w:rPr>
          <w:lastRenderedPageBreak/>
          <w:t>Custom Console logs:-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81" w:author="Unknown"/>
          <w:rFonts w:ascii="Segoe UI" w:eastAsia="Times New Roman" w:hAnsi="Segoe UI" w:cs="Segoe UI"/>
          <w:color w:val="000000"/>
          <w:sz w:val="27"/>
          <w:szCs w:val="27"/>
        </w:rPr>
      </w:pPr>
      <w:ins w:id="182" w:author="Unknown">
        <w:r w:rsidRPr="0089304D">
          <w:rPr>
            <w:rFonts w:ascii="Segoe UI" w:eastAsia="Times New Roman" w:hAnsi="Segoe UI" w:cs="Segoe UI"/>
            <w:color w:val="000000"/>
            <w:sz w:val="27"/>
            <w:szCs w:val="27"/>
          </w:rPr>
          <w:t>If the user has even a little idea about CSS, they can add Styling to the console logs to make logs Custom. The Syntax for it is to add the CSS styling as a parameter to the logs, which will replace %c in the logs as shown in the example below: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83" w:author="Unknown"/>
          <w:rFonts w:ascii="Segoe UI" w:eastAsia="Times New Roman" w:hAnsi="Segoe UI" w:cs="Segoe UI"/>
          <w:color w:val="000000"/>
          <w:sz w:val="27"/>
          <w:szCs w:val="27"/>
        </w:rPr>
      </w:pPr>
      <w:ins w:id="184"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 w:author="Unknown"/>
          <w:rFonts w:ascii="Consolas" w:eastAsia="Times New Roman" w:hAnsi="Consolas" w:cs="Consolas"/>
          <w:color w:val="F8F8F2"/>
          <w:sz w:val="27"/>
        </w:rPr>
      </w:pPr>
      <w:ins w:id="18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spacing = </w:t>
        </w:r>
        <w:r w:rsidRPr="0089304D">
          <w:rPr>
            <w:rFonts w:ascii="Consolas" w:eastAsia="Times New Roman" w:hAnsi="Consolas" w:cs="Consolas"/>
            <w:color w:val="A6E22E"/>
            <w:sz w:val="27"/>
          </w:rPr>
          <w:t>'8px'</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7" w:author="Unknown"/>
          <w:rFonts w:ascii="Consolas" w:eastAsia="Times New Roman" w:hAnsi="Consolas" w:cs="Consolas"/>
          <w:color w:val="F8F8F2"/>
          <w:sz w:val="27"/>
        </w:rPr>
      </w:pPr>
      <w:ins w:id="18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mystyle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9" w:author="Unknown"/>
          <w:rFonts w:ascii="Consolas" w:eastAsia="Times New Roman" w:hAnsi="Consolas" w:cs="Consolas"/>
          <w:color w:val="A6E22E"/>
          <w:sz w:val="27"/>
        </w:rPr>
      </w:pPr>
      <w:ins w:id="190" w:author="Unknown">
        <w:r w:rsidRPr="0089304D">
          <w:rPr>
            <w:rFonts w:ascii="Consolas" w:eastAsia="Times New Roman" w:hAnsi="Consolas" w:cs="Consolas"/>
            <w:color w:val="A6E22E"/>
            <w:sz w:val="27"/>
          </w:rPr>
          <w:t xml:space="preserve">`padding: </w:t>
        </w:r>
        <w:r w:rsidRPr="0089304D">
          <w:rPr>
            <w:rFonts w:ascii="Consolas" w:eastAsia="Times New Roman" w:hAnsi="Consolas" w:cs="Consolas"/>
            <w:color w:val="F8F8F2"/>
            <w:sz w:val="27"/>
          </w:rPr>
          <w:t>${spacing}</w:t>
        </w:r>
        <w:r w:rsidRPr="0089304D">
          <w:rPr>
            <w:rFonts w:ascii="Consolas" w:eastAsia="Times New Roman" w:hAnsi="Consolas" w:cs="Consolas"/>
            <w:color w:val="A6E22E"/>
            <w:sz w:val="27"/>
          </w:rPr>
          <w:t>; background-color: white; color: blue ; font-style: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1" w:author="Unknown"/>
          <w:rFonts w:ascii="Consolas" w:eastAsia="Times New Roman" w:hAnsi="Consolas" w:cs="Consolas"/>
          <w:color w:val="F8F8F2"/>
          <w:sz w:val="27"/>
        </w:rPr>
      </w:pPr>
      <w:ins w:id="192" w:author="Unknown">
        <w:r w:rsidRPr="0089304D">
          <w:rPr>
            <w:rFonts w:ascii="Consolas" w:eastAsia="Times New Roman" w:hAnsi="Consolas" w:cs="Consolas"/>
            <w:color w:val="A6E22E"/>
            <w:sz w:val="27"/>
          </w:rPr>
          <w:t>italic; border: 1px solid black dotted; font-size: 2em;`</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3" w:author="Unknown"/>
          <w:rFonts w:ascii="Consolas" w:eastAsia="Times New Roman" w:hAnsi="Consolas" w:cs="Consolas"/>
          <w:color w:val="F8F8F2"/>
          <w:sz w:val="27"/>
          <w:szCs w:val="27"/>
        </w:rPr>
      </w:pPr>
      <w:ins w:id="19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'%cCode With Harry'</w:t>
        </w:r>
        <w:r w:rsidRPr="0089304D">
          <w:rPr>
            <w:rFonts w:ascii="Consolas" w:eastAsia="Times New Roman" w:hAnsi="Consolas" w:cs="Consolas"/>
            <w:color w:val="F8F8F2"/>
            <w:sz w:val="27"/>
          </w:rPr>
          <w:t>, mystyle);</w:t>
        </w:r>
      </w:ins>
    </w:p>
    <w:p w:rsidR="0089304D" w:rsidRPr="0089304D" w:rsidRDefault="0089304D" w:rsidP="0089304D">
      <w:pPr>
        <w:spacing w:after="0" w:line="240" w:lineRule="auto"/>
        <w:rPr>
          <w:ins w:id="195" w:author="Unknown"/>
          <w:rFonts w:ascii="Segoe UI" w:eastAsia="Times New Roman" w:hAnsi="Segoe UI" w:cs="Segoe UI"/>
          <w:color w:val="000000"/>
          <w:sz w:val="27"/>
          <w:szCs w:val="27"/>
        </w:rPr>
      </w:pPr>
      <w:ins w:id="19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7" w:author="Unknown"/>
          <w:rFonts w:ascii="Segoe UI" w:eastAsia="Times New Roman" w:hAnsi="Segoe UI" w:cs="Segoe UI"/>
          <w:color w:val="000000"/>
          <w:sz w:val="27"/>
          <w:szCs w:val="27"/>
        </w:rPr>
      </w:pPr>
      <w:ins w:id="198"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9" w:author="Unknown"/>
          <w:rFonts w:ascii="Segoe UI" w:eastAsia="Times New Roman" w:hAnsi="Segoe UI" w:cs="Segoe UI"/>
          <w:color w:val="000000"/>
          <w:sz w:val="27"/>
          <w:szCs w:val="27"/>
        </w:rPr>
      </w:pPr>
      <w:ins w:id="20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320290" cy="422910"/>
            <wp:effectExtent l="19050" t="0" r="3810" b="0"/>
            <wp:docPr id="10" name="Picture 10" descr="https://api.codewithharry.com/media/videoSeriesFiles/courseFiles/javascript-tutorials-in-hindi-2/base64_SuZEB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i.codewithharry.com/media/videoSeriesFiles/courseFiles/javascript-tutorials-in-hindi-2/base64_SuZEB0r.png"/>
                    <pic:cNvPicPr>
                      <a:picLocks noChangeAspect="1" noChangeArrowheads="1"/>
                    </pic:cNvPicPr>
                  </pic:nvPicPr>
                  <pic:blipFill>
                    <a:blip r:embed="rId14"/>
                    <a:srcRect/>
                    <a:stretch>
                      <a:fillRect/>
                    </a:stretch>
                  </pic:blipFill>
                  <pic:spPr bwMode="auto">
                    <a:xfrm>
                      <a:off x="0" y="0"/>
                      <a:ext cx="2320290" cy="42291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2" w:author="Unknown"/>
          <w:rFonts w:ascii="Segoe UI" w:eastAsia="Times New Roman" w:hAnsi="Segoe UI" w:cs="Segoe UI"/>
          <w:color w:val="000000"/>
          <w:sz w:val="27"/>
          <w:szCs w:val="27"/>
        </w:rPr>
      </w:pPr>
      <w:ins w:id="20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4" w:author="Unknown"/>
          <w:rFonts w:ascii="Segoe UI" w:eastAsia="Times New Roman" w:hAnsi="Segoe UI" w:cs="Segoe UI"/>
          <w:color w:val="000000"/>
          <w:sz w:val="27"/>
          <w:szCs w:val="27"/>
        </w:rPr>
      </w:pPr>
      <w:ins w:id="20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06" w:author="Unknown"/>
          <w:rFonts w:ascii="Segoe UI" w:eastAsia="Times New Roman" w:hAnsi="Segoe UI" w:cs="Segoe UI"/>
          <w:b/>
          <w:bCs/>
          <w:color w:val="000000"/>
          <w:sz w:val="24"/>
          <w:szCs w:val="24"/>
        </w:rPr>
      </w:pPr>
      <w:ins w:id="207"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8" w:author="Unknown"/>
          <w:rFonts w:ascii="Consolas" w:eastAsia="Times New Roman" w:hAnsi="Consolas" w:cs="Consolas"/>
          <w:color w:val="F8F8F2"/>
          <w:sz w:val="27"/>
        </w:rPr>
      </w:pPr>
      <w:ins w:id="209"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 w:author="Unknown"/>
          <w:rFonts w:ascii="Consolas" w:eastAsia="Times New Roman" w:hAnsi="Consolas" w:cs="Consolas"/>
          <w:color w:val="F8F8F2"/>
          <w:sz w:val="27"/>
        </w:rPr>
      </w:pPr>
      <w:ins w:id="2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 w:author="Unknown"/>
          <w:rFonts w:ascii="Consolas" w:eastAsia="Times New Roman" w:hAnsi="Consolas" w:cs="Consolas"/>
          <w:color w:val="F8F8F2"/>
          <w:sz w:val="27"/>
        </w:rPr>
      </w:pPr>
      <w:ins w:id="21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 w:author="Unknown"/>
          <w:rFonts w:ascii="Consolas" w:eastAsia="Times New Roman" w:hAnsi="Consolas" w:cs="Consolas"/>
          <w:color w:val="F8F8F2"/>
          <w:sz w:val="27"/>
        </w:rPr>
      </w:pPr>
      <w:ins w:id="2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 w:author="Unknown"/>
          <w:rFonts w:ascii="Consolas" w:eastAsia="Times New Roman" w:hAnsi="Consolas" w:cs="Consolas"/>
          <w:color w:val="F8F8F2"/>
          <w:sz w:val="27"/>
        </w:rPr>
      </w:pPr>
      <w:ins w:id="2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8" w:author="Unknown"/>
          <w:rFonts w:ascii="Consolas" w:eastAsia="Times New Roman" w:hAnsi="Consolas" w:cs="Consolas"/>
          <w:color w:val="F8F8F2"/>
          <w:sz w:val="27"/>
        </w:rPr>
      </w:pPr>
      <w:ins w:id="2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0" w:author="Unknown"/>
          <w:rFonts w:ascii="Consolas" w:eastAsia="Times New Roman" w:hAnsi="Consolas" w:cs="Consolas"/>
          <w:color w:val="F8F8F2"/>
          <w:sz w:val="27"/>
        </w:rPr>
      </w:pPr>
      <w:ins w:id="2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2" w:author="Unknown"/>
          <w:rFonts w:ascii="Consolas" w:eastAsia="Times New Roman" w:hAnsi="Consolas" w:cs="Consolas"/>
          <w:color w:val="F8F8F2"/>
          <w:sz w:val="27"/>
        </w:rPr>
      </w:pPr>
      <w:ins w:id="2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4" w:author="Unknown"/>
          <w:rFonts w:ascii="Consolas" w:eastAsia="Times New Roman" w:hAnsi="Consolas" w:cs="Consolas"/>
          <w:color w:val="F8F8F2"/>
          <w:sz w:val="27"/>
        </w:rPr>
      </w:pPr>
      <w:ins w:id="225"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6" w:author="Unknown"/>
          <w:rFonts w:ascii="Consolas" w:eastAsia="Times New Roman" w:hAnsi="Consolas" w:cs="Consolas"/>
          <w:color w:val="F8F8F2"/>
          <w:sz w:val="27"/>
        </w:rPr>
      </w:pPr>
      <w:ins w:id="2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8" w:author="Unknown"/>
          <w:rFonts w:ascii="Consolas" w:eastAsia="Times New Roman" w:hAnsi="Consolas" w:cs="Consolas"/>
          <w:color w:val="F8F8F2"/>
          <w:sz w:val="27"/>
        </w:rPr>
      </w:pPr>
      <w:ins w:id="22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 w:author="Unknown"/>
          <w:rFonts w:ascii="Consolas" w:eastAsia="Times New Roman" w:hAnsi="Consolas" w:cs="Consolas"/>
          <w:color w:val="F8F8F2"/>
          <w:sz w:val="27"/>
        </w:rPr>
      </w:pPr>
      <w:ins w:id="232"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 w:author="Unknown"/>
          <w:rFonts w:ascii="Consolas" w:eastAsia="Times New Roman" w:hAnsi="Consolas" w:cs="Consolas"/>
          <w:color w:val="F8F8F2"/>
          <w:sz w:val="27"/>
        </w:rPr>
      </w:pPr>
      <w:ins w:id="234"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 w:author="Unknown"/>
          <w:rFonts w:ascii="Consolas" w:eastAsia="Times New Roman" w:hAnsi="Consolas" w:cs="Consolas"/>
          <w:color w:val="F8F8F2"/>
          <w:sz w:val="27"/>
        </w:rPr>
      </w:pPr>
      <w:ins w:id="236"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 w:author="Unknown"/>
          <w:rFonts w:ascii="Consolas" w:eastAsia="Times New Roman" w:hAnsi="Consolas" w:cs="Consolas"/>
          <w:color w:val="F8F8F2"/>
          <w:sz w:val="27"/>
        </w:rPr>
      </w:pPr>
      <w:ins w:id="238"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 w:author="Unknown"/>
          <w:rFonts w:ascii="Consolas" w:eastAsia="Times New Roman" w:hAnsi="Consolas" w:cs="Consolas"/>
          <w:color w:val="F8F8F2"/>
          <w:sz w:val="27"/>
        </w:rPr>
      </w:pPr>
      <w:ins w:id="240"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 w:author="Unknown"/>
          <w:rFonts w:ascii="Consolas" w:eastAsia="Times New Roman" w:hAnsi="Consolas" w:cs="Consolas"/>
          <w:color w:val="F8F8F2"/>
          <w:sz w:val="27"/>
        </w:rPr>
      </w:pPr>
      <w:ins w:id="242"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3" w:author="Unknown"/>
          <w:rFonts w:ascii="Consolas" w:eastAsia="Times New Roman" w:hAnsi="Consolas" w:cs="Consolas"/>
          <w:color w:val="F8F8F2"/>
          <w:sz w:val="27"/>
        </w:rPr>
      </w:pPr>
      <w:ins w:id="244"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5" w:author="Unknown"/>
          <w:rFonts w:ascii="Consolas" w:eastAsia="Times New Roman" w:hAnsi="Consolas" w:cs="Consolas"/>
          <w:color w:val="F8F8F2"/>
          <w:sz w:val="27"/>
        </w:rPr>
      </w:pPr>
      <w:ins w:id="246"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 w:author="Unknown"/>
          <w:rFonts w:ascii="Consolas" w:eastAsia="Times New Roman" w:hAnsi="Consolas" w:cs="Consolas"/>
          <w:color w:val="F8F8F2"/>
          <w:sz w:val="27"/>
        </w:rPr>
      </w:pPr>
      <w:ins w:id="248"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 w:author="Unknown"/>
          <w:rFonts w:ascii="Consolas" w:eastAsia="Times New Roman" w:hAnsi="Consolas" w:cs="Consolas"/>
          <w:color w:val="F8F8F2"/>
          <w:sz w:val="27"/>
        </w:rPr>
      </w:pPr>
      <w:ins w:id="25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1" w:author="Unknown"/>
          <w:rFonts w:ascii="Consolas" w:eastAsia="Times New Roman" w:hAnsi="Consolas" w:cs="Consolas"/>
          <w:color w:val="F8F8F2"/>
          <w:sz w:val="27"/>
        </w:rPr>
      </w:pPr>
      <w:ins w:id="25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53" w:author="Unknown"/>
          <w:rFonts w:ascii="Segoe UI" w:eastAsia="Times New Roman" w:hAnsi="Segoe UI" w:cs="Segoe UI"/>
          <w:color w:val="000000"/>
          <w:sz w:val="27"/>
          <w:szCs w:val="27"/>
        </w:rPr>
      </w:pPr>
      <w:ins w:id="25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5" w:author="Unknown"/>
          <w:rFonts w:ascii="Segoe UI" w:eastAsia="Times New Roman" w:hAnsi="Segoe UI" w:cs="Segoe UI"/>
          <w:b/>
          <w:bCs/>
          <w:color w:val="000000"/>
          <w:sz w:val="24"/>
          <w:szCs w:val="24"/>
        </w:rPr>
      </w:pPr>
      <w:ins w:id="256"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7" w:author="Unknown"/>
          <w:rFonts w:ascii="Consolas" w:eastAsia="Times New Roman" w:hAnsi="Consolas" w:cs="Consolas"/>
          <w:color w:val="F8F8F2"/>
          <w:sz w:val="27"/>
        </w:rPr>
      </w:pPr>
      <w:ins w:id="25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time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'Your code Took'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 w:author="Unknown"/>
          <w:rFonts w:ascii="Consolas" w:eastAsia="Times New Roman" w:hAnsi="Consolas" w:cs="Consolas"/>
          <w:color w:val="F8F8F2"/>
          <w:sz w:val="27"/>
        </w:rPr>
      </w:pPr>
      <w:ins w:id="26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 console'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 w:author="Unknown"/>
          <w:rFonts w:ascii="Consolas" w:eastAsia="Times New Roman" w:hAnsi="Consolas" w:cs="Consolas"/>
          <w:color w:val="F8F8F2"/>
          <w:sz w:val="27"/>
        </w:rPr>
      </w:pPr>
      <w:ins w:id="26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 w:author="Unknown"/>
          <w:rFonts w:ascii="Consolas" w:eastAsia="Times New Roman" w:hAnsi="Consolas" w:cs="Consolas"/>
          <w:color w:val="F8F8F2"/>
          <w:sz w:val="27"/>
        </w:rPr>
      </w:pPr>
      <w:ins w:id="26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 w:author="Unknown"/>
          <w:rFonts w:ascii="Consolas" w:eastAsia="Times New Roman" w:hAnsi="Consolas" w:cs="Consolas"/>
          <w:color w:val="F8F8F2"/>
          <w:sz w:val="27"/>
        </w:rPr>
      </w:pPr>
      <w:ins w:id="26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 w:author="Unknown"/>
          <w:rFonts w:ascii="Consolas" w:eastAsia="Times New Roman" w:hAnsi="Consolas" w:cs="Consolas"/>
          <w:color w:val="F8F8F2"/>
          <w:sz w:val="27"/>
        </w:rPr>
      </w:pPr>
      <w:ins w:id="26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9" w:author="Unknown"/>
          <w:rFonts w:ascii="Consolas" w:eastAsia="Times New Roman" w:hAnsi="Consolas" w:cs="Consolas"/>
          <w:color w:val="F8F8F2"/>
          <w:sz w:val="27"/>
        </w:rPr>
      </w:pPr>
      <w:ins w:id="27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({harry: </w:t>
        </w:r>
        <w:r w:rsidRPr="0089304D">
          <w:rPr>
            <w:rFonts w:ascii="Consolas" w:eastAsia="Times New Roman" w:hAnsi="Consolas" w:cs="Consolas"/>
            <w:color w:val="A6E22E"/>
            <w:sz w:val="27"/>
          </w:rPr>
          <w:t>'this'</w:t>
        </w:r>
        <w:r w:rsidRPr="0089304D">
          <w:rPr>
            <w:rFonts w:ascii="Consolas" w:eastAsia="Times New Roman" w:hAnsi="Consolas" w:cs="Consolas"/>
            <w:color w:val="F8F8F2"/>
            <w:sz w:val="27"/>
          </w:rPr>
          <w:t>, marks:</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 w:author="Unknown"/>
          <w:rFonts w:ascii="Consolas" w:eastAsia="Times New Roman" w:hAnsi="Consolas" w:cs="Consolas"/>
          <w:color w:val="F8F8F2"/>
          <w:sz w:val="27"/>
        </w:rPr>
      </w:pPr>
      <w:ins w:id="27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table</w:t>
        </w:r>
        <w:r w:rsidRPr="0089304D">
          <w:rPr>
            <w:rFonts w:ascii="Consolas" w:eastAsia="Times New Roman" w:hAnsi="Consolas" w:cs="Consolas"/>
            <w:color w:val="F8F8F2"/>
            <w:sz w:val="27"/>
          </w:rPr>
          <w:t xml:space="preserve">({harry: </w:t>
        </w:r>
        <w:r w:rsidRPr="0089304D">
          <w:rPr>
            <w:rFonts w:ascii="Consolas" w:eastAsia="Times New Roman" w:hAnsi="Consolas" w:cs="Consolas"/>
            <w:color w:val="A6E22E"/>
            <w:sz w:val="27"/>
          </w:rPr>
          <w:t>'this'</w:t>
        </w:r>
        <w:r w:rsidRPr="0089304D">
          <w:rPr>
            <w:rFonts w:ascii="Consolas" w:eastAsia="Times New Roman" w:hAnsi="Consolas" w:cs="Consolas"/>
            <w:color w:val="F8F8F2"/>
            <w:sz w:val="27"/>
          </w:rPr>
          <w:t>, marks:</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 w:author="Unknown"/>
          <w:rFonts w:ascii="Consolas" w:eastAsia="Times New Roman" w:hAnsi="Consolas" w:cs="Consolas"/>
          <w:color w:val="F8F8F2"/>
          <w:sz w:val="27"/>
        </w:rPr>
      </w:pPr>
      <w:ins w:id="27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warn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warning'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 w:author="Unknown"/>
          <w:rFonts w:ascii="Consolas" w:eastAsia="Times New Roman" w:hAnsi="Consolas" w:cs="Consolas"/>
          <w:color w:val="F8F8F2"/>
          <w:sz w:val="27"/>
        </w:rPr>
      </w:pPr>
      <w:ins w:id="276" w:author="Unknown">
        <w:r w:rsidRPr="0089304D">
          <w:rPr>
            <w:rFonts w:ascii="Consolas" w:eastAsia="Times New Roman" w:hAnsi="Consolas" w:cs="Consolas"/>
            <w:color w:val="8292A2"/>
            <w:sz w:val="27"/>
          </w:rPr>
          <w:t>// console.clear();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7" w:author="Unknown"/>
          <w:rFonts w:ascii="Consolas" w:eastAsia="Times New Roman" w:hAnsi="Consolas" w:cs="Consolas"/>
          <w:color w:val="F8F8F2"/>
          <w:sz w:val="27"/>
        </w:rPr>
      </w:pPr>
      <w:ins w:id="278"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timeEnd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'Your code Took'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9" w:author="Unknown"/>
          <w:rFonts w:ascii="Consolas" w:eastAsia="Times New Roman" w:hAnsi="Consolas" w:cs="Consolas"/>
          <w:color w:val="F8F8F2"/>
          <w:sz w:val="27"/>
        </w:rPr>
      </w:pPr>
      <w:ins w:id="280" w:author="Unknown">
        <w:r w:rsidRPr="0089304D">
          <w:rPr>
            <w:rFonts w:ascii="Consolas" w:eastAsia="Times New Roman" w:hAnsi="Consolas" w:cs="Consolas"/>
            <w:color w:val="8292A2"/>
            <w:sz w:val="27"/>
          </w:rPr>
          <w:t>// console.assert(566&lt;189, 'Age &gt;189 is not possible')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 w:author="Unknown"/>
          <w:rFonts w:ascii="Consolas" w:eastAsia="Times New Roman" w:hAnsi="Consolas" w:cs="Consolas"/>
          <w:color w:val="F8F8F2"/>
          <w:sz w:val="27"/>
        </w:rPr>
      </w:pPr>
      <w:ins w:id="282" w:author="Unknown">
        <w:r w:rsidRPr="0089304D">
          <w:rPr>
            <w:rFonts w:ascii="Consolas" w:eastAsia="Times New Roman" w:hAnsi="Consolas" w:cs="Consolas"/>
            <w:color w:val="8292A2"/>
            <w:sz w:val="27"/>
          </w:rPr>
          <w:t>// console.error('This is an error')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4" w:author="Unknown"/>
          <w:rFonts w:ascii="Consolas" w:eastAsia="Times New Roman" w:hAnsi="Consolas" w:cs="Consolas"/>
          <w:color w:val="8292A2"/>
          <w:sz w:val="27"/>
        </w:rPr>
      </w:pPr>
      <w:ins w:id="285"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6" w:author="Unknown"/>
          <w:rFonts w:ascii="Consolas" w:eastAsia="Times New Roman" w:hAnsi="Consolas" w:cs="Consolas"/>
          <w:color w:val="8292A2"/>
          <w:sz w:val="27"/>
        </w:rPr>
      </w:pPr>
      <w:ins w:id="287" w:author="Unknown">
        <w:r w:rsidRPr="0089304D">
          <w:rPr>
            <w:rFonts w:ascii="Consolas" w:eastAsia="Times New Roman" w:hAnsi="Consolas" w:cs="Consolas"/>
            <w:color w:val="8292A2"/>
            <w:sz w:val="27"/>
          </w:rPr>
          <w:t>this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8" w:author="Unknown"/>
          <w:rFonts w:ascii="Consolas" w:eastAsia="Times New Roman" w:hAnsi="Consolas" w:cs="Consolas"/>
          <w:color w:val="8292A2"/>
          <w:sz w:val="27"/>
        </w:rPr>
      </w:pPr>
      <w:ins w:id="289" w:author="Unknown">
        <w:r w:rsidRPr="0089304D">
          <w:rPr>
            <w:rFonts w:ascii="Consolas" w:eastAsia="Times New Roman" w:hAnsi="Consolas" w:cs="Consolas"/>
            <w:color w:val="8292A2"/>
            <w:sz w:val="27"/>
          </w:rPr>
          <w:t>is 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0" w:author="Unknown"/>
          <w:rFonts w:ascii="Consolas" w:eastAsia="Times New Roman" w:hAnsi="Consolas" w:cs="Consolas"/>
          <w:color w:val="8292A2"/>
          <w:sz w:val="27"/>
        </w:rPr>
      </w:pPr>
      <w:ins w:id="291" w:author="Unknown">
        <w:r w:rsidRPr="0089304D">
          <w:rPr>
            <w:rFonts w:ascii="Consolas" w:eastAsia="Times New Roman" w:hAnsi="Consolas" w:cs="Consolas"/>
            <w:color w:val="8292A2"/>
            <w:sz w:val="27"/>
          </w:rPr>
          <w:t>multiline comment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2" w:author="Unknown"/>
          <w:rFonts w:ascii="Consolas" w:eastAsia="Times New Roman" w:hAnsi="Consolas" w:cs="Consolas"/>
          <w:color w:val="F8F8F2"/>
          <w:sz w:val="27"/>
          <w:szCs w:val="27"/>
        </w:rPr>
      </w:pPr>
      <w:ins w:id="293" w:author="Unknown">
        <w:r w:rsidRPr="0089304D">
          <w:rPr>
            <w:rFonts w:ascii="Consolas" w:eastAsia="Times New Roman" w:hAnsi="Consolas" w:cs="Consolas"/>
            <w:color w:val="8292A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Variables: let, const &amp; var in JavaScript | JavaScript Tutorial In Hindi #3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are going to study </w:t>
      </w:r>
      <w:r w:rsidRPr="0089304D">
        <w:rPr>
          <w:rFonts w:ascii="Segoe UI" w:eastAsia="Times New Roman" w:hAnsi="Segoe UI" w:cs="Segoe UI"/>
          <w:b/>
          <w:bCs/>
          <w:i/>
          <w:iCs/>
          <w:color w:val="000000"/>
          <w:sz w:val="27"/>
        </w:rPr>
        <w:t>variables in JavaScript</w:t>
      </w:r>
      <w:r w:rsidRPr="0089304D">
        <w:rPr>
          <w:rFonts w:ascii="Segoe UI" w:eastAsia="Times New Roman" w:hAnsi="Segoe UI" w:cs="Segoe UI"/>
          <w:color w:val="000000"/>
          <w:sz w:val="27"/>
          <w:szCs w:val="27"/>
        </w:rPr>
        <w:t> and their different types. As we know, that variable is the name of the storage location. When we want to save some data, we store it in a variable. In any programming language, we typically do lots of calculations. The calculation results are stored in the computer's memory. Just like human memory, the memory of the computer also consists of millions of cells. The calculated values are stored in these memory cells. To make the usage and retrieval of these values easy, these memory locations are given names. The names given to these locations are called variables.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Data types in JavaScript are either Variables or Constants. ES6 has made major changes in JavaScript's syntax and has also brought new features. Initially, we used to declare variables with a keyword </w:t>
      </w:r>
      <w:r w:rsidRPr="0089304D">
        <w:rPr>
          <w:rFonts w:ascii="Segoe UI" w:eastAsia="Times New Roman" w:hAnsi="Segoe UI" w:cs="Segoe UI"/>
          <w:b/>
          <w:bCs/>
          <w:color w:val="000000"/>
          <w:sz w:val="27"/>
        </w:rPr>
        <w:t>"var".</w:t>
      </w:r>
      <w:r w:rsidRPr="0089304D">
        <w:rPr>
          <w:rFonts w:ascii="Segoe UI" w:eastAsia="Times New Roman" w:hAnsi="Segoe UI" w:cs="Segoe UI"/>
          <w:color w:val="000000"/>
          <w:sz w:val="27"/>
          <w:szCs w:val="27"/>
        </w:rPr>
        <w:t> However, ES6 has brought a new variable declaration keyword, </w:t>
      </w:r>
      <w:r w:rsidRPr="0089304D">
        <w:rPr>
          <w:rFonts w:ascii="Segoe UI" w:eastAsia="Times New Roman" w:hAnsi="Segoe UI" w:cs="Segoe UI"/>
          <w:b/>
          <w:bCs/>
          <w:i/>
          <w:iCs/>
          <w:color w:val="000000"/>
          <w:sz w:val="27"/>
        </w:rPr>
        <w:t>"let"</w:t>
      </w:r>
      <w:r w:rsidRPr="0089304D">
        <w:rPr>
          <w:rFonts w:ascii="Segoe UI" w:eastAsia="Times New Roman" w:hAnsi="Segoe UI" w:cs="Segoe UI"/>
          <w:color w:val="000000"/>
          <w:sz w:val="27"/>
          <w:szCs w:val="27"/>
        </w:rPr>
        <w:t> and </w:t>
      </w:r>
      <w:r w:rsidRPr="0089304D">
        <w:rPr>
          <w:rFonts w:ascii="Segoe UI" w:eastAsia="Times New Roman" w:hAnsi="Segoe UI" w:cs="Segoe UI"/>
          <w:b/>
          <w:bCs/>
          <w:i/>
          <w:iCs/>
          <w:color w:val="000000"/>
          <w:sz w:val="27"/>
        </w:rPr>
        <w:t>"const."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b/>
          <w:bCs/>
          <w:color w:val="000000"/>
          <w:sz w:val="27"/>
        </w:rPr>
        <w:t>Following are some rules while declaring a JavaScript variable:</w:t>
      </w:r>
    </w:p>
    <w:p w:rsidR="0089304D" w:rsidRPr="0089304D" w:rsidRDefault="0089304D" w:rsidP="0089304D">
      <w:pPr>
        <w:numPr>
          <w:ilvl w:val="0"/>
          <w:numId w:val="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 variable name must start with a letter (a to z or A to Z), underscore (_), or dollar( $ ) sign. </w:t>
      </w:r>
    </w:p>
    <w:p w:rsidR="0089304D" w:rsidRPr="0089304D" w:rsidRDefault="0089304D" w:rsidP="0089304D">
      <w:pPr>
        <w:numPr>
          <w:ilvl w:val="0"/>
          <w:numId w:val="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 variable name cannot start with a number. After the first letter, we can use digits (0 to 9), for example, message1.</w:t>
      </w:r>
    </w:p>
    <w:p w:rsidR="0089304D" w:rsidRPr="0089304D" w:rsidRDefault="0089304D" w:rsidP="0089304D">
      <w:pPr>
        <w:numPr>
          <w:ilvl w:val="0"/>
          <w:numId w:val="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JavaScript variables are case sensitive. For example, a and A are different variables.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So, let us explore these variable declaration keywords in detail.</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4" w:author="Unknown"/>
          <w:rFonts w:ascii="Segoe UI" w:eastAsia="Times New Roman" w:hAnsi="Segoe UI" w:cs="Segoe UI"/>
          <w:color w:val="000000"/>
          <w:sz w:val="27"/>
          <w:szCs w:val="27"/>
        </w:rPr>
      </w:pPr>
      <w:ins w:id="29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96" w:author="Unknown"/>
          <w:rFonts w:ascii="Segoe UI" w:eastAsia="Times New Roman" w:hAnsi="Segoe UI" w:cs="Segoe UI"/>
          <w:b/>
          <w:bCs/>
          <w:color w:val="000000"/>
          <w:sz w:val="24"/>
          <w:szCs w:val="24"/>
        </w:rPr>
      </w:pPr>
      <w:ins w:id="297" w:author="Unknown">
        <w:r w:rsidRPr="0089304D">
          <w:rPr>
            <w:rFonts w:ascii="Segoe UI" w:eastAsia="Times New Roman" w:hAnsi="Segoe UI" w:cs="Segoe UI"/>
            <w:b/>
            <w:bCs/>
            <w:color w:val="000000"/>
            <w:sz w:val="24"/>
            <w:szCs w:val="24"/>
          </w:rPr>
          <w:t>Var:-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8" w:author="Unknown"/>
          <w:rFonts w:ascii="Segoe UI" w:eastAsia="Times New Roman" w:hAnsi="Segoe UI" w:cs="Segoe UI"/>
          <w:color w:val="000000"/>
          <w:sz w:val="27"/>
          <w:szCs w:val="27"/>
        </w:rPr>
      </w:pPr>
      <w:ins w:id="299" w:author="Unknown">
        <w:r w:rsidRPr="0089304D">
          <w:rPr>
            <w:rFonts w:ascii="Segoe UI" w:eastAsia="Times New Roman" w:hAnsi="Segoe UI" w:cs="Segoe UI"/>
            <w:color w:val="000000"/>
            <w:sz w:val="27"/>
            <w:szCs w:val="27"/>
          </w:rPr>
          <w:t>Before the advent of ES6, var declarations were used to declare a variable. The properties of var is that it has visibility linked to the function to which it belongs. We can change its value, and it can be redeclared in the same scope. Scope means where these variables are available for use. There are two types of scope, local and global. Var declarations are globally scoped, and when they are defined inside a function, they are locally scoped.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00" w:author="Unknown"/>
          <w:rFonts w:ascii="Segoe UI" w:eastAsia="Times New Roman" w:hAnsi="Segoe UI" w:cs="Segoe UI"/>
          <w:color w:val="000000"/>
          <w:sz w:val="27"/>
          <w:szCs w:val="27"/>
        </w:rPr>
      </w:pPr>
      <w:ins w:id="301" w:author="Unknown">
        <w:r w:rsidRPr="0089304D">
          <w:rPr>
            <w:rFonts w:ascii="Segoe UI" w:eastAsia="Times New Roman" w:hAnsi="Segoe UI" w:cs="Segoe UI"/>
            <w:b/>
            <w:bCs/>
            <w:color w:val="000000"/>
            <w:sz w:val="27"/>
          </w:rPr>
          <w:t>Example of var;-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 w:author="Unknown"/>
          <w:rFonts w:ascii="Consolas" w:eastAsia="Times New Roman" w:hAnsi="Consolas" w:cs="Consolas"/>
          <w:color w:val="F8F8F2"/>
          <w:sz w:val="27"/>
        </w:rPr>
      </w:pPr>
      <w:ins w:id="30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25</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Number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 w:author="Unknown"/>
          <w:rFonts w:ascii="Consolas" w:eastAsia="Times New Roman" w:hAnsi="Consolas" w:cs="Consolas"/>
          <w:color w:val="F8F8F2"/>
          <w:sz w:val="27"/>
        </w:rPr>
      </w:pPr>
      <w:ins w:id="30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"John"</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 w:author="Unknown"/>
          <w:rFonts w:ascii="Consolas" w:eastAsia="Times New Roman" w:hAnsi="Consolas" w:cs="Consolas"/>
          <w:color w:val="F8F8F2"/>
          <w:sz w:val="27"/>
        </w:rPr>
      </w:pPr>
      <w:ins w:id="30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developer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 Boolean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 w:author="Unknown"/>
          <w:rFonts w:ascii="Consolas" w:eastAsia="Times New Roman" w:hAnsi="Consolas" w:cs="Consolas"/>
          <w:color w:val="F8F8F2"/>
          <w:sz w:val="27"/>
        </w:rPr>
      </w:pPr>
      <w:ins w:id="30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location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Null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 w:author="Unknown"/>
          <w:rFonts w:ascii="Consolas" w:eastAsia="Times New Roman" w:hAnsi="Consolas" w:cs="Consolas"/>
          <w:color w:val="F8F8F2"/>
          <w:sz w:val="27"/>
          <w:szCs w:val="27"/>
        </w:rPr>
      </w:pPr>
      <w:ins w:id="311"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task; </w:t>
        </w:r>
        <w:r w:rsidRPr="0089304D">
          <w:rPr>
            <w:rFonts w:ascii="Consolas" w:eastAsia="Times New Roman" w:hAnsi="Consolas" w:cs="Consolas"/>
            <w:color w:val="8292A2"/>
            <w:sz w:val="27"/>
          </w:rPr>
          <w:t>// undefined</w:t>
        </w:r>
      </w:ins>
    </w:p>
    <w:p w:rsidR="0089304D" w:rsidRPr="0089304D" w:rsidRDefault="0089304D" w:rsidP="0089304D">
      <w:pPr>
        <w:spacing w:after="0" w:line="240" w:lineRule="auto"/>
        <w:rPr>
          <w:ins w:id="312" w:author="Unknown"/>
          <w:rFonts w:ascii="Segoe UI" w:eastAsia="Times New Roman" w:hAnsi="Segoe UI" w:cs="Segoe UI"/>
          <w:color w:val="000000"/>
          <w:sz w:val="27"/>
          <w:szCs w:val="27"/>
        </w:rPr>
      </w:pPr>
      <w:ins w:id="31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4" w:author="Unknown"/>
          <w:rFonts w:ascii="Segoe UI" w:eastAsia="Times New Roman" w:hAnsi="Segoe UI" w:cs="Segoe UI"/>
          <w:color w:val="000000"/>
          <w:sz w:val="27"/>
          <w:szCs w:val="27"/>
        </w:rPr>
      </w:pPr>
      <w:ins w:id="315" w:author="Unknown">
        <w:r w:rsidRPr="0089304D">
          <w:rPr>
            <w:rFonts w:ascii="Segoe UI" w:eastAsia="Times New Roman" w:hAnsi="Segoe UI" w:cs="Segoe UI"/>
            <w:color w:val="000000"/>
            <w:sz w:val="27"/>
            <w:szCs w:val="27"/>
          </w:rPr>
          <w:t>When the variable is declared, the JavaScript engine assigns it a memory or space. Because of this, once a variable is declared, it takes a value of undefined even before the assignment. We assigned data to the variable by using the assignment operator </w:t>
        </w:r>
        <w:r w:rsidRPr="0089304D">
          <w:rPr>
            <w:rFonts w:ascii="Segoe UI" w:eastAsia="Times New Roman" w:hAnsi="Segoe UI" w:cs="Segoe UI"/>
            <w:b/>
            <w:bCs/>
            <w:color w:val="000000"/>
            <w:sz w:val="27"/>
          </w:rPr>
          <w:t>"="</w:t>
        </w:r>
        <w:r w:rsidRPr="0089304D">
          <w:rPr>
            <w:rFonts w:ascii="Segoe UI" w:eastAsia="Times New Roman" w:hAnsi="Segoe UI" w:cs="Segoe UI"/>
            <w:color w:val="000000"/>
            <w:sz w:val="27"/>
            <w:szCs w:val="27"/>
          </w:rPr>
          <w:t>. Datatypes in JavaScript are:</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16" w:author="Unknown"/>
          <w:rFonts w:ascii="Segoe UI" w:eastAsia="Times New Roman" w:hAnsi="Segoe UI" w:cs="Segoe UI"/>
          <w:color w:val="000000"/>
          <w:sz w:val="27"/>
          <w:szCs w:val="27"/>
        </w:rPr>
      </w:pPr>
      <w:ins w:id="317" w:author="Unknown">
        <w:r w:rsidRPr="0089304D">
          <w:rPr>
            <w:rFonts w:ascii="Segoe UI" w:eastAsia="Times New Roman" w:hAnsi="Segoe UI" w:cs="Segoe UI"/>
            <w:color w:val="000000"/>
            <w:sz w:val="27"/>
            <w:szCs w:val="27"/>
          </w:rPr>
          <w:t>Number i.e., 11,23,45,6</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18" w:author="Unknown"/>
          <w:rFonts w:ascii="Segoe UI" w:eastAsia="Times New Roman" w:hAnsi="Segoe UI" w:cs="Segoe UI"/>
          <w:color w:val="000000"/>
          <w:sz w:val="27"/>
          <w:szCs w:val="27"/>
        </w:rPr>
      </w:pPr>
      <w:ins w:id="319" w:author="Unknown">
        <w:r w:rsidRPr="0089304D">
          <w:rPr>
            <w:rFonts w:ascii="Segoe UI" w:eastAsia="Times New Roman" w:hAnsi="Segoe UI" w:cs="Segoe UI"/>
            <w:color w:val="000000"/>
            <w:sz w:val="27"/>
            <w:szCs w:val="27"/>
          </w:rPr>
          <w:t>Strings, i.e., "Hello World."</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20" w:author="Unknown"/>
          <w:rFonts w:ascii="Segoe UI" w:eastAsia="Times New Roman" w:hAnsi="Segoe UI" w:cs="Segoe UI"/>
          <w:color w:val="000000"/>
          <w:sz w:val="27"/>
          <w:szCs w:val="27"/>
        </w:rPr>
      </w:pPr>
      <w:ins w:id="321" w:author="Unknown">
        <w:r w:rsidRPr="0089304D">
          <w:rPr>
            <w:rFonts w:ascii="Segoe UI" w:eastAsia="Times New Roman" w:hAnsi="Segoe UI" w:cs="Segoe UI"/>
            <w:color w:val="000000"/>
            <w:sz w:val="27"/>
            <w:szCs w:val="27"/>
          </w:rPr>
          <w:t>Boolean, i.e., true, false</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22" w:author="Unknown"/>
          <w:rFonts w:ascii="Segoe UI" w:eastAsia="Times New Roman" w:hAnsi="Segoe UI" w:cs="Segoe UI"/>
          <w:color w:val="000000"/>
          <w:sz w:val="27"/>
          <w:szCs w:val="27"/>
        </w:rPr>
      </w:pPr>
      <w:ins w:id="323" w:author="Unknown">
        <w:r w:rsidRPr="0089304D">
          <w:rPr>
            <w:rFonts w:ascii="Segoe UI" w:eastAsia="Times New Roman" w:hAnsi="Segoe UI" w:cs="Segoe UI"/>
            <w:color w:val="000000"/>
            <w:sz w:val="27"/>
            <w:szCs w:val="27"/>
          </w:rPr>
          <w:t>Undefined</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24" w:author="Unknown"/>
          <w:rFonts w:ascii="Segoe UI" w:eastAsia="Times New Roman" w:hAnsi="Segoe UI" w:cs="Segoe UI"/>
          <w:color w:val="000000"/>
          <w:sz w:val="27"/>
          <w:szCs w:val="27"/>
        </w:rPr>
      </w:pPr>
      <w:ins w:id="325" w:author="Unknown">
        <w:r w:rsidRPr="0089304D">
          <w:rPr>
            <w:rFonts w:ascii="Segoe UI" w:eastAsia="Times New Roman" w:hAnsi="Segoe UI" w:cs="Segoe UI"/>
            <w:color w:val="000000"/>
            <w:sz w:val="27"/>
            <w:szCs w:val="27"/>
          </w:rPr>
          <w:t>Null</w:t>
        </w:r>
      </w:ins>
    </w:p>
    <w:p w:rsidR="0089304D" w:rsidRPr="0089304D" w:rsidRDefault="0089304D" w:rsidP="0089304D">
      <w:pPr>
        <w:numPr>
          <w:ilvl w:val="0"/>
          <w:numId w:val="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26" w:author="Unknown"/>
          <w:rFonts w:ascii="Segoe UI" w:eastAsia="Times New Roman" w:hAnsi="Segoe UI" w:cs="Segoe UI"/>
          <w:color w:val="000000"/>
          <w:sz w:val="27"/>
          <w:szCs w:val="27"/>
        </w:rPr>
      </w:pPr>
      <w:ins w:id="327" w:author="Unknown">
        <w:r w:rsidRPr="0089304D">
          <w:rPr>
            <w:rFonts w:ascii="Segoe UI" w:eastAsia="Times New Roman" w:hAnsi="Segoe UI" w:cs="Segoe UI"/>
            <w:color w:val="000000"/>
            <w:sz w:val="27"/>
            <w:szCs w:val="27"/>
          </w:rPr>
          <w:t>Any of the complex data structures (Array and Objects)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28" w:author="Unknown"/>
          <w:rFonts w:ascii="Segoe UI" w:eastAsia="Times New Roman" w:hAnsi="Segoe UI" w:cs="Segoe UI"/>
          <w:b/>
          <w:bCs/>
          <w:color w:val="000000"/>
          <w:sz w:val="24"/>
          <w:szCs w:val="24"/>
        </w:rPr>
      </w:pPr>
      <w:ins w:id="329" w:author="Unknown">
        <w:r w:rsidRPr="0089304D">
          <w:rPr>
            <w:rFonts w:ascii="Segoe UI" w:eastAsia="Times New Roman" w:hAnsi="Segoe UI" w:cs="Segoe UI"/>
            <w:b/>
            <w:bCs/>
            <w:color w:val="000000"/>
            <w:sz w:val="24"/>
            <w:szCs w:val="24"/>
          </w:rPr>
          <w:t> let:-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0" w:author="Unknown"/>
          <w:rFonts w:ascii="Segoe UI" w:eastAsia="Times New Roman" w:hAnsi="Segoe UI" w:cs="Segoe UI"/>
          <w:color w:val="000000"/>
          <w:sz w:val="27"/>
          <w:szCs w:val="27"/>
        </w:rPr>
      </w:pPr>
      <w:ins w:id="331" w:author="Unknown">
        <w:r w:rsidRPr="0089304D">
          <w:rPr>
            <w:rFonts w:ascii="Segoe UI" w:eastAsia="Times New Roman" w:hAnsi="Segoe UI" w:cs="Segoe UI"/>
            <w:color w:val="000000"/>
            <w:sz w:val="27"/>
            <w:szCs w:val="27"/>
          </w:rPr>
          <w:lastRenderedPageBreak/>
          <w:t>The variable type let is introduced in ES6. It shares a lot of similarities with var, but unlike var, it has scope constraints. Its declaration and assignment are similar to var. The purpose of introducing let is to resolve all issues posed by variables scope, which developers face during development. The properties of let are that They have visibility linked to the block they belong with. We can change their values, but they cannot be redeclared in the same scope, unlike var.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2" w:author="Unknown"/>
          <w:rFonts w:ascii="Segoe UI" w:eastAsia="Times New Roman" w:hAnsi="Segoe UI" w:cs="Segoe UI"/>
          <w:color w:val="000000"/>
          <w:sz w:val="27"/>
          <w:szCs w:val="27"/>
        </w:rPr>
      </w:pPr>
      <w:ins w:id="333" w:author="Unknown">
        <w:r w:rsidRPr="0089304D">
          <w:rPr>
            <w:rFonts w:ascii="Segoe UI" w:eastAsia="Times New Roman" w:hAnsi="Segoe UI" w:cs="Segoe UI"/>
            <w:color w:val="000000"/>
            <w:sz w:val="27"/>
            <w:szCs w:val="27"/>
          </w:rPr>
          <w:t>"let" helps us by making it easier to see where variables live in our code and make our code cleaner and easier to read.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4" w:author="Unknown"/>
          <w:rFonts w:ascii="Segoe UI" w:eastAsia="Times New Roman" w:hAnsi="Segoe UI" w:cs="Segoe UI"/>
          <w:color w:val="000000"/>
          <w:sz w:val="27"/>
          <w:szCs w:val="27"/>
        </w:rPr>
      </w:pPr>
      <w:ins w:id="335" w:author="Unknown">
        <w:r w:rsidRPr="0089304D">
          <w:rPr>
            <w:rFonts w:ascii="Segoe UI" w:eastAsia="Times New Roman" w:hAnsi="Segoe UI" w:cs="Segoe UI"/>
            <w:b/>
            <w:bCs/>
            <w:color w:val="000000"/>
            <w:sz w:val="27"/>
          </w:rPr>
          <w:t>Example of let:-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 w:author="Unknown"/>
          <w:rFonts w:ascii="Consolas" w:eastAsia="Times New Roman" w:hAnsi="Consolas" w:cs="Consolas"/>
          <w:color w:val="F8F8F2"/>
          <w:sz w:val="27"/>
        </w:rPr>
      </w:pPr>
      <w:ins w:id="33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25</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Number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8" w:author="Unknown"/>
          <w:rFonts w:ascii="Consolas" w:eastAsia="Times New Roman" w:hAnsi="Consolas" w:cs="Consolas"/>
          <w:color w:val="F8F8F2"/>
          <w:sz w:val="27"/>
        </w:rPr>
      </w:pPr>
      <w:ins w:id="33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"John"</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0" w:author="Unknown"/>
          <w:rFonts w:ascii="Consolas" w:eastAsia="Times New Roman" w:hAnsi="Consolas" w:cs="Consolas"/>
          <w:color w:val="F8F8F2"/>
          <w:sz w:val="27"/>
        </w:rPr>
      </w:pPr>
      <w:ins w:id="34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developer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 Boolean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2" w:author="Unknown"/>
          <w:rFonts w:ascii="Consolas" w:eastAsia="Times New Roman" w:hAnsi="Consolas" w:cs="Consolas"/>
          <w:color w:val="F8F8F2"/>
          <w:sz w:val="27"/>
        </w:rPr>
      </w:pPr>
      <w:ins w:id="34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location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Null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4" w:author="Unknown"/>
          <w:rFonts w:ascii="Consolas" w:eastAsia="Times New Roman" w:hAnsi="Consolas" w:cs="Consolas"/>
          <w:color w:val="F8F8F2"/>
          <w:sz w:val="27"/>
        </w:rPr>
      </w:pPr>
      <w:ins w:id="34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task; </w:t>
        </w:r>
        <w:r w:rsidRPr="0089304D">
          <w:rPr>
            <w:rFonts w:ascii="Consolas" w:eastAsia="Times New Roman" w:hAnsi="Consolas" w:cs="Consolas"/>
            <w:color w:val="8292A2"/>
            <w:sz w:val="27"/>
          </w:rPr>
          <w:t>// undefined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6" w:author="Unknown"/>
          <w:rFonts w:ascii="Consolas" w:eastAsia="Times New Roman" w:hAnsi="Consolas" w:cs="Consolas"/>
          <w:color w:val="F8F8F2"/>
          <w:sz w:val="27"/>
        </w:rPr>
      </w:pPr>
      <w:ins w:id="34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age= </w:t>
        </w:r>
        <w:r w:rsidRPr="0089304D">
          <w:rPr>
            <w:rFonts w:ascii="Consolas" w:eastAsia="Times New Roman" w:hAnsi="Consolas" w:cs="Consolas"/>
            <w:color w:val="AE81FF"/>
            <w:sz w:val="27"/>
          </w:rPr>
          <w:t>50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8" w:author="Unknown"/>
          <w:rFonts w:ascii="Consolas" w:eastAsia="Times New Roman" w:hAnsi="Consolas" w:cs="Consolas"/>
          <w:color w:val="F8F8F2"/>
          <w:sz w:val="27"/>
          <w:szCs w:val="27"/>
        </w:rPr>
      </w:pPr>
      <w:ins w:id="34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(age); </w:t>
        </w:r>
        <w:r w:rsidRPr="0089304D">
          <w:rPr>
            <w:rFonts w:ascii="Consolas" w:eastAsia="Times New Roman" w:hAnsi="Consolas" w:cs="Consolas"/>
            <w:color w:val="8292A2"/>
            <w:sz w:val="27"/>
          </w:rPr>
          <w:t>// SyntaxError: identifier "age" has already been declared.</w:t>
        </w:r>
      </w:ins>
    </w:p>
    <w:p w:rsidR="0089304D" w:rsidRPr="0089304D" w:rsidRDefault="0089304D" w:rsidP="0089304D">
      <w:pPr>
        <w:spacing w:after="0" w:line="240" w:lineRule="auto"/>
        <w:rPr>
          <w:ins w:id="350" w:author="Unknown"/>
          <w:rFonts w:ascii="Segoe UI" w:eastAsia="Times New Roman" w:hAnsi="Segoe UI" w:cs="Segoe UI"/>
          <w:color w:val="000000"/>
          <w:sz w:val="27"/>
          <w:szCs w:val="27"/>
        </w:rPr>
      </w:pPr>
      <w:ins w:id="35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52" w:author="Unknown"/>
          <w:rFonts w:ascii="Segoe UI" w:eastAsia="Times New Roman" w:hAnsi="Segoe UI" w:cs="Segoe UI"/>
          <w:b/>
          <w:bCs/>
          <w:color w:val="000000"/>
          <w:sz w:val="24"/>
          <w:szCs w:val="24"/>
        </w:rPr>
      </w:pPr>
      <w:ins w:id="353" w:author="Unknown">
        <w:r w:rsidRPr="0089304D">
          <w:rPr>
            <w:rFonts w:ascii="Segoe UI" w:eastAsia="Times New Roman" w:hAnsi="Segoe UI" w:cs="Segoe UI"/>
            <w:b/>
            <w:bCs/>
            <w:color w:val="000000"/>
            <w:sz w:val="24"/>
            <w:szCs w:val="24"/>
          </w:rPr>
          <w:t>Const:-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54" w:author="Unknown"/>
          <w:rFonts w:ascii="Segoe UI" w:eastAsia="Times New Roman" w:hAnsi="Segoe UI" w:cs="Segoe UI"/>
          <w:color w:val="000000"/>
          <w:sz w:val="27"/>
          <w:szCs w:val="27"/>
        </w:rPr>
      </w:pPr>
      <w:ins w:id="355" w:author="Unknown">
        <w:r w:rsidRPr="0089304D">
          <w:rPr>
            <w:rFonts w:ascii="Segoe UI" w:eastAsia="Times New Roman" w:hAnsi="Segoe UI" w:cs="Segoe UI"/>
            <w:color w:val="000000"/>
            <w:sz w:val="27"/>
            <w:szCs w:val="27"/>
          </w:rPr>
          <w:t>Const is also introduced in ES6. It is a variable type assigned to data whose value cannot and will not be changed throughout the program. Const is more strict as compared to var and let. Const is also limited to the scope in which it operates. We declare const just like var and let. We use const when we are sure a variable will not be redeclared. The characteristic of const and their declarations are block-scoped, and they cannot be updated or redeclared.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56" w:author="Unknown"/>
          <w:rFonts w:ascii="Segoe UI" w:eastAsia="Times New Roman" w:hAnsi="Segoe UI" w:cs="Segoe UI"/>
          <w:color w:val="000000"/>
          <w:sz w:val="27"/>
          <w:szCs w:val="27"/>
        </w:rPr>
      </w:pPr>
      <w:ins w:id="357"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8" w:author="Unknown"/>
          <w:rFonts w:ascii="Consolas" w:eastAsia="Times New Roman" w:hAnsi="Consolas" w:cs="Consolas"/>
          <w:color w:val="F8F8F2"/>
          <w:sz w:val="27"/>
        </w:rPr>
      </w:pPr>
      <w:ins w:id="359"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20</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 w:author="Unknown"/>
          <w:rFonts w:ascii="Consolas" w:eastAsia="Times New Roman" w:hAnsi="Consolas" w:cs="Consolas"/>
          <w:color w:val="F8F8F2"/>
          <w:sz w:val="27"/>
        </w:rPr>
      </w:pPr>
      <w:ins w:id="361"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job = </w:t>
        </w:r>
        <w:r w:rsidRPr="0089304D">
          <w:rPr>
            <w:rFonts w:ascii="Consolas" w:eastAsia="Times New Roman" w:hAnsi="Consolas" w:cs="Consolas"/>
            <w:color w:val="A6E22E"/>
            <w:sz w:val="27"/>
          </w:rPr>
          <w:t>'developer'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 w:author="Unknown"/>
          <w:rFonts w:ascii="Consolas" w:eastAsia="Times New Roman" w:hAnsi="Consolas" w:cs="Consolas"/>
          <w:color w:val="F8F8F2"/>
          <w:sz w:val="27"/>
        </w:rPr>
      </w:pPr>
      <w:ins w:id="363" w:author="Unknown">
        <w:r w:rsidRPr="0089304D">
          <w:rPr>
            <w:rFonts w:ascii="Consolas" w:eastAsia="Times New Roman" w:hAnsi="Consolas" w:cs="Consolas"/>
            <w:color w:val="66D9EF"/>
            <w:sz w:val="27"/>
          </w:rPr>
          <w:lastRenderedPageBreak/>
          <w:t>const</w:t>
        </w:r>
        <w:r w:rsidRPr="0089304D">
          <w:rPr>
            <w:rFonts w:ascii="Consolas" w:eastAsia="Times New Roman" w:hAnsi="Consolas" w:cs="Consolas"/>
            <w:color w:val="F8F8F2"/>
            <w:sz w:val="27"/>
          </w:rPr>
          <w:t xml:space="preserve"> name; </w:t>
        </w:r>
        <w:r w:rsidRPr="0089304D">
          <w:rPr>
            <w:rFonts w:ascii="Consolas" w:eastAsia="Times New Roman" w:hAnsi="Consolas" w:cs="Consolas"/>
            <w:color w:val="8292A2"/>
            <w:sz w:val="27"/>
          </w:rPr>
          <w:t>// SyntaxError: missing initializer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 w:author="Unknown"/>
          <w:rFonts w:ascii="Consolas" w:eastAsia="Times New Roman" w:hAnsi="Consolas" w:cs="Consolas"/>
          <w:color w:val="F8F8F2"/>
          <w:sz w:val="27"/>
        </w:rPr>
      </w:pPr>
      <w:ins w:id="36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num = </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6" w:author="Unknown"/>
          <w:rFonts w:ascii="Consolas" w:eastAsia="Times New Roman" w:hAnsi="Consolas" w:cs="Consolas"/>
          <w:color w:val="F8F8F2"/>
          <w:sz w:val="27"/>
          <w:szCs w:val="27"/>
        </w:rPr>
      </w:pPr>
      <w:ins w:id="367" w:author="Unknown">
        <w:r w:rsidRPr="0089304D">
          <w:rPr>
            <w:rFonts w:ascii="Consolas" w:eastAsia="Times New Roman" w:hAnsi="Consolas" w:cs="Consolas"/>
            <w:color w:val="F8F8F2"/>
            <w:sz w:val="27"/>
          </w:rPr>
          <w:t xml:space="preserve">num = </w:t>
        </w:r>
        <w:r w:rsidRPr="0089304D">
          <w:rPr>
            <w:rFonts w:ascii="Consolas" w:eastAsia="Times New Roman" w:hAnsi="Consolas" w:cs="Consolas"/>
            <w:color w:val="AE81FF"/>
            <w:sz w:val="27"/>
          </w:rPr>
          <w:t>20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//Compiler Error: Cannot assign to 'num' because it is a constant or read-only property</w:t>
        </w:r>
      </w:ins>
    </w:p>
    <w:p w:rsidR="0089304D" w:rsidRPr="0089304D" w:rsidRDefault="0089304D" w:rsidP="0089304D">
      <w:pPr>
        <w:spacing w:after="0" w:line="240" w:lineRule="auto"/>
        <w:rPr>
          <w:ins w:id="368" w:author="Unknown"/>
          <w:rFonts w:ascii="Segoe UI" w:eastAsia="Times New Roman" w:hAnsi="Segoe UI" w:cs="Segoe UI"/>
          <w:color w:val="000000"/>
          <w:sz w:val="27"/>
          <w:szCs w:val="27"/>
        </w:rPr>
      </w:pPr>
      <w:ins w:id="36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70" w:author="Unknown"/>
          <w:rFonts w:ascii="Segoe UI" w:eastAsia="Times New Roman" w:hAnsi="Segoe UI" w:cs="Segoe UI"/>
          <w:b/>
          <w:bCs/>
          <w:color w:val="000000"/>
          <w:sz w:val="24"/>
          <w:szCs w:val="24"/>
        </w:rPr>
      </w:pPr>
      <w:ins w:id="371" w:author="Unknown">
        <w:r w:rsidRPr="0089304D">
          <w:rPr>
            <w:rFonts w:ascii="Segoe UI" w:eastAsia="Times New Roman" w:hAnsi="Segoe UI" w:cs="Segoe UI"/>
            <w:b/>
            <w:bCs/>
            <w:color w:val="000000"/>
            <w:sz w:val="24"/>
            <w:szCs w:val="24"/>
          </w:rPr>
          <w:t>Single line comments in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2" w:author="Unknown"/>
          <w:rFonts w:ascii="Segoe UI" w:eastAsia="Times New Roman" w:hAnsi="Segoe UI" w:cs="Segoe UI"/>
          <w:color w:val="000000"/>
          <w:sz w:val="27"/>
          <w:szCs w:val="27"/>
        </w:rPr>
      </w:pPr>
      <w:ins w:id="373" w:author="Unknown">
        <w:r w:rsidRPr="0089304D">
          <w:rPr>
            <w:rFonts w:ascii="Segoe UI" w:eastAsia="Times New Roman" w:hAnsi="Segoe UI" w:cs="Segoe UI"/>
            <w:color w:val="000000"/>
            <w:sz w:val="27"/>
            <w:szCs w:val="27"/>
          </w:rPr>
          <w:t>To create a single line comment in JavaScript, we have to place two slashes "//" in front of the code or text that we want the interpreter to ignore. When we place these two slashes, all text will be ignored, until the next line. Single line comments are used for writing small notes in the program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 w:author="Unknown"/>
          <w:rFonts w:ascii="Consolas" w:eastAsia="Times New Roman" w:hAnsi="Consolas" w:cs="Consolas"/>
          <w:color w:val="F8F8F2"/>
          <w:sz w:val="27"/>
          <w:szCs w:val="27"/>
        </w:rPr>
      </w:pPr>
      <w:ins w:id="375" w:author="Unknown">
        <w:r w:rsidRPr="0089304D">
          <w:rPr>
            <w:rFonts w:ascii="Consolas" w:eastAsia="Times New Roman" w:hAnsi="Consolas" w:cs="Consolas"/>
            <w:color w:val="8292A2"/>
            <w:sz w:val="27"/>
          </w:rPr>
          <w:t>// This is a single line JavaScript comment</w:t>
        </w:r>
      </w:ins>
    </w:p>
    <w:p w:rsidR="0089304D" w:rsidRPr="0089304D" w:rsidRDefault="0089304D" w:rsidP="0089304D">
      <w:pPr>
        <w:spacing w:after="0" w:line="240" w:lineRule="auto"/>
        <w:rPr>
          <w:ins w:id="376" w:author="Unknown"/>
          <w:rFonts w:ascii="Segoe UI" w:eastAsia="Times New Roman" w:hAnsi="Segoe UI" w:cs="Segoe UI"/>
          <w:color w:val="000000"/>
          <w:sz w:val="27"/>
          <w:szCs w:val="27"/>
        </w:rPr>
      </w:pPr>
      <w:ins w:id="37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78" w:author="Unknown"/>
          <w:rFonts w:ascii="Segoe UI" w:eastAsia="Times New Roman" w:hAnsi="Segoe UI" w:cs="Segoe UI"/>
          <w:b/>
          <w:bCs/>
          <w:color w:val="000000"/>
          <w:sz w:val="24"/>
          <w:szCs w:val="24"/>
        </w:rPr>
      </w:pPr>
      <w:ins w:id="379" w:author="Unknown">
        <w:r w:rsidRPr="0089304D">
          <w:rPr>
            <w:rFonts w:ascii="Segoe UI" w:eastAsia="Times New Roman" w:hAnsi="Segoe UI" w:cs="Segoe UI"/>
            <w:b/>
            <w:bCs/>
            <w:color w:val="000000"/>
            <w:sz w:val="24"/>
            <w:szCs w:val="24"/>
          </w:rPr>
          <w:t>Multi-line comments in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0" w:author="Unknown"/>
          <w:rFonts w:ascii="Segoe UI" w:eastAsia="Times New Roman" w:hAnsi="Segoe UI" w:cs="Segoe UI"/>
          <w:color w:val="000000"/>
          <w:sz w:val="27"/>
          <w:szCs w:val="27"/>
        </w:rPr>
      </w:pPr>
      <w:ins w:id="381" w:author="Unknown">
        <w:r w:rsidRPr="0089304D">
          <w:rPr>
            <w:rFonts w:ascii="Segoe UI" w:eastAsia="Times New Roman" w:hAnsi="Segoe UI" w:cs="Segoe UI"/>
            <w:color w:val="000000"/>
            <w:sz w:val="27"/>
            <w:szCs w:val="27"/>
          </w:rPr>
          <w:t>Although a single line comment is quite useful, but when we want to comment the long segment of code, we have to use multiline comment.  Multiline comment begins with /* and ends with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 w:author="Unknown"/>
          <w:rFonts w:ascii="Consolas" w:eastAsia="Times New Roman" w:hAnsi="Consolas" w:cs="Consolas"/>
          <w:color w:val="F8F8F2"/>
          <w:sz w:val="27"/>
        </w:rPr>
      </w:pPr>
      <w:ins w:id="38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4" w:author="Unknown"/>
          <w:rFonts w:ascii="Consolas" w:eastAsia="Times New Roman" w:hAnsi="Consolas" w:cs="Consolas"/>
          <w:color w:val="F8F8F2"/>
          <w:sz w:val="27"/>
        </w:rPr>
      </w:pPr>
      <w:ins w:id="385" w:author="Unknown">
        <w:r w:rsidRPr="0089304D">
          <w:rPr>
            <w:rFonts w:ascii="Consolas" w:eastAsia="Times New Roman" w:hAnsi="Consolas" w:cs="Consolas"/>
            <w:color w:val="F8F8F2"/>
            <w:sz w:val="27"/>
          </w:rPr>
          <w:t>This is a Multiline Comment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6" w:author="Unknown"/>
          <w:rFonts w:ascii="Consolas" w:eastAsia="Times New Roman" w:hAnsi="Consolas" w:cs="Consolas"/>
          <w:color w:val="F8F8F2"/>
          <w:sz w:val="27"/>
        </w:rPr>
      </w:pPr>
      <w:ins w:id="387" w:author="Unknown">
        <w:r w:rsidRPr="0089304D">
          <w:rPr>
            <w:rFonts w:ascii="Consolas" w:eastAsia="Times New Roman" w:hAnsi="Consolas" w:cs="Consolas"/>
            <w:color w:val="F8F8F2"/>
            <w:sz w:val="27"/>
          </w:rPr>
          <w:t>This is a Multiline Comment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8" w:author="Unknown"/>
          <w:rFonts w:ascii="Consolas" w:eastAsia="Times New Roman" w:hAnsi="Consolas" w:cs="Consolas"/>
          <w:color w:val="F8F8F2"/>
          <w:sz w:val="27"/>
        </w:rPr>
      </w:pPr>
      <w:ins w:id="389" w:author="Unknown">
        <w:r w:rsidRPr="0089304D">
          <w:rPr>
            <w:rFonts w:ascii="Consolas" w:eastAsia="Times New Roman" w:hAnsi="Consolas" w:cs="Consolas"/>
            <w:color w:val="F8F8F2"/>
            <w:sz w:val="27"/>
          </w:rPr>
          <w:t>This is a Multiline Comment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0" w:author="Unknown"/>
          <w:rFonts w:ascii="Consolas" w:eastAsia="Times New Roman" w:hAnsi="Consolas" w:cs="Consolas"/>
          <w:color w:val="F8F8F2"/>
          <w:sz w:val="27"/>
          <w:szCs w:val="27"/>
        </w:rPr>
      </w:pPr>
      <w:ins w:id="391"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392" w:author="Unknown"/>
          <w:rFonts w:ascii="Segoe UI" w:eastAsia="Times New Roman" w:hAnsi="Segoe UI" w:cs="Segoe UI"/>
          <w:color w:val="000000"/>
          <w:sz w:val="27"/>
          <w:szCs w:val="27"/>
        </w:rPr>
      </w:pPr>
      <w:ins w:id="39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94" w:author="Unknown"/>
          <w:rFonts w:ascii="Segoe UI" w:eastAsia="Times New Roman" w:hAnsi="Segoe UI" w:cs="Segoe UI"/>
          <w:b/>
          <w:bCs/>
          <w:color w:val="000000"/>
          <w:sz w:val="24"/>
          <w:szCs w:val="24"/>
        </w:rPr>
      </w:pPr>
      <w:ins w:id="395"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 w:author="Unknown"/>
          <w:rFonts w:ascii="Consolas" w:eastAsia="Times New Roman" w:hAnsi="Consolas" w:cs="Consolas"/>
          <w:color w:val="F8F8F2"/>
          <w:sz w:val="27"/>
        </w:rPr>
      </w:pPr>
      <w:ins w:id="39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 w:author="Unknown"/>
          <w:rFonts w:ascii="Consolas" w:eastAsia="Times New Roman" w:hAnsi="Consolas" w:cs="Consolas"/>
          <w:color w:val="F8F8F2"/>
          <w:sz w:val="27"/>
        </w:rPr>
      </w:pPr>
      <w:ins w:id="399"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 w:author="Unknown"/>
          <w:rFonts w:ascii="Consolas" w:eastAsia="Times New Roman" w:hAnsi="Consolas" w:cs="Consolas"/>
          <w:color w:val="F8F8F2"/>
          <w:sz w:val="27"/>
        </w:rPr>
      </w:pPr>
      <w:ins w:id="40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2" w:author="Unknown"/>
          <w:rFonts w:ascii="Consolas" w:eastAsia="Times New Roman" w:hAnsi="Consolas" w:cs="Consolas"/>
          <w:color w:val="F8F8F2"/>
          <w:sz w:val="27"/>
        </w:rPr>
      </w:pPr>
      <w:ins w:id="4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 w:author="Unknown"/>
          <w:rFonts w:ascii="Consolas" w:eastAsia="Times New Roman" w:hAnsi="Consolas" w:cs="Consolas"/>
          <w:color w:val="F8F8F2"/>
          <w:sz w:val="27"/>
        </w:rPr>
      </w:pPr>
      <w:ins w:id="4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 w:author="Unknown"/>
          <w:rFonts w:ascii="Consolas" w:eastAsia="Times New Roman" w:hAnsi="Consolas" w:cs="Consolas"/>
          <w:color w:val="F8F8F2"/>
          <w:sz w:val="27"/>
        </w:rPr>
      </w:pPr>
      <w:ins w:id="4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 w:author="Unknown"/>
          <w:rFonts w:ascii="Consolas" w:eastAsia="Times New Roman" w:hAnsi="Consolas" w:cs="Consolas"/>
          <w:color w:val="F8F8F2"/>
          <w:sz w:val="27"/>
        </w:rPr>
      </w:pPr>
      <w:ins w:id="4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 w:author="Unknown"/>
          <w:rFonts w:ascii="Consolas" w:eastAsia="Times New Roman" w:hAnsi="Consolas" w:cs="Consolas"/>
          <w:color w:val="F8F8F2"/>
          <w:sz w:val="27"/>
        </w:rPr>
      </w:pPr>
      <w:ins w:id="4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 w:author="Unknown"/>
          <w:rFonts w:ascii="Consolas" w:eastAsia="Times New Roman" w:hAnsi="Consolas" w:cs="Consolas"/>
          <w:color w:val="F8F8F2"/>
          <w:sz w:val="27"/>
        </w:rPr>
      </w:pPr>
      <w:ins w:id="41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 w:author="Unknown"/>
          <w:rFonts w:ascii="Consolas" w:eastAsia="Times New Roman" w:hAnsi="Consolas" w:cs="Consolas"/>
          <w:color w:val="F8F8F2"/>
          <w:sz w:val="27"/>
        </w:rPr>
      </w:pPr>
      <w:ins w:id="4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 w:author="Unknown"/>
          <w:rFonts w:ascii="Consolas" w:eastAsia="Times New Roman" w:hAnsi="Consolas" w:cs="Consolas"/>
          <w:color w:val="F8F8F2"/>
          <w:sz w:val="27"/>
        </w:rPr>
      </w:pPr>
      <w:ins w:id="41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 w:author="Unknown"/>
          <w:rFonts w:ascii="Consolas" w:eastAsia="Times New Roman" w:hAnsi="Consolas" w:cs="Consolas"/>
          <w:color w:val="F8F8F2"/>
          <w:sz w:val="27"/>
        </w:rPr>
      </w:pPr>
      <w:ins w:id="420"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1" w:author="Unknown"/>
          <w:rFonts w:ascii="Consolas" w:eastAsia="Times New Roman" w:hAnsi="Consolas" w:cs="Consolas"/>
          <w:color w:val="F8F8F2"/>
          <w:sz w:val="27"/>
        </w:rPr>
      </w:pPr>
      <w:ins w:id="422"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3" w:author="Unknown"/>
          <w:rFonts w:ascii="Consolas" w:eastAsia="Times New Roman" w:hAnsi="Consolas" w:cs="Consolas"/>
          <w:color w:val="F8F8F2"/>
          <w:sz w:val="27"/>
        </w:rPr>
      </w:pPr>
      <w:ins w:id="424"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5" w:author="Unknown"/>
          <w:rFonts w:ascii="Consolas" w:eastAsia="Times New Roman" w:hAnsi="Consolas" w:cs="Consolas"/>
          <w:color w:val="F8F8F2"/>
          <w:sz w:val="27"/>
        </w:rPr>
      </w:pPr>
      <w:ins w:id="426"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7" w:author="Unknown"/>
          <w:rFonts w:ascii="Consolas" w:eastAsia="Times New Roman" w:hAnsi="Consolas" w:cs="Consolas"/>
          <w:color w:val="F8F8F2"/>
          <w:sz w:val="27"/>
        </w:rPr>
      </w:pPr>
      <w:ins w:id="428"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 w:author="Unknown"/>
          <w:rFonts w:ascii="Consolas" w:eastAsia="Times New Roman" w:hAnsi="Consolas" w:cs="Consolas"/>
          <w:color w:val="F8F8F2"/>
          <w:sz w:val="27"/>
        </w:rPr>
      </w:pPr>
      <w:ins w:id="430"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 w:author="Unknown"/>
          <w:rFonts w:ascii="Consolas" w:eastAsia="Times New Roman" w:hAnsi="Consolas" w:cs="Consolas"/>
          <w:color w:val="F8F8F2"/>
          <w:sz w:val="27"/>
        </w:rPr>
      </w:pPr>
      <w:ins w:id="432"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 w:author="Unknown"/>
          <w:rFonts w:ascii="Consolas" w:eastAsia="Times New Roman" w:hAnsi="Consolas" w:cs="Consolas"/>
          <w:color w:val="F8F8F2"/>
          <w:sz w:val="27"/>
        </w:rPr>
      </w:pPr>
      <w:ins w:id="434"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5" w:author="Unknown"/>
          <w:rFonts w:ascii="Consolas" w:eastAsia="Times New Roman" w:hAnsi="Consolas" w:cs="Consolas"/>
          <w:color w:val="F8F8F2"/>
          <w:sz w:val="27"/>
        </w:rPr>
      </w:pPr>
      <w:ins w:id="436"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 w:author="Unknown"/>
          <w:rFonts w:ascii="Consolas" w:eastAsia="Times New Roman" w:hAnsi="Consolas" w:cs="Consolas"/>
          <w:color w:val="F8F8F2"/>
          <w:sz w:val="27"/>
        </w:rPr>
      </w:pPr>
      <w:ins w:id="43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9" w:author="Unknown"/>
          <w:rFonts w:ascii="Consolas" w:eastAsia="Times New Roman" w:hAnsi="Consolas" w:cs="Consolas"/>
          <w:color w:val="F8F8F2"/>
          <w:sz w:val="27"/>
        </w:rPr>
      </w:pPr>
      <w:ins w:id="44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41" w:author="Unknown"/>
          <w:rFonts w:ascii="Segoe UI" w:eastAsia="Times New Roman" w:hAnsi="Segoe UI" w:cs="Segoe UI"/>
          <w:color w:val="000000"/>
          <w:sz w:val="27"/>
          <w:szCs w:val="27"/>
        </w:rPr>
      </w:pPr>
      <w:ins w:id="44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43" w:author="Unknown"/>
          <w:rFonts w:ascii="Segoe UI" w:eastAsia="Times New Roman" w:hAnsi="Segoe UI" w:cs="Segoe UI"/>
          <w:b/>
          <w:bCs/>
          <w:color w:val="000000"/>
          <w:sz w:val="24"/>
          <w:szCs w:val="24"/>
        </w:rPr>
      </w:pPr>
      <w:ins w:id="444"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 w:author="Unknown"/>
          <w:rFonts w:ascii="Consolas" w:eastAsia="Times New Roman" w:hAnsi="Consolas" w:cs="Consolas"/>
          <w:color w:val="F8F8F2"/>
          <w:sz w:val="27"/>
        </w:rPr>
      </w:pPr>
      <w:ins w:id="44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'tut3'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 w:author="Unknown"/>
          <w:rFonts w:ascii="Consolas" w:eastAsia="Times New Roman" w:hAnsi="Consolas" w:cs="Consolas"/>
          <w:color w:val="F8F8F2"/>
          <w:sz w:val="27"/>
        </w:rPr>
      </w:pPr>
      <w:ins w:id="448" w:author="Unknown">
        <w:r w:rsidRPr="0089304D">
          <w:rPr>
            <w:rFonts w:ascii="Consolas" w:eastAsia="Times New Roman" w:hAnsi="Consolas" w:cs="Consolas"/>
            <w:color w:val="8292A2"/>
            <w:sz w:val="27"/>
          </w:rPr>
          <w:t>// Variables in js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 w:author="Unknown"/>
          <w:rFonts w:ascii="Consolas" w:eastAsia="Times New Roman" w:hAnsi="Consolas" w:cs="Consolas"/>
          <w:color w:val="F8F8F2"/>
          <w:sz w:val="27"/>
        </w:rPr>
      </w:pPr>
      <w:ins w:id="450" w:author="Unknown">
        <w:r w:rsidRPr="0089304D">
          <w:rPr>
            <w:rFonts w:ascii="Consolas" w:eastAsia="Times New Roman" w:hAnsi="Consolas" w:cs="Consolas"/>
            <w:color w:val="8292A2"/>
            <w:sz w:val="27"/>
          </w:rPr>
          <w:lastRenderedPageBreak/>
          <w:t>// var, let, const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1" w:author="Unknown"/>
          <w:rFonts w:ascii="Consolas" w:eastAsia="Times New Roman" w:hAnsi="Consolas" w:cs="Consolas"/>
          <w:color w:val="F8F8F2"/>
          <w:sz w:val="27"/>
        </w:rPr>
      </w:pPr>
      <w:ins w:id="452"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 w:author="Unknown"/>
          <w:rFonts w:ascii="Consolas" w:eastAsia="Times New Roman" w:hAnsi="Consolas" w:cs="Consolas"/>
          <w:color w:val="F8F8F2"/>
          <w:sz w:val="27"/>
        </w:rPr>
      </w:pPr>
      <w:ins w:id="454"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channel;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 w:author="Unknown"/>
          <w:rFonts w:ascii="Consolas" w:eastAsia="Times New Roman" w:hAnsi="Consolas" w:cs="Consolas"/>
          <w:color w:val="F8F8F2"/>
          <w:sz w:val="27"/>
        </w:rPr>
      </w:pPr>
      <w:ins w:id="456"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marks = </w:t>
        </w:r>
        <w:r w:rsidRPr="0089304D">
          <w:rPr>
            <w:rFonts w:ascii="Consolas" w:eastAsia="Times New Roman" w:hAnsi="Consolas" w:cs="Consolas"/>
            <w:color w:val="AE81FF"/>
            <w:sz w:val="27"/>
          </w:rPr>
          <w:t>3454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 w:author="Unknown"/>
          <w:rFonts w:ascii="Consolas" w:eastAsia="Times New Roman" w:hAnsi="Consolas" w:cs="Consolas"/>
          <w:color w:val="F8F8F2"/>
          <w:sz w:val="27"/>
        </w:rPr>
      </w:pPr>
      <w:ins w:id="458" w:author="Unknown">
        <w:r w:rsidRPr="0089304D">
          <w:rPr>
            <w:rFonts w:ascii="Consolas" w:eastAsia="Times New Roman" w:hAnsi="Consolas" w:cs="Consolas"/>
            <w:color w:val="F8F8F2"/>
            <w:sz w:val="27"/>
          </w:rPr>
          <w:t xml:space="preserve">marks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 w:author="Unknown"/>
          <w:rFonts w:ascii="Consolas" w:eastAsia="Times New Roman" w:hAnsi="Consolas" w:cs="Consolas"/>
          <w:color w:val="F8F8F2"/>
          <w:sz w:val="27"/>
        </w:rPr>
      </w:pPr>
      <w:ins w:id="460" w:author="Unknown">
        <w:r w:rsidRPr="0089304D">
          <w:rPr>
            <w:rFonts w:ascii="Consolas" w:eastAsia="Times New Roman" w:hAnsi="Consolas" w:cs="Consolas"/>
            <w:color w:val="F8F8F2"/>
            <w:sz w:val="27"/>
          </w:rPr>
          <w:t xml:space="preserve">channel = </w:t>
        </w:r>
        <w:r w:rsidRPr="0089304D">
          <w:rPr>
            <w:rFonts w:ascii="Consolas" w:eastAsia="Times New Roman" w:hAnsi="Consolas" w:cs="Consolas"/>
            <w:color w:val="A6E22E"/>
            <w:sz w:val="27"/>
          </w:rPr>
          <w:t>'CodeWithHarry'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 w:author="Unknown"/>
          <w:rFonts w:ascii="Consolas" w:eastAsia="Times New Roman" w:hAnsi="Consolas" w:cs="Consolas"/>
          <w:color w:val="F8F8F2"/>
          <w:sz w:val="27"/>
        </w:rPr>
      </w:pPr>
      <w:ins w:id="46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(name, channel, marks);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 w:author="Unknown"/>
          <w:rFonts w:ascii="Consolas" w:eastAsia="Times New Roman" w:hAnsi="Consolas" w:cs="Consolas"/>
          <w:color w:val="F8F8F2"/>
          <w:sz w:val="27"/>
        </w:rPr>
      </w:pPr>
      <w:ins w:id="464" w:author="Unknown">
        <w:r w:rsidRPr="0089304D">
          <w:rPr>
            <w:rFonts w:ascii="Consolas" w:eastAsia="Times New Roman" w:hAnsi="Consolas" w:cs="Consolas"/>
            <w:color w:val="8292A2"/>
            <w:sz w:val="27"/>
          </w:rPr>
          <w:t>// Rules for creating JavaScript Variables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 w:author="Unknown"/>
          <w:rFonts w:ascii="Consolas" w:eastAsia="Times New Roman" w:hAnsi="Consolas" w:cs="Consolas"/>
          <w:color w:val="8292A2"/>
          <w:sz w:val="27"/>
        </w:rPr>
      </w:pPr>
      <w:ins w:id="466"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7" w:author="Unknown"/>
          <w:rFonts w:ascii="Consolas" w:eastAsia="Times New Roman" w:hAnsi="Consolas" w:cs="Consolas"/>
          <w:color w:val="8292A2"/>
          <w:sz w:val="27"/>
        </w:rPr>
      </w:pPr>
      <w:ins w:id="468" w:author="Unknown">
        <w:r w:rsidRPr="0089304D">
          <w:rPr>
            <w:rFonts w:ascii="Consolas" w:eastAsia="Times New Roman" w:hAnsi="Consolas" w:cs="Consolas"/>
            <w:color w:val="8292A2"/>
            <w:sz w:val="27"/>
          </w:rPr>
          <w:t>1. Cannot start with numbers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 w:author="Unknown"/>
          <w:rFonts w:ascii="Consolas" w:eastAsia="Times New Roman" w:hAnsi="Consolas" w:cs="Consolas"/>
          <w:color w:val="8292A2"/>
          <w:sz w:val="27"/>
        </w:rPr>
      </w:pPr>
      <w:ins w:id="470" w:author="Unknown">
        <w:r w:rsidRPr="0089304D">
          <w:rPr>
            <w:rFonts w:ascii="Consolas" w:eastAsia="Times New Roman" w:hAnsi="Consolas" w:cs="Consolas"/>
            <w:color w:val="8292A2"/>
            <w:sz w:val="27"/>
          </w:rPr>
          <w:t>2. Can start with letter, numbers, _ or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 w:author="Unknown"/>
          <w:rFonts w:ascii="Consolas" w:eastAsia="Times New Roman" w:hAnsi="Consolas" w:cs="Consolas"/>
          <w:color w:val="8292A2"/>
          <w:sz w:val="27"/>
        </w:rPr>
      </w:pPr>
      <w:ins w:id="472" w:author="Unknown">
        <w:r w:rsidRPr="0089304D">
          <w:rPr>
            <w:rFonts w:ascii="Consolas" w:eastAsia="Times New Roman" w:hAnsi="Consolas" w:cs="Consolas"/>
            <w:color w:val="8292A2"/>
            <w:sz w:val="27"/>
          </w:rPr>
          <w:t>3. Are case sensitive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 w:author="Unknown"/>
          <w:rFonts w:ascii="Consolas" w:eastAsia="Times New Roman" w:hAnsi="Consolas" w:cs="Consolas"/>
          <w:color w:val="F8F8F2"/>
          <w:sz w:val="27"/>
        </w:rPr>
      </w:pPr>
      <w:ins w:id="474"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 w:author="Unknown"/>
          <w:rFonts w:ascii="Consolas" w:eastAsia="Times New Roman" w:hAnsi="Consolas" w:cs="Consolas"/>
          <w:color w:val="F8F8F2"/>
          <w:sz w:val="27"/>
        </w:rPr>
      </w:pPr>
      <w:ins w:id="476"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city = </w:t>
        </w:r>
        <w:r w:rsidRPr="0089304D">
          <w:rPr>
            <w:rFonts w:ascii="Consolas" w:eastAsia="Times New Roman" w:hAnsi="Consolas" w:cs="Consolas"/>
            <w:color w:val="A6E22E"/>
            <w:sz w:val="27"/>
          </w:rPr>
          <w:t>'Delhi'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 w:author="Unknown"/>
          <w:rFonts w:ascii="Consolas" w:eastAsia="Times New Roman" w:hAnsi="Consolas" w:cs="Consolas"/>
          <w:color w:val="F8F8F2"/>
          <w:sz w:val="27"/>
        </w:rPr>
      </w:pPr>
      <w:ins w:id="47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(city);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 w:author="Unknown"/>
          <w:rFonts w:ascii="Consolas" w:eastAsia="Times New Roman" w:hAnsi="Consolas" w:cs="Consolas"/>
          <w:color w:val="F8F8F2"/>
          <w:sz w:val="27"/>
        </w:rPr>
      </w:pPr>
      <w:ins w:id="481"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ownersName = </w:t>
        </w:r>
        <w:r w:rsidRPr="0089304D">
          <w:rPr>
            <w:rFonts w:ascii="Consolas" w:eastAsia="Times New Roman" w:hAnsi="Consolas" w:cs="Consolas"/>
            <w:color w:val="A6E22E"/>
            <w:sz w:val="27"/>
          </w:rPr>
          <w:t>'Hari Ram'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 w:author="Unknown"/>
          <w:rFonts w:ascii="Consolas" w:eastAsia="Times New Roman" w:hAnsi="Consolas" w:cs="Consolas"/>
          <w:color w:val="F8F8F2"/>
          <w:sz w:val="27"/>
        </w:rPr>
      </w:pPr>
      <w:ins w:id="483" w:author="Unknown">
        <w:r w:rsidRPr="0089304D">
          <w:rPr>
            <w:rFonts w:ascii="Consolas" w:eastAsia="Times New Roman" w:hAnsi="Consolas" w:cs="Consolas"/>
            <w:color w:val="8292A2"/>
            <w:sz w:val="27"/>
          </w:rPr>
          <w:t>// ownersName = 'Harry'; // Cannot do this (error)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 w:author="Unknown"/>
          <w:rFonts w:ascii="Consolas" w:eastAsia="Times New Roman" w:hAnsi="Consolas" w:cs="Consolas"/>
          <w:color w:val="F8F8F2"/>
          <w:sz w:val="27"/>
        </w:rPr>
      </w:pPr>
      <w:ins w:id="48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(ownersName);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6" w:author="Unknown"/>
          <w:rFonts w:ascii="Consolas" w:eastAsia="Times New Roman" w:hAnsi="Consolas" w:cs="Consolas"/>
          <w:color w:val="F8F8F2"/>
          <w:sz w:val="27"/>
        </w:rPr>
      </w:pPr>
      <w:ins w:id="487"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fruit =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9" w:author="Unknown"/>
          <w:rFonts w:ascii="Consolas" w:eastAsia="Times New Roman" w:hAnsi="Consolas" w:cs="Consolas"/>
          <w:color w:val="F8F8F2"/>
          <w:sz w:val="27"/>
        </w:rPr>
      </w:pPr>
      <w:ins w:id="49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 w:author="Unknown"/>
          <w:rFonts w:ascii="Consolas" w:eastAsia="Times New Roman" w:hAnsi="Consolas" w:cs="Consolas"/>
          <w:color w:val="F8F8F2"/>
          <w:sz w:val="27"/>
        </w:rPr>
      </w:pPr>
      <w:ins w:id="49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city = </w:t>
        </w:r>
        <w:r w:rsidRPr="0089304D">
          <w:rPr>
            <w:rFonts w:ascii="Consolas" w:eastAsia="Times New Roman" w:hAnsi="Consolas" w:cs="Consolas"/>
            <w:color w:val="A6E22E"/>
            <w:sz w:val="27"/>
          </w:rPr>
          <w:t>'Rampur'</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 w:author="Unknown"/>
          <w:rFonts w:ascii="Consolas" w:eastAsia="Times New Roman" w:hAnsi="Consolas" w:cs="Consolas"/>
          <w:color w:val="F8F8F2"/>
          <w:sz w:val="27"/>
        </w:rPr>
      </w:pPr>
      <w:ins w:id="494" w:author="Unknown">
        <w:r w:rsidRPr="0089304D">
          <w:rPr>
            <w:rFonts w:ascii="Consolas" w:eastAsia="Times New Roman" w:hAnsi="Consolas" w:cs="Consolas"/>
            <w:color w:val="F8F8F2"/>
            <w:sz w:val="27"/>
          </w:rPr>
          <w:t xml:space="preserve"> city = </w:t>
        </w:r>
        <w:r w:rsidRPr="0089304D">
          <w:rPr>
            <w:rFonts w:ascii="Consolas" w:eastAsia="Times New Roman" w:hAnsi="Consolas" w:cs="Consolas"/>
            <w:color w:val="A6E22E"/>
            <w:sz w:val="27"/>
          </w:rPr>
          <w:t>'Kolkata'</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 w:author="Unknown"/>
          <w:rFonts w:ascii="Consolas" w:eastAsia="Times New Roman" w:hAnsi="Consolas" w:cs="Consolas"/>
          <w:color w:val="F8F8F2"/>
          <w:sz w:val="27"/>
        </w:rPr>
      </w:pPr>
      <w:ins w:id="49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(city);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 w:author="Unknown"/>
          <w:rFonts w:ascii="Consolas" w:eastAsia="Times New Roman" w:hAnsi="Consolas" w:cs="Consolas"/>
          <w:color w:val="F8F8F2"/>
          <w:sz w:val="27"/>
        </w:rPr>
      </w:pPr>
      <w:ins w:id="49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9" w:author="Unknown"/>
          <w:rFonts w:ascii="Consolas" w:eastAsia="Times New Roman" w:hAnsi="Consolas" w:cs="Consolas"/>
          <w:color w:val="F8F8F2"/>
          <w:sz w:val="27"/>
        </w:rPr>
      </w:pPr>
      <w:ins w:id="50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(city);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 w:author="Unknown"/>
          <w:rFonts w:ascii="Consolas" w:eastAsia="Times New Roman" w:hAnsi="Consolas" w:cs="Consolas"/>
          <w:color w:val="F8F8F2"/>
          <w:sz w:val="27"/>
        </w:rPr>
      </w:pPr>
      <w:ins w:id="50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arr1 = [</w:t>
        </w:r>
        <w:r w:rsidRPr="0089304D">
          <w:rPr>
            <w:rFonts w:ascii="Consolas" w:eastAsia="Times New Roman" w:hAnsi="Consolas" w:cs="Consolas"/>
            <w:color w:val="AE81FF"/>
            <w:sz w:val="27"/>
          </w:rPr>
          <w:t>12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 w:author="Unknown"/>
          <w:rFonts w:ascii="Consolas" w:eastAsia="Times New Roman" w:hAnsi="Consolas" w:cs="Consolas"/>
          <w:color w:val="F8F8F2"/>
          <w:sz w:val="27"/>
        </w:rPr>
      </w:pPr>
      <w:ins w:id="506" w:author="Unknown">
        <w:r w:rsidRPr="0089304D">
          <w:rPr>
            <w:rFonts w:ascii="Consolas" w:eastAsia="Times New Roman" w:hAnsi="Consolas" w:cs="Consolas"/>
            <w:color w:val="8292A2"/>
            <w:sz w:val="27"/>
          </w:rPr>
          <w:t>// arr1.push(45);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7" w:author="Unknown"/>
          <w:rFonts w:ascii="Consolas" w:eastAsia="Times New Roman" w:hAnsi="Consolas" w:cs="Consolas"/>
          <w:color w:val="F8F8F2"/>
          <w:sz w:val="27"/>
        </w:rPr>
      </w:pPr>
      <w:ins w:id="50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(arr1)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0" w:author="Unknown"/>
          <w:rFonts w:ascii="Consolas" w:eastAsia="Times New Roman" w:hAnsi="Consolas" w:cs="Consolas"/>
          <w:color w:val="8292A2"/>
          <w:sz w:val="27"/>
        </w:rPr>
      </w:pPr>
      <w:ins w:id="511" w:author="Unknown">
        <w:r w:rsidRPr="0089304D">
          <w:rPr>
            <w:rFonts w:ascii="Consolas" w:eastAsia="Times New Roman" w:hAnsi="Consolas" w:cs="Consolas"/>
            <w:color w:val="8292A2"/>
            <w:sz w:val="27"/>
          </w:rPr>
          <w:t>/* Most common programming case types: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 w:author="Unknown"/>
          <w:rFonts w:ascii="Consolas" w:eastAsia="Times New Roman" w:hAnsi="Consolas" w:cs="Consolas"/>
          <w:color w:val="8292A2"/>
          <w:sz w:val="27"/>
        </w:rPr>
      </w:pPr>
      <w:ins w:id="514" w:author="Unknown">
        <w:r w:rsidRPr="0089304D">
          <w:rPr>
            <w:rFonts w:ascii="Consolas" w:eastAsia="Times New Roman" w:hAnsi="Consolas" w:cs="Consolas"/>
            <w:color w:val="8292A2"/>
            <w:sz w:val="27"/>
          </w:rPr>
          <w:t xml:space="preserve">1. camelCase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 w:author="Unknown"/>
          <w:rFonts w:ascii="Consolas" w:eastAsia="Times New Roman" w:hAnsi="Consolas" w:cs="Consolas"/>
          <w:color w:val="8292A2"/>
          <w:sz w:val="27"/>
        </w:rPr>
      </w:pPr>
      <w:ins w:id="516" w:author="Unknown">
        <w:r w:rsidRPr="0089304D">
          <w:rPr>
            <w:rFonts w:ascii="Consolas" w:eastAsia="Times New Roman" w:hAnsi="Consolas" w:cs="Consolas"/>
            <w:color w:val="8292A2"/>
            <w:sz w:val="27"/>
          </w:rPr>
          <w:t>2. kebab-case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 w:author="Unknown"/>
          <w:rFonts w:ascii="Consolas" w:eastAsia="Times New Roman" w:hAnsi="Consolas" w:cs="Consolas"/>
          <w:color w:val="8292A2"/>
          <w:sz w:val="27"/>
        </w:rPr>
      </w:pPr>
      <w:ins w:id="518" w:author="Unknown">
        <w:r w:rsidRPr="0089304D">
          <w:rPr>
            <w:rFonts w:ascii="Consolas" w:eastAsia="Times New Roman" w:hAnsi="Consolas" w:cs="Consolas"/>
            <w:color w:val="8292A2"/>
            <w:sz w:val="27"/>
          </w:rPr>
          <w:t xml:space="preserve">3. snake_case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9" w:author="Unknown"/>
          <w:rFonts w:ascii="Consolas" w:eastAsia="Times New Roman" w:hAnsi="Consolas" w:cs="Consolas"/>
          <w:color w:val="8292A2"/>
          <w:sz w:val="27"/>
        </w:rPr>
      </w:pPr>
      <w:ins w:id="520" w:author="Unknown">
        <w:r w:rsidRPr="0089304D">
          <w:rPr>
            <w:rFonts w:ascii="Consolas" w:eastAsia="Times New Roman" w:hAnsi="Consolas" w:cs="Consolas"/>
            <w:color w:val="8292A2"/>
            <w:sz w:val="27"/>
          </w:rPr>
          <w:t xml:space="preserve">4. PascalCase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 w:author="Unknown"/>
          <w:rFonts w:ascii="Consolas" w:eastAsia="Times New Roman" w:hAnsi="Consolas" w:cs="Consolas"/>
          <w:color w:val="F8F8F2"/>
          <w:sz w:val="27"/>
          <w:szCs w:val="27"/>
        </w:rPr>
      </w:pPr>
      <w:ins w:id="524" w:author="Unknown">
        <w:r w:rsidRPr="0089304D">
          <w:rPr>
            <w:rFonts w:ascii="Consolas" w:eastAsia="Times New Roman" w:hAnsi="Consolas" w:cs="Consolas"/>
            <w:color w:val="8292A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Data Types in JavaScript (Primitive &amp; Reference Types) | JavaScript Tutorial In Hindi #4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To run a</w:t>
      </w:r>
      <w:r w:rsidRPr="0089304D">
        <w:rPr>
          <w:rFonts w:ascii="Segoe UI" w:eastAsia="Times New Roman" w:hAnsi="Segoe UI" w:cs="Segoe UI"/>
          <w:b/>
          <w:bCs/>
          <w:color w:val="000000"/>
          <w:sz w:val="27"/>
        </w:rPr>
        <w:t> JS program</w:t>
      </w:r>
      <w:r w:rsidRPr="0089304D">
        <w:rPr>
          <w:rFonts w:ascii="Segoe UI" w:eastAsia="Times New Roman" w:hAnsi="Segoe UI" w:cs="Segoe UI"/>
          <w:color w:val="000000"/>
          <w:sz w:val="27"/>
          <w:szCs w:val="27"/>
        </w:rPr>
        <w:t>, we need an IDE like Visual Studio Code or Codeblocks. For this series, we are using Virtual Studio Code (VS Code). </w:t>
      </w:r>
      <w:r w:rsidRPr="0089304D">
        <w:rPr>
          <w:rFonts w:ascii="Segoe UI" w:eastAsia="Times New Roman" w:hAnsi="Segoe UI" w:cs="Segoe UI"/>
          <w:b/>
          <w:bCs/>
          <w:i/>
          <w:iCs/>
          <w:color w:val="000000"/>
          <w:sz w:val="27"/>
        </w:rPr>
        <w:t>Visual Studio Code</w:t>
      </w:r>
      <w:r w:rsidRPr="0089304D">
        <w:rPr>
          <w:rFonts w:ascii="Segoe UI" w:eastAsia="Times New Roman" w:hAnsi="Segoe UI" w:cs="Segoe UI"/>
          <w:color w:val="000000"/>
          <w:sz w:val="27"/>
          <w:szCs w:val="27"/>
        </w:rPr>
        <w:t> is a fast source code editor and provides the tools that a developer needs for a quick code-build-debug cycle. To download VS Code, click on </w:t>
      </w:r>
      <w:hyperlink r:id="rId15" w:history="1">
        <w:r w:rsidRPr="0089304D">
          <w:rPr>
            <w:rFonts w:ascii="Segoe UI" w:eastAsia="Times New Roman" w:hAnsi="Segoe UI" w:cs="Segoe UI"/>
            <w:b/>
            <w:bCs/>
            <w:i/>
            <w:iCs/>
            <w:color w:val="0000FF"/>
            <w:sz w:val="27"/>
            <w:u w:val="single"/>
          </w:rPr>
          <w:t>Download Virtual Studio Code</w:t>
        </w:r>
      </w:hyperlink>
      <w:r w:rsidRPr="0089304D">
        <w:rPr>
          <w:rFonts w:ascii="Segoe UI" w:eastAsia="Times New Roman" w:hAnsi="Segoe UI" w:cs="Segoe UI"/>
          <w:color w:val="000000"/>
          <w:sz w:val="27"/>
          <w:szCs w:val="27"/>
        </w:rPr>
        <w:t> . For guidance, check the tutorial </w:t>
      </w:r>
      <w:hyperlink r:id="rId16" w:history="1">
        <w:r w:rsidRPr="0089304D">
          <w:rPr>
            <w:rFonts w:ascii="Segoe UI" w:eastAsia="Times New Roman" w:hAnsi="Segoe UI" w:cs="Segoe UI"/>
            <w:b/>
            <w:bCs/>
            <w:i/>
            <w:iCs/>
            <w:color w:val="0000FF"/>
            <w:sz w:val="27"/>
            <w:u w:val="single"/>
          </w:rPr>
          <w:t>Installing VS Code, Extensions &amp; Setup</w:t>
        </w:r>
      </w:hyperlink>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7720330" cy="4356100"/>
            <wp:effectExtent l="19050" t="0" r="0" b="0"/>
            <wp:docPr id="21" name="Picture 21" descr="https://api.codewithharry.com/media/videoSeriesFiles/courseFiles/javascript-tutorials-in-hindi-4/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pi.codewithharry.com/media/videoSeriesFiles/courseFiles/javascript-tutorials-in-hindi-4/base64.png"/>
                    <pic:cNvPicPr>
                      <a:picLocks noChangeAspect="1" noChangeArrowheads="1"/>
                    </pic:cNvPicPr>
                  </pic:nvPicPr>
                  <pic:blipFill>
                    <a:blip r:embed="rId17"/>
                    <a:srcRect/>
                    <a:stretch>
                      <a:fillRect/>
                    </a:stretch>
                  </pic:blipFill>
                  <pic:spPr bwMode="auto">
                    <a:xfrm>
                      <a:off x="0" y="0"/>
                      <a:ext cx="7720330" cy="435610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the </w:t>
      </w:r>
      <w:r w:rsidRPr="0089304D">
        <w:rPr>
          <w:rFonts w:ascii="Segoe UI" w:eastAsia="Times New Roman" w:hAnsi="Segoe UI" w:cs="Segoe UI"/>
          <w:b/>
          <w:bCs/>
          <w:i/>
          <w:iCs/>
          <w:color w:val="000000"/>
          <w:sz w:val="27"/>
        </w:rPr>
        <w:t>primitive and reference datatype</w:t>
      </w:r>
      <w:r w:rsidRPr="0089304D">
        <w:rPr>
          <w:rFonts w:ascii="Segoe UI" w:eastAsia="Times New Roman" w:hAnsi="Segoe UI" w:cs="Segoe UI"/>
          <w:color w:val="000000"/>
          <w:sz w:val="27"/>
          <w:szCs w:val="27"/>
        </w:rPr>
        <w:t> and their differences. In JavaScript, a variable stores two types of values: primitive and reference. JavaScript provides six primitive types like Boolean, number, string, undefined, null, symbol, and a reference type as object literals, array, functions, and dates. When we assign a value to a variable, the JavaScript engine will determine whether the value belongs to primitive or reference datatype. We do not have to specify the type of data that whether it is a string or an integer.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25" w:author="Unknown"/>
          <w:rFonts w:ascii="Segoe UI" w:eastAsia="Times New Roman" w:hAnsi="Segoe UI" w:cs="Segoe UI"/>
          <w:color w:val="000000"/>
          <w:sz w:val="27"/>
          <w:szCs w:val="27"/>
        </w:rPr>
      </w:pPr>
      <w:ins w:id="52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27" w:author="Unknown"/>
          <w:rFonts w:ascii="Segoe UI" w:eastAsia="Times New Roman" w:hAnsi="Segoe UI" w:cs="Segoe UI"/>
          <w:b/>
          <w:bCs/>
          <w:color w:val="000000"/>
          <w:sz w:val="24"/>
          <w:szCs w:val="24"/>
        </w:rPr>
      </w:pPr>
      <w:ins w:id="528" w:author="Unknown">
        <w:r w:rsidRPr="0089304D">
          <w:rPr>
            <w:rFonts w:ascii="Segoe UI" w:eastAsia="Times New Roman" w:hAnsi="Segoe UI" w:cs="Segoe UI"/>
            <w:b/>
            <w:bCs/>
            <w:color w:val="000000"/>
            <w:sz w:val="24"/>
            <w:szCs w:val="24"/>
          </w:rPr>
          <w:t>What are Primitive and Reference Types in JavaScript?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29" w:author="Unknown"/>
          <w:rFonts w:ascii="Segoe UI" w:eastAsia="Times New Roman" w:hAnsi="Segoe UI" w:cs="Segoe UI"/>
          <w:color w:val="000000"/>
          <w:sz w:val="27"/>
          <w:szCs w:val="27"/>
        </w:rPr>
      </w:pPr>
      <w:ins w:id="530" w:author="Unknown">
        <w:r w:rsidRPr="0089304D">
          <w:rPr>
            <w:rFonts w:ascii="Segoe UI" w:eastAsia="Times New Roman" w:hAnsi="Segoe UI" w:cs="Segoe UI"/>
            <w:b/>
            <w:bCs/>
            <w:color w:val="000000"/>
            <w:sz w:val="27"/>
          </w:rPr>
          <w:t>Primitive types:-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31" w:author="Unknown"/>
          <w:rFonts w:ascii="Segoe UI" w:eastAsia="Times New Roman" w:hAnsi="Segoe UI" w:cs="Segoe UI"/>
          <w:color w:val="000000"/>
          <w:sz w:val="27"/>
          <w:szCs w:val="27"/>
        </w:rPr>
      </w:pPr>
      <w:ins w:id="532" w:author="Unknown">
        <w:r w:rsidRPr="0089304D">
          <w:rPr>
            <w:rFonts w:ascii="Segoe UI" w:eastAsia="Times New Roman" w:hAnsi="Segoe UI" w:cs="Segoe UI"/>
            <w:color w:val="000000"/>
            <w:sz w:val="27"/>
            <w:szCs w:val="27"/>
          </w:rPr>
          <w:t>Primitive data types are numbers, Booleans, strings, undefined, null, and symbol. </w:t>
        </w:r>
        <w:r w:rsidRPr="0089304D">
          <w:rPr>
            <w:rFonts w:ascii="Segoe UI" w:eastAsia="Times New Roman" w:hAnsi="Segoe UI" w:cs="Segoe UI"/>
            <w:b/>
            <w:bCs/>
            <w:color w:val="000000"/>
            <w:sz w:val="27"/>
          </w:rPr>
          <w:t>Primitive data types</w:t>
        </w:r>
        <w:r w:rsidRPr="0089304D">
          <w:rPr>
            <w:rFonts w:ascii="Segoe UI" w:eastAsia="Times New Roman" w:hAnsi="Segoe UI" w:cs="Segoe UI"/>
            <w:color w:val="000000"/>
            <w:sz w:val="27"/>
            <w:szCs w:val="27"/>
          </w:rPr>
          <w:t> are the </w:t>
        </w:r>
        <w:r w:rsidRPr="0089304D">
          <w:rPr>
            <w:rFonts w:ascii="Segoe UI" w:eastAsia="Times New Roman" w:hAnsi="Segoe UI" w:cs="Segoe UI"/>
            <w:b/>
            <w:bCs/>
            <w:color w:val="000000"/>
            <w:sz w:val="27"/>
          </w:rPr>
          <w:t>basic</w:t>
        </w:r>
        <w:r w:rsidRPr="0089304D">
          <w:rPr>
            <w:rFonts w:ascii="Segoe UI" w:eastAsia="Times New Roman" w:hAnsi="Segoe UI" w:cs="Segoe UI"/>
            <w:color w:val="000000"/>
            <w:sz w:val="27"/>
            <w:szCs w:val="27"/>
          </w:rPr>
          <w:t> or </w:t>
        </w:r>
        <w:r w:rsidRPr="0089304D">
          <w:rPr>
            <w:rFonts w:ascii="Segoe UI" w:eastAsia="Times New Roman" w:hAnsi="Segoe UI" w:cs="Segoe UI"/>
            <w:b/>
            <w:bCs/>
            <w:color w:val="000000"/>
            <w:sz w:val="27"/>
          </w:rPr>
          <w:t>common</w:t>
        </w:r>
        <w:r w:rsidRPr="0089304D">
          <w:rPr>
            <w:rFonts w:ascii="Segoe UI" w:eastAsia="Times New Roman" w:hAnsi="Segoe UI" w:cs="Segoe UI"/>
            <w:color w:val="000000"/>
            <w:sz w:val="27"/>
            <w:szCs w:val="27"/>
          </w:rPr>
          <w:t> data types in JavaScript. Following is the table of primitive data types in JavaScript. </w:t>
        </w:r>
      </w:ins>
    </w:p>
    <w:tbl>
      <w:tblPr>
        <w:tblW w:w="3463"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865"/>
        <w:gridCol w:w="1598"/>
      </w:tblGrid>
      <w:tr w:rsidR="0089304D" w:rsidRPr="0089304D" w:rsidTr="0089304D">
        <w:trPr>
          <w:tblHeader/>
        </w:trPr>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lastRenderedPageBreak/>
              <w:t>Primitive Data Type</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Meaning</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undefined</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x=undefined;</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undefined</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x=null;</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null type data</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x=3;</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number.</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x=6.5</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number</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x="5"</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string</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x='5'</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string</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x="Hello World"</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string</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x=true</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Boolean</w:t>
            </w:r>
          </w:p>
        </w:tc>
      </w:tr>
      <w:tr w:rsidR="0089304D" w:rsidRPr="0089304D" w:rsidTr="0089304D">
        <w:tc>
          <w:tcPr>
            <w:tcW w:w="18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x=false;</w:t>
            </w:r>
          </w:p>
        </w:tc>
        <w:tc>
          <w:tcPr>
            <w:tcW w:w="1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Boolean</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33" w:author="Unknown"/>
          <w:rFonts w:ascii="Segoe UI" w:eastAsia="Times New Roman" w:hAnsi="Segoe UI" w:cs="Segoe UI"/>
          <w:color w:val="000000"/>
          <w:sz w:val="27"/>
          <w:szCs w:val="27"/>
        </w:rPr>
      </w:pPr>
      <w:ins w:id="534" w:author="Unknown">
        <w:r w:rsidRPr="0089304D">
          <w:rPr>
            <w:rFonts w:ascii="Segoe UI" w:eastAsia="Times New Roman" w:hAnsi="Segoe UI" w:cs="Segoe UI"/>
            <w:b/>
            <w:bCs/>
            <w:color w:val="000000"/>
            <w:sz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5" w:author="Unknown"/>
          <w:rFonts w:ascii="Consolas" w:eastAsia="Times New Roman" w:hAnsi="Consolas" w:cs="Consolas"/>
          <w:color w:val="F8F8F2"/>
          <w:sz w:val="27"/>
          <w:szCs w:val="27"/>
        </w:rPr>
      </w:pPr>
      <w:ins w:id="53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number = </w:t>
        </w:r>
        <w:r w:rsidRPr="0089304D">
          <w:rPr>
            <w:rFonts w:ascii="Consolas" w:eastAsia="Times New Roman" w:hAnsi="Consolas" w:cs="Consolas"/>
            <w:color w:val="AE81FF"/>
            <w:sz w:val="27"/>
          </w:rPr>
          <w:t>20</w:t>
        </w:r>
      </w:ins>
    </w:p>
    <w:p w:rsidR="0089304D" w:rsidRPr="0089304D" w:rsidRDefault="0089304D" w:rsidP="0089304D">
      <w:pPr>
        <w:spacing w:after="0" w:line="240" w:lineRule="auto"/>
        <w:rPr>
          <w:ins w:id="537" w:author="Unknown"/>
          <w:rFonts w:ascii="Segoe UI" w:eastAsia="Times New Roman" w:hAnsi="Segoe UI" w:cs="Segoe UI"/>
          <w:color w:val="000000"/>
          <w:sz w:val="27"/>
          <w:szCs w:val="27"/>
        </w:rPr>
      </w:pPr>
      <w:ins w:id="53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39" w:author="Unknown"/>
          <w:rFonts w:ascii="Segoe UI" w:eastAsia="Times New Roman" w:hAnsi="Segoe UI" w:cs="Segoe UI"/>
          <w:color w:val="000000"/>
          <w:sz w:val="27"/>
          <w:szCs w:val="27"/>
        </w:rPr>
      </w:pPr>
      <w:ins w:id="540" w:author="Unknown">
        <w:r w:rsidRPr="0089304D">
          <w:rPr>
            <w:rFonts w:ascii="Segoe UI" w:eastAsia="Times New Roman" w:hAnsi="Segoe UI" w:cs="Segoe UI"/>
            <w:color w:val="000000"/>
            <w:sz w:val="27"/>
            <w:szCs w:val="27"/>
          </w:rPr>
          <w:t>The number variable stores a number value i.e. 20. Number values are called "primitive values" because they are simple building blocks of JavaScript apps.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 w:author="Unknown"/>
          <w:rFonts w:ascii="Consolas" w:eastAsia="Times New Roman" w:hAnsi="Consolas" w:cs="Consolas"/>
          <w:color w:val="F8F8F2"/>
          <w:sz w:val="27"/>
        </w:rPr>
      </w:pPr>
      <w:ins w:id="54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 w:author="Unknown"/>
          <w:rFonts w:ascii="Consolas" w:eastAsia="Times New Roman" w:hAnsi="Consolas" w:cs="Consolas"/>
          <w:color w:val="F8F8F2"/>
          <w:sz w:val="27"/>
          <w:szCs w:val="27"/>
        </w:rPr>
      </w:pPr>
      <w:ins w:id="54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isMale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545" w:author="Unknown"/>
          <w:rFonts w:ascii="Segoe UI" w:eastAsia="Times New Roman" w:hAnsi="Segoe UI" w:cs="Segoe UI"/>
          <w:color w:val="000000"/>
          <w:sz w:val="27"/>
          <w:szCs w:val="27"/>
        </w:rPr>
      </w:pPr>
      <w:ins w:id="54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7" w:author="Unknown"/>
          <w:rFonts w:ascii="Segoe UI" w:eastAsia="Times New Roman" w:hAnsi="Segoe UI" w:cs="Segoe UI"/>
          <w:color w:val="000000"/>
          <w:sz w:val="27"/>
          <w:szCs w:val="27"/>
        </w:rPr>
      </w:pPr>
      <w:ins w:id="548" w:author="Unknown">
        <w:r w:rsidRPr="0089304D">
          <w:rPr>
            <w:rFonts w:ascii="Segoe UI" w:eastAsia="Times New Roman" w:hAnsi="Segoe UI" w:cs="Segoe UI"/>
            <w:color w:val="000000"/>
            <w:sz w:val="27"/>
            <w:szCs w:val="27"/>
          </w:rPr>
          <w:t>String and Booleans are also primitive types so we can also declare variables using var and const.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49" w:author="Unknown"/>
          <w:rFonts w:ascii="Segoe UI" w:eastAsia="Times New Roman" w:hAnsi="Segoe UI" w:cs="Segoe UI"/>
          <w:b/>
          <w:bCs/>
          <w:color w:val="000000"/>
          <w:sz w:val="24"/>
          <w:szCs w:val="24"/>
        </w:rPr>
      </w:pPr>
      <w:ins w:id="550" w:author="Unknown">
        <w:r w:rsidRPr="0089304D">
          <w:rPr>
            <w:rFonts w:ascii="Segoe UI" w:eastAsia="Times New Roman" w:hAnsi="Segoe UI" w:cs="Segoe UI"/>
            <w:b/>
            <w:bCs/>
            <w:color w:val="000000"/>
            <w:sz w:val="24"/>
            <w:szCs w:val="24"/>
          </w:rPr>
          <w:t>Reference Types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51" w:author="Unknown"/>
          <w:rFonts w:ascii="Segoe UI" w:eastAsia="Times New Roman" w:hAnsi="Segoe UI" w:cs="Segoe UI"/>
          <w:color w:val="000000"/>
          <w:sz w:val="27"/>
          <w:szCs w:val="27"/>
        </w:rPr>
      </w:pPr>
      <w:ins w:id="552" w:author="Unknown">
        <w:r w:rsidRPr="0089304D">
          <w:rPr>
            <w:rFonts w:ascii="Segoe UI" w:eastAsia="Times New Roman" w:hAnsi="Segoe UI" w:cs="Segoe UI"/>
            <w:color w:val="000000"/>
            <w:sz w:val="27"/>
            <w:szCs w:val="27"/>
          </w:rPr>
          <w:t>Reference in JavaScript are datatypes based on primitive. Like Objects, Arrays, and Functions. Everything is JavaScript is either an Object or Primitive datatype. When we create an object, that value is not directly assigned to the variable. Instead, a reference to that value is what gets set. Variable knows about the location of the object in memory, not the object itself. Following is the table of the reference data type.</w:t>
        </w:r>
      </w:ins>
    </w:p>
    <w:tbl>
      <w:tblPr>
        <w:tblW w:w="462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682"/>
        <w:gridCol w:w="1946"/>
      </w:tblGrid>
      <w:tr w:rsidR="0089304D" w:rsidRPr="0089304D" w:rsidTr="0089304D">
        <w:trPr>
          <w:tblHeader/>
        </w:trPr>
        <w:tc>
          <w:tcPr>
            <w:tcW w:w="268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Reference Data Type</w:t>
            </w:r>
          </w:p>
        </w:tc>
        <w:tc>
          <w:tcPr>
            <w:tcW w:w="194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Meaning</w:t>
            </w:r>
          </w:p>
        </w:tc>
      </w:tr>
      <w:tr w:rsidR="0089304D" w:rsidRPr="0089304D" w:rsidTr="0089304D">
        <w:tc>
          <w:tcPr>
            <w:tcW w:w="268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ml:space="preserve">var y=[ "March", "April", </w:t>
            </w:r>
            <w:r w:rsidRPr="0089304D">
              <w:rPr>
                <w:rFonts w:ascii="Times New Roman" w:eastAsia="Times New Roman" w:hAnsi="Times New Roman" w:cs="Times New Roman"/>
                <w:sz w:val="24"/>
                <w:szCs w:val="24"/>
              </w:rPr>
              <w:lastRenderedPageBreak/>
              <w:t>"May" ]</w:t>
            </w:r>
          </w:p>
        </w:tc>
        <w:tc>
          <w:tcPr>
            <w:tcW w:w="194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Array</w:t>
            </w:r>
          </w:p>
        </w:tc>
      </w:tr>
      <w:tr w:rsidR="0089304D" w:rsidRPr="0089304D" w:rsidTr="0089304D">
        <w:tc>
          <w:tcPr>
            <w:tcW w:w="268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var y={ name : "Harry",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age : 22,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gender : "male" }</w:t>
            </w:r>
          </w:p>
        </w:tc>
        <w:tc>
          <w:tcPr>
            <w:tcW w:w="194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Object</w:t>
            </w:r>
          </w:p>
        </w:tc>
      </w:tr>
      <w:tr w:rsidR="0089304D" w:rsidRPr="0089304D" w:rsidTr="0089304D">
        <w:tc>
          <w:tcPr>
            <w:tcW w:w="268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y=function(){ }</w:t>
            </w:r>
          </w:p>
        </w:tc>
        <w:tc>
          <w:tcPr>
            <w:tcW w:w="194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Function on</w:t>
            </w:r>
          </w:p>
        </w:tc>
      </w:tr>
      <w:tr w:rsidR="0089304D" w:rsidRPr="0089304D" w:rsidTr="0089304D">
        <w:tc>
          <w:tcPr>
            <w:tcW w:w="268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var y=new Date();</w:t>
            </w:r>
          </w:p>
        </w:tc>
        <w:tc>
          <w:tcPr>
            <w:tcW w:w="194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Date</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53" w:author="Unknown"/>
          <w:rFonts w:ascii="Segoe UI" w:eastAsia="Times New Roman" w:hAnsi="Segoe UI" w:cs="Segoe UI"/>
          <w:color w:val="000000"/>
          <w:sz w:val="27"/>
          <w:szCs w:val="27"/>
        </w:rPr>
      </w:pPr>
      <w:ins w:id="554" w:author="Unknown">
        <w:r w:rsidRPr="0089304D">
          <w:rPr>
            <w:rFonts w:ascii="Segoe UI" w:eastAsia="Times New Roman" w:hAnsi="Segoe UI" w:cs="Segoe UI"/>
            <w:b/>
            <w:bCs/>
            <w:color w:val="000000"/>
            <w:sz w:val="27"/>
          </w:rPr>
          <w:t>Here’s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 w:author="Unknown"/>
          <w:rFonts w:ascii="Consolas" w:eastAsia="Times New Roman" w:hAnsi="Consolas" w:cs="Consolas"/>
          <w:color w:val="F8F8F2"/>
          <w:sz w:val="27"/>
        </w:rPr>
      </w:pPr>
      <w:ins w:id="556"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student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 w:author="Unknown"/>
          <w:rFonts w:ascii="Consolas" w:eastAsia="Times New Roman" w:hAnsi="Consolas" w:cs="Consolas"/>
          <w:color w:val="F8F8F2"/>
          <w:sz w:val="27"/>
        </w:rPr>
      </w:pPr>
      <w:ins w:id="558"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9" w:author="Unknown"/>
          <w:rFonts w:ascii="Consolas" w:eastAsia="Times New Roman" w:hAnsi="Consolas" w:cs="Consolas"/>
          <w:color w:val="F8F8F2"/>
          <w:sz w:val="27"/>
        </w:rPr>
      </w:pPr>
      <w:ins w:id="560" w:author="Unknown">
        <w:r w:rsidRPr="0089304D">
          <w:rPr>
            <w:rFonts w:ascii="Consolas" w:eastAsia="Times New Roman" w:hAnsi="Consolas" w:cs="Consolas"/>
            <w:color w:val="F8F8F2"/>
            <w:sz w:val="27"/>
          </w:rPr>
          <w:t xml:space="preserve">  age: </w:t>
        </w:r>
        <w:r w:rsidRPr="0089304D">
          <w:rPr>
            <w:rFonts w:ascii="Consolas" w:eastAsia="Times New Roman" w:hAnsi="Consolas" w:cs="Consolas"/>
            <w:color w:val="AE81FF"/>
            <w:sz w:val="27"/>
          </w:rPr>
          <w:t>20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 w:author="Unknown"/>
          <w:rFonts w:ascii="Consolas" w:eastAsia="Times New Roman" w:hAnsi="Consolas" w:cs="Consolas"/>
          <w:color w:val="F8F8F2"/>
          <w:sz w:val="27"/>
        </w:rPr>
      </w:pPr>
      <w:ins w:id="5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 w:author="Unknown"/>
          <w:rFonts w:ascii="Consolas" w:eastAsia="Times New Roman" w:hAnsi="Consolas" w:cs="Consolas"/>
          <w:color w:val="F8F8F2"/>
          <w:sz w:val="27"/>
          <w:szCs w:val="27"/>
        </w:rPr>
      </w:pPr>
      <w:ins w:id="564"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sports= [</w:t>
        </w:r>
        <w:r w:rsidRPr="0089304D">
          <w:rPr>
            <w:rFonts w:ascii="Consolas" w:eastAsia="Times New Roman" w:hAnsi="Consolas" w:cs="Consolas"/>
            <w:color w:val="A6E22E"/>
            <w:sz w:val="27"/>
          </w:rPr>
          <w:t>'Tennis'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'Cricket'</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//array</w:t>
        </w:r>
      </w:ins>
    </w:p>
    <w:p w:rsidR="0089304D" w:rsidRPr="0089304D" w:rsidRDefault="0089304D" w:rsidP="0089304D">
      <w:pPr>
        <w:spacing w:after="0" w:line="240" w:lineRule="auto"/>
        <w:rPr>
          <w:ins w:id="565" w:author="Unknown"/>
          <w:rFonts w:ascii="Segoe UI" w:eastAsia="Times New Roman" w:hAnsi="Segoe UI" w:cs="Segoe UI"/>
          <w:color w:val="000000"/>
          <w:sz w:val="27"/>
          <w:szCs w:val="27"/>
        </w:rPr>
      </w:pPr>
      <w:ins w:id="56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7" w:author="Unknown"/>
          <w:rFonts w:ascii="Segoe UI" w:eastAsia="Times New Roman" w:hAnsi="Segoe UI" w:cs="Segoe UI"/>
          <w:color w:val="000000"/>
          <w:sz w:val="27"/>
          <w:szCs w:val="27"/>
        </w:rPr>
      </w:pPr>
      <w:ins w:id="568" w:author="Unknown">
        <w:r w:rsidRPr="0089304D">
          <w:rPr>
            <w:rFonts w:ascii="Segoe UI" w:eastAsia="Times New Roman" w:hAnsi="Segoe UI" w:cs="Segoe UI"/>
            <w:color w:val="000000"/>
            <w:sz w:val="27"/>
            <w:szCs w:val="27"/>
          </w:rPr>
          <w:t>Here, a student is an object and, therefore, a so-called reference type. The student object holds properties that have primitive values. This does not affect the object being a reference type, though.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9" w:author="Unknown"/>
          <w:rFonts w:ascii="Segoe UI" w:eastAsia="Times New Roman" w:hAnsi="Segoe UI" w:cs="Segoe UI"/>
          <w:color w:val="000000"/>
          <w:sz w:val="27"/>
          <w:szCs w:val="27"/>
        </w:rPr>
      </w:pPr>
      <w:ins w:id="570" w:author="Unknown">
        <w:r w:rsidRPr="0089304D">
          <w:rPr>
            <w:rFonts w:ascii="Segoe UI" w:eastAsia="Times New Roman" w:hAnsi="Segoe UI" w:cs="Segoe UI"/>
            <w:color w:val="000000"/>
            <w:sz w:val="27"/>
            <w:szCs w:val="27"/>
          </w:rPr>
          <w:t>The sports array is also a reference type - in this case, it holds a list of strings. A string is a primitive datatype, but it does not affect the array. Arrays are reference types.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71" w:author="Unknown"/>
          <w:rFonts w:ascii="Segoe UI" w:eastAsia="Times New Roman" w:hAnsi="Segoe UI" w:cs="Segoe UI"/>
          <w:b/>
          <w:bCs/>
          <w:color w:val="000000"/>
          <w:sz w:val="24"/>
          <w:szCs w:val="24"/>
        </w:rPr>
      </w:pPr>
      <w:ins w:id="572" w:author="Unknown">
        <w:r w:rsidRPr="0089304D">
          <w:rPr>
            <w:rFonts w:ascii="Segoe UI" w:eastAsia="Times New Roman" w:hAnsi="Segoe UI" w:cs="Segoe UI"/>
            <w:b/>
            <w:bCs/>
            <w:color w:val="000000"/>
            <w:sz w:val="24"/>
            <w:szCs w:val="24"/>
          </w:rPr>
          <w:t>What is the difference between primitive and reference datatype?</w:t>
        </w:r>
      </w:ins>
    </w:p>
    <w:p w:rsidR="0089304D" w:rsidRPr="0089304D" w:rsidRDefault="0089304D" w:rsidP="0089304D">
      <w:pPr>
        <w:numPr>
          <w:ilvl w:val="0"/>
          <w:numId w:val="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73" w:author="Unknown"/>
          <w:rFonts w:ascii="Segoe UI" w:eastAsia="Times New Roman" w:hAnsi="Segoe UI" w:cs="Segoe UI"/>
          <w:color w:val="000000"/>
          <w:sz w:val="27"/>
          <w:szCs w:val="27"/>
        </w:rPr>
      </w:pPr>
      <w:ins w:id="574" w:author="Unknown">
        <w:r w:rsidRPr="0089304D">
          <w:rPr>
            <w:rFonts w:ascii="Segoe UI" w:eastAsia="Times New Roman" w:hAnsi="Segoe UI" w:cs="Segoe UI"/>
            <w:color w:val="000000"/>
            <w:sz w:val="27"/>
            <w:szCs w:val="27"/>
          </w:rPr>
          <w:t>JavaScript stores the primitive value on the stack because the size of a primitive value is fixed. On the other hand, JavaScript stores the reference value on the heap because the size of the reference value is dynamic.</w:t>
        </w:r>
      </w:ins>
    </w:p>
    <w:p w:rsidR="0089304D" w:rsidRPr="0089304D" w:rsidRDefault="0089304D" w:rsidP="0089304D">
      <w:pPr>
        <w:numPr>
          <w:ilvl w:val="0"/>
          <w:numId w:val="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75" w:author="Unknown"/>
          <w:rFonts w:ascii="Segoe UI" w:eastAsia="Times New Roman" w:hAnsi="Segoe UI" w:cs="Segoe UI"/>
          <w:color w:val="000000"/>
          <w:sz w:val="27"/>
          <w:szCs w:val="27"/>
        </w:rPr>
      </w:pPr>
      <w:ins w:id="576" w:author="Unknown">
        <w:r w:rsidRPr="0089304D">
          <w:rPr>
            <w:rFonts w:ascii="Segoe UI" w:eastAsia="Times New Roman" w:hAnsi="Segoe UI" w:cs="Segoe UI"/>
            <w:color w:val="000000"/>
            <w:sz w:val="27"/>
            <w:szCs w:val="27"/>
          </w:rPr>
          <w:t>One of the most significant differences between primitive data and reference data is that, If the value is primitive, then we manipulate the </w:t>
        </w:r>
        <w:r w:rsidRPr="0089304D">
          <w:rPr>
            <w:rFonts w:ascii="Segoe UI" w:eastAsia="Times New Roman" w:hAnsi="Segoe UI" w:cs="Segoe UI"/>
            <w:b/>
            <w:bCs/>
            <w:color w:val="000000"/>
            <w:sz w:val="27"/>
          </w:rPr>
          <w:t>actual value</w:t>
        </w:r>
        <w:r w:rsidRPr="0089304D">
          <w:rPr>
            <w:rFonts w:ascii="Segoe UI" w:eastAsia="Times New Roman" w:hAnsi="Segoe UI" w:cs="Segoe UI"/>
            <w:color w:val="000000"/>
            <w:sz w:val="27"/>
            <w:szCs w:val="27"/>
          </w:rPr>
          <w:t>stored in that variable. Whereas, If the value is of reference data type, we can manipulate that object's reference, rather than the actual object. It means a variable that stores an object is </w:t>
        </w:r>
        <w:r w:rsidRPr="0089304D">
          <w:rPr>
            <w:rFonts w:ascii="Segoe UI" w:eastAsia="Times New Roman" w:hAnsi="Segoe UI" w:cs="Segoe UI"/>
            <w:b/>
            <w:bCs/>
            <w:color w:val="000000"/>
            <w:sz w:val="27"/>
          </w:rPr>
          <w:t>accessed by reference</w:t>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77" w:author="Unknown"/>
          <w:rFonts w:ascii="Segoe UI" w:eastAsia="Times New Roman" w:hAnsi="Segoe UI" w:cs="Segoe UI"/>
          <w:color w:val="000000"/>
          <w:sz w:val="27"/>
          <w:szCs w:val="27"/>
        </w:rPr>
      </w:pPr>
      <w:ins w:id="57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79" w:author="Unknown"/>
          <w:rFonts w:ascii="Segoe UI" w:eastAsia="Times New Roman" w:hAnsi="Segoe UI" w:cs="Segoe UI"/>
          <w:b/>
          <w:bCs/>
          <w:color w:val="000000"/>
          <w:sz w:val="24"/>
          <w:szCs w:val="24"/>
        </w:rPr>
      </w:pPr>
      <w:ins w:id="580"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1" w:author="Unknown"/>
          <w:rFonts w:ascii="Consolas" w:eastAsia="Times New Roman" w:hAnsi="Consolas" w:cs="Consolas"/>
          <w:color w:val="F8F8F2"/>
          <w:sz w:val="27"/>
        </w:rPr>
      </w:pPr>
      <w:ins w:id="582"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 w:author="Unknown"/>
          <w:rFonts w:ascii="Consolas" w:eastAsia="Times New Roman" w:hAnsi="Consolas" w:cs="Consolas"/>
          <w:color w:val="F8F8F2"/>
          <w:sz w:val="27"/>
        </w:rPr>
      </w:pPr>
      <w:ins w:id="58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 w:author="Unknown"/>
          <w:rFonts w:ascii="Consolas" w:eastAsia="Times New Roman" w:hAnsi="Consolas" w:cs="Consolas"/>
          <w:color w:val="F8F8F2"/>
          <w:sz w:val="27"/>
        </w:rPr>
      </w:pPr>
      <w:ins w:id="58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7" w:author="Unknown"/>
          <w:rFonts w:ascii="Consolas" w:eastAsia="Times New Roman" w:hAnsi="Consolas" w:cs="Consolas"/>
          <w:color w:val="F8F8F2"/>
          <w:sz w:val="27"/>
        </w:rPr>
      </w:pPr>
      <w:ins w:id="5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 w:author="Unknown"/>
          <w:rFonts w:ascii="Consolas" w:eastAsia="Times New Roman" w:hAnsi="Consolas" w:cs="Consolas"/>
          <w:color w:val="F8F8F2"/>
          <w:sz w:val="27"/>
        </w:rPr>
      </w:pPr>
      <w:ins w:id="5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 w:author="Unknown"/>
          <w:rFonts w:ascii="Consolas" w:eastAsia="Times New Roman" w:hAnsi="Consolas" w:cs="Consolas"/>
          <w:color w:val="F8F8F2"/>
          <w:sz w:val="27"/>
        </w:rPr>
      </w:pPr>
      <w:ins w:id="5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 w:author="Unknown"/>
          <w:rFonts w:ascii="Consolas" w:eastAsia="Times New Roman" w:hAnsi="Consolas" w:cs="Consolas"/>
          <w:color w:val="F8F8F2"/>
          <w:sz w:val="27"/>
        </w:rPr>
      </w:pPr>
      <w:ins w:id="5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 w:author="Unknown"/>
          <w:rFonts w:ascii="Consolas" w:eastAsia="Times New Roman" w:hAnsi="Consolas" w:cs="Consolas"/>
          <w:color w:val="F8F8F2"/>
          <w:sz w:val="27"/>
        </w:rPr>
      </w:pPr>
      <w:ins w:id="59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 w:author="Unknown"/>
          <w:rFonts w:ascii="Consolas" w:eastAsia="Times New Roman" w:hAnsi="Consolas" w:cs="Consolas"/>
          <w:color w:val="F8F8F2"/>
          <w:sz w:val="27"/>
        </w:rPr>
      </w:pPr>
      <w:ins w:id="59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 w:author="Unknown"/>
          <w:rFonts w:ascii="Consolas" w:eastAsia="Times New Roman" w:hAnsi="Consolas" w:cs="Consolas"/>
          <w:color w:val="F8F8F2"/>
          <w:sz w:val="27"/>
        </w:rPr>
      </w:pPr>
      <w:ins w:id="6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1" w:author="Unknown"/>
          <w:rFonts w:ascii="Consolas" w:eastAsia="Times New Roman" w:hAnsi="Consolas" w:cs="Consolas"/>
          <w:color w:val="F8F8F2"/>
          <w:sz w:val="27"/>
        </w:rPr>
      </w:pPr>
      <w:ins w:id="60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 w:author="Unknown"/>
          <w:rFonts w:ascii="Consolas" w:eastAsia="Times New Roman" w:hAnsi="Consolas" w:cs="Consolas"/>
          <w:color w:val="F8F8F2"/>
          <w:sz w:val="27"/>
        </w:rPr>
      </w:pPr>
      <w:ins w:id="605"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 w:author="Unknown"/>
          <w:rFonts w:ascii="Consolas" w:eastAsia="Times New Roman" w:hAnsi="Consolas" w:cs="Consolas"/>
          <w:color w:val="F8F8F2"/>
          <w:sz w:val="27"/>
        </w:rPr>
      </w:pPr>
      <w:ins w:id="607"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 w:author="Unknown"/>
          <w:rFonts w:ascii="Consolas" w:eastAsia="Times New Roman" w:hAnsi="Consolas" w:cs="Consolas"/>
          <w:color w:val="F8F8F2"/>
          <w:sz w:val="27"/>
        </w:rPr>
      </w:pPr>
      <w:ins w:id="609"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 w:author="Unknown"/>
          <w:rFonts w:ascii="Consolas" w:eastAsia="Times New Roman" w:hAnsi="Consolas" w:cs="Consolas"/>
          <w:color w:val="F8F8F2"/>
          <w:sz w:val="27"/>
        </w:rPr>
      </w:pPr>
      <w:ins w:id="611"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 w:author="Unknown"/>
          <w:rFonts w:ascii="Consolas" w:eastAsia="Times New Roman" w:hAnsi="Consolas" w:cs="Consolas"/>
          <w:color w:val="F8F8F2"/>
          <w:sz w:val="27"/>
        </w:rPr>
      </w:pPr>
      <w:ins w:id="613"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 w:author="Unknown"/>
          <w:rFonts w:ascii="Consolas" w:eastAsia="Times New Roman" w:hAnsi="Consolas" w:cs="Consolas"/>
          <w:color w:val="F8F8F2"/>
          <w:sz w:val="27"/>
        </w:rPr>
      </w:pPr>
      <w:ins w:id="615"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 w:author="Unknown"/>
          <w:rFonts w:ascii="Consolas" w:eastAsia="Times New Roman" w:hAnsi="Consolas" w:cs="Consolas"/>
          <w:color w:val="F8F8F2"/>
          <w:sz w:val="27"/>
        </w:rPr>
      </w:pPr>
      <w:ins w:id="617"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 w:author="Unknown"/>
          <w:rFonts w:ascii="Consolas" w:eastAsia="Times New Roman" w:hAnsi="Consolas" w:cs="Consolas"/>
          <w:color w:val="F8F8F2"/>
          <w:sz w:val="27"/>
        </w:rPr>
      </w:pPr>
      <w:ins w:id="619"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0" w:author="Unknown"/>
          <w:rFonts w:ascii="Consolas" w:eastAsia="Times New Roman" w:hAnsi="Consolas" w:cs="Consolas"/>
          <w:color w:val="F8F8F2"/>
          <w:sz w:val="27"/>
        </w:rPr>
      </w:pPr>
      <w:ins w:id="621"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2" w:author="Unknown"/>
          <w:rFonts w:ascii="Consolas" w:eastAsia="Times New Roman" w:hAnsi="Consolas" w:cs="Consolas"/>
          <w:color w:val="F8F8F2"/>
          <w:sz w:val="27"/>
        </w:rPr>
      </w:pPr>
      <w:ins w:id="6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4" w:author="Unknown"/>
          <w:rFonts w:ascii="Consolas" w:eastAsia="Times New Roman" w:hAnsi="Consolas" w:cs="Consolas"/>
          <w:color w:val="F8F8F2"/>
          <w:sz w:val="27"/>
        </w:rPr>
      </w:pPr>
      <w:ins w:id="6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26" w:author="Unknown"/>
          <w:rFonts w:ascii="Segoe UI" w:eastAsia="Times New Roman" w:hAnsi="Segoe UI" w:cs="Segoe UI"/>
          <w:color w:val="000000"/>
          <w:sz w:val="27"/>
          <w:szCs w:val="27"/>
        </w:rPr>
      </w:pPr>
      <w:ins w:id="62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8" w:author="Unknown"/>
          <w:rFonts w:ascii="Segoe UI" w:eastAsia="Times New Roman" w:hAnsi="Segoe UI" w:cs="Segoe UI"/>
          <w:b/>
          <w:bCs/>
          <w:color w:val="000000"/>
          <w:sz w:val="24"/>
          <w:szCs w:val="24"/>
        </w:rPr>
      </w:pPr>
      <w:ins w:id="629"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 w:author="Unknown"/>
          <w:rFonts w:ascii="Consolas" w:eastAsia="Times New Roman" w:hAnsi="Consolas" w:cs="Consolas"/>
          <w:color w:val="F8F8F2"/>
          <w:sz w:val="27"/>
        </w:rPr>
      </w:pPr>
      <w:ins w:id="631" w:author="Unknown">
        <w:r w:rsidRPr="0089304D">
          <w:rPr>
            <w:rFonts w:ascii="Consolas" w:eastAsia="Times New Roman" w:hAnsi="Consolas" w:cs="Consolas"/>
            <w:color w:val="8292A2"/>
            <w:sz w:val="27"/>
          </w:rPr>
          <w:t>// Primitive data types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 w:author="Unknown"/>
          <w:rFonts w:ascii="Consolas" w:eastAsia="Times New Roman" w:hAnsi="Consolas" w:cs="Consolas"/>
          <w:color w:val="F8F8F2"/>
          <w:sz w:val="27"/>
        </w:rPr>
      </w:pPr>
      <w:ins w:id="634" w:author="Unknown">
        <w:r w:rsidRPr="0089304D">
          <w:rPr>
            <w:rFonts w:ascii="Consolas" w:eastAsia="Times New Roman" w:hAnsi="Consolas" w:cs="Consolas"/>
            <w:color w:val="8292A2"/>
            <w:sz w:val="27"/>
          </w:rPr>
          <w:t>//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 w:author="Unknown"/>
          <w:rFonts w:ascii="Consolas" w:eastAsia="Times New Roman" w:hAnsi="Consolas" w:cs="Consolas"/>
          <w:color w:val="F8F8F2"/>
          <w:sz w:val="27"/>
        </w:rPr>
      </w:pPr>
      <w:ins w:id="63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 w:author="Unknown"/>
          <w:rFonts w:ascii="Consolas" w:eastAsia="Times New Roman" w:hAnsi="Consolas" w:cs="Consolas"/>
          <w:color w:val="F8F8F2"/>
          <w:sz w:val="27"/>
        </w:rPr>
      </w:pPr>
      <w:ins w:id="63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string is "</w:t>
        </w:r>
        <w:r w:rsidRPr="0089304D">
          <w:rPr>
            <w:rFonts w:ascii="Consolas" w:eastAsia="Times New Roman" w:hAnsi="Consolas" w:cs="Consolas"/>
            <w:color w:val="F8F8F2"/>
            <w:sz w:val="27"/>
          </w:rPr>
          <w:t xml:space="preserv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 w:author="Unknown"/>
          <w:rFonts w:ascii="Consolas" w:eastAsia="Times New Roman" w:hAnsi="Consolas" w:cs="Consolas"/>
          <w:color w:val="F8F8F2"/>
          <w:sz w:val="27"/>
        </w:rPr>
      </w:pPr>
      <w:ins w:id="64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 w:author="Unknown"/>
          <w:rFonts w:ascii="Consolas" w:eastAsia="Times New Roman" w:hAnsi="Consolas" w:cs="Consolas"/>
          <w:color w:val="F8F8F2"/>
          <w:sz w:val="27"/>
        </w:rPr>
      </w:pPr>
      <w:ins w:id="643" w:author="Unknown">
        <w:r w:rsidRPr="0089304D">
          <w:rPr>
            <w:rFonts w:ascii="Consolas" w:eastAsia="Times New Roman" w:hAnsi="Consolas" w:cs="Consolas"/>
            <w:color w:val="8292A2"/>
            <w:sz w:val="27"/>
          </w:rPr>
          <w:t>// Numbers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 w:author="Unknown"/>
          <w:rFonts w:ascii="Consolas" w:eastAsia="Times New Roman" w:hAnsi="Consolas" w:cs="Consolas"/>
          <w:color w:val="F8F8F2"/>
          <w:sz w:val="27"/>
        </w:rPr>
      </w:pPr>
      <w:ins w:id="64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marks = </w:t>
        </w:r>
        <w:r w:rsidRPr="0089304D">
          <w:rPr>
            <w:rFonts w:ascii="Consolas" w:eastAsia="Times New Roman" w:hAnsi="Consolas" w:cs="Consolas"/>
            <w:color w:val="AE81FF"/>
            <w:sz w:val="27"/>
          </w:rPr>
          <w:t>34.4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 w:author="Unknown"/>
          <w:rFonts w:ascii="Consolas" w:eastAsia="Times New Roman" w:hAnsi="Consolas" w:cs="Consolas"/>
          <w:color w:val="F8F8F2"/>
          <w:sz w:val="27"/>
        </w:rPr>
      </w:pPr>
      <w:ins w:id="64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marks));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 w:author="Unknown"/>
          <w:rFonts w:ascii="Consolas" w:eastAsia="Times New Roman" w:hAnsi="Consolas" w:cs="Consolas"/>
          <w:color w:val="F8F8F2"/>
          <w:sz w:val="27"/>
        </w:rPr>
      </w:pPr>
      <w:ins w:id="650" w:author="Unknown">
        <w:r w:rsidRPr="0089304D">
          <w:rPr>
            <w:rFonts w:ascii="Consolas" w:eastAsia="Times New Roman" w:hAnsi="Consolas" w:cs="Consolas"/>
            <w:color w:val="8292A2"/>
            <w:sz w:val="27"/>
          </w:rPr>
          <w:t>// Boolean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1" w:author="Unknown"/>
          <w:rFonts w:ascii="Consolas" w:eastAsia="Times New Roman" w:hAnsi="Consolas" w:cs="Consolas"/>
          <w:color w:val="F8F8F2"/>
          <w:sz w:val="27"/>
        </w:rPr>
      </w:pPr>
      <w:ins w:id="65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isDriver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 w:author="Unknown"/>
          <w:rFonts w:ascii="Consolas" w:eastAsia="Times New Roman" w:hAnsi="Consolas" w:cs="Consolas"/>
          <w:color w:val="F8F8F2"/>
          <w:sz w:val="27"/>
        </w:rPr>
      </w:pPr>
      <w:ins w:id="65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isDriver));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6" w:author="Unknown"/>
          <w:rFonts w:ascii="Consolas" w:eastAsia="Times New Roman" w:hAnsi="Consolas" w:cs="Consolas"/>
          <w:color w:val="F8F8F2"/>
          <w:sz w:val="27"/>
        </w:rPr>
      </w:pPr>
      <w:ins w:id="657" w:author="Unknown">
        <w:r w:rsidRPr="0089304D">
          <w:rPr>
            <w:rFonts w:ascii="Consolas" w:eastAsia="Times New Roman" w:hAnsi="Consolas" w:cs="Consolas"/>
            <w:color w:val="8292A2"/>
            <w:sz w:val="27"/>
          </w:rPr>
          <w:t>// Null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8" w:author="Unknown"/>
          <w:rFonts w:ascii="Consolas" w:eastAsia="Times New Roman" w:hAnsi="Consolas" w:cs="Consolas"/>
          <w:color w:val="F8F8F2"/>
          <w:sz w:val="27"/>
        </w:rPr>
      </w:pPr>
      <w:ins w:id="65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nullVar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 w:author="Unknown"/>
          <w:rFonts w:ascii="Consolas" w:eastAsia="Times New Roman" w:hAnsi="Consolas" w:cs="Consolas"/>
          <w:color w:val="F8F8F2"/>
          <w:sz w:val="27"/>
        </w:rPr>
      </w:pPr>
      <w:ins w:id="66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nullVar));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 w:author="Unknown"/>
          <w:rFonts w:ascii="Consolas" w:eastAsia="Times New Roman" w:hAnsi="Consolas" w:cs="Consolas"/>
          <w:color w:val="F8F8F2"/>
          <w:sz w:val="27"/>
        </w:rPr>
      </w:pPr>
      <w:ins w:id="664" w:author="Unknown">
        <w:r w:rsidRPr="0089304D">
          <w:rPr>
            <w:rFonts w:ascii="Consolas" w:eastAsia="Times New Roman" w:hAnsi="Consolas" w:cs="Consolas"/>
            <w:color w:val="8292A2"/>
            <w:sz w:val="27"/>
          </w:rPr>
          <w:t>// Undefined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 w:author="Unknown"/>
          <w:rFonts w:ascii="Consolas" w:eastAsia="Times New Roman" w:hAnsi="Consolas" w:cs="Consolas"/>
          <w:color w:val="F8F8F2"/>
          <w:sz w:val="27"/>
        </w:rPr>
      </w:pPr>
      <w:ins w:id="66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undef =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 w:author="Unknown"/>
          <w:rFonts w:ascii="Consolas" w:eastAsia="Times New Roman" w:hAnsi="Consolas" w:cs="Consolas"/>
          <w:color w:val="F8F8F2"/>
          <w:sz w:val="27"/>
        </w:rPr>
      </w:pPr>
      <w:ins w:id="66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undef));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 w:author="Unknown"/>
          <w:rFonts w:ascii="Consolas" w:eastAsia="Times New Roman" w:hAnsi="Consolas" w:cs="Consolas"/>
          <w:color w:val="F8F8F2"/>
          <w:sz w:val="27"/>
        </w:rPr>
      </w:pPr>
      <w:ins w:id="671" w:author="Unknown">
        <w:r w:rsidRPr="0089304D">
          <w:rPr>
            <w:rFonts w:ascii="Consolas" w:eastAsia="Times New Roman" w:hAnsi="Consolas" w:cs="Consolas"/>
            <w:color w:val="8292A2"/>
            <w:sz w:val="27"/>
          </w:rPr>
          <w:t>// Reference Data Types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3" w:author="Unknown"/>
          <w:rFonts w:ascii="Consolas" w:eastAsia="Times New Roman" w:hAnsi="Consolas" w:cs="Consolas"/>
          <w:color w:val="F8F8F2"/>
          <w:sz w:val="27"/>
        </w:rPr>
      </w:pPr>
      <w:ins w:id="674" w:author="Unknown">
        <w:r w:rsidRPr="0089304D">
          <w:rPr>
            <w:rFonts w:ascii="Consolas" w:eastAsia="Times New Roman" w:hAnsi="Consolas" w:cs="Consolas"/>
            <w:color w:val="8292A2"/>
            <w:sz w:val="27"/>
          </w:rPr>
          <w:t>// Arrays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 w:author="Unknown"/>
          <w:rFonts w:ascii="Consolas" w:eastAsia="Times New Roman" w:hAnsi="Consolas" w:cs="Consolas"/>
          <w:color w:val="F8F8F2"/>
          <w:sz w:val="27"/>
        </w:rPr>
      </w:pPr>
      <w:ins w:id="67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myarr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"string"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 w:author="Unknown"/>
          <w:rFonts w:ascii="Consolas" w:eastAsia="Times New Roman" w:hAnsi="Consolas" w:cs="Consolas"/>
          <w:color w:val="F8F8F2"/>
          <w:sz w:val="27"/>
        </w:rPr>
      </w:pPr>
      <w:ins w:id="67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type is "</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myarr));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 w:author="Unknown"/>
          <w:rFonts w:ascii="Consolas" w:eastAsia="Times New Roman" w:hAnsi="Consolas" w:cs="Consolas"/>
          <w:color w:val="F8F8F2"/>
          <w:sz w:val="27"/>
        </w:rPr>
      </w:pPr>
      <w:ins w:id="681" w:author="Unknown">
        <w:r w:rsidRPr="0089304D">
          <w:rPr>
            <w:rFonts w:ascii="Consolas" w:eastAsia="Times New Roman" w:hAnsi="Consolas" w:cs="Consolas"/>
            <w:color w:val="8292A2"/>
            <w:sz w:val="27"/>
          </w:rPr>
          <w:lastRenderedPageBreak/>
          <w:t>// Object Literals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 w:author="Unknown"/>
          <w:rFonts w:ascii="Consolas" w:eastAsia="Times New Roman" w:hAnsi="Consolas" w:cs="Consolas"/>
          <w:color w:val="F8F8F2"/>
          <w:sz w:val="27"/>
        </w:rPr>
      </w:pPr>
      <w:ins w:id="68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stMarks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 w:author="Unknown"/>
          <w:rFonts w:ascii="Consolas" w:eastAsia="Times New Roman" w:hAnsi="Consolas" w:cs="Consolas"/>
          <w:color w:val="F8F8F2"/>
          <w:sz w:val="27"/>
        </w:rPr>
      </w:pPr>
      <w:ins w:id="685" w:author="Unknown">
        <w:r w:rsidRPr="0089304D">
          <w:rPr>
            <w:rFonts w:ascii="Consolas" w:eastAsia="Times New Roman" w:hAnsi="Consolas" w:cs="Consolas"/>
            <w:color w:val="F8F8F2"/>
            <w:sz w:val="27"/>
          </w:rPr>
          <w:t xml:space="preserve">    harry: </w:t>
        </w:r>
        <w:r w:rsidRPr="0089304D">
          <w:rPr>
            <w:rFonts w:ascii="Consolas" w:eastAsia="Times New Roman" w:hAnsi="Consolas" w:cs="Consolas"/>
            <w:color w:val="AE81FF"/>
            <w:sz w:val="27"/>
          </w:rPr>
          <w:t>89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 w:author="Unknown"/>
          <w:rFonts w:ascii="Consolas" w:eastAsia="Times New Roman" w:hAnsi="Consolas" w:cs="Consolas"/>
          <w:color w:val="F8F8F2"/>
          <w:sz w:val="27"/>
        </w:rPr>
      </w:pPr>
      <w:ins w:id="687" w:author="Unknown">
        <w:r w:rsidRPr="0089304D">
          <w:rPr>
            <w:rFonts w:ascii="Consolas" w:eastAsia="Times New Roman" w:hAnsi="Consolas" w:cs="Consolas"/>
            <w:color w:val="F8F8F2"/>
            <w:sz w:val="27"/>
          </w:rPr>
          <w:t xml:space="preserve">    Shubham: </w:t>
        </w:r>
        <w:r w:rsidRPr="0089304D">
          <w:rPr>
            <w:rFonts w:ascii="Consolas" w:eastAsia="Times New Roman" w:hAnsi="Consolas" w:cs="Consolas"/>
            <w:color w:val="AE81FF"/>
            <w:sz w:val="27"/>
          </w:rPr>
          <w:t>36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 w:author="Unknown"/>
          <w:rFonts w:ascii="Consolas" w:eastAsia="Times New Roman" w:hAnsi="Consolas" w:cs="Consolas"/>
          <w:color w:val="F8F8F2"/>
          <w:sz w:val="27"/>
        </w:rPr>
      </w:pPr>
      <w:ins w:id="689" w:author="Unknown">
        <w:r w:rsidRPr="0089304D">
          <w:rPr>
            <w:rFonts w:ascii="Consolas" w:eastAsia="Times New Roman" w:hAnsi="Consolas" w:cs="Consolas"/>
            <w:color w:val="F8F8F2"/>
            <w:sz w:val="27"/>
          </w:rPr>
          <w:t xml:space="preserve">    Rohan: </w:t>
        </w:r>
        <w:r w:rsidRPr="0089304D">
          <w:rPr>
            <w:rFonts w:ascii="Consolas" w:eastAsia="Times New Roman" w:hAnsi="Consolas" w:cs="Consolas"/>
            <w:color w:val="AE81FF"/>
            <w:sz w:val="27"/>
          </w:rPr>
          <w:t>34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 w:author="Unknown"/>
          <w:rFonts w:ascii="Consolas" w:eastAsia="Times New Roman" w:hAnsi="Consolas" w:cs="Consolas"/>
          <w:color w:val="F8F8F2"/>
          <w:sz w:val="27"/>
        </w:rPr>
      </w:pPr>
      <w:ins w:id="69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 w:author="Unknown"/>
          <w:rFonts w:ascii="Consolas" w:eastAsia="Times New Roman" w:hAnsi="Consolas" w:cs="Consolas"/>
          <w:color w:val="F8F8F2"/>
          <w:sz w:val="27"/>
        </w:rPr>
      </w:pPr>
      <w:ins w:id="69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stMarks);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 w:author="Unknown"/>
          <w:rFonts w:ascii="Consolas" w:eastAsia="Times New Roman" w:hAnsi="Consolas" w:cs="Consolas"/>
          <w:color w:val="F8F8F2"/>
          <w:sz w:val="27"/>
        </w:rPr>
      </w:pPr>
      <w:ins w:id="69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findName</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7" w:author="Unknown"/>
          <w:rFonts w:ascii="Consolas" w:eastAsia="Times New Roman" w:hAnsi="Consolas" w:cs="Consolas"/>
          <w:color w:val="F8F8F2"/>
          <w:sz w:val="27"/>
        </w:rPr>
      </w:pPr>
      <w:ins w:id="69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 w:author="Unknown"/>
          <w:rFonts w:ascii="Consolas" w:eastAsia="Times New Roman" w:hAnsi="Consolas" w:cs="Consolas"/>
          <w:color w:val="F8F8F2"/>
          <w:sz w:val="27"/>
        </w:rPr>
      </w:pPr>
      <w:ins w:id="70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1" w:author="Unknown"/>
          <w:rFonts w:ascii="Consolas" w:eastAsia="Times New Roman" w:hAnsi="Consolas" w:cs="Consolas"/>
          <w:color w:val="F8F8F2"/>
          <w:sz w:val="27"/>
        </w:rPr>
      </w:pPr>
      <w:ins w:id="70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findName);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 w:author="Unknown"/>
          <w:rFonts w:ascii="Consolas" w:eastAsia="Times New Roman" w:hAnsi="Consolas" w:cs="Consolas"/>
          <w:color w:val="F8F8F2"/>
          <w:sz w:val="27"/>
        </w:rPr>
      </w:pPr>
      <w:ins w:id="70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date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 w:author="Unknown"/>
          <w:rFonts w:ascii="Consolas" w:eastAsia="Times New Roman" w:hAnsi="Consolas" w:cs="Consolas"/>
          <w:color w:val="F8F8F2"/>
          <w:sz w:val="27"/>
        </w:rPr>
      </w:pPr>
      <w:ins w:id="70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date);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JavaScript Type Conversion &amp; Coercion | JavaScript Tutorial In Hindi #5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this tutorial, we will learn about type conversions and coercion in JavaScript with examples. JavaScript is a programming language used to build dynamic web pages. In this language, we do not have to specify the data type when we declare it. We can assign new data of a different type to the same variable. Under some circumstances, JavaScript will perform automatic type conversion. Typecasting/Type conversion and coercion in simple terms means changing the data type of a value to another data type like an integer to string, Boolean into String, etc.</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JavaScript Type Conversion:-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lastRenderedPageBreak/>
        <w:t>When we convert one data type to another data type, this process is called type conversion. In JavaScript, there are two types of type conversion.</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Explicit Conversion:-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The type conversion that we manually do is known as explicit type conversion. In JavaScript, explicit type conversions are done using the built-in methods like String (), Number(), etc.</w:t>
      </w:r>
    </w:p>
    <w:p w:rsidR="0089304D" w:rsidRPr="0089304D" w:rsidRDefault="0089304D" w:rsidP="0089304D">
      <w:pPr>
        <w:numPr>
          <w:ilvl w:val="0"/>
          <w:numId w:val="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Number Conversion:-</w:t>
      </w:r>
      <w:r w:rsidRPr="0089304D">
        <w:rPr>
          <w:rFonts w:ascii="Segoe UI" w:eastAsia="Times New Roman" w:hAnsi="Segoe UI" w:cs="Segoe UI"/>
          <w:color w:val="000000"/>
          <w:sz w:val="27"/>
          <w:szCs w:val="27"/>
          <w:bdr w:val="single" w:sz="2" w:space="0" w:color="auto" w:frame="1"/>
        </w:rPr>
        <w:t>To convert Boolean values or numeric strings to numbers, we use the Number() i.e. an in-built method. Number() method in case of empty strings and null values return </w:t>
      </w:r>
      <w:r w:rsidRPr="0089304D">
        <w:rPr>
          <w:rFonts w:ascii="Segoe UI" w:eastAsia="Times New Roman" w:hAnsi="Segoe UI" w:cs="Segoe UI"/>
          <w:b/>
          <w:bCs/>
          <w:color w:val="000000"/>
          <w:sz w:val="27"/>
        </w:rPr>
        <w:t>0.</w:t>
      </w:r>
      <w:r w:rsidRPr="0089304D">
        <w:rPr>
          <w:rFonts w:ascii="Segoe UI" w:eastAsia="Times New Roman" w:hAnsi="Segoe UI" w:cs="Segoe UI"/>
          <w:color w:val="000000"/>
          <w:sz w:val="27"/>
          <w:szCs w:val="27"/>
          <w:bdr w:val="single" w:sz="2" w:space="0" w:color="auto" w:frame="1"/>
        </w:rPr>
        <w:t> If a string is an invalid number like having an alphabet in a string, the result will be NaN.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08" w:author="Unknown"/>
          <w:rFonts w:ascii="Segoe UI" w:eastAsia="Times New Roman" w:hAnsi="Segoe UI" w:cs="Segoe UI"/>
          <w:color w:val="000000"/>
          <w:sz w:val="27"/>
          <w:szCs w:val="27"/>
        </w:rPr>
      </w:pPr>
      <w:ins w:id="709" w:author="Unknown">
        <w:r w:rsidRPr="0089304D">
          <w:rPr>
            <w:rFonts w:ascii="Segoe UI" w:eastAsia="Times New Roman" w:hAnsi="Segoe UI" w:cs="Segoe UI"/>
            <w:b/>
            <w:bCs/>
            <w:color w:val="000000"/>
            <w:sz w:val="27"/>
          </w:rPr>
          <w:t>The following are the rules of the numeric value:</w:t>
        </w:r>
      </w:ins>
    </w:p>
    <w:tbl>
      <w:tblPr>
        <w:tblW w:w="409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838"/>
        <w:gridCol w:w="2252"/>
      </w:tblGrid>
      <w:tr w:rsidR="0089304D" w:rsidRPr="0089304D" w:rsidTr="0089304D">
        <w:trPr>
          <w:tblHeader/>
        </w:trPr>
        <w:tc>
          <w:tcPr>
            <w:tcW w:w="18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Value</w:t>
            </w:r>
          </w:p>
        </w:tc>
        <w:tc>
          <w:tcPr>
            <w:tcW w:w="225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Return</w:t>
            </w:r>
          </w:p>
        </w:tc>
      </w:tr>
      <w:tr w:rsidR="0089304D" w:rsidRPr="0089304D" w:rsidTr="0089304D">
        <w:tc>
          <w:tcPr>
            <w:tcW w:w="18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undefined</w:t>
            </w:r>
          </w:p>
        </w:tc>
        <w:tc>
          <w:tcPr>
            <w:tcW w:w="225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NaN</w:t>
            </w:r>
          </w:p>
        </w:tc>
      </w:tr>
      <w:tr w:rsidR="0089304D" w:rsidRPr="0089304D" w:rsidTr="0089304D">
        <w:tc>
          <w:tcPr>
            <w:tcW w:w="18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null</w:t>
            </w:r>
          </w:p>
        </w:tc>
        <w:tc>
          <w:tcPr>
            <w:tcW w:w="225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0</w:t>
            </w:r>
          </w:p>
        </w:tc>
      </w:tr>
      <w:tr w:rsidR="0089304D" w:rsidRPr="0089304D" w:rsidTr="0089304D">
        <w:tc>
          <w:tcPr>
            <w:tcW w:w="18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true and false</w:t>
            </w:r>
          </w:p>
        </w:tc>
        <w:tc>
          <w:tcPr>
            <w:tcW w:w="225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1 and 0</w:t>
            </w:r>
          </w:p>
        </w:tc>
      </w:tr>
      <w:tr w:rsidR="0089304D" w:rsidRPr="0089304D" w:rsidTr="0089304D">
        <w:tc>
          <w:tcPr>
            <w:tcW w:w="18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string</w:t>
            </w:r>
          </w:p>
        </w:tc>
        <w:tc>
          <w:tcPr>
            <w:tcW w:w="225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Whitespaces from the start and end are removed. If the remaining string is empty,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the result is 0. Otherwise, the number is “read” from the string.  If the string contain any alphabet like 67a90, it will give NaN error.</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10" w:author="Unknown"/>
          <w:rFonts w:ascii="Segoe UI" w:eastAsia="Times New Roman" w:hAnsi="Segoe UI" w:cs="Segoe UI"/>
          <w:color w:val="000000"/>
          <w:sz w:val="27"/>
          <w:szCs w:val="27"/>
        </w:rPr>
      </w:pPr>
      <w:ins w:id="711" w:author="Unknown">
        <w:r w:rsidRPr="0089304D">
          <w:rPr>
            <w:rFonts w:ascii="Segoe UI" w:eastAsia="Times New Roman" w:hAnsi="Segoe UI" w:cs="Segoe UI"/>
            <w:b/>
            <w:bCs/>
            <w:color w:val="000000"/>
            <w:sz w:val="27"/>
          </w:rPr>
          <w:t> 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 w:author="Unknown"/>
          <w:rFonts w:ascii="Consolas" w:eastAsia="Times New Roman" w:hAnsi="Consolas" w:cs="Consolas"/>
          <w:color w:val="F8F8F2"/>
          <w:sz w:val="27"/>
        </w:rPr>
      </w:pPr>
      <w:ins w:id="71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 w:author="Unknown"/>
          <w:rFonts w:ascii="Consolas" w:eastAsia="Times New Roman" w:hAnsi="Consolas" w:cs="Consolas"/>
          <w:color w:val="F8F8F2"/>
          <w:sz w:val="27"/>
        </w:rPr>
      </w:pPr>
      <w:ins w:id="715" w:author="Unknown">
        <w:r w:rsidRPr="0089304D">
          <w:rPr>
            <w:rFonts w:ascii="Consolas" w:eastAsia="Times New Roman" w:hAnsi="Consolas" w:cs="Consolas"/>
            <w:color w:val="8292A2"/>
            <w:sz w:val="27"/>
          </w:rPr>
          <w:t>// string to number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 w:author="Unknown"/>
          <w:rFonts w:ascii="Consolas" w:eastAsia="Times New Roman" w:hAnsi="Consolas" w:cs="Consolas"/>
          <w:color w:val="F8F8F2"/>
          <w:sz w:val="27"/>
        </w:rPr>
      </w:pPr>
      <w:ins w:id="717"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'100'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 w:author="Unknown"/>
          <w:rFonts w:ascii="Consolas" w:eastAsia="Times New Roman" w:hAnsi="Consolas" w:cs="Consolas"/>
          <w:color w:val="F8F8F2"/>
          <w:sz w:val="27"/>
        </w:rPr>
      </w:pPr>
      <w:ins w:id="71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100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 w:author="Unknown"/>
          <w:rFonts w:ascii="Consolas" w:eastAsia="Times New Roman" w:hAnsi="Consolas" w:cs="Consolas"/>
          <w:color w:val="F8F8F2"/>
          <w:sz w:val="27"/>
        </w:rPr>
      </w:pPr>
      <w:ins w:id="721" w:author="Unknown">
        <w:r w:rsidRPr="0089304D">
          <w:rPr>
            <w:rFonts w:ascii="Consolas" w:eastAsia="Times New Roman" w:hAnsi="Consolas" w:cs="Consolas"/>
            <w:color w:val="8292A2"/>
            <w:sz w:val="27"/>
          </w:rPr>
          <w:t>// boolean to number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 w:author="Unknown"/>
          <w:rFonts w:ascii="Consolas" w:eastAsia="Times New Roman" w:hAnsi="Consolas" w:cs="Consolas"/>
          <w:color w:val="F8F8F2"/>
          <w:sz w:val="27"/>
        </w:rPr>
      </w:pPr>
      <w:ins w:id="723" w:author="Unknown">
        <w:r w:rsidRPr="0089304D">
          <w:rPr>
            <w:rFonts w:ascii="Consolas" w:eastAsia="Times New Roman" w:hAnsi="Consolas" w:cs="Consolas"/>
            <w:color w:val="F8F8F2"/>
            <w:sz w:val="27"/>
          </w:rPr>
          <w:lastRenderedPageBreak/>
          <w:t xml:space="preserve">res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4" w:author="Unknown"/>
          <w:rFonts w:ascii="Consolas" w:eastAsia="Times New Roman" w:hAnsi="Consolas" w:cs="Consolas"/>
          <w:color w:val="F8F8F2"/>
          <w:sz w:val="27"/>
        </w:rPr>
      </w:pPr>
      <w:ins w:id="72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 w:author="Unknown"/>
          <w:rFonts w:ascii="Consolas" w:eastAsia="Times New Roman" w:hAnsi="Consolas" w:cs="Consolas"/>
          <w:color w:val="F8F8F2"/>
          <w:sz w:val="27"/>
        </w:rPr>
      </w:pPr>
      <w:ins w:id="727"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 w:author="Unknown"/>
          <w:rFonts w:ascii="Consolas" w:eastAsia="Times New Roman" w:hAnsi="Consolas" w:cs="Consolas"/>
          <w:color w:val="F8F8F2"/>
          <w:sz w:val="27"/>
        </w:rPr>
      </w:pPr>
      <w:ins w:id="72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 w:author="Unknown"/>
          <w:rFonts w:ascii="Consolas" w:eastAsia="Times New Roman" w:hAnsi="Consolas" w:cs="Consolas"/>
          <w:color w:val="F8F8F2"/>
          <w:sz w:val="27"/>
        </w:rPr>
      </w:pPr>
      <w:ins w:id="731"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 w:author="Unknown"/>
          <w:rFonts w:ascii="Consolas" w:eastAsia="Times New Roman" w:hAnsi="Consolas" w:cs="Consolas"/>
          <w:color w:val="F8F8F2"/>
          <w:sz w:val="27"/>
        </w:rPr>
      </w:pPr>
      <w:ins w:id="7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NaN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 w:author="Unknown"/>
          <w:rFonts w:ascii="Consolas" w:eastAsia="Times New Roman" w:hAnsi="Consolas" w:cs="Consolas"/>
          <w:color w:val="F8F8F2"/>
          <w:sz w:val="27"/>
        </w:rPr>
      </w:pPr>
      <w:ins w:id="735"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 w:author="Unknown"/>
          <w:rFonts w:ascii="Consolas" w:eastAsia="Times New Roman" w:hAnsi="Consolas" w:cs="Consolas"/>
          <w:color w:val="F8F8F2"/>
          <w:sz w:val="27"/>
          <w:szCs w:val="27"/>
        </w:rPr>
      </w:pPr>
      <w:ins w:id="73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NaN</w:t>
        </w:r>
      </w:ins>
    </w:p>
    <w:p w:rsidR="0089304D" w:rsidRPr="0089304D" w:rsidRDefault="0089304D" w:rsidP="0089304D">
      <w:pPr>
        <w:spacing w:after="0" w:line="240" w:lineRule="auto"/>
        <w:rPr>
          <w:ins w:id="738" w:author="Unknown"/>
          <w:rFonts w:ascii="Segoe UI" w:eastAsia="Times New Roman" w:hAnsi="Segoe UI" w:cs="Segoe UI"/>
          <w:color w:val="000000"/>
          <w:sz w:val="27"/>
          <w:szCs w:val="27"/>
        </w:rPr>
      </w:pPr>
      <w:ins w:id="73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40" w:author="Unknown"/>
          <w:rFonts w:ascii="Segoe UI" w:eastAsia="Times New Roman" w:hAnsi="Segoe UI" w:cs="Segoe UI"/>
          <w:b/>
          <w:bCs/>
          <w:color w:val="000000"/>
          <w:sz w:val="24"/>
          <w:szCs w:val="24"/>
        </w:rPr>
      </w:pPr>
      <w:ins w:id="741" w:author="Unknown">
        <w:r w:rsidRPr="0089304D">
          <w:rPr>
            <w:rFonts w:ascii="Segoe UI" w:eastAsia="Times New Roman" w:hAnsi="Segoe UI" w:cs="Segoe UI"/>
            <w:b/>
            <w:bCs/>
            <w:color w:val="000000"/>
            <w:sz w:val="24"/>
            <w:szCs w:val="24"/>
            <w:bdr w:val="single" w:sz="2" w:space="0" w:color="auto" w:frame="1"/>
          </w:rPr>
          <w:t> </w:t>
        </w:r>
      </w:ins>
    </w:p>
    <w:p w:rsidR="0089304D" w:rsidRPr="0089304D" w:rsidRDefault="0089304D" w:rsidP="0089304D">
      <w:pPr>
        <w:numPr>
          <w:ilvl w:val="0"/>
          <w:numId w:val="5"/>
        </w:numPr>
        <w:pBdr>
          <w:top w:val="single" w:sz="2" w:space="0" w:color="auto"/>
          <w:left w:val="single" w:sz="2" w:space="27" w:color="auto"/>
          <w:bottom w:val="single" w:sz="2" w:space="0" w:color="auto"/>
          <w:right w:val="single" w:sz="2" w:space="0" w:color="auto"/>
        </w:pBdr>
        <w:spacing w:after="0" w:line="240" w:lineRule="auto"/>
        <w:ind w:left="0"/>
        <w:rPr>
          <w:ins w:id="742" w:author="Unknown"/>
          <w:rFonts w:ascii="Segoe UI" w:eastAsia="Times New Roman" w:hAnsi="Segoe UI" w:cs="Segoe UI"/>
          <w:color w:val="000000"/>
          <w:sz w:val="27"/>
          <w:szCs w:val="27"/>
        </w:rPr>
      </w:pPr>
      <w:ins w:id="743" w:author="Unknown">
        <w:r w:rsidRPr="0089304D">
          <w:rPr>
            <w:rFonts w:ascii="Segoe UI" w:eastAsia="Times New Roman" w:hAnsi="Segoe UI" w:cs="Segoe UI"/>
            <w:b/>
            <w:bCs/>
            <w:color w:val="000000"/>
            <w:sz w:val="27"/>
          </w:rPr>
          <w:t>Boolean Conversion :-</w:t>
        </w:r>
        <w:r w:rsidRPr="0089304D">
          <w:rPr>
            <w:rFonts w:ascii="Segoe UI" w:eastAsia="Times New Roman" w:hAnsi="Segoe UI" w:cs="Segoe UI"/>
            <w:color w:val="000000"/>
            <w:sz w:val="27"/>
            <w:szCs w:val="27"/>
          </w:rPr>
          <w:t>Boolean type conversion happens in logical operations. It also follows the rules, but they are mostly obvious:</w:t>
        </w:r>
      </w:ins>
    </w:p>
    <w:p w:rsidR="0089304D" w:rsidRPr="0089304D" w:rsidRDefault="0089304D" w:rsidP="0089304D">
      <w:pPr>
        <w:numPr>
          <w:ilvl w:val="0"/>
          <w:numId w:val="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744" w:author="Unknown"/>
          <w:rFonts w:ascii="Segoe UI" w:eastAsia="Times New Roman" w:hAnsi="Segoe UI" w:cs="Segoe UI"/>
          <w:color w:val="000000"/>
          <w:sz w:val="27"/>
          <w:szCs w:val="27"/>
        </w:rPr>
      </w:pPr>
      <w:ins w:id="745" w:author="Unknown">
        <w:r w:rsidRPr="0089304D">
          <w:rPr>
            <w:rFonts w:ascii="Segoe UI" w:eastAsia="Times New Roman" w:hAnsi="Segoe UI" w:cs="Segoe UI"/>
            <w:color w:val="000000"/>
            <w:sz w:val="27"/>
            <w:szCs w:val="27"/>
            <w:bdr w:val="single" w:sz="2" w:space="0" w:color="auto" w:frame="1"/>
          </w:rPr>
          <w:t>NaN, 0, undefined, null, "" are converting to false</w:t>
        </w:r>
      </w:ins>
    </w:p>
    <w:p w:rsidR="0089304D" w:rsidRPr="0089304D" w:rsidRDefault="0089304D" w:rsidP="0089304D">
      <w:pPr>
        <w:numPr>
          <w:ilvl w:val="0"/>
          <w:numId w:val="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746" w:author="Unknown"/>
          <w:rFonts w:ascii="Segoe UI" w:eastAsia="Times New Roman" w:hAnsi="Segoe UI" w:cs="Segoe UI"/>
          <w:color w:val="000000"/>
          <w:sz w:val="27"/>
          <w:szCs w:val="27"/>
        </w:rPr>
      </w:pPr>
      <w:ins w:id="747" w:author="Unknown">
        <w:r w:rsidRPr="0089304D">
          <w:rPr>
            <w:rFonts w:ascii="Segoe UI" w:eastAsia="Times New Roman" w:hAnsi="Segoe UI" w:cs="Segoe UI"/>
            <w:color w:val="000000"/>
            <w:sz w:val="27"/>
            <w:szCs w:val="27"/>
            <w:bdr w:val="single" w:sz="2" w:space="0" w:color="auto" w:frame="1"/>
          </w:rPr>
          <w:t>everything else, including objects, to true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48" w:author="Unknown"/>
          <w:rFonts w:ascii="Segoe UI" w:eastAsia="Times New Roman" w:hAnsi="Segoe UI" w:cs="Segoe UI"/>
          <w:color w:val="000000"/>
          <w:sz w:val="27"/>
          <w:szCs w:val="27"/>
        </w:rPr>
      </w:pPr>
      <w:ins w:id="749" w:author="Unknown">
        <w:r w:rsidRPr="0089304D">
          <w:rPr>
            <w:rFonts w:ascii="Segoe UI" w:eastAsia="Times New Roman" w:hAnsi="Segoe UI" w:cs="Segoe UI"/>
            <w:b/>
            <w:bCs/>
            <w:color w:val="000000"/>
            <w:sz w:val="27"/>
          </w:rPr>
          <w:t>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 w:author="Unknown"/>
          <w:rFonts w:ascii="Consolas" w:eastAsia="Times New Roman" w:hAnsi="Consolas" w:cs="Consolas"/>
          <w:color w:val="F8F8F2"/>
          <w:sz w:val="27"/>
        </w:rPr>
      </w:pPr>
      <w:ins w:id="751" w:author="Unknown">
        <w:r w:rsidRPr="0089304D">
          <w:rPr>
            <w:rFonts w:ascii="Consolas" w:eastAsia="Times New Roman" w:hAnsi="Consolas" w:cs="Consolas"/>
            <w:color w:val="F8F8F2"/>
            <w:sz w:val="27"/>
          </w:rPr>
          <w:t>res=</w:t>
        </w:r>
        <w:r w:rsidRPr="0089304D">
          <w:rPr>
            <w:rFonts w:ascii="Consolas" w:eastAsia="Times New Roman" w:hAnsi="Consolas" w:cs="Consolas"/>
            <w:color w:val="E6DB74"/>
            <w:sz w:val="27"/>
          </w:rPr>
          <w:t>Boolean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true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 w:author="Unknown"/>
          <w:rFonts w:ascii="Consolas" w:eastAsia="Times New Roman" w:hAnsi="Consolas" w:cs="Consolas"/>
          <w:color w:val="F8F8F2"/>
          <w:sz w:val="27"/>
        </w:rPr>
      </w:pPr>
      <w:ins w:id="753" w:author="Unknown">
        <w:r w:rsidRPr="0089304D">
          <w:rPr>
            <w:rFonts w:ascii="Consolas" w:eastAsia="Times New Roman" w:hAnsi="Consolas" w:cs="Consolas"/>
            <w:color w:val="F8F8F2"/>
            <w:sz w:val="27"/>
          </w:rPr>
          <w:t xml:space="preserve">res= </w:t>
        </w:r>
        <w:r w:rsidRPr="0089304D">
          <w:rPr>
            <w:rFonts w:ascii="Consolas" w:eastAsia="Times New Roman" w:hAnsi="Consolas" w:cs="Consolas"/>
            <w:color w:val="E6DB74"/>
            <w:sz w:val="27"/>
          </w:rPr>
          <w:t>Boolean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 w:author="Unknown"/>
          <w:rFonts w:ascii="Consolas" w:eastAsia="Times New Roman" w:hAnsi="Consolas" w:cs="Consolas"/>
          <w:color w:val="F8F8F2"/>
          <w:sz w:val="27"/>
        </w:rPr>
      </w:pPr>
      <w:ins w:id="755" w:author="Unknown">
        <w:r w:rsidRPr="0089304D">
          <w:rPr>
            <w:rFonts w:ascii="Consolas" w:eastAsia="Times New Roman" w:hAnsi="Consolas" w:cs="Consolas"/>
            <w:color w:val="F8F8F2"/>
            <w:sz w:val="27"/>
          </w:rPr>
          <w:t xml:space="preserve">res= </w:t>
        </w:r>
        <w:r w:rsidRPr="0089304D">
          <w:rPr>
            <w:rFonts w:ascii="Consolas" w:eastAsia="Times New Roman" w:hAnsi="Consolas" w:cs="Consolas"/>
            <w:color w:val="E6DB74"/>
            <w:sz w:val="27"/>
          </w:rPr>
          <w:t>Boolean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true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 w:author="Unknown"/>
          <w:rFonts w:ascii="Consolas" w:eastAsia="Times New Roman" w:hAnsi="Consolas" w:cs="Consolas"/>
          <w:color w:val="F8F8F2"/>
          <w:sz w:val="27"/>
          <w:szCs w:val="27"/>
        </w:rPr>
      </w:pPr>
      <w:ins w:id="757" w:author="Unknown">
        <w:r w:rsidRPr="0089304D">
          <w:rPr>
            <w:rFonts w:ascii="Consolas" w:eastAsia="Times New Roman" w:hAnsi="Consolas" w:cs="Consolas"/>
            <w:color w:val="F8F8F2"/>
            <w:sz w:val="27"/>
          </w:rPr>
          <w:t xml:space="preserve">res= </w:t>
        </w:r>
        <w:r w:rsidRPr="0089304D">
          <w:rPr>
            <w:rFonts w:ascii="Consolas" w:eastAsia="Times New Roman" w:hAnsi="Consolas" w:cs="Consolas"/>
            <w:color w:val="E6DB74"/>
            <w:sz w:val="27"/>
          </w:rPr>
          <w:t>Boolean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false</w:t>
        </w:r>
      </w:ins>
    </w:p>
    <w:p w:rsidR="0089304D" w:rsidRPr="0089304D" w:rsidRDefault="0089304D" w:rsidP="0089304D">
      <w:pPr>
        <w:spacing w:after="0" w:line="240" w:lineRule="auto"/>
        <w:rPr>
          <w:ins w:id="758" w:author="Unknown"/>
          <w:rFonts w:ascii="Segoe UI" w:eastAsia="Times New Roman" w:hAnsi="Segoe UI" w:cs="Segoe UI"/>
          <w:color w:val="000000"/>
          <w:sz w:val="27"/>
          <w:szCs w:val="27"/>
        </w:rPr>
      </w:pPr>
      <w:ins w:id="75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0" w:author="Unknown"/>
          <w:rFonts w:ascii="Segoe UI" w:eastAsia="Times New Roman" w:hAnsi="Segoe UI" w:cs="Segoe UI"/>
          <w:color w:val="000000"/>
          <w:sz w:val="27"/>
          <w:szCs w:val="27"/>
        </w:rPr>
      </w:pPr>
      <w:ins w:id="761" w:author="Unknown">
        <w:r w:rsidRPr="0089304D">
          <w:rPr>
            <w:rFonts w:ascii="Segoe UI" w:eastAsia="Times New Roman" w:hAnsi="Segoe UI" w:cs="Segoe UI"/>
            <w:color w:val="000000"/>
            <w:sz w:val="27"/>
            <w:szCs w:val="27"/>
          </w:rPr>
          <w:t> </w:t>
        </w:r>
      </w:ins>
    </w:p>
    <w:p w:rsidR="0089304D" w:rsidRPr="0089304D" w:rsidRDefault="0089304D" w:rsidP="0089304D">
      <w:pPr>
        <w:numPr>
          <w:ilvl w:val="0"/>
          <w:numId w:val="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762" w:author="Unknown"/>
          <w:rFonts w:ascii="Segoe UI" w:eastAsia="Times New Roman" w:hAnsi="Segoe UI" w:cs="Segoe UI"/>
          <w:color w:val="000000"/>
          <w:sz w:val="27"/>
          <w:szCs w:val="27"/>
        </w:rPr>
      </w:pPr>
      <w:ins w:id="763" w:author="Unknown">
        <w:r w:rsidRPr="0089304D">
          <w:rPr>
            <w:rFonts w:ascii="Segoe UI" w:eastAsia="Times New Roman" w:hAnsi="Segoe UI" w:cs="Segoe UI"/>
            <w:b/>
            <w:bCs/>
            <w:color w:val="000000"/>
            <w:sz w:val="27"/>
          </w:rPr>
          <w:t>String Conversion:-</w:t>
        </w:r>
        <w:r w:rsidRPr="0089304D">
          <w:rPr>
            <w:rFonts w:ascii="Segoe UI" w:eastAsia="Times New Roman" w:hAnsi="Segoe UI" w:cs="Segoe UI"/>
            <w:color w:val="000000"/>
            <w:sz w:val="27"/>
            <w:szCs w:val="27"/>
            <w:bdr w:val="single" w:sz="2" w:space="0" w:color="auto" w:frame="1"/>
          </w:rPr>
          <w:t>The method String() is used to convert numbers to strings. It can be used on any type of numbers, literals, variables, or expressions. The method toString() does the same.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4" w:author="Unknown"/>
          <w:rFonts w:ascii="Segoe UI" w:eastAsia="Times New Roman" w:hAnsi="Segoe UI" w:cs="Segoe UI"/>
          <w:color w:val="000000"/>
          <w:sz w:val="27"/>
          <w:szCs w:val="27"/>
        </w:rPr>
      </w:pPr>
      <w:ins w:id="765"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 w:author="Unknown"/>
          <w:rFonts w:ascii="Consolas" w:eastAsia="Times New Roman" w:hAnsi="Consolas" w:cs="Consolas"/>
          <w:color w:val="F8F8F2"/>
          <w:sz w:val="27"/>
        </w:rPr>
      </w:pPr>
      <w:ins w:id="767"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 w:author="Unknown"/>
          <w:rFonts w:ascii="Consolas" w:eastAsia="Times New Roman" w:hAnsi="Consolas" w:cs="Consolas"/>
          <w:color w:val="F8F8F2"/>
          <w:sz w:val="27"/>
        </w:rPr>
      </w:pPr>
      <w:ins w:id="76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w:t>
        </w:r>
        <w:r w:rsidRPr="0089304D">
          <w:rPr>
            <w:rFonts w:ascii="Consolas" w:eastAsia="Times New Roman" w:hAnsi="Consolas" w:cs="Consolas"/>
            <w:color w:val="AE81FF"/>
            <w:sz w:val="27"/>
          </w:rPr>
          <w:t>90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 w:author="Unknown"/>
          <w:rFonts w:ascii="Consolas" w:eastAsia="Times New Roman" w:hAnsi="Consolas" w:cs="Consolas"/>
          <w:color w:val="F8F8F2"/>
          <w:sz w:val="27"/>
        </w:rPr>
      </w:pPr>
      <w:ins w:id="771" w:author="Unknown">
        <w:r w:rsidRPr="0089304D">
          <w:rPr>
            <w:rFonts w:ascii="Consolas" w:eastAsia="Times New Roman" w:hAnsi="Consolas" w:cs="Consolas"/>
            <w:color w:val="F8F8F2"/>
            <w:sz w:val="27"/>
          </w:rPr>
          <w:t xml:space="preserve">res= </w:t>
        </w:r>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 xml:space="preserve">(a) </w:t>
        </w:r>
        <w:r w:rsidRPr="0089304D">
          <w:rPr>
            <w:rFonts w:ascii="Consolas" w:eastAsia="Times New Roman" w:hAnsi="Consolas" w:cs="Consolas"/>
            <w:color w:val="8292A2"/>
            <w:sz w:val="27"/>
          </w:rPr>
          <w:t>// returns a string from a number variable 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 w:author="Unknown"/>
          <w:rFonts w:ascii="Consolas" w:eastAsia="Times New Roman" w:hAnsi="Consolas" w:cs="Consolas"/>
          <w:color w:val="F8F8F2"/>
          <w:sz w:val="27"/>
        </w:rPr>
      </w:pPr>
      <w:ins w:id="773" w:author="Unknown">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378009</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returns a string from a number literal 378009</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 w:author="Unknown"/>
          <w:rFonts w:ascii="Consolas" w:eastAsia="Times New Roman" w:hAnsi="Consolas" w:cs="Consolas"/>
          <w:color w:val="F8F8F2"/>
          <w:sz w:val="27"/>
        </w:rPr>
      </w:pPr>
      <w:ins w:id="775" w:author="Unknown">
        <w:r w:rsidRPr="0089304D">
          <w:rPr>
            <w:rFonts w:ascii="Consolas" w:eastAsia="Times New Roman" w:hAnsi="Consolas" w:cs="Consolas"/>
            <w:color w:val="F8F8F2"/>
            <w:sz w:val="27"/>
          </w:rPr>
          <w:t>a.</w:t>
        </w:r>
        <w:r w:rsidRPr="0089304D">
          <w:rPr>
            <w:rFonts w:ascii="Consolas" w:eastAsia="Times New Roman" w:hAnsi="Consolas" w:cs="Consolas"/>
            <w:color w:val="E6DB74"/>
            <w:sz w:val="27"/>
          </w:rPr>
          <w:t>toString</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6" w:author="Unknown"/>
          <w:rFonts w:ascii="Consolas" w:eastAsia="Times New Roman" w:hAnsi="Consolas" w:cs="Consolas"/>
          <w:color w:val="F8F8F2"/>
          <w:sz w:val="27"/>
          <w:szCs w:val="27"/>
        </w:rPr>
      </w:pPr>
      <w:ins w:id="777" w:author="Unknown">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378009</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toString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778" w:author="Unknown"/>
          <w:rFonts w:ascii="Segoe UI" w:eastAsia="Times New Roman" w:hAnsi="Segoe UI" w:cs="Segoe UI"/>
          <w:color w:val="000000"/>
          <w:sz w:val="27"/>
          <w:szCs w:val="27"/>
        </w:rPr>
      </w:pPr>
      <w:ins w:id="77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780" w:author="Unknown"/>
          <w:rFonts w:ascii="Segoe UI" w:eastAsia="Times New Roman" w:hAnsi="Segoe UI" w:cs="Segoe UI"/>
          <w:color w:val="000000"/>
          <w:sz w:val="27"/>
          <w:szCs w:val="27"/>
        </w:rPr>
      </w:pPr>
      <w:ins w:id="781" w:author="Unknown">
        <w:r w:rsidRPr="0089304D">
          <w:rPr>
            <w:rFonts w:ascii="Segoe UI" w:eastAsia="Times New Roman" w:hAnsi="Segoe UI" w:cs="Segoe UI"/>
            <w:b/>
            <w:bCs/>
            <w:color w:val="000000"/>
            <w:sz w:val="27"/>
          </w:rPr>
          <w:t>parseInt and parseFloat:-</w:t>
        </w:r>
        <w:r w:rsidRPr="0089304D">
          <w:rPr>
            <w:rFonts w:ascii="Segoe UI" w:eastAsia="Times New Roman" w:hAnsi="Segoe UI" w:cs="Segoe UI"/>
            <w:color w:val="000000"/>
            <w:sz w:val="27"/>
            <w:szCs w:val="27"/>
          </w:rPr>
          <w:t>The in-built method parseInt() and parseFloat() return numbers from strings that start with numeric data. Here is an examples: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 w:author="Unknown"/>
          <w:rFonts w:ascii="Consolas" w:eastAsia="Times New Roman" w:hAnsi="Consolas" w:cs="Consolas"/>
          <w:color w:val="F8F8F2"/>
          <w:sz w:val="27"/>
        </w:rPr>
      </w:pPr>
      <w:ins w:id="783" w:author="Unknown">
        <w:r w:rsidRPr="0089304D">
          <w:rPr>
            <w:rFonts w:ascii="Consolas" w:eastAsia="Times New Roman" w:hAnsi="Consolas" w:cs="Consolas"/>
            <w:color w:val="F8F8F2"/>
            <w:sz w:val="27"/>
          </w:rPr>
          <w:t>console.log( parseInt('$100 dollars') ); // NaN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 w:author="Unknown"/>
          <w:rFonts w:ascii="Consolas" w:eastAsia="Times New Roman" w:hAnsi="Consolas" w:cs="Consolas"/>
          <w:color w:val="F8F8F2"/>
          <w:sz w:val="27"/>
        </w:rPr>
      </w:pPr>
      <w:ins w:id="785" w:author="Unknown">
        <w:r w:rsidRPr="0089304D">
          <w:rPr>
            <w:rFonts w:ascii="Consolas" w:eastAsia="Times New Roman" w:hAnsi="Consolas" w:cs="Consolas"/>
            <w:color w:val="F8F8F2"/>
            <w:sz w:val="27"/>
          </w:rPr>
          <w:t>console.log( parseInt('+10.25990 kg') ); // 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 w:author="Unknown"/>
          <w:rFonts w:ascii="Consolas" w:eastAsia="Times New Roman" w:hAnsi="Consolas" w:cs="Consolas"/>
          <w:color w:val="F8F8F2"/>
          <w:sz w:val="27"/>
        </w:rPr>
      </w:pPr>
      <w:ins w:id="787" w:author="Unknown">
        <w:r w:rsidRPr="0089304D">
          <w:rPr>
            <w:rFonts w:ascii="Consolas" w:eastAsia="Times New Roman" w:hAnsi="Consolas" w:cs="Consolas"/>
            <w:color w:val="F8F8F2"/>
            <w:sz w:val="27"/>
          </w:rPr>
          <w:t>console.log( parseFloat(' +10.25 kg') ); // 10.25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 w:author="Unknown"/>
          <w:rFonts w:ascii="Consolas" w:eastAsia="Times New Roman" w:hAnsi="Consolas" w:cs="Consolas"/>
          <w:color w:val="F8F8F2"/>
          <w:sz w:val="27"/>
          <w:szCs w:val="27"/>
        </w:rPr>
      </w:pPr>
      <w:ins w:id="789" w:author="Unknown">
        <w:r w:rsidRPr="0089304D">
          <w:rPr>
            <w:rFonts w:ascii="Consolas" w:eastAsia="Times New Roman" w:hAnsi="Consolas" w:cs="Consolas"/>
            <w:color w:val="F8F8F2"/>
            <w:sz w:val="27"/>
          </w:rPr>
          <w:t>console.log( parseFloat('ABC’) ); //NaN</w:t>
        </w:r>
      </w:ins>
    </w:p>
    <w:p w:rsidR="0089304D" w:rsidRPr="0089304D" w:rsidRDefault="0089304D" w:rsidP="0089304D">
      <w:pPr>
        <w:spacing w:after="0" w:line="240" w:lineRule="auto"/>
        <w:rPr>
          <w:ins w:id="790" w:author="Unknown"/>
          <w:rFonts w:ascii="Segoe UI" w:eastAsia="Times New Roman" w:hAnsi="Segoe UI" w:cs="Segoe UI"/>
          <w:color w:val="000000"/>
          <w:sz w:val="27"/>
          <w:szCs w:val="27"/>
        </w:rPr>
      </w:pPr>
      <w:ins w:id="79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92" w:author="Unknown"/>
          <w:rFonts w:ascii="Segoe UI" w:eastAsia="Times New Roman" w:hAnsi="Segoe UI" w:cs="Segoe UI"/>
          <w:b/>
          <w:bCs/>
          <w:color w:val="000000"/>
          <w:sz w:val="24"/>
          <w:szCs w:val="24"/>
        </w:rPr>
      </w:pPr>
      <w:ins w:id="793" w:author="Unknown">
        <w:r w:rsidRPr="0089304D">
          <w:rPr>
            <w:rFonts w:ascii="Segoe UI" w:eastAsia="Times New Roman" w:hAnsi="Segoe UI" w:cs="Segoe UI"/>
            <w:b/>
            <w:bCs/>
            <w:color w:val="000000"/>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94" w:author="Unknown"/>
          <w:rFonts w:ascii="Segoe UI" w:eastAsia="Times New Roman" w:hAnsi="Segoe UI" w:cs="Segoe UI"/>
          <w:b/>
          <w:bCs/>
          <w:color w:val="000000"/>
          <w:sz w:val="24"/>
          <w:szCs w:val="24"/>
        </w:rPr>
      </w:pPr>
      <w:ins w:id="795" w:author="Unknown">
        <w:r w:rsidRPr="0089304D">
          <w:rPr>
            <w:rFonts w:ascii="Segoe UI" w:eastAsia="Times New Roman" w:hAnsi="Segoe UI" w:cs="Segoe UI"/>
            <w:b/>
            <w:bCs/>
            <w:color w:val="000000"/>
            <w:sz w:val="24"/>
            <w:szCs w:val="24"/>
          </w:rPr>
          <w:t>Implicit Conversion:-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96" w:author="Unknown"/>
          <w:rFonts w:ascii="Segoe UI" w:eastAsia="Times New Roman" w:hAnsi="Segoe UI" w:cs="Segoe UI"/>
          <w:color w:val="000000"/>
          <w:sz w:val="27"/>
          <w:szCs w:val="27"/>
        </w:rPr>
      </w:pPr>
      <w:ins w:id="797" w:author="Unknown">
        <w:r w:rsidRPr="0089304D">
          <w:rPr>
            <w:rFonts w:ascii="Segoe UI" w:eastAsia="Times New Roman" w:hAnsi="Segoe UI" w:cs="Segoe UI"/>
            <w:color w:val="000000"/>
            <w:sz w:val="27"/>
            <w:szCs w:val="27"/>
            <w:bdr w:val="single" w:sz="2" w:space="0" w:color="auto" w:frame="1"/>
          </w:rPr>
          <w:t>Sometimes JavaScript automatically converts one data type to another. This type of conversion is known as implicit conversion.</w:t>
        </w:r>
      </w:ins>
    </w:p>
    <w:p w:rsidR="0089304D" w:rsidRPr="0089304D" w:rsidRDefault="0089304D" w:rsidP="0089304D">
      <w:pPr>
        <w:numPr>
          <w:ilvl w:val="0"/>
          <w:numId w:val="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798" w:author="Unknown"/>
          <w:rFonts w:ascii="Segoe UI" w:eastAsia="Times New Roman" w:hAnsi="Segoe UI" w:cs="Segoe UI"/>
          <w:color w:val="000000"/>
          <w:sz w:val="27"/>
          <w:szCs w:val="27"/>
        </w:rPr>
      </w:pPr>
      <w:ins w:id="799" w:author="Unknown">
        <w:r w:rsidRPr="0089304D">
          <w:rPr>
            <w:rFonts w:ascii="Segoe UI" w:eastAsia="Times New Roman" w:hAnsi="Segoe UI" w:cs="Segoe UI"/>
            <w:b/>
            <w:bCs/>
            <w:color w:val="000000"/>
            <w:sz w:val="27"/>
          </w:rPr>
          <w:t>Conversion To String:- </w:t>
        </w:r>
        <w:r w:rsidRPr="0089304D">
          <w:rPr>
            <w:rFonts w:ascii="Segoe UI" w:eastAsia="Times New Roman" w:hAnsi="Segoe UI" w:cs="Segoe UI"/>
            <w:color w:val="000000"/>
            <w:sz w:val="27"/>
            <w:szCs w:val="27"/>
          </w:rPr>
          <w:t>When we add a number into a string, JavaScript converts the number to a string before concatenation.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 w:author="Unknown"/>
          <w:rFonts w:ascii="Consolas" w:eastAsia="Times New Roman" w:hAnsi="Consolas" w:cs="Consolas"/>
          <w:color w:val="F8F8F2"/>
          <w:sz w:val="27"/>
        </w:rPr>
      </w:pPr>
      <w:ins w:id="80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 w:author="Unknown"/>
          <w:rFonts w:ascii="Consolas" w:eastAsia="Times New Roman" w:hAnsi="Consolas" w:cs="Consolas"/>
          <w:color w:val="F8F8F2"/>
          <w:sz w:val="27"/>
        </w:rPr>
      </w:pPr>
      <w:ins w:id="803"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6E22E"/>
            <w:sz w:val="27"/>
          </w:rPr>
          <w:t>'3'</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 w:author="Unknown"/>
          <w:rFonts w:ascii="Consolas" w:eastAsia="Times New Roman" w:hAnsi="Consolas" w:cs="Consolas"/>
          <w:color w:val="F8F8F2"/>
          <w:sz w:val="27"/>
        </w:rPr>
      </w:pPr>
      <w:ins w:id="80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"34"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6" w:author="Unknown"/>
          <w:rFonts w:ascii="Consolas" w:eastAsia="Times New Roman" w:hAnsi="Consolas" w:cs="Consolas"/>
          <w:color w:val="F8F8F2"/>
          <w:sz w:val="27"/>
        </w:rPr>
      </w:pPr>
      <w:ins w:id="807"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6E22E"/>
            <w:sz w:val="27"/>
          </w:rPr>
          <w:t>'9'</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 w:author="Unknown"/>
          <w:rFonts w:ascii="Consolas" w:eastAsia="Times New Roman" w:hAnsi="Consolas" w:cs="Consolas"/>
          <w:color w:val="F8F8F2"/>
          <w:sz w:val="27"/>
        </w:rPr>
      </w:pPr>
      <w:ins w:id="809"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"9true"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 w:author="Unknown"/>
          <w:rFonts w:ascii="Consolas" w:eastAsia="Times New Roman" w:hAnsi="Consolas" w:cs="Consolas"/>
          <w:color w:val="F8F8F2"/>
          <w:sz w:val="27"/>
        </w:rPr>
      </w:pPr>
      <w:ins w:id="811" w:author="Unknown">
        <w:r w:rsidRPr="0089304D">
          <w:rPr>
            <w:rFonts w:ascii="Consolas" w:eastAsia="Times New Roman" w:hAnsi="Consolas" w:cs="Consolas"/>
            <w:color w:val="F8F8F2"/>
            <w:sz w:val="27"/>
          </w:rPr>
          <w:t xml:space="preserve">res= </w:t>
        </w:r>
        <w:r w:rsidRPr="0089304D">
          <w:rPr>
            <w:rFonts w:ascii="Consolas" w:eastAsia="Times New Roman" w:hAnsi="Consolas" w:cs="Consolas"/>
            <w:color w:val="A6E22E"/>
            <w:sz w:val="27"/>
          </w:rPr>
          <w:t>'0'</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 w:author="Unknown"/>
          <w:rFonts w:ascii="Consolas" w:eastAsia="Times New Roman" w:hAnsi="Consolas" w:cs="Consolas"/>
          <w:color w:val="F8F8F2"/>
          <w:sz w:val="27"/>
        </w:rPr>
      </w:pPr>
      <w:ins w:id="81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"0null"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 w:author="Unknown"/>
          <w:rFonts w:ascii="Consolas" w:eastAsia="Times New Roman" w:hAnsi="Consolas" w:cs="Consolas"/>
          <w:color w:val="F8F8F2"/>
          <w:sz w:val="27"/>
          <w:szCs w:val="27"/>
        </w:rPr>
      </w:pPr>
      <w:ins w:id="816"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817" w:author="Unknown"/>
          <w:rFonts w:ascii="Segoe UI" w:eastAsia="Times New Roman" w:hAnsi="Segoe UI" w:cs="Segoe UI"/>
          <w:color w:val="000000"/>
          <w:sz w:val="27"/>
          <w:szCs w:val="27"/>
        </w:rPr>
      </w:pPr>
      <w:ins w:id="81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19" w:author="Unknown"/>
          <w:rFonts w:ascii="Segoe UI" w:eastAsia="Times New Roman" w:hAnsi="Segoe UI" w:cs="Segoe UI"/>
          <w:color w:val="000000"/>
          <w:sz w:val="27"/>
          <w:szCs w:val="27"/>
        </w:rPr>
      </w:pPr>
      <w:ins w:id="820" w:author="Unknown">
        <w:r w:rsidRPr="0089304D">
          <w:rPr>
            <w:rFonts w:ascii="Segoe UI" w:eastAsia="Times New Roman" w:hAnsi="Segoe UI" w:cs="Segoe UI"/>
            <w:b/>
            <w:bCs/>
            <w:color w:val="000000"/>
            <w:sz w:val="27"/>
          </w:rPr>
          <w:t>Conversion To Number:- </w:t>
        </w:r>
        <w:r w:rsidRPr="0089304D">
          <w:rPr>
            <w:rFonts w:ascii="Segoe UI" w:eastAsia="Times New Roman" w:hAnsi="Segoe UI" w:cs="Segoe UI"/>
            <w:color w:val="000000"/>
            <w:sz w:val="27"/>
            <w:szCs w:val="27"/>
          </w:rPr>
          <w:t>Numeric string used with operators like +, - , / , * returns number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 w:author="Unknown"/>
          <w:rFonts w:ascii="Consolas" w:eastAsia="Times New Roman" w:hAnsi="Consolas" w:cs="Consolas"/>
          <w:color w:val="F8F8F2"/>
          <w:sz w:val="27"/>
        </w:rPr>
      </w:pPr>
      <w:ins w:id="82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 w:author="Unknown"/>
          <w:rFonts w:ascii="Consolas" w:eastAsia="Times New Roman" w:hAnsi="Consolas" w:cs="Consolas"/>
          <w:color w:val="F8F8F2"/>
          <w:sz w:val="27"/>
        </w:rPr>
      </w:pPr>
      <w:ins w:id="824"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6E22E"/>
            <w:sz w:val="27"/>
          </w:rPr>
          <w:t>'4'</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'4'</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5" w:author="Unknown"/>
          <w:rFonts w:ascii="Consolas" w:eastAsia="Times New Roman" w:hAnsi="Consolas" w:cs="Consolas"/>
          <w:color w:val="F8F8F2"/>
          <w:sz w:val="27"/>
        </w:rPr>
      </w:pPr>
      <w:ins w:id="82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 w:author="Unknown"/>
          <w:rFonts w:ascii="Consolas" w:eastAsia="Times New Roman" w:hAnsi="Consolas" w:cs="Consolas"/>
          <w:color w:val="F8F8F2"/>
          <w:sz w:val="27"/>
        </w:rPr>
      </w:pPr>
      <w:ins w:id="828"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6E22E"/>
            <w:sz w:val="27"/>
          </w:rPr>
          <w:t>'4'</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 w:author="Unknown"/>
          <w:rFonts w:ascii="Consolas" w:eastAsia="Times New Roman" w:hAnsi="Consolas" w:cs="Consolas"/>
          <w:color w:val="F8F8F2"/>
          <w:sz w:val="27"/>
          <w:szCs w:val="27"/>
        </w:rPr>
      </w:pPr>
      <w:ins w:id="83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20</w:t>
        </w:r>
      </w:ins>
    </w:p>
    <w:p w:rsidR="0089304D" w:rsidRPr="0089304D" w:rsidRDefault="0089304D" w:rsidP="0089304D">
      <w:pPr>
        <w:spacing w:after="0" w:line="240" w:lineRule="auto"/>
        <w:rPr>
          <w:ins w:id="831" w:author="Unknown"/>
          <w:rFonts w:ascii="Segoe UI" w:eastAsia="Times New Roman" w:hAnsi="Segoe UI" w:cs="Segoe UI"/>
          <w:color w:val="000000"/>
          <w:sz w:val="27"/>
          <w:szCs w:val="27"/>
        </w:rPr>
      </w:pPr>
      <w:ins w:id="83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1"/>
        </w:numPr>
        <w:pBdr>
          <w:top w:val="single" w:sz="2" w:space="0" w:color="auto"/>
          <w:left w:val="single" w:sz="2" w:space="27" w:color="auto"/>
          <w:bottom w:val="single" w:sz="2" w:space="0" w:color="auto"/>
          <w:right w:val="single" w:sz="2" w:space="0" w:color="auto"/>
        </w:pBdr>
        <w:spacing w:after="0" w:line="240" w:lineRule="auto"/>
        <w:ind w:left="0"/>
        <w:rPr>
          <w:ins w:id="833" w:author="Unknown"/>
          <w:rFonts w:ascii="Segoe UI" w:eastAsia="Times New Roman" w:hAnsi="Segoe UI" w:cs="Segoe UI"/>
          <w:color w:val="000000"/>
          <w:sz w:val="27"/>
          <w:szCs w:val="27"/>
        </w:rPr>
      </w:pPr>
      <w:ins w:id="834"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Boolean Conversion to Number:- </w:t>
        </w:r>
        <w:r w:rsidRPr="0089304D">
          <w:rPr>
            <w:rFonts w:ascii="Segoe UI" w:eastAsia="Times New Roman" w:hAnsi="Segoe UI" w:cs="Segoe UI"/>
            <w:color w:val="000000"/>
            <w:sz w:val="27"/>
            <w:szCs w:val="27"/>
          </w:rPr>
          <w:t>If we use Boolean, true is considered as 1 an</w:t>
        </w:r>
        <w:r w:rsidRPr="0089304D">
          <w:rPr>
            <w:rFonts w:ascii="Segoe UI" w:eastAsia="Times New Roman" w:hAnsi="Segoe UI" w:cs="Segoe UI"/>
            <w:color w:val="000000"/>
            <w:sz w:val="27"/>
            <w:szCs w:val="27"/>
            <w:bdr w:val="single" w:sz="2" w:space="0" w:color="auto" w:frame="1"/>
          </w:rPr>
          <w:t>d false is considered as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 w:author="Unknown"/>
          <w:rFonts w:ascii="Consolas" w:eastAsia="Times New Roman" w:hAnsi="Consolas" w:cs="Consolas"/>
          <w:color w:val="F8F8F2"/>
          <w:sz w:val="27"/>
        </w:rPr>
      </w:pPr>
      <w:ins w:id="83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 w:author="Unknown"/>
          <w:rFonts w:ascii="Consolas" w:eastAsia="Times New Roman" w:hAnsi="Consolas" w:cs="Consolas"/>
          <w:color w:val="F8F8F2"/>
          <w:sz w:val="27"/>
        </w:rPr>
      </w:pPr>
      <w:ins w:id="838"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6E22E"/>
            <w:sz w:val="27"/>
          </w:rPr>
          <w:t>'5'</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 w:author="Unknown"/>
          <w:rFonts w:ascii="Consolas" w:eastAsia="Times New Roman" w:hAnsi="Consolas" w:cs="Consolas"/>
          <w:color w:val="F8F8F2"/>
          <w:sz w:val="27"/>
        </w:rPr>
      </w:pPr>
      <w:ins w:id="84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 w:author="Unknown"/>
          <w:rFonts w:ascii="Consolas" w:eastAsia="Times New Roman" w:hAnsi="Consolas" w:cs="Consolas"/>
          <w:color w:val="F8F8F2"/>
          <w:sz w:val="27"/>
        </w:rPr>
      </w:pPr>
      <w:ins w:id="842"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 w:author="Unknown"/>
          <w:rFonts w:ascii="Consolas" w:eastAsia="Times New Roman" w:hAnsi="Consolas" w:cs="Consolas"/>
          <w:color w:val="F8F8F2"/>
          <w:sz w:val="27"/>
          <w:szCs w:val="27"/>
        </w:rPr>
      </w:pPr>
      <w:ins w:id="84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 </w:t>
        </w:r>
        <w:r w:rsidRPr="0089304D">
          <w:rPr>
            <w:rFonts w:ascii="Consolas" w:eastAsia="Times New Roman" w:hAnsi="Consolas" w:cs="Consolas"/>
            <w:color w:val="8292A2"/>
            <w:sz w:val="27"/>
          </w:rPr>
          <w:t>// 10</w:t>
        </w:r>
      </w:ins>
    </w:p>
    <w:p w:rsidR="0089304D" w:rsidRPr="0089304D" w:rsidRDefault="0089304D" w:rsidP="0089304D">
      <w:pPr>
        <w:spacing w:after="0" w:line="240" w:lineRule="auto"/>
        <w:rPr>
          <w:ins w:id="845" w:author="Unknown"/>
          <w:rFonts w:ascii="Segoe UI" w:eastAsia="Times New Roman" w:hAnsi="Segoe UI" w:cs="Segoe UI"/>
          <w:color w:val="000000"/>
          <w:sz w:val="27"/>
          <w:szCs w:val="27"/>
        </w:rPr>
      </w:pPr>
      <w:ins w:id="84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7" w:author="Unknown"/>
          <w:rFonts w:ascii="Segoe UI" w:eastAsia="Times New Roman" w:hAnsi="Segoe UI" w:cs="Segoe UI"/>
          <w:color w:val="000000"/>
          <w:sz w:val="27"/>
          <w:szCs w:val="27"/>
        </w:rPr>
      </w:pPr>
      <w:ins w:id="848" w:author="Unknown">
        <w:r w:rsidRPr="0089304D">
          <w:rPr>
            <w:rFonts w:ascii="Segoe UI" w:eastAsia="Times New Roman" w:hAnsi="Segoe UI" w:cs="Segoe UI"/>
            <w:color w:val="000000"/>
            <w:sz w:val="27"/>
            <w:szCs w:val="27"/>
            <w:bdr w:val="single" w:sz="2" w:space="0" w:color="auto" w:frame="1"/>
          </w:rPr>
          <w:t>In JavaScript, Null is considered as 0 when used with numbers. Arithmetic operation of undefined with number, boolean or null returns NaN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9" w:author="Unknown"/>
          <w:rFonts w:ascii="Consolas" w:eastAsia="Times New Roman" w:hAnsi="Consolas" w:cs="Consolas"/>
          <w:color w:val="F8F8F2"/>
          <w:sz w:val="27"/>
        </w:rPr>
      </w:pPr>
      <w:ins w:id="850" w:author="Unknown">
        <w:r w:rsidRPr="0089304D">
          <w:rPr>
            <w:rFonts w:ascii="Consolas" w:eastAsia="Times New Roman" w:hAnsi="Consolas" w:cs="Consolas"/>
            <w:color w:val="F8F8F2"/>
            <w:sz w:val="27"/>
          </w:rPr>
          <w:t xml:space="preserve">res = </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1" w:author="Unknown"/>
          <w:rFonts w:ascii="Consolas" w:eastAsia="Times New Roman" w:hAnsi="Consolas" w:cs="Consolas"/>
          <w:color w:val="F8F8F2"/>
          <w:sz w:val="27"/>
          <w:szCs w:val="27"/>
        </w:rPr>
      </w:pPr>
      <w:ins w:id="852" w:author="Unknown">
        <w:r w:rsidRPr="0089304D">
          <w:rPr>
            <w:rFonts w:ascii="Consolas" w:eastAsia="Times New Roman" w:hAnsi="Consolas" w:cs="Consolas"/>
            <w:color w:val="F8F8F2"/>
            <w:sz w:val="27"/>
          </w:rPr>
          <w:lastRenderedPageBreak/>
          <w:t xml:space="preserve">res = </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 NaN</w:t>
        </w:r>
      </w:ins>
    </w:p>
    <w:p w:rsidR="0089304D" w:rsidRPr="0089304D" w:rsidRDefault="0089304D" w:rsidP="0089304D">
      <w:pPr>
        <w:spacing w:after="0" w:line="240" w:lineRule="auto"/>
        <w:rPr>
          <w:ins w:id="853" w:author="Unknown"/>
          <w:rFonts w:ascii="Segoe UI" w:eastAsia="Times New Roman" w:hAnsi="Segoe UI" w:cs="Segoe UI"/>
          <w:color w:val="000000"/>
          <w:sz w:val="27"/>
          <w:szCs w:val="27"/>
        </w:rPr>
      </w:pPr>
      <w:ins w:id="85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5" w:author="Unknown"/>
          <w:rFonts w:ascii="Segoe UI" w:eastAsia="Times New Roman" w:hAnsi="Segoe UI" w:cs="Segoe UI"/>
          <w:color w:val="000000"/>
          <w:sz w:val="27"/>
          <w:szCs w:val="27"/>
        </w:rPr>
      </w:pPr>
      <w:ins w:id="85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57" w:author="Unknown"/>
          <w:rFonts w:ascii="Segoe UI" w:eastAsia="Times New Roman" w:hAnsi="Segoe UI" w:cs="Segoe UI"/>
          <w:b/>
          <w:bCs/>
          <w:color w:val="000000"/>
          <w:sz w:val="24"/>
          <w:szCs w:val="24"/>
        </w:rPr>
      </w:pPr>
      <w:ins w:id="858"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 w:author="Unknown"/>
          <w:rFonts w:ascii="Consolas" w:eastAsia="Times New Roman" w:hAnsi="Consolas" w:cs="Consolas"/>
          <w:color w:val="F8F8F2"/>
          <w:sz w:val="27"/>
        </w:rPr>
      </w:pPr>
      <w:ins w:id="860"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 w:author="Unknown"/>
          <w:rFonts w:ascii="Consolas" w:eastAsia="Times New Roman" w:hAnsi="Consolas" w:cs="Consolas"/>
          <w:color w:val="F8F8F2"/>
          <w:sz w:val="27"/>
        </w:rPr>
      </w:pPr>
      <w:ins w:id="86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 w:author="Unknown"/>
          <w:rFonts w:ascii="Consolas" w:eastAsia="Times New Roman" w:hAnsi="Consolas" w:cs="Consolas"/>
          <w:color w:val="F8F8F2"/>
          <w:sz w:val="27"/>
        </w:rPr>
      </w:pPr>
      <w:ins w:id="86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 w:author="Unknown"/>
          <w:rFonts w:ascii="Consolas" w:eastAsia="Times New Roman" w:hAnsi="Consolas" w:cs="Consolas"/>
          <w:color w:val="F8F8F2"/>
          <w:sz w:val="27"/>
        </w:rPr>
      </w:pPr>
      <w:ins w:id="8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 w:author="Unknown"/>
          <w:rFonts w:ascii="Consolas" w:eastAsia="Times New Roman" w:hAnsi="Consolas" w:cs="Consolas"/>
          <w:color w:val="F8F8F2"/>
          <w:sz w:val="27"/>
        </w:rPr>
      </w:pPr>
      <w:ins w:id="8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 w:author="Unknown"/>
          <w:rFonts w:ascii="Consolas" w:eastAsia="Times New Roman" w:hAnsi="Consolas" w:cs="Consolas"/>
          <w:color w:val="F8F8F2"/>
          <w:sz w:val="27"/>
        </w:rPr>
      </w:pPr>
      <w:ins w:id="8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 w:author="Unknown"/>
          <w:rFonts w:ascii="Consolas" w:eastAsia="Times New Roman" w:hAnsi="Consolas" w:cs="Consolas"/>
          <w:color w:val="F8F8F2"/>
          <w:sz w:val="27"/>
        </w:rPr>
      </w:pPr>
      <w:ins w:id="8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 w:author="Unknown"/>
          <w:rFonts w:ascii="Consolas" w:eastAsia="Times New Roman" w:hAnsi="Consolas" w:cs="Consolas"/>
          <w:color w:val="F8F8F2"/>
          <w:sz w:val="27"/>
        </w:rPr>
      </w:pPr>
      <w:ins w:id="87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 w:author="Unknown"/>
          <w:rFonts w:ascii="Consolas" w:eastAsia="Times New Roman" w:hAnsi="Consolas" w:cs="Consolas"/>
          <w:color w:val="F8F8F2"/>
          <w:sz w:val="27"/>
        </w:rPr>
      </w:pPr>
      <w:ins w:id="87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7" w:author="Unknown"/>
          <w:rFonts w:ascii="Consolas" w:eastAsia="Times New Roman" w:hAnsi="Consolas" w:cs="Consolas"/>
          <w:color w:val="F8F8F2"/>
          <w:sz w:val="27"/>
        </w:rPr>
      </w:pPr>
      <w:ins w:id="8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 w:author="Unknown"/>
          <w:rFonts w:ascii="Consolas" w:eastAsia="Times New Roman" w:hAnsi="Consolas" w:cs="Consolas"/>
          <w:color w:val="F8F8F2"/>
          <w:sz w:val="27"/>
        </w:rPr>
      </w:pPr>
      <w:ins w:id="88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 w:author="Unknown"/>
          <w:rFonts w:ascii="Consolas" w:eastAsia="Times New Roman" w:hAnsi="Consolas" w:cs="Consolas"/>
          <w:color w:val="F8F8F2"/>
          <w:sz w:val="27"/>
        </w:rPr>
      </w:pPr>
      <w:ins w:id="883"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 w:author="Unknown"/>
          <w:rFonts w:ascii="Consolas" w:eastAsia="Times New Roman" w:hAnsi="Consolas" w:cs="Consolas"/>
          <w:color w:val="F8F8F2"/>
          <w:sz w:val="27"/>
        </w:rPr>
      </w:pPr>
      <w:ins w:id="885"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6" w:author="Unknown"/>
          <w:rFonts w:ascii="Consolas" w:eastAsia="Times New Roman" w:hAnsi="Consolas" w:cs="Consolas"/>
          <w:color w:val="F8F8F2"/>
          <w:sz w:val="27"/>
        </w:rPr>
      </w:pPr>
      <w:ins w:id="887"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8" w:author="Unknown"/>
          <w:rFonts w:ascii="Consolas" w:eastAsia="Times New Roman" w:hAnsi="Consolas" w:cs="Consolas"/>
          <w:color w:val="F8F8F2"/>
          <w:sz w:val="27"/>
        </w:rPr>
      </w:pPr>
      <w:ins w:id="889"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 w:author="Unknown"/>
          <w:rFonts w:ascii="Consolas" w:eastAsia="Times New Roman" w:hAnsi="Consolas" w:cs="Consolas"/>
          <w:color w:val="F8F8F2"/>
          <w:sz w:val="27"/>
        </w:rPr>
      </w:pPr>
      <w:ins w:id="891"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 w:author="Unknown"/>
          <w:rFonts w:ascii="Consolas" w:eastAsia="Times New Roman" w:hAnsi="Consolas" w:cs="Consolas"/>
          <w:color w:val="F8F8F2"/>
          <w:sz w:val="27"/>
        </w:rPr>
      </w:pPr>
      <w:ins w:id="893"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 w:author="Unknown"/>
          <w:rFonts w:ascii="Consolas" w:eastAsia="Times New Roman" w:hAnsi="Consolas" w:cs="Consolas"/>
          <w:color w:val="F8F8F2"/>
          <w:sz w:val="27"/>
        </w:rPr>
      </w:pPr>
      <w:ins w:id="895"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 w:author="Unknown"/>
          <w:rFonts w:ascii="Consolas" w:eastAsia="Times New Roman" w:hAnsi="Consolas" w:cs="Consolas"/>
          <w:color w:val="F8F8F2"/>
          <w:sz w:val="27"/>
        </w:rPr>
      </w:pPr>
      <w:ins w:id="897"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 w:author="Unknown"/>
          <w:rFonts w:ascii="Consolas" w:eastAsia="Times New Roman" w:hAnsi="Consolas" w:cs="Consolas"/>
          <w:color w:val="F8F8F2"/>
          <w:sz w:val="27"/>
        </w:rPr>
      </w:pPr>
      <w:ins w:id="899"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 w:author="Unknown"/>
          <w:rFonts w:ascii="Consolas" w:eastAsia="Times New Roman" w:hAnsi="Consolas" w:cs="Consolas"/>
          <w:color w:val="F8F8F2"/>
          <w:sz w:val="27"/>
        </w:rPr>
      </w:pPr>
      <w:ins w:id="90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2" w:author="Unknown"/>
          <w:rFonts w:ascii="Consolas" w:eastAsia="Times New Roman" w:hAnsi="Consolas" w:cs="Consolas"/>
          <w:color w:val="F8F8F2"/>
          <w:sz w:val="27"/>
        </w:rPr>
      </w:pPr>
      <w:ins w:id="903"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904" w:author="Unknown"/>
          <w:rFonts w:ascii="Segoe UI" w:eastAsia="Times New Roman" w:hAnsi="Segoe UI" w:cs="Segoe UI"/>
          <w:color w:val="000000"/>
          <w:sz w:val="27"/>
          <w:szCs w:val="27"/>
        </w:rPr>
      </w:pPr>
      <w:ins w:id="90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06" w:author="Unknown"/>
          <w:rFonts w:ascii="Segoe UI" w:eastAsia="Times New Roman" w:hAnsi="Segoe UI" w:cs="Segoe UI"/>
          <w:b/>
          <w:bCs/>
          <w:color w:val="000000"/>
          <w:sz w:val="24"/>
          <w:szCs w:val="24"/>
        </w:rPr>
      </w:pPr>
      <w:ins w:id="907"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 w:author="Unknown"/>
          <w:rFonts w:ascii="Consolas" w:eastAsia="Times New Roman" w:hAnsi="Consolas" w:cs="Consolas"/>
          <w:color w:val="F8F8F2"/>
          <w:sz w:val="27"/>
        </w:rPr>
      </w:pPr>
      <w:ins w:id="909" w:author="Unknown">
        <w:r w:rsidRPr="0089304D">
          <w:rPr>
            <w:rFonts w:ascii="Consolas" w:eastAsia="Times New Roman" w:hAnsi="Consolas" w:cs="Consolas"/>
            <w:color w:val="8292A2"/>
            <w:sz w:val="27"/>
          </w:rPr>
          <w:t xml:space="preserve">// Type conversion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 w:author="Unknown"/>
          <w:rFonts w:ascii="Consolas" w:eastAsia="Times New Roman" w:hAnsi="Consolas" w:cs="Consolas"/>
          <w:color w:val="F8F8F2"/>
          <w:sz w:val="27"/>
        </w:rPr>
      </w:pPr>
      <w:ins w:id="91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2" w:author="Unknown"/>
          <w:rFonts w:ascii="Consolas" w:eastAsia="Times New Roman" w:hAnsi="Consolas" w:cs="Consolas"/>
          <w:color w:val="F8F8F2"/>
          <w:sz w:val="27"/>
        </w:rPr>
      </w:pPr>
      <w:ins w:id="91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myVar;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4" w:author="Unknown"/>
          <w:rFonts w:ascii="Consolas" w:eastAsia="Times New Roman" w:hAnsi="Consolas" w:cs="Consolas"/>
          <w:color w:val="F8F8F2"/>
          <w:sz w:val="27"/>
        </w:rPr>
      </w:pPr>
      <w:ins w:id="915" w:author="Unknown">
        <w:r w:rsidRPr="0089304D">
          <w:rPr>
            <w:rFonts w:ascii="Consolas" w:eastAsia="Times New Roman" w:hAnsi="Consolas" w:cs="Consolas"/>
            <w:color w:val="F8F8F2"/>
            <w:sz w:val="27"/>
          </w:rPr>
          <w:t xml:space="preserve">myVar = </w:t>
        </w:r>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6" w:author="Unknown"/>
          <w:rFonts w:ascii="Consolas" w:eastAsia="Times New Roman" w:hAnsi="Consolas" w:cs="Consolas"/>
          <w:color w:val="F8F8F2"/>
          <w:sz w:val="27"/>
        </w:rPr>
      </w:pPr>
      <w:ins w:id="917" w:author="Unknown">
        <w:r w:rsidRPr="0089304D">
          <w:rPr>
            <w:rFonts w:ascii="Consolas" w:eastAsia="Times New Roman" w:hAnsi="Consolas" w:cs="Consolas"/>
            <w:color w:val="8292A2"/>
            <w:sz w:val="27"/>
          </w:rPr>
          <w:t>// console.log(myVar, (typeof myVar));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8" w:author="Unknown"/>
          <w:rFonts w:ascii="Consolas" w:eastAsia="Times New Roman" w:hAnsi="Consolas" w:cs="Consolas"/>
          <w:color w:val="F8F8F2"/>
          <w:sz w:val="27"/>
        </w:rPr>
      </w:pPr>
      <w:ins w:id="91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booleanVar = </w:t>
        </w:r>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 w:author="Unknown"/>
          <w:rFonts w:ascii="Consolas" w:eastAsia="Times New Roman" w:hAnsi="Consolas" w:cs="Consolas"/>
          <w:color w:val="F8F8F2"/>
          <w:sz w:val="27"/>
        </w:rPr>
      </w:pPr>
      <w:ins w:id="921" w:author="Unknown">
        <w:r w:rsidRPr="0089304D">
          <w:rPr>
            <w:rFonts w:ascii="Consolas" w:eastAsia="Times New Roman" w:hAnsi="Consolas" w:cs="Consolas"/>
            <w:color w:val="8292A2"/>
            <w:sz w:val="27"/>
          </w:rPr>
          <w:t>// console.log(booleanVar, (typeof booleanVar));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 w:author="Unknown"/>
          <w:rFonts w:ascii="Consolas" w:eastAsia="Times New Roman" w:hAnsi="Consolas" w:cs="Consolas"/>
          <w:color w:val="F8F8F2"/>
          <w:sz w:val="27"/>
        </w:rPr>
      </w:pPr>
      <w:ins w:id="92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date = </w:t>
        </w:r>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 w:author="Unknown"/>
          <w:rFonts w:ascii="Consolas" w:eastAsia="Times New Roman" w:hAnsi="Consolas" w:cs="Consolas"/>
          <w:color w:val="F8F8F2"/>
          <w:sz w:val="27"/>
        </w:rPr>
      </w:pPr>
      <w:ins w:id="926" w:author="Unknown">
        <w:r w:rsidRPr="0089304D">
          <w:rPr>
            <w:rFonts w:ascii="Consolas" w:eastAsia="Times New Roman" w:hAnsi="Consolas" w:cs="Consolas"/>
            <w:color w:val="8292A2"/>
            <w:sz w:val="27"/>
          </w:rPr>
          <w:t>// console.log(date, (typeof 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 w:author="Unknown"/>
          <w:rFonts w:ascii="Consolas" w:eastAsia="Times New Roman" w:hAnsi="Consolas" w:cs="Consolas"/>
          <w:color w:val="F8F8F2"/>
          <w:sz w:val="27"/>
        </w:rPr>
      </w:pPr>
      <w:ins w:id="92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arr =  </w:t>
        </w:r>
        <w:r w:rsidRPr="0089304D">
          <w:rPr>
            <w:rFonts w:ascii="Consolas" w:eastAsia="Times New Roman" w:hAnsi="Consolas" w:cs="Consolas"/>
            <w:color w:val="E6DB74"/>
            <w:sz w:val="27"/>
          </w:rPr>
          <w:t>String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 w:author="Unknown"/>
          <w:rFonts w:ascii="Consolas" w:eastAsia="Times New Roman" w:hAnsi="Consolas" w:cs="Consolas"/>
          <w:color w:val="F8F8F2"/>
          <w:sz w:val="27"/>
        </w:rPr>
      </w:pPr>
      <w:ins w:id="931" w:author="Unknown">
        <w:r w:rsidRPr="0089304D">
          <w:rPr>
            <w:rFonts w:ascii="Consolas" w:eastAsia="Times New Roman" w:hAnsi="Consolas" w:cs="Consolas"/>
            <w:color w:val="8292A2"/>
            <w:sz w:val="27"/>
          </w:rPr>
          <w:t>// console.log(arr.length, (typeof arr));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 w:author="Unknown"/>
          <w:rFonts w:ascii="Consolas" w:eastAsia="Times New Roman" w:hAnsi="Consolas" w:cs="Consolas"/>
          <w:color w:val="F8F8F2"/>
          <w:sz w:val="27"/>
        </w:rPr>
      </w:pPr>
      <w:ins w:id="93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75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 w:author="Unknown"/>
          <w:rFonts w:ascii="Consolas" w:eastAsia="Times New Roman" w:hAnsi="Consolas" w:cs="Consolas"/>
          <w:color w:val="F8F8F2"/>
          <w:sz w:val="27"/>
        </w:rPr>
      </w:pPr>
      <w:ins w:id="936" w:author="Unknown">
        <w:r w:rsidRPr="0089304D">
          <w:rPr>
            <w:rFonts w:ascii="Consolas" w:eastAsia="Times New Roman" w:hAnsi="Consolas" w:cs="Consolas"/>
            <w:color w:val="8292A2"/>
            <w:sz w:val="27"/>
          </w:rPr>
          <w:t>// console.log(i.toString())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 w:author="Unknown"/>
          <w:rFonts w:ascii="Consolas" w:eastAsia="Times New Roman" w:hAnsi="Consolas" w:cs="Consolas"/>
          <w:color w:val="F8F8F2"/>
          <w:sz w:val="27"/>
        </w:rPr>
      </w:pPr>
      <w:ins w:id="93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stri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"3434"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0" w:author="Unknown"/>
          <w:rFonts w:ascii="Consolas" w:eastAsia="Times New Roman" w:hAnsi="Consolas" w:cs="Consolas"/>
          <w:color w:val="F8F8F2"/>
          <w:sz w:val="27"/>
        </w:rPr>
      </w:pPr>
      <w:ins w:id="941" w:author="Unknown">
        <w:r w:rsidRPr="0089304D">
          <w:rPr>
            <w:rFonts w:ascii="Consolas" w:eastAsia="Times New Roman" w:hAnsi="Consolas" w:cs="Consolas"/>
            <w:color w:val="F8F8F2"/>
            <w:sz w:val="27"/>
          </w:rPr>
          <w:t xml:space="preserve">stri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"343d4"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 w:author="Unknown"/>
          <w:rFonts w:ascii="Consolas" w:eastAsia="Times New Roman" w:hAnsi="Consolas" w:cs="Consolas"/>
          <w:color w:val="F8F8F2"/>
          <w:sz w:val="27"/>
        </w:rPr>
      </w:pPr>
      <w:ins w:id="943" w:author="Unknown">
        <w:r w:rsidRPr="0089304D">
          <w:rPr>
            <w:rFonts w:ascii="Consolas" w:eastAsia="Times New Roman" w:hAnsi="Consolas" w:cs="Consolas"/>
            <w:color w:val="F8F8F2"/>
            <w:sz w:val="27"/>
          </w:rPr>
          <w:t xml:space="preserve">stri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 w:author="Unknown"/>
          <w:rFonts w:ascii="Consolas" w:eastAsia="Times New Roman" w:hAnsi="Consolas" w:cs="Consolas"/>
          <w:color w:val="F8F8F2"/>
          <w:sz w:val="27"/>
        </w:rPr>
      </w:pPr>
      <w:ins w:id="945" w:author="Unknown">
        <w:r w:rsidRPr="0089304D">
          <w:rPr>
            <w:rFonts w:ascii="Consolas" w:eastAsia="Times New Roman" w:hAnsi="Consolas" w:cs="Consolas"/>
            <w:color w:val="F8F8F2"/>
            <w:sz w:val="27"/>
          </w:rPr>
          <w:t xml:space="preserve">stri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7</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8</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 w:author="Unknown"/>
          <w:rFonts w:ascii="Consolas" w:eastAsia="Times New Roman" w:hAnsi="Consolas" w:cs="Consolas"/>
          <w:color w:val="F8F8F2"/>
          <w:sz w:val="27"/>
        </w:rPr>
      </w:pPr>
      <w:ins w:id="947" w:author="Unknown">
        <w:r w:rsidRPr="0089304D">
          <w:rPr>
            <w:rFonts w:ascii="Consolas" w:eastAsia="Times New Roman" w:hAnsi="Consolas" w:cs="Consolas"/>
            <w:color w:val="8292A2"/>
            <w:sz w:val="27"/>
          </w:rPr>
          <w:t>// console.log(stri, (typeof stri));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 w:author="Unknown"/>
          <w:rFonts w:ascii="Consolas" w:eastAsia="Times New Roman" w:hAnsi="Consolas" w:cs="Consolas"/>
          <w:color w:val="F8F8F2"/>
          <w:sz w:val="27"/>
        </w:rPr>
      </w:pPr>
      <w:ins w:id="95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number = </w:t>
        </w:r>
        <w:r w:rsidRPr="0089304D">
          <w:rPr>
            <w:rFonts w:ascii="Consolas" w:eastAsia="Times New Roman" w:hAnsi="Consolas" w:cs="Consolas"/>
            <w:color w:val="E6DB74"/>
            <w:sz w:val="27"/>
          </w:rPr>
          <w:t>parseFloat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'34.098'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 w:author="Unknown"/>
          <w:rFonts w:ascii="Consolas" w:eastAsia="Times New Roman" w:hAnsi="Consolas" w:cs="Consolas"/>
          <w:color w:val="F8F8F2"/>
          <w:sz w:val="27"/>
        </w:rPr>
      </w:pPr>
      <w:ins w:id="95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(number.</w:t>
        </w:r>
        <w:r w:rsidRPr="0089304D">
          <w:rPr>
            <w:rFonts w:ascii="Consolas" w:eastAsia="Times New Roman" w:hAnsi="Consolas" w:cs="Consolas"/>
            <w:color w:val="E6DB74"/>
            <w:sz w:val="27"/>
          </w:rPr>
          <w:t>toFixed</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w:t>
        </w:r>
        <w:r w:rsidRPr="0089304D">
          <w:rPr>
            <w:rFonts w:ascii="Consolas" w:eastAsia="Times New Roman" w:hAnsi="Consolas" w:cs="Consolas"/>
            <w:color w:val="66D9EF"/>
            <w:sz w:val="27"/>
          </w:rPr>
          <w:t>typeof</w:t>
        </w:r>
        <w:r w:rsidRPr="0089304D">
          <w:rPr>
            <w:rFonts w:ascii="Consolas" w:eastAsia="Times New Roman" w:hAnsi="Consolas" w:cs="Consolas"/>
            <w:color w:val="F8F8F2"/>
            <w:sz w:val="27"/>
          </w:rPr>
          <w:t xml:space="preserve"> number));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 w:author="Unknown"/>
          <w:rFonts w:ascii="Consolas" w:eastAsia="Times New Roman" w:hAnsi="Consolas" w:cs="Consolas"/>
          <w:color w:val="F8F8F2"/>
          <w:sz w:val="27"/>
        </w:rPr>
      </w:pPr>
      <w:ins w:id="957" w:author="Unknown">
        <w:r w:rsidRPr="0089304D">
          <w:rPr>
            <w:rFonts w:ascii="Consolas" w:eastAsia="Times New Roman" w:hAnsi="Consolas" w:cs="Consolas"/>
            <w:color w:val="8292A2"/>
            <w:sz w:val="27"/>
          </w:rPr>
          <w:t>// Type coercion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 w:author="Unknown"/>
          <w:rFonts w:ascii="Consolas" w:eastAsia="Times New Roman" w:hAnsi="Consolas" w:cs="Consolas"/>
          <w:color w:val="F8F8F2"/>
          <w:sz w:val="27"/>
        </w:rPr>
      </w:pPr>
      <w:ins w:id="96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mystr = </w:t>
        </w:r>
        <w:r w:rsidRPr="0089304D">
          <w:rPr>
            <w:rFonts w:ascii="Consolas" w:eastAsia="Times New Roman" w:hAnsi="Consolas" w:cs="Consolas"/>
            <w:color w:val="E6DB74"/>
            <w:sz w:val="27"/>
          </w:rPr>
          <w:t>Number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"698"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 w:author="Unknown"/>
          <w:rFonts w:ascii="Consolas" w:eastAsia="Times New Roman" w:hAnsi="Consolas" w:cs="Consolas"/>
          <w:color w:val="F8F8F2"/>
          <w:sz w:val="27"/>
        </w:rPr>
      </w:pPr>
      <w:ins w:id="96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mynum = </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 w:author="Unknown"/>
          <w:rFonts w:ascii="Consolas" w:eastAsia="Times New Roman" w:hAnsi="Consolas" w:cs="Consolas"/>
          <w:color w:val="F8F8F2"/>
          <w:sz w:val="27"/>
        </w:rPr>
      </w:pPr>
      <w:ins w:id="96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 + mynum);</w:t>
        </w:r>
      </w:ins>
    </w:p>
    <w:p w:rsidR="0089304D" w:rsidRPr="0089304D" w:rsidRDefault="0089304D" w:rsidP="0089304D">
      <w:pPr>
        <w:spacing w:after="0" w:line="240" w:lineRule="auto"/>
        <w:rPr>
          <w:ins w:id="966" w:author="Unknown"/>
          <w:rFonts w:ascii="Segoe UI" w:eastAsia="Times New Roman" w:hAnsi="Segoe UI" w:cs="Segoe UI"/>
          <w:color w:val="000000"/>
          <w:sz w:val="27"/>
          <w:szCs w:val="27"/>
        </w:rPr>
      </w:pPr>
      <w:ins w:id="96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968" w:author="Unknown"/>
          <w:rFonts w:ascii="Segoe UI" w:eastAsia="Times New Roman" w:hAnsi="Segoe UI" w:cs="Segoe UI"/>
          <w:color w:val="000000"/>
          <w:sz w:val="27"/>
          <w:szCs w:val="27"/>
        </w:rPr>
      </w:pPr>
      <w:ins w:id="969" w:author="Unknown">
        <w:r w:rsidRPr="0089304D">
          <w:rPr>
            <w:rFonts w:ascii="Segoe UI" w:eastAsia="Times New Roman" w:hAnsi="Segoe UI" w:cs="Segoe UI"/>
            <w:b/>
            <w:bCs/>
            <w:color w:val="000000"/>
            <w:sz w:val="27"/>
          </w:rPr>
          <w:t>Previous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Strings: Properties, Methods &amp; Template Literals in JavaScript | JavaScript Tutorial In Hindi #6</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w:t>
      </w:r>
      <w:r w:rsidRPr="0089304D">
        <w:rPr>
          <w:rFonts w:ascii="Segoe UI" w:eastAsia="Times New Roman" w:hAnsi="Segoe UI" w:cs="Segoe UI"/>
          <w:b/>
          <w:bCs/>
          <w:i/>
          <w:iCs/>
          <w:color w:val="000000"/>
          <w:sz w:val="27"/>
        </w:rPr>
        <w:t>string properties and methods in JavaScript.</w:t>
      </w:r>
      <w:r w:rsidRPr="0089304D">
        <w:rPr>
          <w:rFonts w:ascii="Segoe UI" w:eastAsia="Times New Roman" w:hAnsi="Segoe UI" w:cs="Segoe UI"/>
          <w:color w:val="000000"/>
          <w:sz w:val="27"/>
          <w:szCs w:val="27"/>
        </w:rPr>
        <w:t> As we know, strings are useful for holding data that can be represented in text form. One of the most popular operations on strings are to check their length, to build and concatenate them using the operator (+), checking for the existence or location of substrings with the indexOf() method, or extracting substrings with the substring() method. In this tutorial, we will also learn about </w:t>
      </w:r>
      <w:r w:rsidRPr="0089304D">
        <w:rPr>
          <w:rFonts w:ascii="Segoe UI" w:eastAsia="Times New Roman" w:hAnsi="Segoe UI" w:cs="Segoe UI"/>
          <w:b/>
          <w:bCs/>
          <w:i/>
          <w:iCs/>
          <w:color w:val="000000"/>
          <w:sz w:val="27"/>
        </w:rPr>
        <w:t>JavaScript template literals </w:t>
      </w:r>
      <w:r w:rsidRPr="0089304D">
        <w:rPr>
          <w:rFonts w:ascii="Segoe UI" w:eastAsia="Times New Roman" w:hAnsi="Segoe UI" w:cs="Segoe UI"/>
          <w:color w:val="000000"/>
          <w:sz w:val="27"/>
          <w:szCs w:val="27"/>
        </w:rPr>
        <w:t>that makes it easier to work with the string template.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b/>
          <w:bCs/>
          <w:color w:val="000000"/>
          <w:sz w:val="27"/>
        </w:rPr>
        <w:t>Note that: </w:t>
      </w:r>
      <w:r w:rsidRPr="0089304D">
        <w:rPr>
          <w:rFonts w:ascii="Segoe UI" w:eastAsia="Times New Roman" w:hAnsi="Segoe UI" w:cs="Segoe UI"/>
          <w:color w:val="000000"/>
          <w:sz w:val="27"/>
          <w:szCs w:val="27"/>
          <w:bdr w:val="single" w:sz="2" w:space="0" w:color="auto" w:frame="1"/>
          <w:shd w:val="clear" w:color="auto" w:fill="ECF0F1"/>
        </w:rPr>
        <w:t>JavaScript counts positions from zero. 0 is the first position in a string, 1 is the second, and so on.</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70" w:author="Unknown"/>
          <w:rFonts w:ascii="Segoe UI" w:eastAsia="Times New Roman" w:hAnsi="Segoe UI" w:cs="Segoe UI"/>
          <w:b/>
          <w:bCs/>
          <w:color w:val="000000"/>
          <w:sz w:val="24"/>
          <w:szCs w:val="24"/>
        </w:rPr>
      </w:pPr>
      <w:ins w:id="971" w:author="Unknown">
        <w:r w:rsidRPr="0089304D">
          <w:rPr>
            <w:rFonts w:ascii="Segoe UI" w:eastAsia="Times New Roman" w:hAnsi="Segoe UI" w:cs="Segoe UI"/>
            <w:b/>
            <w:bCs/>
            <w:color w:val="000000"/>
            <w:sz w:val="24"/>
            <w:szCs w:val="24"/>
          </w:rPr>
          <w:t>JavaScript String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72" w:author="Unknown"/>
          <w:rFonts w:ascii="Segoe UI" w:eastAsia="Times New Roman" w:hAnsi="Segoe UI" w:cs="Segoe UI"/>
          <w:color w:val="000000"/>
          <w:sz w:val="27"/>
          <w:szCs w:val="27"/>
        </w:rPr>
      </w:pPr>
      <w:ins w:id="973" w:author="Unknown">
        <w:r w:rsidRPr="0089304D">
          <w:rPr>
            <w:rFonts w:ascii="Segoe UI" w:eastAsia="Times New Roman" w:hAnsi="Segoe UI" w:cs="Segoe UI"/>
            <w:color w:val="000000"/>
            <w:sz w:val="27"/>
            <w:szCs w:val="27"/>
          </w:rPr>
          <w:t>Let's see the JavaScript string methods with examples.</w:t>
        </w:r>
      </w:ins>
    </w:p>
    <w:p w:rsidR="0089304D" w:rsidRPr="0089304D" w:rsidRDefault="0089304D" w:rsidP="0089304D">
      <w:pPr>
        <w:numPr>
          <w:ilvl w:val="0"/>
          <w:numId w:val="1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74" w:author="Unknown"/>
          <w:rFonts w:ascii="Segoe UI" w:eastAsia="Times New Roman" w:hAnsi="Segoe UI" w:cs="Segoe UI"/>
          <w:color w:val="000000"/>
          <w:sz w:val="27"/>
          <w:szCs w:val="27"/>
        </w:rPr>
      </w:pPr>
      <w:ins w:id="975" w:author="Unknown">
        <w:r w:rsidRPr="0089304D">
          <w:rPr>
            <w:rFonts w:ascii="Segoe UI" w:eastAsia="Times New Roman" w:hAnsi="Segoe UI" w:cs="Segoe UI"/>
            <w:b/>
            <w:bCs/>
            <w:color w:val="000000"/>
            <w:sz w:val="27"/>
          </w:rPr>
          <w:lastRenderedPageBreak/>
          <w:t>charAt(c): </w:t>
        </w:r>
        <w:r w:rsidRPr="0089304D">
          <w:rPr>
            <w:rFonts w:ascii="Segoe UI" w:eastAsia="Times New Roman" w:hAnsi="Segoe UI" w:cs="Segoe UI"/>
            <w:color w:val="000000"/>
            <w:sz w:val="27"/>
            <w:szCs w:val="27"/>
          </w:rPr>
          <w:t>It returns the character at the “c” position within the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 w:author="Unknown"/>
          <w:rFonts w:ascii="Consolas" w:eastAsia="Times New Roman" w:hAnsi="Consolas" w:cs="Consolas"/>
          <w:color w:val="F8F8F2"/>
          <w:sz w:val="27"/>
        </w:rPr>
      </w:pPr>
      <w:ins w:id="97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myString =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 w:author="Unknown"/>
          <w:rFonts w:ascii="Consolas" w:eastAsia="Times New Roman" w:hAnsi="Consolas" w:cs="Consolas"/>
          <w:color w:val="F8F8F2"/>
          <w:sz w:val="27"/>
        </w:rPr>
      </w:pPr>
      <w:ins w:id="97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w:t>
        </w:r>
        <w:r w:rsidRPr="0089304D">
          <w:rPr>
            <w:rFonts w:ascii="Consolas" w:eastAsia="Times New Roman" w:hAnsi="Consolas" w:cs="Consolas"/>
            <w:color w:val="E6DB74"/>
            <w:sz w:val="27"/>
          </w:rPr>
          <w:t>charAt</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 w:author="Unknown"/>
          <w:rFonts w:ascii="Consolas" w:eastAsia="Times New Roman" w:hAnsi="Consolas" w:cs="Consolas"/>
          <w:color w:val="F8F8F2"/>
          <w:sz w:val="27"/>
          <w:szCs w:val="27"/>
        </w:rPr>
      </w:pPr>
      <w:ins w:id="981" w:author="Unknown">
        <w:r w:rsidRPr="0089304D">
          <w:rPr>
            <w:rFonts w:ascii="Consolas" w:eastAsia="Times New Roman" w:hAnsi="Consolas" w:cs="Consolas"/>
            <w:color w:val="8292A2"/>
            <w:sz w:val="27"/>
          </w:rPr>
          <w:t>//output: i</w:t>
        </w:r>
      </w:ins>
    </w:p>
    <w:p w:rsidR="0089304D" w:rsidRPr="0089304D" w:rsidRDefault="0089304D" w:rsidP="0089304D">
      <w:pPr>
        <w:spacing w:after="0" w:line="240" w:lineRule="auto"/>
        <w:rPr>
          <w:ins w:id="982" w:author="Unknown"/>
          <w:rFonts w:ascii="Segoe UI" w:eastAsia="Times New Roman" w:hAnsi="Segoe UI" w:cs="Segoe UI"/>
          <w:color w:val="000000"/>
          <w:sz w:val="27"/>
          <w:szCs w:val="27"/>
        </w:rPr>
      </w:pPr>
      <w:ins w:id="98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84" w:author="Unknown"/>
          <w:rFonts w:ascii="Segoe UI" w:eastAsia="Times New Roman" w:hAnsi="Segoe UI" w:cs="Segoe UI"/>
          <w:color w:val="000000"/>
          <w:sz w:val="27"/>
          <w:szCs w:val="27"/>
        </w:rPr>
      </w:pPr>
      <w:ins w:id="985" w:author="Unknown">
        <w:r w:rsidRPr="0089304D">
          <w:rPr>
            <w:rFonts w:ascii="Segoe UI" w:eastAsia="Times New Roman" w:hAnsi="Segoe UI" w:cs="Segoe UI"/>
            <w:b/>
            <w:bCs/>
            <w:color w:val="000000"/>
            <w:sz w:val="27"/>
          </w:rPr>
          <w:t>concat(p1, p2):</w:t>
        </w:r>
        <w:r w:rsidRPr="0089304D">
          <w:rPr>
            <w:rFonts w:ascii="Segoe UI" w:eastAsia="Times New Roman" w:hAnsi="Segoe UI" w:cs="Segoe UI"/>
            <w:color w:val="000000"/>
            <w:sz w:val="27"/>
            <w:szCs w:val="27"/>
          </w:rPr>
          <w:t> Combines one or more strings and returns the concatenated string. Remember that the original string is not modified.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 w:author="Unknown"/>
          <w:rFonts w:ascii="Consolas" w:eastAsia="Times New Roman" w:hAnsi="Consolas" w:cs="Consolas"/>
          <w:color w:val="F8F8F2"/>
          <w:sz w:val="27"/>
        </w:rPr>
      </w:pPr>
      <w:ins w:id="98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str1=</w:t>
        </w:r>
        <w:r w:rsidRPr="0089304D">
          <w:rPr>
            <w:rFonts w:ascii="Consolas" w:eastAsia="Times New Roman" w:hAnsi="Consolas" w:cs="Consolas"/>
            <w:color w:val="A6E22E"/>
            <w:sz w:val="27"/>
          </w:rPr>
          <w:t>"JavaScript"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 w:author="Unknown"/>
          <w:rFonts w:ascii="Consolas" w:eastAsia="Times New Roman" w:hAnsi="Consolas" w:cs="Consolas"/>
          <w:color w:val="F8F8F2"/>
          <w:sz w:val="27"/>
        </w:rPr>
      </w:pPr>
      <w:ins w:id="98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str2=str1.</w:t>
        </w:r>
        <w:r w:rsidRPr="0089304D">
          <w:rPr>
            <w:rFonts w:ascii="Consolas" w:eastAsia="Times New Roman" w:hAnsi="Consolas" w:cs="Consolas"/>
            <w:color w:val="E6DB74"/>
            <w:sz w:val="27"/>
          </w:rPr>
          <w:t>concat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is"</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"awesome"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 w:author="Unknown"/>
          <w:rFonts w:ascii="Consolas" w:eastAsia="Times New Roman" w:hAnsi="Consolas" w:cs="Consolas"/>
          <w:color w:val="F8F8F2"/>
          <w:sz w:val="27"/>
        </w:rPr>
      </w:pPr>
      <w:ins w:id="99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(str2);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 w:author="Unknown"/>
          <w:rFonts w:ascii="Consolas" w:eastAsia="Times New Roman" w:hAnsi="Consolas" w:cs="Consolas"/>
          <w:color w:val="F8F8F2"/>
          <w:sz w:val="27"/>
          <w:szCs w:val="27"/>
        </w:rPr>
      </w:pPr>
      <w:ins w:id="993" w:author="Unknown">
        <w:r w:rsidRPr="0089304D">
          <w:rPr>
            <w:rFonts w:ascii="Consolas" w:eastAsia="Times New Roman" w:hAnsi="Consolas" w:cs="Consolas"/>
            <w:color w:val="8292A2"/>
            <w:sz w:val="27"/>
          </w:rPr>
          <w:t>//Output: JavaScript is awesome</w:t>
        </w:r>
      </w:ins>
    </w:p>
    <w:p w:rsidR="0089304D" w:rsidRPr="0089304D" w:rsidRDefault="0089304D" w:rsidP="0089304D">
      <w:pPr>
        <w:spacing w:after="0" w:line="240" w:lineRule="auto"/>
        <w:rPr>
          <w:ins w:id="994" w:author="Unknown"/>
          <w:rFonts w:ascii="Segoe UI" w:eastAsia="Times New Roman" w:hAnsi="Segoe UI" w:cs="Segoe UI"/>
          <w:color w:val="000000"/>
          <w:sz w:val="27"/>
          <w:szCs w:val="27"/>
        </w:rPr>
      </w:pPr>
      <w:ins w:id="99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96" w:author="Unknown"/>
          <w:rFonts w:ascii="Segoe UI" w:eastAsia="Times New Roman" w:hAnsi="Segoe UI" w:cs="Segoe UI"/>
          <w:color w:val="000000"/>
          <w:sz w:val="27"/>
          <w:szCs w:val="27"/>
        </w:rPr>
      </w:pPr>
      <w:ins w:id="997" w:author="Unknown">
        <w:r w:rsidRPr="0089304D">
          <w:rPr>
            <w:rFonts w:ascii="Segoe UI" w:eastAsia="Times New Roman" w:hAnsi="Segoe UI" w:cs="Segoe UI"/>
            <w:b/>
            <w:bCs/>
            <w:color w:val="000000"/>
            <w:sz w:val="27"/>
          </w:rPr>
          <w:t>indexOf(substr, [start_from]):</w:t>
        </w:r>
        <w:r w:rsidRPr="0089304D">
          <w:rPr>
            <w:rFonts w:ascii="Segoe UI" w:eastAsia="Times New Roman" w:hAnsi="Segoe UI" w:cs="Segoe UI"/>
            <w:color w:val="000000"/>
            <w:sz w:val="27"/>
            <w:szCs w:val="27"/>
          </w:rPr>
          <w:t> This method Searches and returns the index number of the searched character within the string. If not found, it will return -1 . “Start_from” is an optional argument specifying the position within string to begin the search. Default is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8" w:author="Unknown"/>
          <w:rFonts w:ascii="Consolas" w:eastAsia="Times New Roman" w:hAnsi="Consolas" w:cs="Consolas"/>
          <w:color w:val="F8F8F2"/>
          <w:sz w:val="27"/>
        </w:rPr>
      </w:pPr>
      <w:ins w:id="999" w:author="Unknown">
        <w:r w:rsidRPr="0089304D">
          <w:rPr>
            <w:rFonts w:ascii="Consolas" w:eastAsia="Times New Roman" w:hAnsi="Consolas" w:cs="Consolas"/>
            <w:color w:val="8292A2"/>
            <w:sz w:val="27"/>
          </w:rPr>
          <w:t>//indexOf(char/substring)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0" w:author="Unknown"/>
          <w:rFonts w:ascii="Consolas" w:eastAsia="Times New Roman" w:hAnsi="Consolas" w:cs="Consolas"/>
          <w:color w:val="F8F8F2"/>
          <w:sz w:val="27"/>
        </w:rPr>
      </w:pPr>
      <w:ins w:id="1001"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str1=</w:t>
        </w:r>
        <w:r w:rsidRPr="0089304D">
          <w:rPr>
            <w:rFonts w:ascii="Consolas" w:eastAsia="Times New Roman" w:hAnsi="Consolas" w:cs="Consolas"/>
            <w:color w:val="A6E22E"/>
            <w:sz w:val="27"/>
          </w:rPr>
          <w:t>"Hi, my name is Sam!"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2" w:author="Unknown"/>
          <w:rFonts w:ascii="Consolas" w:eastAsia="Times New Roman" w:hAnsi="Consolas" w:cs="Consolas"/>
          <w:color w:val="F8F8F2"/>
          <w:sz w:val="27"/>
        </w:rPr>
      </w:pPr>
      <w:ins w:id="100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str2 = str1.</w:t>
        </w:r>
        <w:r w:rsidRPr="0089304D">
          <w:rPr>
            <w:rFonts w:ascii="Consolas" w:eastAsia="Times New Roman" w:hAnsi="Consolas" w:cs="Consolas"/>
            <w:color w:val="E6DB74"/>
            <w:sz w:val="27"/>
          </w:rPr>
          <w:t>indexOf</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"locate"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4" w:author="Unknown"/>
          <w:rFonts w:ascii="Consolas" w:eastAsia="Times New Roman" w:hAnsi="Consolas" w:cs="Consolas"/>
          <w:color w:val="F8F8F2"/>
          <w:sz w:val="27"/>
          <w:szCs w:val="27"/>
        </w:rPr>
      </w:pPr>
      <w:ins w:id="1005" w:author="Unknown">
        <w:r w:rsidRPr="0089304D">
          <w:rPr>
            <w:rFonts w:ascii="Consolas" w:eastAsia="Times New Roman" w:hAnsi="Consolas" w:cs="Consolas"/>
            <w:color w:val="8292A2"/>
            <w:sz w:val="27"/>
          </w:rPr>
          <w:t>//Output: -1</w:t>
        </w:r>
      </w:ins>
    </w:p>
    <w:p w:rsidR="0089304D" w:rsidRPr="0089304D" w:rsidRDefault="0089304D" w:rsidP="0089304D">
      <w:pPr>
        <w:spacing w:after="0" w:line="240" w:lineRule="auto"/>
        <w:rPr>
          <w:ins w:id="1006" w:author="Unknown"/>
          <w:rFonts w:ascii="Segoe UI" w:eastAsia="Times New Roman" w:hAnsi="Segoe UI" w:cs="Segoe UI"/>
          <w:color w:val="000000"/>
          <w:sz w:val="27"/>
          <w:szCs w:val="27"/>
        </w:rPr>
      </w:pPr>
      <w:ins w:id="100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08" w:author="Unknown"/>
          <w:rFonts w:ascii="Segoe UI" w:eastAsia="Times New Roman" w:hAnsi="Segoe UI" w:cs="Segoe UI"/>
          <w:color w:val="000000"/>
          <w:sz w:val="27"/>
          <w:szCs w:val="27"/>
        </w:rPr>
      </w:pPr>
      <w:ins w:id="1009" w:author="Unknown">
        <w:r w:rsidRPr="0089304D">
          <w:rPr>
            <w:rFonts w:ascii="Segoe UI" w:eastAsia="Times New Roman" w:hAnsi="Segoe UI" w:cs="Segoe UI"/>
            <w:b/>
            <w:bCs/>
            <w:color w:val="000000"/>
            <w:sz w:val="27"/>
          </w:rPr>
          <w:t>lastIndexOf(substr, [start_from]): </w:t>
        </w:r>
        <w:r w:rsidRPr="0089304D">
          <w:rPr>
            <w:rFonts w:ascii="Segoe UI" w:eastAsia="Times New Roman" w:hAnsi="Segoe UI" w:cs="Segoe UI"/>
            <w:color w:val="000000"/>
            <w:sz w:val="27"/>
            <w:szCs w:val="27"/>
          </w:rPr>
          <w:t xml:space="preserve">This method searches and  returns the index number of the searched character within the string. This method will return the index of the last occurrence of a specified text in a string.If the </w:t>
        </w:r>
        <w:r w:rsidRPr="0089304D">
          <w:rPr>
            <w:rFonts w:ascii="Segoe UI" w:eastAsia="Times New Roman" w:hAnsi="Segoe UI" w:cs="Segoe UI"/>
            <w:color w:val="000000"/>
            <w:sz w:val="27"/>
            <w:szCs w:val="27"/>
          </w:rPr>
          <w:lastRenderedPageBreak/>
          <w:t>character or string is not found, -1 is returned. "Start_from" is an optional argument specifying the position within string to begin the search. Default is string.length-1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 w:author="Unknown"/>
          <w:rFonts w:ascii="Consolas" w:eastAsia="Times New Roman" w:hAnsi="Consolas" w:cs="Consolas"/>
          <w:color w:val="F8F8F2"/>
          <w:sz w:val="27"/>
        </w:rPr>
      </w:pPr>
      <w:ins w:id="1011"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myString = </w:t>
        </w:r>
        <w:r w:rsidRPr="0089304D">
          <w:rPr>
            <w:rFonts w:ascii="Consolas" w:eastAsia="Times New Roman" w:hAnsi="Consolas" w:cs="Consolas"/>
            <w:color w:val="A6E22E"/>
            <w:sz w:val="27"/>
          </w:rPr>
          <w:t>'javascript Node.js'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 w:author="Unknown"/>
          <w:rFonts w:ascii="Consolas" w:eastAsia="Times New Roman" w:hAnsi="Consolas" w:cs="Consolas"/>
          <w:color w:val="F8F8F2"/>
          <w:sz w:val="27"/>
        </w:rPr>
      </w:pPr>
      <w:ins w:id="101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w:t>
        </w:r>
        <w:r w:rsidRPr="0089304D">
          <w:rPr>
            <w:rFonts w:ascii="Consolas" w:eastAsia="Times New Roman" w:hAnsi="Consolas" w:cs="Consolas"/>
            <w:color w:val="E6DB74"/>
            <w:sz w:val="27"/>
          </w:rPr>
          <w:t>lastIndexOf</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 w:author="Unknown"/>
          <w:rFonts w:ascii="Consolas" w:eastAsia="Times New Roman" w:hAnsi="Consolas" w:cs="Consolas"/>
          <w:color w:val="F8F8F2"/>
          <w:sz w:val="27"/>
          <w:szCs w:val="27"/>
        </w:rPr>
      </w:pPr>
      <w:ins w:id="1015" w:author="Unknown">
        <w:r w:rsidRPr="0089304D">
          <w:rPr>
            <w:rFonts w:ascii="Consolas" w:eastAsia="Times New Roman" w:hAnsi="Consolas" w:cs="Consolas"/>
            <w:color w:val="8292A2"/>
            <w:sz w:val="27"/>
          </w:rPr>
          <w:t>//output: 11</w:t>
        </w:r>
      </w:ins>
    </w:p>
    <w:p w:rsidR="0089304D" w:rsidRPr="0089304D" w:rsidRDefault="0089304D" w:rsidP="0089304D">
      <w:pPr>
        <w:spacing w:after="0" w:line="240" w:lineRule="auto"/>
        <w:rPr>
          <w:ins w:id="1016" w:author="Unknown"/>
          <w:rFonts w:ascii="Segoe UI" w:eastAsia="Times New Roman" w:hAnsi="Segoe UI" w:cs="Segoe UI"/>
          <w:color w:val="000000"/>
          <w:sz w:val="27"/>
          <w:szCs w:val="27"/>
        </w:rPr>
      </w:pPr>
      <w:ins w:id="101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18" w:author="Unknown"/>
          <w:rFonts w:ascii="Segoe UI" w:eastAsia="Times New Roman" w:hAnsi="Segoe UI" w:cs="Segoe UI"/>
          <w:color w:val="000000"/>
          <w:sz w:val="27"/>
          <w:szCs w:val="27"/>
        </w:rPr>
      </w:pPr>
      <w:ins w:id="1019" w:author="Unknown">
        <w:r w:rsidRPr="0089304D">
          <w:rPr>
            <w:rFonts w:ascii="Segoe UI" w:eastAsia="Times New Roman" w:hAnsi="Segoe UI" w:cs="Segoe UI"/>
            <w:b/>
            <w:bCs/>
            <w:color w:val="000000"/>
            <w:sz w:val="27"/>
          </w:rPr>
          <w:t>slice(start, [end]):</w:t>
        </w:r>
        <w:r w:rsidRPr="0089304D">
          <w:rPr>
            <w:rFonts w:ascii="Segoe UI" w:eastAsia="Times New Roman" w:hAnsi="Segoe UI" w:cs="Segoe UI"/>
            <w:color w:val="000000"/>
            <w:sz w:val="27"/>
            <w:szCs w:val="27"/>
          </w:rPr>
          <w:t> This method returns a substring of the string based on the "start" and "end" index , it will not include the "end" index itself. "End" argument is optional, and if none is specified, the slice includes all characters from "start" to end of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 w:author="Unknown"/>
          <w:rFonts w:ascii="Consolas" w:eastAsia="Times New Roman" w:hAnsi="Consolas" w:cs="Consolas"/>
          <w:color w:val="F8F8F2"/>
          <w:sz w:val="27"/>
        </w:rPr>
      </w:pPr>
      <w:ins w:id="1021"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text=</w:t>
        </w:r>
        <w:r w:rsidRPr="0089304D">
          <w:rPr>
            <w:rFonts w:ascii="Consolas" w:eastAsia="Times New Roman" w:hAnsi="Consolas" w:cs="Consolas"/>
            <w:color w:val="A6E22E"/>
            <w:sz w:val="27"/>
          </w:rPr>
          <w:t>"programming"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 w:author="Unknown"/>
          <w:rFonts w:ascii="Consolas" w:eastAsia="Times New Roman" w:hAnsi="Consolas" w:cs="Consolas"/>
          <w:color w:val="F8F8F2"/>
          <w:sz w:val="27"/>
        </w:rPr>
      </w:pPr>
      <w:ins w:id="102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 text.</w:t>
        </w:r>
        <w:r w:rsidRPr="0089304D">
          <w:rPr>
            <w:rFonts w:ascii="Consolas" w:eastAsia="Times New Roman" w:hAnsi="Consolas" w:cs="Consolas"/>
            <w:color w:val="E6DB74"/>
            <w:sz w:val="27"/>
          </w:rPr>
          <w:t>slice</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 w:author="Unknown"/>
          <w:rFonts w:ascii="Consolas" w:eastAsia="Times New Roman" w:hAnsi="Consolas" w:cs="Consolas"/>
          <w:color w:val="F8F8F2"/>
          <w:sz w:val="27"/>
        </w:rPr>
      </w:pPr>
      <w:ins w:id="102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6" w:author="Unknown"/>
          <w:rFonts w:ascii="Consolas" w:eastAsia="Times New Roman" w:hAnsi="Consolas" w:cs="Consolas"/>
          <w:color w:val="F8F8F2"/>
          <w:sz w:val="27"/>
          <w:szCs w:val="27"/>
        </w:rPr>
      </w:pPr>
      <w:ins w:id="1027" w:author="Unknown">
        <w:r w:rsidRPr="0089304D">
          <w:rPr>
            <w:rFonts w:ascii="Consolas" w:eastAsia="Times New Roman" w:hAnsi="Consolas" w:cs="Consolas"/>
            <w:color w:val="8292A2"/>
            <w:sz w:val="27"/>
          </w:rPr>
          <w:t>//Output:- "prog"</w:t>
        </w:r>
      </w:ins>
    </w:p>
    <w:p w:rsidR="0089304D" w:rsidRPr="0089304D" w:rsidRDefault="0089304D" w:rsidP="0089304D">
      <w:pPr>
        <w:spacing w:after="0" w:line="240" w:lineRule="auto"/>
        <w:rPr>
          <w:ins w:id="1028" w:author="Unknown"/>
          <w:rFonts w:ascii="Segoe UI" w:eastAsia="Times New Roman" w:hAnsi="Segoe UI" w:cs="Segoe UI"/>
          <w:color w:val="000000"/>
          <w:sz w:val="27"/>
          <w:szCs w:val="27"/>
        </w:rPr>
      </w:pPr>
      <w:ins w:id="10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0" w:author="Unknown"/>
          <w:rFonts w:ascii="Segoe UI" w:eastAsia="Times New Roman" w:hAnsi="Segoe UI" w:cs="Segoe UI"/>
          <w:color w:val="000000"/>
          <w:sz w:val="27"/>
          <w:szCs w:val="27"/>
        </w:rPr>
      </w:pPr>
      <w:ins w:id="1031" w:author="Unknown">
        <w:r w:rsidRPr="0089304D">
          <w:rPr>
            <w:rFonts w:ascii="Segoe UI" w:eastAsia="Times New Roman" w:hAnsi="Segoe UI" w:cs="Segoe UI"/>
            <w:b/>
            <w:bCs/>
            <w:color w:val="000000"/>
            <w:sz w:val="27"/>
          </w:rPr>
          <w:t>split(delimiter, limit):</w:t>
        </w:r>
        <w:r w:rsidRPr="0089304D">
          <w:rPr>
            <w:rFonts w:ascii="Segoe UI" w:eastAsia="Times New Roman" w:hAnsi="Segoe UI" w:cs="Segoe UI"/>
            <w:color w:val="000000"/>
            <w:sz w:val="27"/>
            <w:szCs w:val="27"/>
          </w:rPr>
          <w:t> This method Splits a string into substring to the specified delimiter, and returns an array containing each element. The argument “limit” is an integer that lets you specify the maximum number of elements to return.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 w:author="Unknown"/>
          <w:rFonts w:ascii="Consolas" w:eastAsia="Times New Roman" w:hAnsi="Consolas" w:cs="Consolas"/>
          <w:color w:val="F8F8F2"/>
          <w:sz w:val="27"/>
        </w:rPr>
      </w:pPr>
      <w:ins w:id="103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txt = </w:t>
        </w:r>
        <w:r w:rsidRPr="0089304D">
          <w:rPr>
            <w:rFonts w:ascii="Consolas" w:eastAsia="Times New Roman" w:hAnsi="Consolas" w:cs="Consolas"/>
            <w:color w:val="A6E22E"/>
            <w:sz w:val="27"/>
          </w:rPr>
          <w:t>"a,b,c,d,e"</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4" w:author="Unknown"/>
          <w:rFonts w:ascii="Consolas" w:eastAsia="Times New Roman" w:hAnsi="Consolas" w:cs="Consolas"/>
          <w:color w:val="F8F8F2"/>
          <w:sz w:val="27"/>
        </w:rPr>
      </w:pPr>
      <w:ins w:id="1035" w:author="Unknown">
        <w:r w:rsidRPr="0089304D">
          <w:rPr>
            <w:rFonts w:ascii="Consolas" w:eastAsia="Times New Roman" w:hAnsi="Consolas" w:cs="Consolas"/>
            <w:color w:val="F8F8F2"/>
            <w:sz w:val="27"/>
          </w:rPr>
          <w:t>txt.</w:t>
        </w:r>
        <w:r w:rsidRPr="0089304D">
          <w:rPr>
            <w:rFonts w:ascii="Consolas" w:eastAsia="Times New Roman" w:hAnsi="Consolas" w:cs="Consolas"/>
            <w:color w:val="E6DB74"/>
            <w:sz w:val="27"/>
          </w:rPr>
          <w:t>split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Split on commas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6" w:author="Unknown"/>
          <w:rFonts w:ascii="Consolas" w:eastAsia="Times New Roman" w:hAnsi="Consolas" w:cs="Consolas"/>
          <w:color w:val="F8F8F2"/>
          <w:sz w:val="27"/>
          <w:szCs w:val="27"/>
        </w:rPr>
      </w:pPr>
      <w:ins w:id="1037" w:author="Unknown">
        <w:r w:rsidRPr="0089304D">
          <w:rPr>
            <w:rFonts w:ascii="Consolas" w:eastAsia="Times New Roman" w:hAnsi="Consolas" w:cs="Consolas"/>
            <w:color w:val="F8F8F2"/>
            <w:sz w:val="27"/>
          </w:rPr>
          <w:t>txt.</w:t>
        </w:r>
        <w:r w:rsidRPr="0089304D">
          <w:rPr>
            <w:rFonts w:ascii="Consolas" w:eastAsia="Times New Roman" w:hAnsi="Consolas" w:cs="Consolas"/>
            <w:color w:val="E6DB74"/>
            <w:sz w:val="27"/>
          </w:rPr>
          <w:t>split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Split on spaces</w:t>
        </w:r>
      </w:ins>
    </w:p>
    <w:p w:rsidR="0089304D" w:rsidRPr="0089304D" w:rsidRDefault="0089304D" w:rsidP="0089304D">
      <w:pPr>
        <w:spacing w:after="0" w:line="240" w:lineRule="auto"/>
        <w:rPr>
          <w:ins w:id="1038" w:author="Unknown"/>
          <w:rFonts w:ascii="Segoe UI" w:eastAsia="Times New Roman" w:hAnsi="Segoe UI" w:cs="Segoe UI"/>
          <w:color w:val="000000"/>
          <w:sz w:val="27"/>
          <w:szCs w:val="27"/>
        </w:rPr>
      </w:pPr>
      <w:ins w:id="103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40" w:author="Unknown"/>
          <w:rFonts w:ascii="Segoe UI" w:eastAsia="Times New Roman" w:hAnsi="Segoe UI" w:cs="Segoe UI"/>
          <w:color w:val="000000"/>
          <w:sz w:val="27"/>
          <w:szCs w:val="27"/>
        </w:rPr>
      </w:pPr>
      <w:ins w:id="1041" w:author="Unknown">
        <w:r w:rsidRPr="0089304D">
          <w:rPr>
            <w:rFonts w:ascii="Segoe UI" w:eastAsia="Times New Roman" w:hAnsi="Segoe UI" w:cs="Segoe UI"/>
            <w:b/>
            <w:bCs/>
            <w:color w:val="000000"/>
            <w:sz w:val="27"/>
          </w:rPr>
          <w:lastRenderedPageBreak/>
          <w:t>substring(from, [to]):</w:t>
        </w:r>
        <w:r w:rsidRPr="0089304D">
          <w:rPr>
            <w:rFonts w:ascii="Segoe UI" w:eastAsia="Times New Roman" w:hAnsi="Segoe UI" w:cs="Segoe UI"/>
            <w:color w:val="000000"/>
            <w:sz w:val="27"/>
            <w:szCs w:val="27"/>
          </w:rPr>
          <w:t> This method will returns the characters in a string between “from” and “to” indexes. It will not include “to” inself. “To” argument is optional, and if omitted, up to the end of the string is assumed.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 w:author="Unknown"/>
          <w:rFonts w:ascii="Consolas" w:eastAsia="Times New Roman" w:hAnsi="Consolas" w:cs="Consolas"/>
          <w:color w:val="F8F8F2"/>
          <w:sz w:val="27"/>
        </w:rPr>
      </w:pPr>
      <w:ins w:id="1043" w:author="Unknown">
        <w:r w:rsidRPr="0089304D">
          <w:rPr>
            <w:rFonts w:ascii="Consolas" w:eastAsia="Times New Roman" w:hAnsi="Consolas" w:cs="Consolas"/>
            <w:color w:val="8292A2"/>
            <w:sz w:val="27"/>
          </w:rPr>
          <w:t>//substring(from, [to])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 w:author="Unknown"/>
          <w:rFonts w:ascii="Consolas" w:eastAsia="Times New Roman" w:hAnsi="Consolas" w:cs="Consolas"/>
          <w:color w:val="F8F8F2"/>
          <w:sz w:val="27"/>
        </w:rPr>
      </w:pPr>
      <w:ins w:id="104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myString = </w:t>
        </w:r>
        <w:r w:rsidRPr="0089304D">
          <w:rPr>
            <w:rFonts w:ascii="Consolas" w:eastAsia="Times New Roman" w:hAnsi="Consolas" w:cs="Consolas"/>
            <w:color w:val="A6E22E"/>
            <w:sz w:val="27"/>
          </w:rPr>
          <w:t>'javascript Programming'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 w:author="Unknown"/>
          <w:rFonts w:ascii="Consolas" w:eastAsia="Times New Roman" w:hAnsi="Consolas" w:cs="Consolas"/>
          <w:color w:val="F8F8F2"/>
          <w:sz w:val="27"/>
        </w:rPr>
      </w:pPr>
      <w:ins w:id="1047" w:author="Unknown">
        <w:r w:rsidRPr="0089304D">
          <w:rPr>
            <w:rFonts w:ascii="Consolas" w:eastAsia="Times New Roman" w:hAnsi="Consolas" w:cs="Consolas"/>
            <w:color w:val="F8F8F2"/>
            <w:sz w:val="27"/>
          </w:rPr>
          <w:t>myString = myString.</w:t>
        </w:r>
        <w:r w:rsidRPr="0089304D">
          <w:rPr>
            <w:rFonts w:ascii="Consolas" w:eastAsia="Times New Roman" w:hAnsi="Consolas" w:cs="Consolas"/>
            <w:color w:val="E6DB74"/>
            <w:sz w:val="27"/>
          </w:rPr>
          <w:t>substring</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 w:author="Unknown"/>
          <w:rFonts w:ascii="Consolas" w:eastAsia="Times New Roman" w:hAnsi="Consolas" w:cs="Consolas"/>
          <w:color w:val="F8F8F2"/>
          <w:sz w:val="27"/>
        </w:rPr>
      </w:pPr>
      <w:ins w:id="104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 w:author="Unknown"/>
          <w:rFonts w:ascii="Consolas" w:eastAsia="Times New Roman" w:hAnsi="Consolas" w:cs="Consolas"/>
          <w:color w:val="F8F8F2"/>
          <w:sz w:val="27"/>
          <w:szCs w:val="27"/>
        </w:rPr>
      </w:pPr>
      <w:ins w:id="1051" w:author="Unknown">
        <w:r w:rsidRPr="0089304D">
          <w:rPr>
            <w:rFonts w:ascii="Consolas" w:eastAsia="Times New Roman" w:hAnsi="Consolas" w:cs="Consolas"/>
            <w:color w:val="8292A2"/>
            <w:sz w:val="27"/>
          </w:rPr>
          <w:t>//output: javascript</w:t>
        </w:r>
      </w:ins>
    </w:p>
    <w:p w:rsidR="0089304D" w:rsidRPr="0089304D" w:rsidRDefault="0089304D" w:rsidP="0089304D">
      <w:pPr>
        <w:spacing w:after="0" w:line="240" w:lineRule="auto"/>
        <w:rPr>
          <w:ins w:id="1052" w:author="Unknown"/>
          <w:rFonts w:ascii="Segoe UI" w:eastAsia="Times New Roman" w:hAnsi="Segoe UI" w:cs="Segoe UI"/>
          <w:color w:val="000000"/>
          <w:sz w:val="27"/>
          <w:szCs w:val="27"/>
        </w:rPr>
      </w:pPr>
      <w:ins w:id="10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1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54" w:author="Unknown"/>
          <w:rFonts w:ascii="Segoe UI" w:eastAsia="Times New Roman" w:hAnsi="Segoe UI" w:cs="Segoe UI"/>
          <w:color w:val="000000"/>
          <w:sz w:val="27"/>
          <w:szCs w:val="27"/>
        </w:rPr>
      </w:pPr>
      <w:ins w:id="1055" w:author="Unknown">
        <w:r w:rsidRPr="0089304D">
          <w:rPr>
            <w:rFonts w:ascii="Segoe UI" w:eastAsia="Times New Roman" w:hAnsi="Segoe UI" w:cs="Segoe UI"/>
            <w:b/>
            <w:bCs/>
            <w:color w:val="000000"/>
            <w:sz w:val="27"/>
          </w:rPr>
          <w:t>toLowerCase(): </w:t>
        </w:r>
        <w:r w:rsidRPr="0089304D">
          <w:rPr>
            <w:rFonts w:ascii="Segoe UI" w:eastAsia="Times New Roman" w:hAnsi="Segoe UI" w:cs="Segoe UI"/>
            <w:color w:val="000000"/>
            <w:sz w:val="27"/>
            <w:szCs w:val="27"/>
          </w:rPr>
          <w:t>This method will Returns the string with all of its characters converted to lowercase.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 w:author="Unknown"/>
          <w:rFonts w:ascii="Consolas" w:eastAsia="Times New Roman" w:hAnsi="Consolas" w:cs="Consolas"/>
          <w:color w:val="F8F8F2"/>
          <w:sz w:val="27"/>
        </w:rPr>
      </w:pPr>
      <w:ins w:id="1057" w:author="Unknown">
        <w:r w:rsidRPr="0089304D">
          <w:rPr>
            <w:rFonts w:ascii="Consolas" w:eastAsia="Times New Roman" w:hAnsi="Consolas" w:cs="Consolas"/>
            <w:color w:val="8292A2"/>
            <w:sz w:val="27"/>
          </w:rPr>
          <w:t>//toLowerCase()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 w:author="Unknown"/>
          <w:rFonts w:ascii="Consolas" w:eastAsia="Times New Roman" w:hAnsi="Consolas" w:cs="Consolas"/>
          <w:color w:val="F8F8F2"/>
          <w:sz w:val="27"/>
        </w:rPr>
      </w:pPr>
      <w:ins w:id="105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myString =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0" w:author="Unknown"/>
          <w:rFonts w:ascii="Consolas" w:eastAsia="Times New Roman" w:hAnsi="Consolas" w:cs="Consolas"/>
          <w:color w:val="F8F8F2"/>
          <w:sz w:val="27"/>
        </w:rPr>
      </w:pPr>
      <w:ins w:id="1061" w:author="Unknown">
        <w:r w:rsidRPr="0089304D">
          <w:rPr>
            <w:rFonts w:ascii="Consolas" w:eastAsia="Times New Roman" w:hAnsi="Consolas" w:cs="Consolas"/>
            <w:color w:val="F8F8F2"/>
            <w:sz w:val="27"/>
          </w:rPr>
          <w:t>myString = myString.</w:t>
        </w:r>
        <w:r w:rsidRPr="0089304D">
          <w:rPr>
            <w:rFonts w:ascii="Consolas" w:eastAsia="Times New Roman" w:hAnsi="Consolas" w:cs="Consolas"/>
            <w:color w:val="E6DB74"/>
            <w:sz w:val="27"/>
          </w:rPr>
          <w:t>toLowerCase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 w:author="Unknown"/>
          <w:rFonts w:ascii="Consolas" w:eastAsia="Times New Roman" w:hAnsi="Consolas" w:cs="Consolas"/>
          <w:color w:val="F8F8F2"/>
          <w:sz w:val="27"/>
        </w:rPr>
      </w:pPr>
      <w:ins w:id="106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4" w:author="Unknown"/>
          <w:rFonts w:ascii="Consolas" w:eastAsia="Times New Roman" w:hAnsi="Consolas" w:cs="Consolas"/>
          <w:color w:val="F8F8F2"/>
          <w:sz w:val="27"/>
          <w:szCs w:val="27"/>
        </w:rPr>
      </w:pPr>
      <w:ins w:id="1065" w:author="Unknown">
        <w:r w:rsidRPr="0089304D">
          <w:rPr>
            <w:rFonts w:ascii="Consolas" w:eastAsia="Times New Roman" w:hAnsi="Consolas" w:cs="Consolas"/>
            <w:color w:val="8292A2"/>
            <w:sz w:val="27"/>
          </w:rPr>
          <w:t>//output: javascript</w:t>
        </w:r>
      </w:ins>
    </w:p>
    <w:p w:rsidR="0089304D" w:rsidRPr="0089304D" w:rsidRDefault="0089304D" w:rsidP="0089304D">
      <w:pPr>
        <w:spacing w:after="0" w:line="240" w:lineRule="auto"/>
        <w:rPr>
          <w:ins w:id="1066" w:author="Unknown"/>
          <w:rFonts w:ascii="Segoe UI" w:eastAsia="Times New Roman" w:hAnsi="Segoe UI" w:cs="Segoe UI"/>
          <w:color w:val="000000"/>
          <w:sz w:val="27"/>
          <w:szCs w:val="27"/>
        </w:rPr>
      </w:pPr>
      <w:ins w:id="106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68" w:author="Unknown"/>
          <w:rFonts w:ascii="Segoe UI" w:eastAsia="Times New Roman" w:hAnsi="Segoe UI" w:cs="Segoe UI"/>
          <w:color w:val="000000"/>
          <w:sz w:val="27"/>
          <w:szCs w:val="27"/>
        </w:rPr>
      </w:pPr>
      <w:ins w:id="1069" w:author="Unknown">
        <w:r w:rsidRPr="0089304D">
          <w:rPr>
            <w:rFonts w:ascii="Segoe UI" w:eastAsia="Times New Roman" w:hAnsi="Segoe UI" w:cs="Segoe UI"/>
            <w:b/>
            <w:bCs/>
            <w:color w:val="000000"/>
            <w:sz w:val="27"/>
          </w:rPr>
          <w:t>toUpperCase():</w:t>
        </w:r>
        <w:r w:rsidRPr="0089304D">
          <w:rPr>
            <w:rFonts w:ascii="Segoe UI" w:eastAsia="Times New Roman" w:hAnsi="Segoe UI" w:cs="Segoe UI"/>
            <w:color w:val="000000"/>
            <w:sz w:val="27"/>
            <w:szCs w:val="27"/>
          </w:rPr>
          <w:t> This method will Returns the string with all of its characters converted to uppercase.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0" w:author="Unknown"/>
          <w:rFonts w:ascii="Consolas" w:eastAsia="Times New Roman" w:hAnsi="Consolas" w:cs="Consolas"/>
          <w:color w:val="F8F8F2"/>
          <w:sz w:val="27"/>
        </w:rPr>
      </w:pPr>
      <w:ins w:id="1071" w:author="Unknown">
        <w:r w:rsidRPr="0089304D">
          <w:rPr>
            <w:rFonts w:ascii="Consolas" w:eastAsia="Times New Roman" w:hAnsi="Consolas" w:cs="Consolas"/>
            <w:color w:val="8292A2"/>
            <w:sz w:val="27"/>
          </w:rPr>
          <w:t>//toUpperCase()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2" w:author="Unknown"/>
          <w:rFonts w:ascii="Consolas" w:eastAsia="Times New Roman" w:hAnsi="Consolas" w:cs="Consolas"/>
          <w:color w:val="F8F8F2"/>
          <w:sz w:val="27"/>
        </w:rPr>
      </w:pPr>
      <w:ins w:id="107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myString =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4" w:author="Unknown"/>
          <w:rFonts w:ascii="Consolas" w:eastAsia="Times New Roman" w:hAnsi="Consolas" w:cs="Consolas"/>
          <w:color w:val="F8F8F2"/>
          <w:sz w:val="27"/>
        </w:rPr>
      </w:pPr>
      <w:ins w:id="1075" w:author="Unknown">
        <w:r w:rsidRPr="0089304D">
          <w:rPr>
            <w:rFonts w:ascii="Consolas" w:eastAsia="Times New Roman" w:hAnsi="Consolas" w:cs="Consolas"/>
            <w:color w:val="F8F8F2"/>
            <w:sz w:val="27"/>
          </w:rPr>
          <w:t>myString = myString.</w:t>
        </w:r>
        <w:r w:rsidRPr="0089304D">
          <w:rPr>
            <w:rFonts w:ascii="Consolas" w:eastAsia="Times New Roman" w:hAnsi="Consolas" w:cs="Consolas"/>
            <w:color w:val="E6DB74"/>
            <w:sz w:val="27"/>
          </w:rPr>
          <w:t>toUpperCase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 w:author="Unknown"/>
          <w:rFonts w:ascii="Consolas" w:eastAsia="Times New Roman" w:hAnsi="Consolas" w:cs="Consolas"/>
          <w:color w:val="F8F8F2"/>
          <w:sz w:val="27"/>
        </w:rPr>
      </w:pPr>
      <w:ins w:id="107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 w:author="Unknown"/>
          <w:rFonts w:ascii="Consolas" w:eastAsia="Times New Roman" w:hAnsi="Consolas" w:cs="Consolas"/>
          <w:color w:val="F8F8F2"/>
          <w:sz w:val="27"/>
          <w:szCs w:val="27"/>
        </w:rPr>
      </w:pPr>
      <w:ins w:id="1079" w:author="Unknown">
        <w:r w:rsidRPr="0089304D">
          <w:rPr>
            <w:rFonts w:ascii="Consolas" w:eastAsia="Times New Roman" w:hAnsi="Consolas" w:cs="Consolas"/>
            <w:color w:val="8292A2"/>
            <w:sz w:val="27"/>
          </w:rPr>
          <w:t>//output: JAVASCRIPT</w:t>
        </w:r>
      </w:ins>
    </w:p>
    <w:p w:rsidR="0089304D" w:rsidRPr="0089304D" w:rsidRDefault="0089304D" w:rsidP="0089304D">
      <w:pPr>
        <w:spacing w:after="0" w:line="240" w:lineRule="auto"/>
        <w:rPr>
          <w:ins w:id="1080" w:author="Unknown"/>
          <w:rFonts w:ascii="Segoe UI" w:eastAsia="Times New Roman" w:hAnsi="Segoe UI" w:cs="Segoe UI"/>
          <w:color w:val="000000"/>
          <w:sz w:val="27"/>
          <w:szCs w:val="27"/>
        </w:rPr>
      </w:pPr>
      <w:ins w:id="1081"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numPr>
          <w:ilvl w:val="0"/>
          <w:numId w:val="2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82" w:author="Unknown"/>
          <w:rFonts w:ascii="Segoe UI" w:eastAsia="Times New Roman" w:hAnsi="Segoe UI" w:cs="Segoe UI"/>
          <w:color w:val="000000"/>
          <w:sz w:val="27"/>
          <w:szCs w:val="27"/>
        </w:rPr>
      </w:pPr>
      <w:ins w:id="1083" w:author="Unknown">
        <w:r w:rsidRPr="0089304D">
          <w:rPr>
            <w:rFonts w:ascii="Segoe UI" w:eastAsia="Times New Roman" w:hAnsi="Segoe UI" w:cs="Segoe UI"/>
            <w:b/>
            <w:bCs/>
            <w:color w:val="000000"/>
            <w:sz w:val="27"/>
          </w:rPr>
          <w:t>search(“str”):</w:t>
        </w:r>
        <w:r w:rsidRPr="0089304D">
          <w:rPr>
            <w:rFonts w:ascii="Segoe UI" w:eastAsia="Times New Roman" w:hAnsi="Segoe UI" w:cs="Segoe UI"/>
            <w:color w:val="000000"/>
            <w:sz w:val="27"/>
            <w:szCs w:val="27"/>
          </w:rPr>
          <w:t> The method searches a string for a specified value and returns the position of the match: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 w:author="Unknown"/>
          <w:rFonts w:ascii="Consolas" w:eastAsia="Times New Roman" w:hAnsi="Consolas" w:cs="Consolas"/>
          <w:color w:val="F8F8F2"/>
          <w:sz w:val="27"/>
        </w:rPr>
      </w:pPr>
      <w:ins w:id="108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"Welcome to programming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 w:author="Unknown"/>
          <w:rFonts w:ascii="Consolas" w:eastAsia="Times New Roman" w:hAnsi="Consolas" w:cs="Consolas"/>
          <w:color w:val="F8F8F2"/>
          <w:sz w:val="27"/>
          <w:szCs w:val="27"/>
        </w:rPr>
      </w:pPr>
      <w:ins w:id="108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pos = str.</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"programming"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88" w:author="Unknown"/>
          <w:rFonts w:ascii="Segoe UI" w:eastAsia="Times New Roman" w:hAnsi="Segoe UI" w:cs="Segoe UI"/>
          <w:color w:val="000000"/>
          <w:sz w:val="27"/>
          <w:szCs w:val="27"/>
        </w:rPr>
      </w:pPr>
      <w:ins w:id="108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90" w:author="Unknown"/>
          <w:rFonts w:ascii="Segoe UI" w:eastAsia="Times New Roman" w:hAnsi="Segoe UI" w:cs="Segoe UI"/>
          <w:color w:val="000000"/>
          <w:sz w:val="27"/>
          <w:szCs w:val="27"/>
        </w:rPr>
      </w:pPr>
      <w:ins w:id="1091" w:author="Unknown">
        <w:r w:rsidRPr="0089304D">
          <w:rPr>
            <w:rFonts w:ascii="Segoe UI" w:eastAsia="Times New Roman" w:hAnsi="Segoe UI" w:cs="Segoe UI"/>
            <w:b/>
            <w:bCs/>
            <w:color w:val="000000"/>
            <w:sz w:val="27"/>
          </w:rPr>
          <w:t>substr() Method: </w:t>
        </w:r>
        <w:r w:rsidRPr="0089304D">
          <w:rPr>
            <w:rFonts w:ascii="Segoe UI" w:eastAsia="Times New Roman" w:hAnsi="Segoe UI" w:cs="Segoe UI"/>
            <w:color w:val="000000"/>
            <w:sz w:val="27"/>
            <w:szCs w:val="27"/>
          </w:rPr>
          <w:t>The method substr() is similar to slice(). The only difference is that the second parameter specifies the length of the extracted part.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 w:author="Unknown"/>
          <w:rFonts w:ascii="Consolas" w:eastAsia="Times New Roman" w:hAnsi="Consolas" w:cs="Consolas"/>
          <w:color w:val="F8F8F2"/>
          <w:sz w:val="27"/>
        </w:rPr>
      </w:pPr>
      <w:ins w:id="1093"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"Apple, Banana, Kiwi"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 w:author="Unknown"/>
          <w:rFonts w:ascii="Consolas" w:eastAsia="Times New Roman" w:hAnsi="Consolas" w:cs="Consolas"/>
          <w:color w:val="F8F8F2"/>
          <w:sz w:val="27"/>
        </w:rPr>
      </w:pPr>
      <w:ins w:id="109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res = str.</w:t>
        </w:r>
        <w:r w:rsidRPr="0089304D">
          <w:rPr>
            <w:rFonts w:ascii="Consolas" w:eastAsia="Times New Roman" w:hAnsi="Consolas" w:cs="Consolas"/>
            <w:color w:val="E6DB74"/>
            <w:sz w:val="27"/>
          </w:rPr>
          <w:t>substr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7</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 w:author="Unknown"/>
          <w:rFonts w:ascii="Consolas" w:eastAsia="Times New Roman" w:hAnsi="Consolas" w:cs="Consolas"/>
          <w:color w:val="F8F8F2"/>
          <w:sz w:val="27"/>
          <w:szCs w:val="27"/>
        </w:rPr>
      </w:pPr>
      <w:ins w:id="1097" w:author="Unknown">
        <w:r w:rsidRPr="0089304D">
          <w:rPr>
            <w:rFonts w:ascii="Consolas" w:eastAsia="Times New Roman" w:hAnsi="Consolas" w:cs="Consolas"/>
            <w:color w:val="8292A2"/>
            <w:sz w:val="27"/>
          </w:rPr>
          <w:t>// Output: Banana</w:t>
        </w:r>
      </w:ins>
    </w:p>
    <w:p w:rsidR="0089304D" w:rsidRPr="0089304D" w:rsidRDefault="0089304D" w:rsidP="0089304D">
      <w:pPr>
        <w:spacing w:after="0" w:line="240" w:lineRule="auto"/>
        <w:rPr>
          <w:ins w:id="1098" w:author="Unknown"/>
          <w:rFonts w:ascii="Segoe UI" w:eastAsia="Times New Roman" w:hAnsi="Segoe UI" w:cs="Segoe UI"/>
          <w:color w:val="000000"/>
          <w:sz w:val="27"/>
          <w:szCs w:val="27"/>
        </w:rPr>
      </w:pPr>
      <w:ins w:id="10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00" w:author="Unknown"/>
          <w:rFonts w:ascii="Segoe UI" w:eastAsia="Times New Roman" w:hAnsi="Segoe UI" w:cs="Segoe UI"/>
          <w:b/>
          <w:bCs/>
          <w:color w:val="000000"/>
          <w:sz w:val="24"/>
          <w:szCs w:val="24"/>
        </w:rPr>
      </w:pPr>
      <w:ins w:id="1101" w:author="Unknown">
        <w:r w:rsidRPr="0089304D">
          <w:rPr>
            <w:rFonts w:ascii="Segoe UI" w:eastAsia="Times New Roman" w:hAnsi="Segoe UI" w:cs="Segoe UI"/>
            <w:b/>
            <w:bCs/>
            <w:color w:val="000000"/>
            <w:sz w:val="24"/>
            <w:szCs w:val="24"/>
          </w:rPr>
          <w:t>JavaScript template literals:-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02" w:author="Unknown"/>
          <w:rFonts w:ascii="Segoe UI" w:eastAsia="Times New Roman" w:hAnsi="Segoe UI" w:cs="Segoe UI"/>
          <w:color w:val="000000"/>
          <w:sz w:val="27"/>
          <w:szCs w:val="27"/>
        </w:rPr>
      </w:pPr>
      <w:ins w:id="1103" w:author="Unknown">
        <w:r w:rsidRPr="0089304D">
          <w:rPr>
            <w:rFonts w:ascii="Segoe UI" w:eastAsia="Times New Roman" w:hAnsi="Segoe UI" w:cs="Segoe UI"/>
            <w:color w:val="000000"/>
            <w:sz w:val="27"/>
            <w:szCs w:val="27"/>
          </w:rPr>
          <w:t>Prior to ES6, we use single quotes (') or double quotes (") to wrap a string literal. At that time, the strings have very limited functionality. To help us in solving more complex problems, ES6 template literals provide the syntax that allows you to work with strings in a much cleaner way. In ES6, we can create a template literal by wrapping the string in backticks as follows: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 w:author="Unknown"/>
          <w:rFonts w:ascii="Consolas" w:eastAsia="Times New Roman" w:hAnsi="Consolas" w:cs="Consolas"/>
          <w:color w:val="A6E22E"/>
          <w:sz w:val="27"/>
        </w:rPr>
      </w:pPr>
      <w:ins w:id="110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simple = </w:t>
        </w:r>
        <w:r w:rsidRPr="0089304D">
          <w:rPr>
            <w:rFonts w:ascii="Consolas" w:eastAsia="Times New Roman" w:hAnsi="Consolas" w:cs="Consolas"/>
            <w:color w:val="A6E22E"/>
            <w:sz w:val="27"/>
          </w:rPr>
          <w:t>`This is an example of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 w:author="Unknown"/>
          <w:rFonts w:ascii="Consolas" w:eastAsia="Times New Roman" w:hAnsi="Consolas" w:cs="Consolas"/>
          <w:color w:val="F8F8F2"/>
          <w:sz w:val="27"/>
          <w:szCs w:val="27"/>
        </w:rPr>
      </w:pPr>
      <w:ins w:id="1107" w:author="Unknown">
        <w:r w:rsidRPr="0089304D">
          <w:rPr>
            <w:rFonts w:ascii="Consolas" w:eastAsia="Times New Roman" w:hAnsi="Consolas" w:cs="Consolas"/>
            <w:color w:val="A6E22E"/>
            <w:sz w:val="27"/>
          </w:rPr>
          <w:t xml:space="preserve">                     Template literal`</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108" w:author="Unknown"/>
          <w:rFonts w:ascii="Segoe UI" w:eastAsia="Times New Roman" w:hAnsi="Segoe UI" w:cs="Segoe UI"/>
          <w:color w:val="000000"/>
          <w:sz w:val="27"/>
          <w:szCs w:val="27"/>
        </w:rPr>
      </w:pPr>
      <w:ins w:id="110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10" w:author="Unknown"/>
          <w:rFonts w:ascii="Segoe UI" w:eastAsia="Times New Roman" w:hAnsi="Segoe UI" w:cs="Segoe UI"/>
          <w:color w:val="000000"/>
          <w:sz w:val="27"/>
          <w:szCs w:val="27"/>
        </w:rPr>
      </w:pPr>
      <w:ins w:id="1111" w:author="Unknown">
        <w:r w:rsidRPr="0089304D">
          <w:rPr>
            <w:rFonts w:ascii="Segoe UI" w:eastAsia="Times New Roman" w:hAnsi="Segoe UI" w:cs="Segoe UI"/>
            <w:color w:val="000000"/>
            <w:sz w:val="27"/>
            <w:szCs w:val="27"/>
          </w:rPr>
          <w:t>Following are the features of javascript template literals:</w:t>
        </w:r>
      </w:ins>
    </w:p>
    <w:p w:rsidR="0089304D" w:rsidRPr="0089304D" w:rsidRDefault="0089304D" w:rsidP="0089304D">
      <w:pPr>
        <w:numPr>
          <w:ilvl w:val="0"/>
          <w:numId w:val="2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12" w:author="Unknown"/>
          <w:rFonts w:ascii="Segoe UI" w:eastAsia="Times New Roman" w:hAnsi="Segoe UI" w:cs="Segoe UI"/>
          <w:color w:val="000000"/>
          <w:sz w:val="27"/>
          <w:szCs w:val="27"/>
        </w:rPr>
      </w:pPr>
      <w:ins w:id="1113" w:author="Unknown">
        <w:r w:rsidRPr="0089304D">
          <w:rPr>
            <w:rFonts w:ascii="Segoe UI" w:eastAsia="Times New Roman" w:hAnsi="Segoe UI" w:cs="Segoe UI"/>
            <w:color w:val="000000"/>
            <w:sz w:val="27"/>
            <w:szCs w:val="27"/>
          </w:rPr>
          <w:t>We can write a Multiline string</w:t>
        </w:r>
      </w:ins>
    </w:p>
    <w:p w:rsidR="0089304D" w:rsidRPr="0089304D" w:rsidRDefault="0089304D" w:rsidP="0089304D">
      <w:pPr>
        <w:numPr>
          <w:ilvl w:val="0"/>
          <w:numId w:val="2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14" w:author="Unknown"/>
          <w:rFonts w:ascii="Segoe UI" w:eastAsia="Times New Roman" w:hAnsi="Segoe UI" w:cs="Segoe UI"/>
          <w:color w:val="000000"/>
          <w:sz w:val="27"/>
          <w:szCs w:val="27"/>
        </w:rPr>
      </w:pPr>
      <w:ins w:id="1115" w:author="Unknown">
        <w:r w:rsidRPr="0089304D">
          <w:rPr>
            <w:rFonts w:ascii="Segoe UI" w:eastAsia="Times New Roman" w:hAnsi="Segoe UI" w:cs="Segoe UI"/>
            <w:color w:val="000000"/>
            <w:sz w:val="27"/>
            <w:szCs w:val="27"/>
          </w:rPr>
          <w:lastRenderedPageBreak/>
          <w:t>It provides the ability to substitute part of the string for the values of variables or expressions. This feature is also called string interpolation.</w:t>
        </w:r>
      </w:ins>
    </w:p>
    <w:p w:rsidR="0089304D" w:rsidRPr="0089304D" w:rsidRDefault="0089304D" w:rsidP="0089304D">
      <w:pPr>
        <w:numPr>
          <w:ilvl w:val="0"/>
          <w:numId w:val="2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16" w:author="Unknown"/>
          <w:rFonts w:ascii="Segoe UI" w:eastAsia="Times New Roman" w:hAnsi="Segoe UI" w:cs="Segoe UI"/>
          <w:color w:val="000000"/>
          <w:sz w:val="27"/>
          <w:szCs w:val="27"/>
        </w:rPr>
      </w:pPr>
      <w:ins w:id="1117" w:author="Unknown">
        <w:r w:rsidRPr="0089304D">
          <w:rPr>
            <w:rFonts w:ascii="Segoe UI" w:eastAsia="Times New Roman" w:hAnsi="Segoe UI" w:cs="Segoe UI"/>
            <w:color w:val="000000"/>
            <w:sz w:val="27"/>
            <w:szCs w:val="27"/>
          </w:rPr>
          <w:t>It provides the ability to transform a string so that it is safe to include in 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 w:author="Unknown"/>
          <w:rFonts w:ascii="Consolas" w:eastAsia="Times New Roman" w:hAnsi="Consolas" w:cs="Consolas"/>
          <w:color w:val="F8F8F2"/>
          <w:sz w:val="27"/>
        </w:rPr>
      </w:pPr>
      <w:ins w:id="111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firstName = </w:t>
        </w:r>
        <w:r w:rsidRPr="0089304D">
          <w:rPr>
            <w:rFonts w:ascii="Consolas" w:eastAsia="Times New Roman" w:hAnsi="Consolas" w:cs="Consolas"/>
            <w:color w:val="A6E22E"/>
            <w:sz w:val="27"/>
          </w:rPr>
          <w:t>'Code With'</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 w:author="Unknown"/>
          <w:rFonts w:ascii="Consolas" w:eastAsia="Times New Roman" w:hAnsi="Consolas" w:cs="Consolas"/>
          <w:color w:val="F8F8F2"/>
          <w:sz w:val="27"/>
        </w:rPr>
      </w:pPr>
      <w:ins w:id="1121" w:author="Unknown">
        <w:r w:rsidRPr="0089304D">
          <w:rPr>
            <w:rFonts w:ascii="Consolas" w:eastAsia="Times New Roman" w:hAnsi="Consolas" w:cs="Consolas"/>
            <w:color w:val="F8F8F2"/>
            <w:sz w:val="27"/>
          </w:rPr>
          <w:t xml:space="preserve">lastName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2" w:author="Unknown"/>
          <w:rFonts w:ascii="Consolas" w:eastAsia="Times New Roman" w:hAnsi="Consolas" w:cs="Consolas"/>
          <w:color w:val="F8F8F2"/>
          <w:sz w:val="27"/>
        </w:rPr>
      </w:pPr>
      <w:ins w:id="112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greeting = </w:t>
        </w:r>
        <w:r w:rsidRPr="0089304D">
          <w:rPr>
            <w:rFonts w:ascii="Consolas" w:eastAsia="Times New Roman" w:hAnsi="Consolas" w:cs="Consolas"/>
            <w:color w:val="A6E22E"/>
            <w:sz w:val="27"/>
          </w:rPr>
          <w:t xml:space="preserve">`Welcome to </w:t>
        </w:r>
        <w:r w:rsidRPr="0089304D">
          <w:rPr>
            <w:rFonts w:ascii="Consolas" w:eastAsia="Times New Roman" w:hAnsi="Consolas" w:cs="Consolas"/>
            <w:color w:val="F8F8F2"/>
            <w:sz w:val="27"/>
          </w:rPr>
          <w:t>${firstName}</w:t>
        </w:r>
        <w:r w:rsidRPr="0089304D">
          <w:rPr>
            <w:rFonts w:ascii="Consolas" w:eastAsia="Times New Roman" w:hAnsi="Consolas" w:cs="Consolas"/>
            <w:color w:val="A6E22E"/>
            <w:sz w:val="27"/>
          </w:rPr>
          <w:t xml:space="preserve"> </w:t>
        </w:r>
        <w:r w:rsidRPr="0089304D">
          <w:rPr>
            <w:rFonts w:ascii="Consolas" w:eastAsia="Times New Roman" w:hAnsi="Consolas" w:cs="Consolas"/>
            <w:color w:val="F8F8F2"/>
            <w:sz w:val="27"/>
          </w:rPr>
          <w:t>${lastName}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 w:author="Unknown"/>
          <w:rFonts w:ascii="Consolas" w:eastAsia="Times New Roman" w:hAnsi="Consolas" w:cs="Consolas"/>
          <w:color w:val="F8F8F2"/>
          <w:sz w:val="27"/>
        </w:rPr>
      </w:pPr>
      <w:ins w:id="112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(greeting);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 w:author="Unknown"/>
          <w:rFonts w:ascii="Consolas" w:eastAsia="Times New Roman" w:hAnsi="Consolas" w:cs="Consolas"/>
          <w:color w:val="F8F8F2"/>
          <w:sz w:val="27"/>
          <w:szCs w:val="27"/>
        </w:rPr>
      </w:pPr>
      <w:ins w:id="1127" w:author="Unknown">
        <w:r w:rsidRPr="0089304D">
          <w:rPr>
            <w:rFonts w:ascii="Consolas" w:eastAsia="Times New Roman" w:hAnsi="Consolas" w:cs="Consolas"/>
            <w:color w:val="8292A2"/>
            <w:sz w:val="27"/>
          </w:rPr>
          <w:t>//Welcome to Code With Harry</w:t>
        </w:r>
      </w:ins>
    </w:p>
    <w:p w:rsidR="0089304D" w:rsidRPr="0089304D" w:rsidRDefault="0089304D" w:rsidP="0089304D">
      <w:pPr>
        <w:spacing w:after="0" w:line="240" w:lineRule="auto"/>
        <w:rPr>
          <w:ins w:id="1128" w:author="Unknown"/>
          <w:rFonts w:ascii="Segoe UI" w:eastAsia="Times New Roman" w:hAnsi="Segoe UI" w:cs="Segoe UI"/>
          <w:color w:val="000000"/>
          <w:sz w:val="27"/>
          <w:szCs w:val="27"/>
        </w:rPr>
      </w:pPr>
      <w:ins w:id="11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30" w:author="Unknown"/>
          <w:rFonts w:ascii="Segoe UI" w:eastAsia="Times New Roman" w:hAnsi="Segoe UI" w:cs="Segoe UI"/>
          <w:b/>
          <w:bCs/>
          <w:color w:val="000000"/>
          <w:sz w:val="24"/>
          <w:szCs w:val="24"/>
        </w:rPr>
      </w:pPr>
      <w:ins w:id="1131"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32" w:author="Unknown"/>
          <w:rFonts w:ascii="Consolas" w:eastAsia="Times New Roman" w:hAnsi="Consolas" w:cs="Consolas"/>
          <w:color w:val="F8F8F2"/>
          <w:sz w:val="27"/>
        </w:rPr>
      </w:pPr>
      <w:ins w:id="113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34" w:author="Unknown"/>
          <w:rFonts w:ascii="Consolas" w:eastAsia="Times New Roman" w:hAnsi="Consolas" w:cs="Consolas"/>
          <w:color w:val="F8F8F2"/>
          <w:sz w:val="27"/>
        </w:rPr>
      </w:pPr>
      <w:ins w:id="113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36" w:author="Unknown"/>
          <w:rFonts w:ascii="Consolas" w:eastAsia="Times New Roman" w:hAnsi="Consolas" w:cs="Consolas"/>
          <w:color w:val="F8F8F2"/>
          <w:sz w:val="27"/>
        </w:rPr>
      </w:pPr>
      <w:ins w:id="113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38" w:author="Unknown"/>
          <w:rFonts w:ascii="Consolas" w:eastAsia="Times New Roman" w:hAnsi="Consolas" w:cs="Consolas"/>
          <w:color w:val="F8F8F2"/>
          <w:sz w:val="27"/>
        </w:rPr>
      </w:pPr>
      <w:ins w:id="11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40" w:author="Unknown"/>
          <w:rFonts w:ascii="Consolas" w:eastAsia="Times New Roman" w:hAnsi="Consolas" w:cs="Consolas"/>
          <w:color w:val="F8F8F2"/>
          <w:sz w:val="27"/>
        </w:rPr>
      </w:pPr>
      <w:ins w:id="11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42" w:author="Unknown"/>
          <w:rFonts w:ascii="Consolas" w:eastAsia="Times New Roman" w:hAnsi="Consolas" w:cs="Consolas"/>
          <w:color w:val="F8F8F2"/>
          <w:sz w:val="27"/>
        </w:rPr>
      </w:pPr>
      <w:ins w:id="11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44" w:author="Unknown"/>
          <w:rFonts w:ascii="Consolas" w:eastAsia="Times New Roman" w:hAnsi="Consolas" w:cs="Consolas"/>
          <w:color w:val="F8F8F2"/>
          <w:sz w:val="27"/>
        </w:rPr>
      </w:pPr>
      <w:ins w:id="11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46" w:author="Unknown"/>
          <w:rFonts w:ascii="Consolas" w:eastAsia="Times New Roman" w:hAnsi="Consolas" w:cs="Consolas"/>
          <w:color w:val="F8F8F2"/>
          <w:sz w:val="27"/>
        </w:rPr>
      </w:pPr>
      <w:ins w:id="114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48" w:author="Unknown"/>
          <w:rFonts w:ascii="Consolas" w:eastAsia="Times New Roman" w:hAnsi="Consolas" w:cs="Consolas"/>
          <w:color w:val="F8F8F2"/>
          <w:sz w:val="27"/>
        </w:rPr>
      </w:pPr>
      <w:ins w:id="114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0" w:author="Unknown"/>
          <w:rFonts w:ascii="Consolas" w:eastAsia="Times New Roman" w:hAnsi="Consolas" w:cs="Consolas"/>
          <w:color w:val="F8F8F2"/>
          <w:sz w:val="27"/>
        </w:rPr>
      </w:pPr>
      <w:ins w:id="11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2" w:author="Unknown"/>
          <w:rFonts w:ascii="Consolas" w:eastAsia="Times New Roman" w:hAnsi="Consolas" w:cs="Consolas"/>
          <w:color w:val="F8F8F2"/>
          <w:sz w:val="27"/>
        </w:rPr>
      </w:pPr>
      <w:ins w:id="11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5" w:author="Unknown"/>
          <w:rFonts w:ascii="Consolas" w:eastAsia="Times New Roman" w:hAnsi="Consolas" w:cs="Consolas"/>
          <w:color w:val="F8F8F2"/>
          <w:sz w:val="27"/>
        </w:rPr>
      </w:pPr>
      <w:ins w:id="1156"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7" w:author="Unknown"/>
          <w:rFonts w:ascii="Consolas" w:eastAsia="Times New Roman" w:hAnsi="Consolas" w:cs="Consolas"/>
          <w:color w:val="F8F8F2"/>
          <w:sz w:val="27"/>
        </w:rPr>
      </w:pPr>
      <w:ins w:id="1158"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59" w:author="Unknown"/>
          <w:rFonts w:ascii="Consolas" w:eastAsia="Times New Roman" w:hAnsi="Consolas" w:cs="Consolas"/>
          <w:color w:val="F8F8F2"/>
          <w:sz w:val="27"/>
        </w:rPr>
      </w:pPr>
      <w:ins w:id="1160"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61" w:author="Unknown"/>
          <w:rFonts w:ascii="Consolas" w:eastAsia="Times New Roman" w:hAnsi="Consolas" w:cs="Consolas"/>
          <w:color w:val="F8F8F2"/>
          <w:sz w:val="27"/>
        </w:rPr>
      </w:pPr>
      <w:ins w:id="1162"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63" w:author="Unknown"/>
          <w:rFonts w:ascii="Consolas" w:eastAsia="Times New Roman" w:hAnsi="Consolas" w:cs="Consolas"/>
          <w:color w:val="F8F8F2"/>
          <w:sz w:val="27"/>
        </w:rPr>
      </w:pPr>
      <w:ins w:id="1164" w:author="Unknown">
        <w:r w:rsidRPr="0089304D">
          <w:rPr>
            <w:rFonts w:ascii="Consolas" w:eastAsia="Times New Roman" w:hAnsi="Consolas" w:cs="Consolas"/>
            <w:color w:val="8292A2"/>
            <w:sz w:val="27"/>
          </w:rPr>
          <w:lastRenderedPageBreak/>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65" w:author="Unknown"/>
          <w:rFonts w:ascii="Consolas" w:eastAsia="Times New Roman" w:hAnsi="Consolas" w:cs="Consolas"/>
          <w:color w:val="F8F8F2"/>
          <w:sz w:val="27"/>
        </w:rPr>
      </w:pPr>
      <w:ins w:id="1166"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67" w:author="Unknown"/>
          <w:rFonts w:ascii="Consolas" w:eastAsia="Times New Roman" w:hAnsi="Consolas" w:cs="Consolas"/>
          <w:color w:val="F8F8F2"/>
          <w:sz w:val="27"/>
        </w:rPr>
      </w:pPr>
      <w:ins w:id="1168"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69" w:author="Unknown"/>
          <w:rFonts w:ascii="Consolas" w:eastAsia="Times New Roman" w:hAnsi="Consolas" w:cs="Consolas"/>
          <w:color w:val="F8F8F2"/>
          <w:sz w:val="27"/>
        </w:rPr>
      </w:pPr>
      <w:ins w:id="1170"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1" w:author="Unknown"/>
          <w:rFonts w:ascii="Consolas" w:eastAsia="Times New Roman" w:hAnsi="Consolas" w:cs="Consolas"/>
          <w:color w:val="F8F8F2"/>
          <w:sz w:val="27"/>
        </w:rPr>
      </w:pPr>
      <w:ins w:id="1172"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3" w:author="Unknown"/>
          <w:rFonts w:ascii="Consolas" w:eastAsia="Times New Roman" w:hAnsi="Consolas" w:cs="Consolas"/>
          <w:color w:val="F8F8F2"/>
          <w:sz w:val="27"/>
        </w:rPr>
      </w:pPr>
      <w:ins w:id="117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5" w:author="Unknown"/>
          <w:rFonts w:ascii="Consolas" w:eastAsia="Times New Roman" w:hAnsi="Consolas" w:cs="Consolas"/>
          <w:color w:val="F8F8F2"/>
          <w:sz w:val="27"/>
        </w:rPr>
      </w:pPr>
      <w:ins w:id="117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177" w:author="Unknown"/>
          <w:rFonts w:ascii="Segoe UI" w:eastAsia="Times New Roman" w:hAnsi="Segoe UI" w:cs="Segoe UI"/>
          <w:color w:val="000000"/>
          <w:sz w:val="27"/>
          <w:szCs w:val="27"/>
        </w:rPr>
      </w:pPr>
      <w:ins w:id="117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79" w:author="Unknown"/>
          <w:rFonts w:ascii="Segoe UI" w:eastAsia="Times New Roman" w:hAnsi="Segoe UI" w:cs="Segoe UI"/>
          <w:b/>
          <w:bCs/>
          <w:color w:val="000000"/>
          <w:sz w:val="24"/>
          <w:szCs w:val="24"/>
        </w:rPr>
      </w:pPr>
      <w:ins w:id="1180"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 w:author="Unknown"/>
          <w:rFonts w:ascii="Consolas" w:eastAsia="Times New Roman" w:hAnsi="Consolas" w:cs="Consolas"/>
          <w:color w:val="F8F8F2"/>
          <w:sz w:val="27"/>
        </w:rPr>
      </w:pPr>
      <w:ins w:id="118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at tut 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 w:author="Unknown"/>
          <w:rFonts w:ascii="Consolas" w:eastAsia="Times New Roman" w:hAnsi="Consolas" w:cs="Consolas"/>
          <w:color w:val="F8F8F2"/>
          <w:sz w:val="27"/>
        </w:rPr>
      </w:pPr>
      <w:ins w:id="118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 w:author="Unknown"/>
          <w:rFonts w:ascii="Consolas" w:eastAsia="Times New Roman" w:hAnsi="Consolas" w:cs="Consolas"/>
          <w:color w:val="F8F8F2"/>
          <w:sz w:val="27"/>
        </w:rPr>
      </w:pPr>
      <w:ins w:id="118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greeting = </w:t>
        </w:r>
        <w:r w:rsidRPr="0089304D">
          <w:rPr>
            <w:rFonts w:ascii="Consolas" w:eastAsia="Times New Roman" w:hAnsi="Consolas" w:cs="Consolas"/>
            <w:color w:val="A6E22E"/>
            <w:sz w:val="27"/>
          </w:rPr>
          <w:t>'Good Morning'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 w:author="Unknown"/>
          <w:rFonts w:ascii="Consolas" w:eastAsia="Times New Roman" w:hAnsi="Consolas" w:cs="Consolas"/>
          <w:color w:val="F8F8F2"/>
          <w:sz w:val="27"/>
        </w:rPr>
      </w:pPr>
      <w:ins w:id="1188" w:author="Unknown">
        <w:r w:rsidRPr="0089304D">
          <w:rPr>
            <w:rFonts w:ascii="Consolas" w:eastAsia="Times New Roman" w:hAnsi="Consolas" w:cs="Consolas"/>
            <w:color w:val="8292A2"/>
            <w:sz w:val="27"/>
          </w:rPr>
          <w:t>// console.log(greeting + ' '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 w:author="Unknown"/>
          <w:rFonts w:ascii="Consolas" w:eastAsia="Times New Roman" w:hAnsi="Consolas" w:cs="Consolas"/>
          <w:color w:val="F8F8F2"/>
          <w:sz w:val="27"/>
        </w:rPr>
      </w:pPr>
      <w:ins w:id="119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 w:author="Unknown"/>
          <w:rFonts w:ascii="Consolas" w:eastAsia="Times New Roman" w:hAnsi="Consolas" w:cs="Consolas"/>
          <w:color w:val="F8F8F2"/>
          <w:sz w:val="27"/>
        </w:rPr>
      </w:pPr>
      <w:ins w:id="1193" w:author="Unknown">
        <w:r w:rsidRPr="0089304D">
          <w:rPr>
            <w:rFonts w:ascii="Consolas" w:eastAsia="Times New Roman" w:hAnsi="Consolas" w:cs="Consolas"/>
            <w:color w:val="F8F8F2"/>
            <w:sz w:val="27"/>
          </w:rPr>
          <w:t xml:space="preserve">html  = </w:t>
        </w:r>
        <w:r w:rsidRPr="0089304D">
          <w:rPr>
            <w:rFonts w:ascii="Consolas" w:eastAsia="Times New Roman" w:hAnsi="Consolas" w:cs="Consolas"/>
            <w:color w:val="A6E22E"/>
            <w:sz w:val="27"/>
          </w:rPr>
          <w:t>"&lt;h1&gt; this is heading&lt;/h1&gt;"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 w:author="Unknown"/>
          <w:rFonts w:ascii="Consolas" w:eastAsia="Times New Roman" w:hAnsi="Consolas" w:cs="Consolas"/>
          <w:color w:val="F8F8F2"/>
          <w:sz w:val="27"/>
        </w:rPr>
      </w:pPr>
      <w:ins w:id="11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"&lt;p&gt; this is My para&lt;/p&gt;"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 w:author="Unknown"/>
          <w:rFonts w:ascii="Consolas" w:eastAsia="Times New Roman" w:hAnsi="Consolas" w:cs="Consolas"/>
          <w:color w:val="F8F8F2"/>
          <w:sz w:val="27"/>
        </w:rPr>
      </w:pPr>
      <w:ins w:id="1198" w:author="Unknown">
        <w:r w:rsidRPr="0089304D">
          <w:rPr>
            <w:rFonts w:ascii="Consolas" w:eastAsia="Times New Roman" w:hAnsi="Consolas" w:cs="Consolas"/>
            <w:color w:val="F8F8F2"/>
            <w:sz w:val="27"/>
          </w:rPr>
          <w:t>html = html.</w:t>
        </w:r>
        <w:r w:rsidRPr="0089304D">
          <w:rPr>
            <w:rFonts w:ascii="Consolas" w:eastAsia="Times New Roman" w:hAnsi="Consolas" w:cs="Consolas"/>
            <w:color w:val="E6DB74"/>
            <w:sz w:val="27"/>
          </w:rPr>
          <w:t>concat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 str2'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9" w:author="Unknown"/>
          <w:rFonts w:ascii="Consolas" w:eastAsia="Times New Roman" w:hAnsi="Consolas" w:cs="Consolas"/>
          <w:color w:val="F8F8F2"/>
          <w:sz w:val="27"/>
        </w:rPr>
      </w:pPr>
      <w:ins w:id="120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 w:author="Unknown"/>
          <w:rFonts w:ascii="Consolas" w:eastAsia="Times New Roman" w:hAnsi="Consolas" w:cs="Consolas"/>
          <w:color w:val="F8F8F2"/>
          <w:sz w:val="27"/>
        </w:rPr>
      </w:pPr>
      <w:ins w:id="1202" w:author="Unknown">
        <w:r w:rsidRPr="0089304D">
          <w:rPr>
            <w:rFonts w:ascii="Consolas" w:eastAsia="Times New Roman" w:hAnsi="Consolas" w:cs="Consolas"/>
            <w:color w:val="8292A2"/>
            <w:sz w:val="27"/>
          </w:rPr>
          <w:t>// console.log(html.length);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 w:author="Unknown"/>
          <w:rFonts w:ascii="Consolas" w:eastAsia="Times New Roman" w:hAnsi="Consolas" w:cs="Consolas"/>
          <w:color w:val="F8F8F2"/>
          <w:sz w:val="27"/>
        </w:rPr>
      </w:pPr>
      <w:ins w:id="1204" w:author="Unknown">
        <w:r w:rsidRPr="0089304D">
          <w:rPr>
            <w:rFonts w:ascii="Consolas" w:eastAsia="Times New Roman" w:hAnsi="Consolas" w:cs="Consolas"/>
            <w:color w:val="8292A2"/>
            <w:sz w:val="27"/>
          </w:rPr>
          <w:t>// console.log(html.toLowerCase());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 w:author="Unknown"/>
          <w:rFonts w:ascii="Consolas" w:eastAsia="Times New Roman" w:hAnsi="Consolas" w:cs="Consolas"/>
          <w:color w:val="F8F8F2"/>
          <w:sz w:val="27"/>
        </w:rPr>
      </w:pPr>
      <w:ins w:id="1206" w:author="Unknown">
        <w:r w:rsidRPr="0089304D">
          <w:rPr>
            <w:rFonts w:ascii="Consolas" w:eastAsia="Times New Roman" w:hAnsi="Consolas" w:cs="Consolas"/>
            <w:color w:val="8292A2"/>
            <w:sz w:val="27"/>
          </w:rPr>
          <w:t>// console.log(html.toUpperCase());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7" w:author="Unknown"/>
          <w:rFonts w:ascii="Consolas" w:eastAsia="Times New Roman" w:hAnsi="Consolas" w:cs="Consolas"/>
          <w:color w:val="F8F8F2"/>
          <w:sz w:val="27"/>
        </w:rPr>
      </w:pPr>
      <w:ins w:id="1208" w:author="Unknown">
        <w:r w:rsidRPr="0089304D">
          <w:rPr>
            <w:rFonts w:ascii="Consolas" w:eastAsia="Times New Roman" w:hAnsi="Consolas" w:cs="Consolas"/>
            <w:color w:val="8292A2"/>
            <w:sz w:val="27"/>
          </w:rPr>
          <w:t>// console.log(html);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1" w:author="Unknown"/>
          <w:rFonts w:ascii="Consolas" w:eastAsia="Times New Roman" w:hAnsi="Consolas" w:cs="Consolas"/>
          <w:color w:val="F8F8F2"/>
          <w:sz w:val="27"/>
        </w:rPr>
      </w:pPr>
      <w:ins w:id="1212" w:author="Unknown">
        <w:r w:rsidRPr="0089304D">
          <w:rPr>
            <w:rFonts w:ascii="Consolas" w:eastAsia="Times New Roman" w:hAnsi="Consolas" w:cs="Consolas"/>
            <w:color w:val="8292A2"/>
            <w:sz w:val="27"/>
          </w:rPr>
          <w:t>// console.log(html[1]);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3" w:author="Unknown"/>
          <w:rFonts w:ascii="Consolas" w:eastAsia="Times New Roman" w:hAnsi="Consolas" w:cs="Consolas"/>
          <w:color w:val="F8F8F2"/>
          <w:sz w:val="27"/>
        </w:rPr>
      </w:pPr>
      <w:ins w:id="1214" w:author="Unknown">
        <w:r w:rsidRPr="0089304D">
          <w:rPr>
            <w:rFonts w:ascii="Consolas" w:eastAsia="Times New Roman" w:hAnsi="Consolas" w:cs="Consolas"/>
            <w:color w:val="8292A2"/>
            <w:sz w:val="27"/>
          </w:rPr>
          <w:lastRenderedPageBreak/>
          <w:t>// console.log(html.indexOf('&lt;'));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 w:author="Unknown"/>
          <w:rFonts w:ascii="Consolas" w:eastAsia="Times New Roman" w:hAnsi="Consolas" w:cs="Consolas"/>
          <w:color w:val="F8F8F2"/>
          <w:sz w:val="27"/>
        </w:rPr>
      </w:pPr>
      <w:ins w:id="1216" w:author="Unknown">
        <w:r w:rsidRPr="0089304D">
          <w:rPr>
            <w:rFonts w:ascii="Consolas" w:eastAsia="Times New Roman" w:hAnsi="Consolas" w:cs="Consolas"/>
            <w:color w:val="8292A2"/>
            <w:sz w:val="27"/>
          </w:rPr>
          <w:t>// console.log(html.lastIndexOf('&lt;'));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7" w:author="Unknown"/>
          <w:rFonts w:ascii="Consolas" w:eastAsia="Times New Roman" w:hAnsi="Consolas" w:cs="Consolas"/>
          <w:color w:val="F8F8F2"/>
          <w:sz w:val="27"/>
        </w:rPr>
      </w:pPr>
      <w:ins w:id="1218" w:author="Unknown">
        <w:r w:rsidRPr="0089304D">
          <w:rPr>
            <w:rFonts w:ascii="Consolas" w:eastAsia="Times New Roman" w:hAnsi="Consolas" w:cs="Consolas"/>
            <w:color w:val="8292A2"/>
            <w:sz w:val="27"/>
          </w:rPr>
          <w:t>// console.log(html.charAt(3));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 w:author="Unknown"/>
          <w:rFonts w:ascii="Consolas" w:eastAsia="Times New Roman" w:hAnsi="Consolas" w:cs="Consolas"/>
          <w:color w:val="F8F8F2"/>
          <w:sz w:val="27"/>
        </w:rPr>
      </w:pPr>
      <w:ins w:id="1220" w:author="Unknown">
        <w:r w:rsidRPr="0089304D">
          <w:rPr>
            <w:rFonts w:ascii="Consolas" w:eastAsia="Times New Roman" w:hAnsi="Consolas" w:cs="Consolas"/>
            <w:color w:val="8292A2"/>
            <w:sz w:val="27"/>
          </w:rPr>
          <w:t>// console.log(html.endsWith('dsfsdfd'));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 w:author="Unknown"/>
          <w:rFonts w:ascii="Consolas" w:eastAsia="Times New Roman" w:hAnsi="Consolas" w:cs="Consolas"/>
          <w:color w:val="F8F8F2"/>
          <w:sz w:val="27"/>
        </w:rPr>
      </w:pPr>
      <w:ins w:id="1222" w:author="Unknown">
        <w:r w:rsidRPr="0089304D">
          <w:rPr>
            <w:rFonts w:ascii="Consolas" w:eastAsia="Times New Roman" w:hAnsi="Consolas" w:cs="Consolas"/>
            <w:color w:val="8292A2"/>
            <w:sz w:val="27"/>
          </w:rPr>
          <w:t>// console.log(html.includes(' fg'));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3" w:author="Unknown"/>
          <w:rFonts w:ascii="Consolas" w:eastAsia="Times New Roman" w:hAnsi="Consolas" w:cs="Consolas"/>
          <w:color w:val="F8F8F2"/>
          <w:sz w:val="27"/>
        </w:rPr>
      </w:pPr>
      <w:ins w:id="1224" w:author="Unknown">
        <w:r w:rsidRPr="0089304D">
          <w:rPr>
            <w:rFonts w:ascii="Consolas" w:eastAsia="Times New Roman" w:hAnsi="Consolas" w:cs="Consolas"/>
            <w:color w:val="8292A2"/>
            <w:sz w:val="27"/>
          </w:rPr>
          <w:t>// console.log(html.substring(1,6));</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 w:author="Unknown"/>
          <w:rFonts w:ascii="Consolas" w:eastAsia="Times New Roman" w:hAnsi="Consolas" w:cs="Consolas"/>
          <w:color w:val="F8F8F2"/>
          <w:sz w:val="27"/>
        </w:rPr>
      </w:pPr>
      <w:ins w:id="1226" w:author="Unknown">
        <w:r w:rsidRPr="0089304D">
          <w:rPr>
            <w:rFonts w:ascii="Consolas" w:eastAsia="Times New Roman" w:hAnsi="Consolas" w:cs="Consolas"/>
            <w:color w:val="8292A2"/>
            <w:sz w:val="27"/>
          </w:rPr>
          <w:t>// console.log(html.slice(0, 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 w:author="Unknown"/>
          <w:rFonts w:ascii="Consolas" w:eastAsia="Times New Roman" w:hAnsi="Consolas" w:cs="Consolas"/>
          <w:color w:val="F8F8F2"/>
          <w:sz w:val="27"/>
        </w:rPr>
      </w:pPr>
      <w:ins w:id="1228" w:author="Unknown">
        <w:r w:rsidRPr="0089304D">
          <w:rPr>
            <w:rFonts w:ascii="Consolas" w:eastAsia="Times New Roman" w:hAnsi="Consolas" w:cs="Consolas"/>
            <w:color w:val="8292A2"/>
            <w:sz w:val="27"/>
          </w:rPr>
          <w:t>// console.log(html.split('&gt;'));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 w:author="Unknown"/>
          <w:rFonts w:ascii="Consolas" w:eastAsia="Times New Roman" w:hAnsi="Consolas" w:cs="Consolas"/>
          <w:color w:val="F8F8F2"/>
          <w:sz w:val="27"/>
        </w:rPr>
      </w:pPr>
      <w:ins w:id="1230" w:author="Unknown">
        <w:r w:rsidRPr="0089304D">
          <w:rPr>
            <w:rFonts w:ascii="Consolas" w:eastAsia="Times New Roman" w:hAnsi="Consolas" w:cs="Consolas"/>
            <w:color w:val="8292A2"/>
            <w:sz w:val="27"/>
          </w:rPr>
          <w:t>// console.log(html.replace('this', 'it'));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 w:author="Unknown"/>
          <w:rFonts w:ascii="Consolas" w:eastAsia="Times New Roman" w:hAnsi="Consolas" w:cs="Consolas"/>
          <w:color w:val="F8F8F2"/>
          <w:sz w:val="27"/>
        </w:rPr>
      </w:pPr>
      <w:ins w:id="123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fruit1 =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 w:author="Unknown"/>
          <w:rFonts w:ascii="Consolas" w:eastAsia="Times New Roman" w:hAnsi="Consolas" w:cs="Consolas"/>
          <w:color w:val="F8F8F2"/>
          <w:sz w:val="27"/>
        </w:rPr>
      </w:pPr>
      <w:ins w:id="123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fruit2 = </w:t>
        </w:r>
        <w:r w:rsidRPr="0089304D">
          <w:rPr>
            <w:rFonts w:ascii="Consolas" w:eastAsia="Times New Roman" w:hAnsi="Consolas" w:cs="Consolas"/>
            <w:color w:val="A6E22E"/>
            <w:sz w:val="27"/>
          </w:rPr>
          <w:t>'Apple'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 w:author="Unknown"/>
          <w:rFonts w:ascii="Consolas" w:eastAsia="Times New Roman" w:hAnsi="Consolas" w:cs="Consolas"/>
          <w:color w:val="A6E22E"/>
          <w:sz w:val="27"/>
        </w:rPr>
      </w:pPr>
      <w:ins w:id="123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myHtml = </w:t>
        </w:r>
        <w:r w:rsidRPr="0089304D">
          <w:rPr>
            <w:rFonts w:ascii="Consolas" w:eastAsia="Times New Roman" w:hAnsi="Consolas" w:cs="Consolas"/>
            <w:color w:val="A6E22E"/>
            <w:sz w:val="27"/>
          </w:rPr>
          <w:t xml:space="preserve">`Hello </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 w:author="Unknown"/>
          <w:rFonts w:ascii="Consolas" w:eastAsia="Times New Roman" w:hAnsi="Consolas" w:cs="Consolas"/>
          <w:color w:val="A6E22E"/>
          <w:sz w:val="27"/>
        </w:rPr>
      </w:pPr>
      <w:ins w:id="1239" w:author="Unknown">
        <w:r w:rsidRPr="0089304D">
          <w:rPr>
            <w:rFonts w:ascii="Consolas" w:eastAsia="Times New Roman" w:hAnsi="Consolas" w:cs="Consolas"/>
            <w:color w:val="A6E22E"/>
            <w:sz w:val="27"/>
          </w:rPr>
          <w:t xml:space="preserve">            &lt;h1&gt; This is "my" heading &lt;/h1&gt;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 w:author="Unknown"/>
          <w:rFonts w:ascii="Consolas" w:eastAsia="Times New Roman" w:hAnsi="Consolas" w:cs="Consolas"/>
          <w:color w:val="F8F8F2"/>
          <w:sz w:val="27"/>
        </w:rPr>
      </w:pPr>
      <w:ins w:id="1241" w:author="Unknown">
        <w:r w:rsidRPr="0089304D">
          <w:rPr>
            <w:rFonts w:ascii="Consolas" w:eastAsia="Times New Roman" w:hAnsi="Consolas" w:cs="Consolas"/>
            <w:color w:val="A6E22E"/>
            <w:sz w:val="27"/>
          </w:rPr>
          <w:t xml:space="preserve">            &lt;p&gt; You like </w:t>
        </w:r>
        <w:r w:rsidRPr="0089304D">
          <w:rPr>
            <w:rFonts w:ascii="Consolas" w:eastAsia="Times New Roman" w:hAnsi="Consolas" w:cs="Consolas"/>
            <w:color w:val="F8F8F2"/>
            <w:sz w:val="27"/>
          </w:rPr>
          <w:t>${fruit1}</w:t>
        </w:r>
        <w:r w:rsidRPr="0089304D">
          <w:rPr>
            <w:rFonts w:ascii="Consolas" w:eastAsia="Times New Roman" w:hAnsi="Consolas" w:cs="Consolas"/>
            <w:color w:val="A6E22E"/>
            <w:sz w:val="27"/>
          </w:rPr>
          <w:t xml:space="preserve"> and </w:t>
        </w:r>
        <w:r w:rsidRPr="0089304D">
          <w:rPr>
            <w:rFonts w:ascii="Consolas" w:eastAsia="Times New Roman" w:hAnsi="Consolas" w:cs="Consolas"/>
            <w:color w:val="F8F8F2"/>
            <w:sz w:val="27"/>
          </w:rPr>
          <w:t>${fruit2}</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 w:author="Unknown"/>
          <w:rFonts w:ascii="Consolas" w:eastAsia="Times New Roman" w:hAnsi="Consolas" w:cs="Consolas"/>
          <w:color w:val="F8F8F2"/>
          <w:sz w:val="27"/>
          <w:szCs w:val="27"/>
        </w:rPr>
      </w:pPr>
      <w:ins w:id="1244" w:author="Unknown">
        <w:r w:rsidRPr="0089304D">
          <w:rPr>
            <w:rFonts w:ascii="Consolas" w:eastAsia="Times New Roman" w:hAnsi="Consolas" w:cs="Consolas"/>
            <w:color w:val="F8F8F2"/>
            <w:sz w:val="27"/>
          </w:rPr>
          <w:t xml:space="preserve">document.body.innerHTML = myHtml;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Arrays and Objects In JavaScript | JavaScript Tutorial In Hindi #7</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arrays and objects in JavaScript. If you are familiar with any programming language, then you have a fair idea about arrays. If you do not have any experience with any other programming language, then do not worry. We are going to study about arrays and object in JavaScript in detail in this tutorial.</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Arrays in JavaScript:-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Arrays are the objects in which we can store multiple values in a single variable. An array stores a sequential collection of elements of fix sizes. There are two syntaxes used for creating an empty array:</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let arr = new Array();</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F8F8F2"/>
          <w:sz w:val="27"/>
        </w:rPr>
        <w:t>let arr = [];</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Accessing array elements:-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Arrays are zero-indexed. The first element of an array is store at 0 indexes and the second element store at index 1 and so on. If we use an invalid index number it returns undefined.</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arr = [</w:t>
      </w:r>
      <w:r w:rsidRPr="0089304D">
        <w:rPr>
          <w:rFonts w:ascii="Consolas" w:eastAsia="Times New Roman" w:hAnsi="Consolas" w:cs="Consolas"/>
          <w:color w:val="A6E22E"/>
          <w:sz w:val="27"/>
        </w:rPr>
        <w:t>'first element'</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'second element'</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'last element'</w:t>
      </w:r>
      <w:r w:rsidRPr="0089304D">
        <w:rPr>
          <w:rFonts w:ascii="Consolas" w:eastAsia="Times New Roman" w:hAnsi="Consolas" w:cs="Consolas"/>
          <w:color w:val="F8F8F2"/>
          <w:sz w:val="27"/>
        </w:rPr>
        <w: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(arr[</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output ' first element'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(arr[</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output ' second element'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(arr[arr.length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output ' last element'</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45" w:author="Unknown"/>
          <w:rFonts w:ascii="Segoe UI" w:eastAsia="Times New Roman" w:hAnsi="Segoe UI" w:cs="Segoe UI"/>
          <w:color w:val="000000"/>
          <w:sz w:val="27"/>
          <w:szCs w:val="27"/>
        </w:rPr>
      </w:pPr>
      <w:ins w:id="1246" w:author="Unknown">
        <w:r w:rsidRPr="0089304D">
          <w:rPr>
            <w:rFonts w:ascii="Segoe UI" w:eastAsia="Times New Roman" w:hAnsi="Segoe UI" w:cs="Segoe UI"/>
            <w:b/>
            <w:bCs/>
            <w:color w:val="000000"/>
            <w:sz w:val="27"/>
          </w:rPr>
          <w:t>Following are some arrays method:</w:t>
        </w:r>
      </w:ins>
    </w:p>
    <w:p w:rsidR="0089304D" w:rsidRPr="0089304D" w:rsidRDefault="0089304D" w:rsidP="0089304D">
      <w:pPr>
        <w:numPr>
          <w:ilvl w:val="0"/>
          <w:numId w:val="2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47" w:author="Unknown"/>
          <w:rFonts w:ascii="Segoe UI" w:eastAsia="Times New Roman" w:hAnsi="Segoe UI" w:cs="Segoe UI"/>
          <w:color w:val="000000"/>
          <w:sz w:val="27"/>
          <w:szCs w:val="27"/>
        </w:rPr>
      </w:pPr>
      <w:ins w:id="1248" w:author="Unknown">
        <w:r w:rsidRPr="0089304D">
          <w:rPr>
            <w:rFonts w:ascii="Segoe UI" w:eastAsia="Times New Roman" w:hAnsi="Segoe UI" w:cs="Segoe UI"/>
            <w:b/>
            <w:bCs/>
            <w:color w:val="000000"/>
            <w:sz w:val="27"/>
          </w:rPr>
          <w:t>Length of an Array:- </w:t>
        </w:r>
        <w:r w:rsidRPr="0089304D">
          <w:rPr>
            <w:rFonts w:ascii="Segoe UI" w:eastAsia="Times New Roman" w:hAnsi="Segoe UI" w:cs="Segoe UI"/>
            <w:color w:val="000000"/>
            <w:sz w:val="27"/>
            <w:szCs w:val="27"/>
          </w:rPr>
          <w:t>The property length</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bdr w:val="single" w:sz="2" w:space="0" w:color="auto" w:frame="1"/>
          </w:rPr>
          <w:t>sets or returns the number of elements in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 w:author="Unknown"/>
          <w:rFonts w:ascii="Consolas" w:eastAsia="Times New Roman" w:hAnsi="Consolas" w:cs="Consolas"/>
          <w:color w:val="F8F8F2"/>
          <w:sz w:val="27"/>
        </w:rPr>
      </w:pPr>
      <w:ins w:id="125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33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67</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1" w:author="Unknown"/>
          <w:rFonts w:ascii="Consolas" w:eastAsia="Times New Roman" w:hAnsi="Consolas" w:cs="Consolas"/>
          <w:color w:val="F8F8F2"/>
          <w:sz w:val="27"/>
          <w:szCs w:val="27"/>
        </w:rPr>
      </w:pPr>
      <w:ins w:id="125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(age.length)</w:t>
        </w:r>
      </w:ins>
    </w:p>
    <w:p w:rsidR="0089304D" w:rsidRPr="0089304D" w:rsidRDefault="0089304D" w:rsidP="0089304D">
      <w:pPr>
        <w:spacing w:after="0" w:line="240" w:lineRule="auto"/>
        <w:rPr>
          <w:ins w:id="1253" w:author="Unknown"/>
          <w:rFonts w:ascii="Segoe UI" w:eastAsia="Times New Roman" w:hAnsi="Segoe UI" w:cs="Segoe UI"/>
          <w:color w:val="000000"/>
          <w:sz w:val="27"/>
          <w:szCs w:val="27"/>
        </w:rPr>
      </w:pPr>
      <w:ins w:id="125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55" w:author="Unknown"/>
          <w:rFonts w:ascii="Segoe UI" w:eastAsia="Times New Roman" w:hAnsi="Segoe UI" w:cs="Segoe UI"/>
          <w:color w:val="000000"/>
          <w:sz w:val="27"/>
          <w:szCs w:val="27"/>
        </w:rPr>
      </w:pPr>
      <w:ins w:id="1256" w:author="Unknown">
        <w:r w:rsidRPr="0089304D">
          <w:rPr>
            <w:rFonts w:ascii="Segoe UI" w:eastAsia="Times New Roman" w:hAnsi="Segoe UI" w:cs="Segoe UI"/>
            <w:b/>
            <w:bCs/>
            <w:color w:val="000000"/>
            <w:sz w:val="27"/>
          </w:rPr>
          <w:t>indexOf():-</w:t>
        </w:r>
        <w:r w:rsidRPr="0089304D">
          <w:rPr>
            <w:rFonts w:ascii="Segoe UI" w:eastAsia="Times New Roman" w:hAnsi="Segoe UI" w:cs="Segoe UI"/>
            <w:color w:val="000000"/>
            <w:sz w:val="27"/>
            <w:szCs w:val="27"/>
            <w:bdr w:val="single" w:sz="2" w:space="0" w:color="auto" w:frame="1"/>
          </w:rPr>
          <w:t> This method Search the array for an element and returns its position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7" w:author="Unknown"/>
          <w:rFonts w:ascii="Consolas" w:eastAsia="Times New Roman" w:hAnsi="Consolas" w:cs="Consolas"/>
          <w:color w:val="F8F8F2"/>
          <w:sz w:val="27"/>
        </w:rPr>
      </w:pPr>
      <w:ins w:id="1258"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std = [</w:t>
        </w:r>
        <w:r w:rsidRPr="0089304D">
          <w:rPr>
            <w:rFonts w:ascii="Consolas" w:eastAsia="Times New Roman" w:hAnsi="Consolas" w:cs="Consolas"/>
            <w:color w:val="A6E22E"/>
            <w:sz w:val="27"/>
          </w:rPr>
          <w:t>"Mark"</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"John"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"Jonas"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"Jack"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 w:author="Unknown"/>
          <w:rFonts w:ascii="Consolas" w:eastAsia="Times New Roman" w:hAnsi="Consolas" w:cs="Consolas"/>
          <w:color w:val="F8F8F2"/>
          <w:sz w:val="27"/>
          <w:szCs w:val="27"/>
        </w:rPr>
      </w:pPr>
      <w:ins w:id="126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 = std.</w:t>
        </w:r>
        <w:r w:rsidRPr="0089304D">
          <w:rPr>
            <w:rFonts w:ascii="Consolas" w:eastAsia="Times New Roman" w:hAnsi="Consolas" w:cs="Consolas"/>
            <w:color w:val="E6DB74"/>
            <w:sz w:val="27"/>
          </w:rPr>
          <w:t>indexOf</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"John"</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61" w:author="Unknown"/>
          <w:rFonts w:ascii="Segoe UI" w:eastAsia="Times New Roman" w:hAnsi="Segoe UI" w:cs="Segoe UI"/>
          <w:color w:val="000000"/>
          <w:sz w:val="27"/>
          <w:szCs w:val="27"/>
        </w:rPr>
      </w:pPr>
      <w:ins w:id="126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63" w:author="Unknown"/>
          <w:rFonts w:ascii="Segoe UI" w:eastAsia="Times New Roman" w:hAnsi="Segoe UI" w:cs="Segoe UI"/>
          <w:color w:val="000000"/>
          <w:sz w:val="27"/>
          <w:szCs w:val="27"/>
        </w:rPr>
      </w:pPr>
      <w:ins w:id="1264" w:author="Unknown">
        <w:r w:rsidRPr="0089304D">
          <w:rPr>
            <w:rFonts w:ascii="Segoe UI" w:eastAsia="Times New Roman" w:hAnsi="Segoe UI" w:cs="Segoe UI"/>
            <w:color w:val="000000"/>
            <w:sz w:val="27"/>
            <w:szCs w:val="27"/>
            <w:bdr w:val="single" w:sz="2" w:space="0" w:color="auto" w:frame="1"/>
          </w:rPr>
          <w:t> </w:t>
        </w:r>
        <w:r w:rsidRPr="0089304D">
          <w:rPr>
            <w:rFonts w:ascii="Segoe UI" w:eastAsia="Times New Roman" w:hAnsi="Segoe UI" w:cs="Segoe UI"/>
            <w:b/>
            <w:bCs/>
            <w:color w:val="000000"/>
            <w:sz w:val="27"/>
          </w:rPr>
          <w:t>sort():</w:t>
        </w:r>
        <w:r w:rsidRPr="0089304D">
          <w:rPr>
            <w:rFonts w:ascii="Segoe UI" w:eastAsia="Times New Roman" w:hAnsi="Segoe UI" w:cs="Segoe UI"/>
            <w:color w:val="000000"/>
            <w:sz w:val="27"/>
            <w:szCs w:val="27"/>
            <w:bdr w:val="single" w:sz="2" w:space="0" w:color="auto" w:frame="1"/>
          </w:rPr>
          <w:t> This method is used to sort the elements of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5" w:author="Unknown"/>
          <w:rFonts w:ascii="Consolas" w:eastAsia="Times New Roman" w:hAnsi="Consolas" w:cs="Consolas"/>
          <w:color w:val="F8F8F2"/>
          <w:sz w:val="27"/>
        </w:rPr>
      </w:pPr>
      <w:ins w:id="126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33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67</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 w:author="Unknown"/>
          <w:rFonts w:ascii="Consolas" w:eastAsia="Times New Roman" w:hAnsi="Consolas" w:cs="Consolas"/>
          <w:color w:val="F8F8F2"/>
          <w:sz w:val="27"/>
        </w:rPr>
      </w:pPr>
      <w:ins w:id="126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s_age= age.</w:t>
        </w:r>
        <w:r w:rsidRPr="0089304D">
          <w:rPr>
            <w:rFonts w:ascii="Consolas" w:eastAsia="Times New Roman" w:hAnsi="Consolas" w:cs="Consolas"/>
            <w:color w:val="E6DB74"/>
            <w:sz w:val="27"/>
          </w:rPr>
          <w:t>sort</w:t>
        </w:r>
        <w:r w:rsidRPr="0089304D">
          <w:rPr>
            <w:rFonts w:ascii="Consolas" w:eastAsia="Times New Roman" w:hAnsi="Consolas" w:cs="Consolas"/>
            <w:color w:val="F8F8F2"/>
            <w:sz w:val="27"/>
          </w:rPr>
          <w:t>(age)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 w:author="Unknown"/>
          <w:rFonts w:ascii="Consolas" w:eastAsia="Times New Roman" w:hAnsi="Consolas" w:cs="Consolas"/>
          <w:color w:val="F8F8F2"/>
          <w:sz w:val="27"/>
          <w:szCs w:val="27"/>
        </w:rPr>
      </w:pPr>
      <w:ins w:id="1270" w:author="Unknown">
        <w:r w:rsidRPr="0089304D">
          <w:rPr>
            <w:rFonts w:ascii="Consolas" w:eastAsia="Times New Roman" w:hAnsi="Consolas" w:cs="Consolas"/>
            <w:color w:val="8292A2"/>
            <w:sz w:val="27"/>
          </w:rPr>
          <w:t>//18,33,55,67</w:t>
        </w:r>
      </w:ins>
    </w:p>
    <w:p w:rsidR="0089304D" w:rsidRPr="0089304D" w:rsidRDefault="0089304D" w:rsidP="0089304D">
      <w:pPr>
        <w:spacing w:after="0" w:line="240" w:lineRule="auto"/>
        <w:rPr>
          <w:ins w:id="1271" w:author="Unknown"/>
          <w:rFonts w:ascii="Segoe UI" w:eastAsia="Times New Roman" w:hAnsi="Segoe UI" w:cs="Segoe UI"/>
          <w:color w:val="000000"/>
          <w:sz w:val="27"/>
          <w:szCs w:val="27"/>
        </w:rPr>
      </w:pPr>
      <w:ins w:id="127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73" w:author="Unknown"/>
          <w:rFonts w:ascii="Segoe UI" w:eastAsia="Times New Roman" w:hAnsi="Segoe UI" w:cs="Segoe UI"/>
          <w:color w:val="000000"/>
          <w:sz w:val="27"/>
          <w:szCs w:val="27"/>
        </w:rPr>
      </w:pPr>
      <w:ins w:id="1274" w:author="Unknown">
        <w:r w:rsidRPr="0089304D">
          <w:rPr>
            <w:rFonts w:ascii="Segoe UI" w:eastAsia="Times New Roman" w:hAnsi="Segoe UI" w:cs="Segoe UI"/>
            <w:b/>
            <w:bCs/>
            <w:color w:val="000000"/>
            <w:sz w:val="27"/>
          </w:rPr>
          <w:t>reverse():</w:t>
        </w:r>
        <w:r w:rsidRPr="0089304D">
          <w:rPr>
            <w:rFonts w:ascii="Segoe UI" w:eastAsia="Times New Roman" w:hAnsi="Segoe UI" w:cs="Segoe UI"/>
            <w:color w:val="000000"/>
            <w:sz w:val="27"/>
            <w:szCs w:val="27"/>
            <w:bdr w:val="single" w:sz="2" w:space="0" w:color="auto" w:frame="1"/>
          </w:rPr>
          <w:t> This method is used to reverses the element of an array. The first array element becomes the last and the last becomes the first.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 w:author="Unknown"/>
          <w:rFonts w:ascii="Consolas" w:eastAsia="Times New Roman" w:hAnsi="Consolas" w:cs="Consolas"/>
          <w:color w:val="F8F8F2"/>
          <w:sz w:val="27"/>
        </w:rPr>
      </w:pPr>
      <w:ins w:id="127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33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67</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 w:author="Unknown"/>
          <w:rFonts w:ascii="Consolas" w:eastAsia="Times New Roman" w:hAnsi="Consolas" w:cs="Consolas"/>
          <w:color w:val="F8F8F2"/>
          <w:sz w:val="27"/>
        </w:rPr>
      </w:pPr>
      <w:ins w:id="127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r_age= age.</w:t>
        </w:r>
        <w:r w:rsidRPr="0089304D">
          <w:rPr>
            <w:rFonts w:ascii="Consolas" w:eastAsia="Times New Roman" w:hAnsi="Consolas" w:cs="Consolas"/>
            <w:color w:val="E6DB74"/>
            <w:sz w:val="27"/>
          </w:rPr>
          <w:t>reverse</w:t>
        </w:r>
        <w:r w:rsidRPr="0089304D">
          <w:rPr>
            <w:rFonts w:ascii="Consolas" w:eastAsia="Times New Roman" w:hAnsi="Consolas" w:cs="Consolas"/>
            <w:color w:val="F8F8F2"/>
            <w:sz w:val="27"/>
          </w:rPr>
          <w:t>(age)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 w:author="Unknown"/>
          <w:rFonts w:ascii="Consolas" w:eastAsia="Times New Roman" w:hAnsi="Consolas" w:cs="Consolas"/>
          <w:color w:val="F8F8F2"/>
          <w:sz w:val="27"/>
          <w:szCs w:val="27"/>
        </w:rPr>
      </w:pPr>
      <w:ins w:id="1280" w:author="Unknown">
        <w:r w:rsidRPr="0089304D">
          <w:rPr>
            <w:rFonts w:ascii="Consolas" w:eastAsia="Times New Roman" w:hAnsi="Consolas" w:cs="Consolas"/>
            <w:color w:val="8292A2"/>
            <w:sz w:val="27"/>
          </w:rPr>
          <w:t>//18,67,55,33</w:t>
        </w:r>
      </w:ins>
    </w:p>
    <w:p w:rsidR="0089304D" w:rsidRPr="0089304D" w:rsidRDefault="0089304D" w:rsidP="0089304D">
      <w:pPr>
        <w:spacing w:after="0" w:line="240" w:lineRule="auto"/>
        <w:rPr>
          <w:ins w:id="1281" w:author="Unknown"/>
          <w:rFonts w:ascii="Segoe UI" w:eastAsia="Times New Roman" w:hAnsi="Segoe UI" w:cs="Segoe UI"/>
          <w:color w:val="000000"/>
          <w:sz w:val="27"/>
          <w:szCs w:val="27"/>
        </w:rPr>
      </w:pPr>
      <w:ins w:id="128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2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83" w:author="Unknown"/>
          <w:rFonts w:ascii="Segoe UI" w:eastAsia="Times New Roman" w:hAnsi="Segoe UI" w:cs="Segoe UI"/>
          <w:color w:val="000000"/>
          <w:sz w:val="27"/>
          <w:szCs w:val="27"/>
        </w:rPr>
      </w:pPr>
      <w:ins w:id="1284" w:author="Unknown">
        <w:r w:rsidRPr="0089304D">
          <w:rPr>
            <w:rFonts w:ascii="Segoe UI" w:eastAsia="Times New Roman" w:hAnsi="Segoe UI" w:cs="Segoe UI"/>
            <w:b/>
            <w:bCs/>
            <w:color w:val="000000"/>
            <w:sz w:val="27"/>
          </w:rPr>
          <w:t>concat():</w:t>
        </w:r>
        <w:r w:rsidRPr="0089304D">
          <w:rPr>
            <w:rFonts w:ascii="Segoe UI" w:eastAsia="Times New Roman" w:hAnsi="Segoe UI" w:cs="Segoe UI"/>
            <w:color w:val="000000"/>
            <w:sz w:val="27"/>
            <w:szCs w:val="27"/>
            <w:bdr w:val="single" w:sz="2" w:space="0" w:color="auto" w:frame="1"/>
          </w:rPr>
          <w:t> This method will returns a new array comprised of this array joined with an other array or 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5" w:author="Unknown"/>
          <w:rFonts w:ascii="Consolas" w:eastAsia="Times New Roman" w:hAnsi="Consolas" w:cs="Consolas"/>
          <w:color w:val="F8F8F2"/>
          <w:sz w:val="27"/>
        </w:rPr>
      </w:pPr>
      <w:ins w:id="128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alpha = [</w:t>
        </w:r>
        <w:r w:rsidRPr="0089304D">
          <w:rPr>
            <w:rFonts w:ascii="Consolas" w:eastAsia="Times New Roman" w:hAnsi="Consolas" w:cs="Consolas"/>
            <w:color w:val="A6E22E"/>
            <w:sz w:val="27"/>
          </w:rPr>
          <w:t>"a"</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"c"</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 w:author="Unknown"/>
          <w:rFonts w:ascii="Consolas" w:eastAsia="Times New Roman" w:hAnsi="Consolas" w:cs="Consolas"/>
          <w:color w:val="F8F8F2"/>
          <w:sz w:val="27"/>
        </w:rPr>
      </w:pPr>
      <w:ins w:id="128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numeric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9" w:author="Unknown"/>
          <w:rFonts w:ascii="Consolas" w:eastAsia="Times New Roman" w:hAnsi="Consolas" w:cs="Consolas"/>
          <w:color w:val="F8F8F2"/>
          <w:sz w:val="27"/>
          <w:szCs w:val="27"/>
        </w:rPr>
      </w:pPr>
      <w:ins w:id="1290"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alphaNumeric = alpha.</w:t>
        </w:r>
        <w:r w:rsidRPr="0089304D">
          <w:rPr>
            <w:rFonts w:ascii="Consolas" w:eastAsia="Times New Roman" w:hAnsi="Consolas" w:cs="Consolas"/>
            <w:color w:val="E6DB74"/>
            <w:sz w:val="27"/>
          </w:rPr>
          <w:t>concat</w:t>
        </w:r>
        <w:r w:rsidRPr="0089304D">
          <w:rPr>
            <w:rFonts w:ascii="Consolas" w:eastAsia="Times New Roman" w:hAnsi="Consolas" w:cs="Consolas"/>
            <w:color w:val="F8F8F2"/>
            <w:sz w:val="27"/>
          </w:rPr>
          <w:t xml:space="preserve">(numeric); </w:t>
        </w:r>
        <w:r w:rsidRPr="0089304D">
          <w:rPr>
            <w:rFonts w:ascii="Consolas" w:eastAsia="Times New Roman" w:hAnsi="Consolas" w:cs="Consolas"/>
            <w:color w:val="8292A2"/>
            <w:sz w:val="27"/>
          </w:rPr>
          <w:t>// a,b,c,1,2,3</w:t>
        </w:r>
      </w:ins>
    </w:p>
    <w:p w:rsidR="0089304D" w:rsidRPr="0089304D" w:rsidRDefault="0089304D" w:rsidP="0089304D">
      <w:pPr>
        <w:spacing w:after="0" w:line="240" w:lineRule="auto"/>
        <w:rPr>
          <w:ins w:id="1291" w:author="Unknown"/>
          <w:rFonts w:ascii="Segoe UI" w:eastAsia="Times New Roman" w:hAnsi="Segoe UI" w:cs="Segoe UI"/>
          <w:color w:val="000000"/>
          <w:sz w:val="27"/>
          <w:szCs w:val="27"/>
        </w:rPr>
      </w:pPr>
      <w:ins w:id="129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93" w:author="Unknown"/>
          <w:rFonts w:ascii="Segoe UI" w:eastAsia="Times New Roman" w:hAnsi="Segoe UI" w:cs="Segoe UI"/>
          <w:color w:val="000000"/>
          <w:sz w:val="27"/>
          <w:szCs w:val="27"/>
        </w:rPr>
      </w:pPr>
      <w:ins w:id="1294" w:author="Unknown">
        <w:r w:rsidRPr="0089304D">
          <w:rPr>
            <w:rFonts w:ascii="Segoe UI" w:eastAsia="Times New Roman" w:hAnsi="Segoe UI" w:cs="Segoe UI"/>
            <w:color w:val="000000"/>
            <w:sz w:val="27"/>
            <w:szCs w:val="27"/>
            <w:bdr w:val="single" w:sz="2" w:space="0" w:color="auto" w:frame="1"/>
          </w:rPr>
          <w:t>Here are some methods which are used to modify an array. Remember that, when we modify an array, we are modifying the original array.</w:t>
        </w:r>
      </w:ins>
    </w:p>
    <w:p w:rsidR="0089304D" w:rsidRPr="0089304D" w:rsidRDefault="0089304D" w:rsidP="0089304D">
      <w:pPr>
        <w:numPr>
          <w:ilvl w:val="0"/>
          <w:numId w:val="2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95" w:author="Unknown"/>
          <w:rFonts w:ascii="Segoe UI" w:eastAsia="Times New Roman" w:hAnsi="Segoe UI" w:cs="Segoe UI"/>
          <w:color w:val="000000"/>
          <w:sz w:val="27"/>
          <w:szCs w:val="27"/>
        </w:rPr>
      </w:pPr>
      <w:ins w:id="1296" w:author="Unknown">
        <w:r w:rsidRPr="0089304D">
          <w:rPr>
            <w:rFonts w:ascii="Segoe UI" w:eastAsia="Times New Roman" w:hAnsi="Segoe UI" w:cs="Segoe UI"/>
            <w:b/>
            <w:bCs/>
            <w:color w:val="000000"/>
            <w:sz w:val="27"/>
          </w:rPr>
          <w:lastRenderedPageBreak/>
          <w:t> push():</w:t>
        </w:r>
        <w:r w:rsidRPr="0089304D">
          <w:rPr>
            <w:rFonts w:ascii="Segoe UI" w:eastAsia="Times New Roman" w:hAnsi="Segoe UI" w:cs="Segoe UI"/>
            <w:color w:val="000000"/>
            <w:sz w:val="27"/>
            <w:szCs w:val="27"/>
          </w:rPr>
          <w:t> This method is used to add an item to the end of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 w:author="Unknown"/>
          <w:rFonts w:ascii="Consolas" w:eastAsia="Times New Roman" w:hAnsi="Consolas" w:cs="Consolas"/>
          <w:color w:val="F8F8F2"/>
          <w:sz w:val="27"/>
        </w:rPr>
      </w:pPr>
      <w:ins w:id="129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fruits = [</w:t>
        </w:r>
        <w:r w:rsidRPr="0089304D">
          <w:rPr>
            <w:rFonts w:ascii="Consolas" w:eastAsia="Times New Roman" w:hAnsi="Consolas" w:cs="Consolas"/>
            <w:color w:val="A6E22E"/>
            <w:sz w:val="27"/>
          </w:rPr>
          <w:t>"Banana"</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"Apple"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 w:author="Unknown"/>
          <w:rFonts w:ascii="Consolas" w:eastAsia="Times New Roman" w:hAnsi="Consolas" w:cs="Consolas"/>
          <w:color w:val="F8F8F2"/>
          <w:sz w:val="27"/>
        </w:rPr>
      </w:pPr>
      <w:ins w:id="130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len = fruits.</w:t>
        </w:r>
        <w:r w:rsidRPr="0089304D">
          <w:rPr>
            <w:rFonts w:ascii="Consolas" w:eastAsia="Times New Roman" w:hAnsi="Consolas" w:cs="Consolas"/>
            <w:color w:val="E6DB74"/>
            <w:sz w:val="27"/>
          </w:rPr>
          <w:t>push</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'Mango'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 w:author="Unknown"/>
          <w:rFonts w:ascii="Consolas" w:eastAsia="Times New Roman" w:hAnsi="Consolas" w:cs="Consolas"/>
          <w:color w:val="F8F8F2"/>
          <w:sz w:val="27"/>
          <w:szCs w:val="27"/>
        </w:rPr>
      </w:pPr>
      <w:ins w:id="1302" w:author="Unknown">
        <w:r w:rsidRPr="0089304D">
          <w:rPr>
            <w:rFonts w:ascii="Consolas" w:eastAsia="Times New Roman" w:hAnsi="Consolas" w:cs="Consolas"/>
            <w:color w:val="8292A2"/>
            <w:sz w:val="27"/>
          </w:rPr>
          <w:t>// ["Apple", "Banana", "Orange", "Mango"]</w:t>
        </w:r>
      </w:ins>
    </w:p>
    <w:p w:rsidR="0089304D" w:rsidRPr="0089304D" w:rsidRDefault="0089304D" w:rsidP="0089304D">
      <w:pPr>
        <w:spacing w:after="0" w:line="240" w:lineRule="auto"/>
        <w:rPr>
          <w:ins w:id="1303" w:author="Unknown"/>
          <w:rFonts w:ascii="Segoe UI" w:eastAsia="Times New Roman" w:hAnsi="Segoe UI" w:cs="Segoe UI"/>
          <w:color w:val="000000"/>
          <w:sz w:val="27"/>
          <w:szCs w:val="27"/>
        </w:rPr>
      </w:pPr>
      <w:ins w:id="130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05" w:author="Unknown"/>
          <w:rFonts w:ascii="Segoe UI" w:eastAsia="Times New Roman" w:hAnsi="Segoe UI" w:cs="Segoe UI"/>
          <w:color w:val="000000"/>
          <w:sz w:val="27"/>
          <w:szCs w:val="27"/>
        </w:rPr>
      </w:pPr>
      <w:ins w:id="1306" w:author="Unknown">
        <w:r w:rsidRPr="0089304D">
          <w:rPr>
            <w:rFonts w:ascii="Segoe UI" w:eastAsia="Times New Roman" w:hAnsi="Segoe UI" w:cs="Segoe UI"/>
            <w:b/>
            <w:bCs/>
            <w:color w:val="000000"/>
            <w:sz w:val="27"/>
          </w:rPr>
          <w:t>pop():- </w:t>
        </w:r>
        <w:r w:rsidRPr="0089304D">
          <w:rPr>
            <w:rFonts w:ascii="Segoe UI" w:eastAsia="Times New Roman" w:hAnsi="Segoe UI" w:cs="Segoe UI"/>
            <w:color w:val="000000"/>
            <w:sz w:val="27"/>
            <w:szCs w:val="27"/>
          </w:rPr>
          <w:t>This method is used to remove an item from the end of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7" w:author="Unknown"/>
          <w:rFonts w:ascii="Consolas" w:eastAsia="Times New Roman" w:hAnsi="Consolas" w:cs="Consolas"/>
          <w:color w:val="F8F8F2"/>
          <w:sz w:val="27"/>
        </w:rPr>
      </w:pPr>
      <w:ins w:id="130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last = fruits.</w:t>
        </w:r>
        <w:r w:rsidRPr="0089304D">
          <w:rPr>
            <w:rFonts w:ascii="Consolas" w:eastAsia="Times New Roman" w:hAnsi="Consolas" w:cs="Consolas"/>
            <w:color w:val="E6DB74"/>
            <w:sz w:val="27"/>
          </w:rPr>
          <w:t>pop</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remove Mango (from the end)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9" w:author="Unknown"/>
          <w:rFonts w:ascii="Consolas" w:eastAsia="Times New Roman" w:hAnsi="Consolas" w:cs="Consolas"/>
          <w:color w:val="F8F8F2"/>
          <w:sz w:val="27"/>
          <w:szCs w:val="27"/>
        </w:rPr>
      </w:pPr>
      <w:ins w:id="1310" w:author="Unknown">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"Apple"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"Banana"</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11" w:author="Unknown"/>
          <w:rFonts w:ascii="Segoe UI" w:eastAsia="Times New Roman" w:hAnsi="Segoe UI" w:cs="Segoe UI"/>
          <w:color w:val="000000"/>
          <w:sz w:val="27"/>
          <w:szCs w:val="27"/>
        </w:rPr>
      </w:pPr>
      <w:ins w:id="131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13" w:author="Unknown"/>
          <w:rFonts w:ascii="Segoe UI" w:eastAsia="Times New Roman" w:hAnsi="Segoe UI" w:cs="Segoe UI"/>
          <w:color w:val="000000"/>
          <w:sz w:val="27"/>
          <w:szCs w:val="27"/>
        </w:rPr>
      </w:pPr>
      <w:ins w:id="1314" w:author="Unknown">
        <w:r w:rsidRPr="0089304D">
          <w:rPr>
            <w:rFonts w:ascii="Segoe UI" w:eastAsia="Times New Roman" w:hAnsi="Segoe UI" w:cs="Segoe UI"/>
            <w:color w:val="000000"/>
            <w:sz w:val="27"/>
            <w:szCs w:val="27"/>
            <w:bdr w:val="single" w:sz="2" w:space="0" w:color="auto" w:frame="1"/>
          </w:rPr>
          <w:t> </w:t>
        </w:r>
        <w:r w:rsidRPr="0089304D">
          <w:rPr>
            <w:rFonts w:ascii="Segoe UI" w:eastAsia="Times New Roman" w:hAnsi="Segoe UI" w:cs="Segoe UI"/>
            <w:b/>
            <w:bCs/>
            <w:color w:val="000000"/>
            <w:sz w:val="27"/>
          </w:rPr>
          <w:t>shift():- </w:t>
        </w:r>
        <w:r w:rsidRPr="0089304D">
          <w:rPr>
            <w:rFonts w:ascii="Segoe UI" w:eastAsia="Times New Roman" w:hAnsi="Segoe UI" w:cs="Segoe UI"/>
            <w:color w:val="000000"/>
            <w:sz w:val="27"/>
            <w:szCs w:val="27"/>
          </w:rPr>
          <w:t>This method is used to remove an item from the beginning of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 w:author="Unknown"/>
          <w:rFonts w:ascii="Consolas" w:eastAsia="Times New Roman" w:hAnsi="Consolas" w:cs="Consolas"/>
          <w:color w:val="F8F8F2"/>
          <w:sz w:val="27"/>
        </w:rPr>
      </w:pPr>
      <w:ins w:id="131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first = fruits.</w:t>
        </w:r>
        <w:r w:rsidRPr="0089304D">
          <w:rPr>
            <w:rFonts w:ascii="Consolas" w:eastAsia="Times New Roman" w:hAnsi="Consolas" w:cs="Consolas"/>
            <w:color w:val="E6DB74"/>
            <w:sz w:val="27"/>
          </w:rPr>
          <w:t>shift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remove Apple from the front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 w:author="Unknown"/>
          <w:rFonts w:ascii="Consolas" w:eastAsia="Times New Roman" w:hAnsi="Consolas" w:cs="Consolas"/>
          <w:color w:val="F8F8F2"/>
          <w:sz w:val="27"/>
          <w:szCs w:val="27"/>
        </w:rPr>
      </w:pPr>
      <w:ins w:id="1318" w:author="Unknown">
        <w:r w:rsidRPr="0089304D">
          <w:rPr>
            <w:rFonts w:ascii="Consolas" w:eastAsia="Times New Roman" w:hAnsi="Consolas" w:cs="Consolas"/>
            <w:color w:val="8292A2"/>
            <w:sz w:val="27"/>
          </w:rPr>
          <w:t>// ["Banana", "Orange"]</w:t>
        </w:r>
      </w:ins>
    </w:p>
    <w:p w:rsidR="0089304D" w:rsidRPr="0089304D" w:rsidRDefault="0089304D" w:rsidP="0089304D">
      <w:pPr>
        <w:spacing w:after="0" w:line="240" w:lineRule="auto"/>
        <w:rPr>
          <w:ins w:id="1319" w:author="Unknown"/>
          <w:rFonts w:ascii="Segoe UI" w:eastAsia="Times New Roman" w:hAnsi="Segoe UI" w:cs="Segoe UI"/>
          <w:color w:val="000000"/>
          <w:sz w:val="27"/>
          <w:szCs w:val="27"/>
        </w:rPr>
      </w:pPr>
      <w:ins w:id="132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21" w:author="Unknown"/>
          <w:rFonts w:ascii="Segoe UI" w:eastAsia="Times New Roman" w:hAnsi="Segoe UI" w:cs="Segoe UI"/>
          <w:color w:val="000000"/>
          <w:sz w:val="27"/>
          <w:szCs w:val="27"/>
        </w:rPr>
      </w:pPr>
      <w:ins w:id="1322" w:author="Unknown">
        <w:r w:rsidRPr="0089304D">
          <w:rPr>
            <w:rFonts w:ascii="Segoe UI" w:eastAsia="Times New Roman" w:hAnsi="Segoe UI" w:cs="Segoe UI"/>
            <w:color w:val="000000"/>
            <w:sz w:val="27"/>
            <w:szCs w:val="27"/>
            <w:bdr w:val="single" w:sz="2" w:space="0" w:color="auto" w:frame="1"/>
          </w:rPr>
          <w:t> </w:t>
        </w:r>
        <w:r w:rsidRPr="0089304D">
          <w:rPr>
            <w:rFonts w:ascii="Segoe UI" w:eastAsia="Times New Roman" w:hAnsi="Segoe UI" w:cs="Segoe UI"/>
            <w:b/>
            <w:bCs/>
            <w:color w:val="000000"/>
            <w:sz w:val="27"/>
          </w:rPr>
          <w:t>unshift():- </w:t>
        </w:r>
        <w:r w:rsidRPr="0089304D">
          <w:rPr>
            <w:rFonts w:ascii="Segoe UI" w:eastAsia="Times New Roman" w:hAnsi="Segoe UI" w:cs="Segoe UI"/>
            <w:color w:val="000000"/>
            <w:sz w:val="27"/>
            <w:szCs w:val="27"/>
          </w:rPr>
          <w:t>This method is used to add an item to the beginning of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3" w:author="Unknown"/>
          <w:rFonts w:ascii="Consolas" w:eastAsia="Times New Roman" w:hAnsi="Consolas" w:cs="Consolas"/>
          <w:color w:val="F8F8F2"/>
          <w:sz w:val="27"/>
        </w:rPr>
      </w:pPr>
      <w:ins w:id="132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newLength = fruits.</w:t>
        </w:r>
        <w:r w:rsidRPr="0089304D">
          <w:rPr>
            <w:rFonts w:ascii="Consolas" w:eastAsia="Times New Roman" w:hAnsi="Consolas" w:cs="Consolas"/>
            <w:color w:val="E6DB74"/>
            <w:sz w:val="27"/>
          </w:rPr>
          <w:t>unshift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'Strawberry'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add to the front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 w:author="Unknown"/>
          <w:rFonts w:ascii="Consolas" w:eastAsia="Times New Roman" w:hAnsi="Consolas" w:cs="Consolas"/>
          <w:color w:val="F8F8F2"/>
          <w:sz w:val="27"/>
          <w:szCs w:val="27"/>
        </w:rPr>
      </w:pPr>
      <w:ins w:id="1326" w:author="Unknown">
        <w:r w:rsidRPr="0089304D">
          <w:rPr>
            <w:rFonts w:ascii="Consolas" w:eastAsia="Times New Roman" w:hAnsi="Consolas" w:cs="Consolas"/>
            <w:color w:val="8292A2"/>
            <w:sz w:val="27"/>
          </w:rPr>
          <w:t>// ["Strawberry", "Banana", "Orange"]</w:t>
        </w:r>
      </w:ins>
    </w:p>
    <w:p w:rsidR="0089304D" w:rsidRPr="0089304D" w:rsidRDefault="0089304D" w:rsidP="0089304D">
      <w:pPr>
        <w:spacing w:after="0" w:line="240" w:lineRule="auto"/>
        <w:rPr>
          <w:ins w:id="1327" w:author="Unknown"/>
          <w:rFonts w:ascii="Segoe UI" w:eastAsia="Times New Roman" w:hAnsi="Segoe UI" w:cs="Segoe UI"/>
          <w:color w:val="000000"/>
          <w:sz w:val="27"/>
          <w:szCs w:val="27"/>
        </w:rPr>
      </w:pPr>
      <w:ins w:id="132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29" w:author="Unknown"/>
          <w:rFonts w:ascii="Segoe UI" w:eastAsia="Times New Roman" w:hAnsi="Segoe UI" w:cs="Segoe UI"/>
          <w:color w:val="000000"/>
          <w:sz w:val="27"/>
          <w:szCs w:val="27"/>
        </w:rPr>
      </w:pPr>
      <w:ins w:id="1330" w:author="Unknown">
        <w:r w:rsidRPr="0089304D">
          <w:rPr>
            <w:rFonts w:ascii="Segoe UI" w:eastAsia="Times New Roman" w:hAnsi="Segoe UI" w:cs="Segoe UI"/>
            <w:b/>
            <w:bCs/>
            <w:color w:val="000000"/>
            <w:sz w:val="27"/>
          </w:rPr>
          <w:t>splice(): </w:t>
        </w:r>
        <w:r w:rsidRPr="0089304D">
          <w:rPr>
            <w:rFonts w:ascii="Segoe UI" w:eastAsia="Times New Roman" w:hAnsi="Segoe UI" w:cs="Segoe UI"/>
            <w:color w:val="000000"/>
            <w:sz w:val="27"/>
            <w:szCs w:val="27"/>
          </w:rPr>
          <w:t>This method is used to remove an item by index position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 w:author="Unknown"/>
          <w:rFonts w:ascii="Consolas" w:eastAsia="Times New Roman" w:hAnsi="Consolas" w:cs="Consolas"/>
          <w:color w:val="F8F8F2"/>
          <w:sz w:val="27"/>
        </w:rPr>
      </w:pPr>
      <w:ins w:id="1332"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removedItem = fruits.</w:t>
        </w:r>
        <w:r w:rsidRPr="0089304D">
          <w:rPr>
            <w:rFonts w:ascii="Consolas" w:eastAsia="Times New Roman" w:hAnsi="Consolas" w:cs="Consolas"/>
            <w:color w:val="E6DB74"/>
            <w:sz w:val="27"/>
          </w:rPr>
          <w:t>splice</w:t>
        </w:r>
        <w:r w:rsidRPr="0089304D">
          <w:rPr>
            <w:rFonts w:ascii="Consolas" w:eastAsia="Times New Roman" w:hAnsi="Consolas" w:cs="Consolas"/>
            <w:color w:val="F8F8F2"/>
            <w:sz w:val="27"/>
          </w:rPr>
          <w:t xml:space="preserve">(pos,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this is how to remove an item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 w:author="Unknown"/>
          <w:rFonts w:ascii="Consolas" w:eastAsia="Times New Roman" w:hAnsi="Consolas" w:cs="Consolas"/>
          <w:color w:val="F8F8F2"/>
          <w:sz w:val="27"/>
          <w:szCs w:val="27"/>
        </w:rPr>
      </w:pPr>
      <w:ins w:id="1334" w:author="Unknown">
        <w:r w:rsidRPr="0089304D">
          <w:rPr>
            <w:rFonts w:ascii="Consolas" w:eastAsia="Times New Roman" w:hAnsi="Consolas" w:cs="Consolas"/>
            <w:color w:val="8292A2"/>
            <w:sz w:val="27"/>
          </w:rPr>
          <w:t>// ["Strawberry", "Orange"]</w:t>
        </w:r>
      </w:ins>
    </w:p>
    <w:p w:rsidR="0089304D" w:rsidRPr="0089304D" w:rsidRDefault="0089304D" w:rsidP="0089304D">
      <w:pPr>
        <w:spacing w:after="0" w:line="240" w:lineRule="auto"/>
        <w:rPr>
          <w:ins w:id="1335" w:author="Unknown"/>
          <w:rFonts w:ascii="Segoe UI" w:eastAsia="Times New Roman" w:hAnsi="Segoe UI" w:cs="Segoe UI"/>
          <w:color w:val="000000"/>
          <w:sz w:val="27"/>
          <w:szCs w:val="27"/>
        </w:rPr>
      </w:pPr>
      <w:ins w:id="133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37" w:author="Unknown"/>
          <w:rFonts w:ascii="Segoe UI" w:eastAsia="Times New Roman" w:hAnsi="Segoe UI" w:cs="Segoe UI"/>
          <w:b/>
          <w:bCs/>
          <w:color w:val="000000"/>
          <w:sz w:val="24"/>
          <w:szCs w:val="24"/>
        </w:rPr>
      </w:pPr>
      <w:ins w:id="1338" w:author="Unknown">
        <w:r w:rsidRPr="0089304D">
          <w:rPr>
            <w:rFonts w:ascii="Segoe UI" w:eastAsia="Times New Roman" w:hAnsi="Segoe UI" w:cs="Segoe UI"/>
            <w:b/>
            <w:bCs/>
            <w:color w:val="000000"/>
            <w:sz w:val="24"/>
            <w:szCs w:val="24"/>
          </w:rPr>
          <w:t>JavaScript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39" w:author="Unknown"/>
          <w:rFonts w:ascii="Segoe UI" w:eastAsia="Times New Roman" w:hAnsi="Segoe UI" w:cs="Segoe UI"/>
          <w:color w:val="000000"/>
          <w:sz w:val="27"/>
          <w:szCs w:val="27"/>
        </w:rPr>
      </w:pPr>
      <w:ins w:id="1340" w:author="Unknown">
        <w:r w:rsidRPr="0089304D">
          <w:rPr>
            <w:rFonts w:ascii="Segoe UI" w:eastAsia="Times New Roman" w:hAnsi="Segoe UI" w:cs="Segoe UI"/>
            <w:color w:val="000000"/>
            <w:sz w:val="27"/>
            <w:szCs w:val="27"/>
            <w:bdr w:val="single" w:sz="2" w:space="0" w:color="auto" w:frame="1"/>
          </w:rPr>
          <w:t>In JavaScript, Object is a non-primitive data type. The object is like other variables, but the only difference is that an object holds multiple values, arrays, functions etc. We create an object with figure brackets {…} with an optional list of </w:t>
        </w:r>
        <w:r w:rsidRPr="0089304D">
          <w:rPr>
            <w:rFonts w:ascii="Segoe UI" w:eastAsia="Times New Roman" w:hAnsi="Segoe UI" w:cs="Segoe UI"/>
            <w:i/>
            <w:iCs/>
            <w:color w:val="000000"/>
            <w:sz w:val="27"/>
          </w:rPr>
          <w:t>properties</w:t>
        </w:r>
        <w:r w:rsidRPr="0089304D">
          <w:rPr>
            <w:rFonts w:ascii="Segoe UI" w:eastAsia="Times New Roman" w:hAnsi="Segoe UI" w:cs="Segoe UI"/>
            <w:color w:val="000000"/>
            <w:sz w:val="27"/>
            <w:szCs w:val="27"/>
            <w:bdr w:val="single" w:sz="2" w:space="0" w:color="auto" w:frame="1"/>
          </w:rPr>
          <w:t>. A property is a "key: value" pair, where the key is a string/ property name, and value can be anything.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41" w:author="Unknown"/>
          <w:rFonts w:ascii="Segoe UI" w:eastAsia="Times New Roman" w:hAnsi="Segoe UI" w:cs="Segoe UI"/>
          <w:color w:val="000000"/>
          <w:sz w:val="27"/>
          <w:szCs w:val="27"/>
        </w:rPr>
      </w:pPr>
      <w:ins w:id="1342" w:author="Unknown">
        <w:r w:rsidRPr="0089304D">
          <w:rPr>
            <w:rFonts w:ascii="Segoe UI" w:eastAsia="Times New Roman" w:hAnsi="Segoe UI" w:cs="Segoe UI"/>
            <w:b/>
            <w:bCs/>
            <w:color w:val="000000"/>
            <w:sz w:val="27"/>
          </w:rPr>
          <w:t>The syntaxs of creating object are following:-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 w:author="Unknown"/>
          <w:rFonts w:ascii="Consolas" w:eastAsia="Times New Roman" w:hAnsi="Consolas" w:cs="Consolas"/>
          <w:color w:val="F8F8F2"/>
          <w:sz w:val="27"/>
        </w:rPr>
      </w:pPr>
      <w:ins w:id="134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user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Object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"object constructor" 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 w:author="Unknown"/>
          <w:rFonts w:ascii="Consolas" w:eastAsia="Times New Roman" w:hAnsi="Consolas" w:cs="Consolas"/>
          <w:color w:val="F8F8F2"/>
          <w:sz w:val="27"/>
          <w:szCs w:val="27"/>
        </w:rPr>
      </w:pPr>
      <w:ins w:id="134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user = {}; </w:t>
        </w:r>
        <w:r w:rsidRPr="0089304D">
          <w:rPr>
            <w:rFonts w:ascii="Consolas" w:eastAsia="Times New Roman" w:hAnsi="Consolas" w:cs="Consolas"/>
            <w:color w:val="8292A2"/>
            <w:sz w:val="27"/>
          </w:rPr>
          <w:t>// "object literal" syntax</w:t>
        </w:r>
      </w:ins>
    </w:p>
    <w:p w:rsidR="0089304D" w:rsidRPr="0089304D" w:rsidRDefault="0089304D" w:rsidP="0089304D">
      <w:pPr>
        <w:spacing w:after="0" w:line="240" w:lineRule="auto"/>
        <w:rPr>
          <w:ins w:id="1347" w:author="Unknown"/>
          <w:rFonts w:ascii="Segoe UI" w:eastAsia="Times New Roman" w:hAnsi="Segoe UI" w:cs="Segoe UI"/>
          <w:color w:val="000000"/>
          <w:sz w:val="27"/>
          <w:szCs w:val="27"/>
        </w:rPr>
      </w:pPr>
      <w:ins w:id="134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49" w:author="Unknown"/>
          <w:rFonts w:ascii="Segoe UI" w:eastAsia="Times New Roman" w:hAnsi="Segoe UI" w:cs="Segoe UI"/>
          <w:color w:val="000000"/>
          <w:sz w:val="27"/>
          <w:szCs w:val="27"/>
        </w:rPr>
      </w:pPr>
      <w:ins w:id="1350" w:author="Unknown">
        <w:r w:rsidRPr="0089304D">
          <w:rPr>
            <w:rFonts w:ascii="Segoe UI" w:eastAsia="Times New Roman" w:hAnsi="Segoe UI" w:cs="Segoe UI"/>
            <w:b/>
            <w:bCs/>
            <w:color w:val="000000"/>
            <w:sz w:val="27"/>
          </w:rPr>
          <w:t>Example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 w:author="Unknown"/>
          <w:rFonts w:ascii="Consolas" w:eastAsia="Times New Roman" w:hAnsi="Consolas" w:cs="Consolas"/>
          <w:color w:val="F8F8F2"/>
          <w:sz w:val="27"/>
        </w:rPr>
      </w:pPr>
      <w:ins w:id="135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user =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 w:author="Unknown"/>
          <w:rFonts w:ascii="Consolas" w:eastAsia="Times New Roman" w:hAnsi="Consolas" w:cs="Consolas"/>
          <w:color w:val="F8F8F2"/>
          <w:sz w:val="27"/>
        </w:rPr>
      </w:pPr>
      <w:ins w:id="1354"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by key "name" store value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5" w:author="Unknown"/>
          <w:rFonts w:ascii="Consolas" w:eastAsia="Times New Roman" w:hAnsi="Consolas" w:cs="Consolas"/>
          <w:color w:val="F8F8F2"/>
          <w:sz w:val="27"/>
        </w:rPr>
      </w:pPr>
      <w:ins w:id="1356" w:author="Unknown">
        <w:r w:rsidRPr="0089304D">
          <w:rPr>
            <w:rFonts w:ascii="Consolas" w:eastAsia="Times New Roman" w:hAnsi="Consolas" w:cs="Consolas"/>
            <w:color w:val="F8F8F2"/>
            <w:sz w:val="27"/>
          </w:rPr>
          <w:t xml:space="preserve">  age: </w:t>
        </w:r>
        <w:r w:rsidRPr="0089304D">
          <w:rPr>
            <w:rFonts w:ascii="Consolas" w:eastAsia="Times New Roman" w:hAnsi="Consolas" w:cs="Consolas"/>
            <w:color w:val="AE81FF"/>
            <w:sz w:val="27"/>
          </w:rPr>
          <w:t>25</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by key "age" store value 25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 w:author="Unknown"/>
          <w:rFonts w:ascii="Consolas" w:eastAsia="Times New Roman" w:hAnsi="Consolas" w:cs="Consolas"/>
          <w:color w:val="F8F8F2"/>
          <w:sz w:val="27"/>
        </w:rPr>
      </w:pPr>
      <w:ins w:id="1358" w:author="Unknown">
        <w:r w:rsidRPr="0089304D">
          <w:rPr>
            <w:rFonts w:ascii="Consolas" w:eastAsia="Times New Roman" w:hAnsi="Consolas" w:cs="Consolas"/>
            <w:color w:val="F8F8F2"/>
            <w:sz w:val="27"/>
          </w:rPr>
          <w:t xml:space="preserve">  language: “JavaScript” </w:t>
        </w:r>
        <w:r w:rsidRPr="0089304D">
          <w:rPr>
            <w:rFonts w:ascii="Consolas" w:eastAsia="Times New Roman" w:hAnsi="Consolas" w:cs="Consolas"/>
            <w:color w:val="8292A2"/>
            <w:sz w:val="27"/>
          </w:rPr>
          <w:t>// by key "language" store value “ 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 w:author="Unknown"/>
          <w:rFonts w:ascii="Consolas" w:eastAsia="Times New Roman" w:hAnsi="Consolas" w:cs="Consolas"/>
          <w:color w:val="F8F8F2"/>
          <w:sz w:val="27"/>
          <w:szCs w:val="27"/>
        </w:rPr>
      </w:pPr>
      <w:ins w:id="1360"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61" w:author="Unknown"/>
          <w:rFonts w:ascii="Segoe UI" w:eastAsia="Times New Roman" w:hAnsi="Segoe UI" w:cs="Segoe UI"/>
          <w:color w:val="000000"/>
          <w:sz w:val="27"/>
          <w:szCs w:val="27"/>
        </w:rPr>
      </w:pPr>
      <w:ins w:id="136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63" w:author="Unknown"/>
          <w:rFonts w:ascii="Segoe UI" w:eastAsia="Times New Roman" w:hAnsi="Segoe UI" w:cs="Segoe UI"/>
          <w:color w:val="000000"/>
          <w:sz w:val="27"/>
          <w:szCs w:val="27"/>
        </w:rPr>
      </w:pPr>
      <w:ins w:id="1364" w:author="Unknown">
        <w:r w:rsidRPr="0089304D">
          <w:rPr>
            <w:rFonts w:ascii="Segoe UI" w:eastAsia="Times New Roman" w:hAnsi="Segoe UI" w:cs="Segoe UI"/>
            <w:color w:val="000000"/>
            <w:sz w:val="27"/>
            <w:szCs w:val="27"/>
            <w:bdr w:val="single" w:sz="2" w:space="0" w:color="auto" w:frame="1"/>
          </w:rPr>
          <w:t>In the user object, there are three properties:</w:t>
        </w:r>
      </w:ins>
    </w:p>
    <w:p w:rsidR="0089304D" w:rsidRPr="0089304D" w:rsidRDefault="0089304D" w:rsidP="0089304D">
      <w:pPr>
        <w:numPr>
          <w:ilvl w:val="0"/>
          <w:numId w:val="3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65" w:author="Unknown"/>
          <w:rFonts w:ascii="Segoe UI" w:eastAsia="Times New Roman" w:hAnsi="Segoe UI" w:cs="Segoe UI"/>
          <w:color w:val="000000"/>
          <w:sz w:val="27"/>
          <w:szCs w:val="27"/>
        </w:rPr>
      </w:pPr>
      <w:ins w:id="1366" w:author="Unknown">
        <w:r w:rsidRPr="0089304D">
          <w:rPr>
            <w:rFonts w:ascii="Segoe UI" w:eastAsia="Times New Roman" w:hAnsi="Segoe UI" w:cs="Segoe UI"/>
            <w:color w:val="000000"/>
            <w:sz w:val="27"/>
            <w:szCs w:val="27"/>
            <w:bdr w:val="single" w:sz="2" w:space="0" w:color="auto" w:frame="1"/>
          </w:rPr>
          <w:t>The first property has the name "name" and the value "Harry".</w:t>
        </w:r>
      </w:ins>
    </w:p>
    <w:p w:rsidR="0089304D" w:rsidRPr="0089304D" w:rsidRDefault="0089304D" w:rsidP="0089304D">
      <w:pPr>
        <w:numPr>
          <w:ilvl w:val="0"/>
          <w:numId w:val="3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67" w:author="Unknown"/>
          <w:rFonts w:ascii="Segoe UI" w:eastAsia="Times New Roman" w:hAnsi="Segoe UI" w:cs="Segoe UI"/>
          <w:color w:val="000000"/>
          <w:sz w:val="27"/>
          <w:szCs w:val="27"/>
        </w:rPr>
      </w:pPr>
      <w:ins w:id="1368" w:author="Unknown">
        <w:r w:rsidRPr="0089304D">
          <w:rPr>
            <w:rFonts w:ascii="Segoe UI" w:eastAsia="Times New Roman" w:hAnsi="Segoe UI" w:cs="Segoe UI"/>
            <w:color w:val="000000"/>
            <w:sz w:val="27"/>
            <w:szCs w:val="27"/>
            <w:bdr w:val="single" w:sz="2" w:space="0" w:color="auto" w:frame="1"/>
          </w:rPr>
          <w:t>The second property has the name "age" and the value 25.</w:t>
        </w:r>
      </w:ins>
    </w:p>
    <w:p w:rsidR="0089304D" w:rsidRPr="0089304D" w:rsidRDefault="0089304D" w:rsidP="0089304D">
      <w:pPr>
        <w:numPr>
          <w:ilvl w:val="0"/>
          <w:numId w:val="3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69" w:author="Unknown"/>
          <w:rFonts w:ascii="Segoe UI" w:eastAsia="Times New Roman" w:hAnsi="Segoe UI" w:cs="Segoe UI"/>
          <w:color w:val="000000"/>
          <w:sz w:val="27"/>
          <w:szCs w:val="27"/>
        </w:rPr>
      </w:pPr>
      <w:ins w:id="1370" w:author="Unknown">
        <w:r w:rsidRPr="0089304D">
          <w:rPr>
            <w:rFonts w:ascii="Segoe UI" w:eastAsia="Times New Roman" w:hAnsi="Segoe UI" w:cs="Segoe UI"/>
            <w:color w:val="000000"/>
            <w:sz w:val="27"/>
            <w:szCs w:val="27"/>
            <w:bdr w:val="single" w:sz="2" w:space="0" w:color="auto" w:frame="1"/>
          </w:rPr>
          <w:t>The third one has the name "language" and the value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71" w:author="Unknown"/>
          <w:rFonts w:ascii="Segoe UI" w:eastAsia="Times New Roman" w:hAnsi="Segoe UI" w:cs="Segoe UI"/>
          <w:color w:val="000000"/>
          <w:sz w:val="27"/>
          <w:szCs w:val="27"/>
        </w:rPr>
      </w:pPr>
      <w:ins w:id="1372" w:author="Unknown">
        <w:r w:rsidRPr="0089304D">
          <w:rPr>
            <w:rFonts w:ascii="Segoe UI" w:eastAsia="Times New Roman" w:hAnsi="Segoe UI" w:cs="Segoe UI"/>
            <w:b/>
            <w:bCs/>
            <w:color w:val="000000"/>
            <w:sz w:val="27"/>
          </w:rPr>
          <w:lastRenderedPageBreak/>
          <w:t>The syntax for accessing the property of an object is:</w:t>
        </w:r>
      </w:ins>
    </w:p>
    <w:p w:rsidR="0089304D" w:rsidRPr="0089304D" w:rsidRDefault="0089304D" w:rsidP="0089304D">
      <w:pPr>
        <w:numPr>
          <w:ilvl w:val="0"/>
          <w:numId w:val="3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73" w:author="Unknown"/>
          <w:rFonts w:ascii="Segoe UI" w:eastAsia="Times New Roman" w:hAnsi="Segoe UI" w:cs="Segoe UI"/>
          <w:color w:val="000000"/>
          <w:sz w:val="27"/>
          <w:szCs w:val="27"/>
        </w:rPr>
      </w:pPr>
      <w:ins w:id="1374" w:author="Unknown">
        <w:r w:rsidRPr="0089304D">
          <w:rPr>
            <w:rFonts w:ascii="Segoe UI" w:eastAsia="Times New Roman" w:hAnsi="Segoe UI" w:cs="Segoe UI"/>
            <w:b/>
            <w:bCs/>
            <w:color w:val="000000"/>
            <w:sz w:val="27"/>
          </w:rPr>
          <w:t>The dot notation (.): </w:t>
        </w:r>
        <w:r w:rsidRPr="0089304D">
          <w:rPr>
            <w:rFonts w:ascii="Segoe UI" w:eastAsia="Times New Roman" w:hAnsi="Segoe UI" w:cs="Segoe UI"/>
            <w:color w:val="000000"/>
            <w:sz w:val="27"/>
            <w:szCs w:val="27"/>
            <w:bdr w:val="single" w:sz="2" w:space="0" w:color="auto" w:frame="1"/>
          </w:rPr>
          <w:t>The syntax of dot notation to access a property of an object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 w:author="Unknown"/>
          <w:rFonts w:ascii="Consolas" w:eastAsia="Times New Roman" w:hAnsi="Consolas" w:cs="Consolas"/>
          <w:color w:val="F8F8F2"/>
          <w:sz w:val="27"/>
          <w:szCs w:val="27"/>
        </w:rPr>
      </w:pPr>
      <w:ins w:id="1376" w:author="Unknown">
        <w:r w:rsidRPr="0089304D">
          <w:rPr>
            <w:rFonts w:ascii="Consolas" w:eastAsia="Times New Roman" w:hAnsi="Consolas" w:cs="Consolas"/>
            <w:color w:val="F8F8F2"/>
            <w:sz w:val="27"/>
          </w:rPr>
          <w:t>objectName.property</w:t>
        </w:r>
      </w:ins>
    </w:p>
    <w:p w:rsidR="0089304D" w:rsidRPr="0089304D" w:rsidRDefault="0089304D" w:rsidP="0089304D">
      <w:pPr>
        <w:spacing w:after="0" w:line="240" w:lineRule="auto"/>
        <w:rPr>
          <w:ins w:id="1377" w:author="Unknown"/>
          <w:rFonts w:ascii="Segoe UI" w:eastAsia="Times New Roman" w:hAnsi="Segoe UI" w:cs="Segoe UI"/>
          <w:color w:val="000000"/>
          <w:sz w:val="27"/>
          <w:szCs w:val="27"/>
        </w:rPr>
      </w:pPr>
      <w:ins w:id="137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79" w:author="Unknown"/>
          <w:rFonts w:ascii="Segoe UI" w:eastAsia="Times New Roman" w:hAnsi="Segoe UI" w:cs="Segoe UI"/>
          <w:color w:val="000000"/>
          <w:sz w:val="27"/>
          <w:szCs w:val="27"/>
        </w:rPr>
      </w:pPr>
      <w:ins w:id="1380" w:author="Unknown">
        <w:r w:rsidRPr="0089304D">
          <w:rPr>
            <w:rFonts w:ascii="Segoe UI" w:eastAsia="Times New Roman" w:hAnsi="Segoe UI" w:cs="Segoe UI"/>
            <w:color w:val="000000"/>
            <w:sz w:val="27"/>
            <w:szCs w:val="27"/>
            <w:bdr w:val="single" w:sz="2" w:space="0" w:color="auto" w:frame="1"/>
          </w:rPr>
          <w:t>For example, to access the "name" property of the user object, we use the following expression: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 w:author="Unknown"/>
          <w:rFonts w:ascii="Consolas" w:eastAsia="Times New Roman" w:hAnsi="Consolas" w:cs="Consolas"/>
          <w:color w:val="F8F8F2"/>
          <w:sz w:val="27"/>
          <w:szCs w:val="27"/>
        </w:rPr>
      </w:pPr>
      <w:ins w:id="1382" w:author="Unknown">
        <w:r w:rsidRPr="0089304D">
          <w:rPr>
            <w:rFonts w:ascii="Consolas" w:eastAsia="Times New Roman" w:hAnsi="Consolas" w:cs="Consolas"/>
            <w:color w:val="F8F8F2"/>
            <w:sz w:val="27"/>
          </w:rPr>
          <w:t>user.name</w:t>
        </w:r>
      </w:ins>
    </w:p>
    <w:p w:rsidR="0089304D" w:rsidRPr="0089304D" w:rsidRDefault="0089304D" w:rsidP="0089304D">
      <w:pPr>
        <w:spacing w:after="0" w:line="240" w:lineRule="auto"/>
        <w:rPr>
          <w:ins w:id="1383" w:author="Unknown"/>
          <w:rFonts w:ascii="Segoe UI" w:eastAsia="Times New Roman" w:hAnsi="Segoe UI" w:cs="Segoe UI"/>
          <w:color w:val="000000"/>
          <w:sz w:val="27"/>
          <w:szCs w:val="27"/>
        </w:rPr>
      </w:pPr>
      <w:ins w:id="138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85" w:author="Unknown"/>
          <w:rFonts w:ascii="Segoe UI" w:eastAsia="Times New Roman" w:hAnsi="Segoe UI" w:cs="Segoe UI"/>
          <w:color w:val="000000"/>
          <w:sz w:val="27"/>
          <w:szCs w:val="27"/>
        </w:rPr>
      </w:pPr>
      <w:ins w:id="1386" w:author="Unknown">
        <w:r w:rsidRPr="0089304D">
          <w:rPr>
            <w:rFonts w:ascii="Segoe UI" w:eastAsia="Times New Roman" w:hAnsi="Segoe UI" w:cs="Segoe UI"/>
            <w:b/>
            <w:bCs/>
            <w:color w:val="000000"/>
            <w:sz w:val="27"/>
          </w:rPr>
          <w:t>Array-like notation ( []): </w:t>
        </w:r>
        <w:r w:rsidRPr="0089304D">
          <w:rPr>
            <w:rFonts w:ascii="Segoe UI" w:eastAsia="Times New Roman" w:hAnsi="Segoe UI" w:cs="Segoe UI"/>
            <w:color w:val="000000"/>
            <w:sz w:val="27"/>
            <w:szCs w:val="27"/>
          </w:rPr>
          <w:t>The syntax to access the value of an object’s property via the bracket notation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 w:author="Unknown"/>
          <w:rFonts w:ascii="Consolas" w:eastAsia="Times New Roman" w:hAnsi="Consolas" w:cs="Consolas"/>
          <w:color w:val="F8F8F2"/>
          <w:sz w:val="27"/>
          <w:szCs w:val="27"/>
        </w:rPr>
      </w:pPr>
      <w:ins w:id="1388" w:author="Unknown">
        <w:r w:rsidRPr="0089304D">
          <w:rPr>
            <w:rFonts w:ascii="Consolas" w:eastAsia="Times New Roman" w:hAnsi="Consolas" w:cs="Consolas"/>
            <w:color w:val="F8F8F2"/>
            <w:sz w:val="27"/>
          </w:rPr>
          <w:t>objectName[</w:t>
        </w:r>
        <w:r w:rsidRPr="0089304D">
          <w:rPr>
            <w:rFonts w:ascii="Consolas" w:eastAsia="Times New Roman" w:hAnsi="Consolas" w:cs="Consolas"/>
            <w:color w:val="A6E22E"/>
            <w:sz w:val="27"/>
          </w:rPr>
          <w:t>'propertyName'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89" w:author="Unknown"/>
          <w:rFonts w:ascii="Segoe UI" w:eastAsia="Times New Roman" w:hAnsi="Segoe UI" w:cs="Segoe UI"/>
          <w:color w:val="000000"/>
          <w:sz w:val="27"/>
          <w:szCs w:val="27"/>
        </w:rPr>
      </w:pPr>
      <w:ins w:id="139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91" w:author="Unknown"/>
          <w:rFonts w:ascii="Segoe UI" w:eastAsia="Times New Roman" w:hAnsi="Segoe UI" w:cs="Segoe UI"/>
          <w:color w:val="000000"/>
          <w:sz w:val="27"/>
          <w:szCs w:val="27"/>
        </w:rPr>
      </w:pPr>
      <w:ins w:id="1392" w:author="Unknown">
        <w:r w:rsidRPr="0089304D">
          <w:rPr>
            <w:rFonts w:ascii="Segoe UI" w:eastAsia="Times New Roman" w:hAnsi="Segoe UI" w:cs="Segoe UI"/>
            <w:color w:val="000000"/>
            <w:sz w:val="27"/>
            <w:szCs w:val="27"/>
            <w:bdr w:val="single" w:sz="2" w:space="0" w:color="auto" w:frame="1"/>
          </w:rPr>
          <w:t>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3" w:author="Unknown"/>
          <w:rFonts w:ascii="Consolas" w:eastAsia="Times New Roman" w:hAnsi="Consolas" w:cs="Consolas"/>
          <w:color w:val="F8F8F2"/>
          <w:sz w:val="27"/>
        </w:rPr>
      </w:pPr>
      <w:ins w:id="139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(user[</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 w:author="Unknown"/>
          <w:rFonts w:ascii="Consolas" w:eastAsia="Times New Roman" w:hAnsi="Consolas" w:cs="Consolas"/>
          <w:color w:val="F8F8F2"/>
          <w:sz w:val="27"/>
          <w:szCs w:val="27"/>
        </w:rPr>
      </w:pPr>
      <w:ins w:id="139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(user[</w:t>
        </w:r>
        <w:r w:rsidRPr="0089304D">
          <w:rPr>
            <w:rFonts w:ascii="Consolas" w:eastAsia="Times New Roman" w:hAnsi="Consolas" w:cs="Consolas"/>
            <w:color w:val="A6E22E"/>
            <w:sz w:val="27"/>
          </w:rPr>
          <w:t>'age'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97" w:author="Unknown"/>
          <w:rFonts w:ascii="Segoe UI" w:eastAsia="Times New Roman" w:hAnsi="Segoe UI" w:cs="Segoe UI"/>
          <w:color w:val="000000"/>
          <w:sz w:val="27"/>
          <w:szCs w:val="27"/>
        </w:rPr>
      </w:pPr>
      <w:ins w:id="139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99" w:author="Unknown"/>
          <w:rFonts w:ascii="Segoe UI" w:eastAsia="Times New Roman" w:hAnsi="Segoe UI" w:cs="Segoe UI"/>
          <w:color w:val="000000"/>
          <w:sz w:val="27"/>
          <w:szCs w:val="27"/>
        </w:rPr>
      </w:pPr>
      <w:ins w:id="1400" w:author="Unknown">
        <w:r w:rsidRPr="0089304D">
          <w:rPr>
            <w:rFonts w:ascii="Segoe UI" w:eastAsia="Times New Roman" w:hAnsi="Segoe UI" w:cs="Segoe UI"/>
            <w:color w:val="000000"/>
            <w:sz w:val="27"/>
            <w:szCs w:val="27"/>
            <w:bdr w:val="single" w:sz="2" w:space="0" w:color="auto" w:frame="1"/>
          </w:rPr>
          <w:t>To change the value of a property, you use the assignment operator. 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1" w:author="Unknown"/>
          <w:rFonts w:ascii="Consolas" w:eastAsia="Times New Roman" w:hAnsi="Consolas" w:cs="Consolas"/>
          <w:color w:val="F8F8F2"/>
          <w:sz w:val="27"/>
          <w:szCs w:val="27"/>
        </w:rPr>
      </w:pPr>
      <w:ins w:id="1402" w:author="Unknown">
        <w:r w:rsidRPr="0089304D">
          <w:rPr>
            <w:rFonts w:ascii="Consolas" w:eastAsia="Times New Roman" w:hAnsi="Consolas" w:cs="Consolas"/>
            <w:color w:val="F8F8F2"/>
            <w:sz w:val="27"/>
          </w:rPr>
          <w:t xml:space="preserve">user.age = </w:t>
        </w:r>
        <w:r w:rsidRPr="0089304D">
          <w:rPr>
            <w:rFonts w:ascii="Consolas" w:eastAsia="Times New Roman" w:hAnsi="Consolas" w:cs="Consolas"/>
            <w:color w:val="AE81FF"/>
            <w:sz w:val="27"/>
          </w:rPr>
          <w:t>27</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403" w:author="Unknown"/>
          <w:rFonts w:ascii="Segoe UI" w:eastAsia="Times New Roman" w:hAnsi="Segoe UI" w:cs="Segoe UI"/>
          <w:color w:val="000000"/>
          <w:sz w:val="27"/>
          <w:szCs w:val="27"/>
        </w:rPr>
      </w:pPr>
      <w:ins w:id="140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5" w:author="Unknown"/>
          <w:rFonts w:ascii="Segoe UI" w:eastAsia="Times New Roman" w:hAnsi="Segoe UI" w:cs="Segoe UI"/>
          <w:color w:val="000000"/>
          <w:sz w:val="27"/>
          <w:szCs w:val="27"/>
        </w:rPr>
      </w:pPr>
      <w:ins w:id="140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07" w:author="Unknown"/>
          <w:rFonts w:ascii="Segoe UI" w:eastAsia="Times New Roman" w:hAnsi="Segoe UI" w:cs="Segoe UI"/>
          <w:b/>
          <w:bCs/>
          <w:color w:val="000000"/>
          <w:sz w:val="24"/>
          <w:szCs w:val="24"/>
        </w:rPr>
      </w:pPr>
      <w:ins w:id="1408" w:author="Unknown">
        <w:r w:rsidRPr="0089304D">
          <w:rPr>
            <w:rFonts w:ascii="Segoe UI" w:eastAsia="Times New Roman" w:hAnsi="Segoe UI" w:cs="Segoe UI"/>
            <w:b/>
            <w:bCs/>
            <w:color w:val="000000"/>
            <w:sz w:val="24"/>
            <w:szCs w:val="24"/>
          </w:rPr>
          <w:lastRenderedPageBreak/>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 w:author="Unknown"/>
          <w:rFonts w:ascii="Consolas" w:eastAsia="Times New Roman" w:hAnsi="Consolas" w:cs="Consolas"/>
          <w:color w:val="F8F8F2"/>
          <w:sz w:val="27"/>
        </w:rPr>
      </w:pPr>
      <w:ins w:id="1410"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 w:author="Unknown"/>
          <w:rFonts w:ascii="Consolas" w:eastAsia="Times New Roman" w:hAnsi="Consolas" w:cs="Consolas"/>
          <w:color w:val="F8F8F2"/>
          <w:sz w:val="27"/>
        </w:rPr>
      </w:pPr>
      <w:ins w:id="14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 w:author="Unknown"/>
          <w:rFonts w:ascii="Consolas" w:eastAsia="Times New Roman" w:hAnsi="Consolas" w:cs="Consolas"/>
          <w:color w:val="F8F8F2"/>
          <w:sz w:val="27"/>
        </w:rPr>
      </w:pPr>
      <w:ins w:id="141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 w:author="Unknown"/>
          <w:rFonts w:ascii="Consolas" w:eastAsia="Times New Roman" w:hAnsi="Consolas" w:cs="Consolas"/>
          <w:color w:val="F8F8F2"/>
          <w:sz w:val="27"/>
        </w:rPr>
      </w:pPr>
      <w:ins w:id="14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 w:author="Unknown"/>
          <w:rFonts w:ascii="Consolas" w:eastAsia="Times New Roman" w:hAnsi="Consolas" w:cs="Consolas"/>
          <w:color w:val="F8F8F2"/>
          <w:sz w:val="27"/>
        </w:rPr>
      </w:pPr>
      <w:ins w:id="14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 w:author="Unknown"/>
          <w:rFonts w:ascii="Consolas" w:eastAsia="Times New Roman" w:hAnsi="Consolas" w:cs="Consolas"/>
          <w:color w:val="F8F8F2"/>
          <w:sz w:val="27"/>
        </w:rPr>
      </w:pPr>
      <w:ins w:id="14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 w:author="Unknown"/>
          <w:rFonts w:ascii="Consolas" w:eastAsia="Times New Roman" w:hAnsi="Consolas" w:cs="Consolas"/>
          <w:color w:val="F8F8F2"/>
          <w:sz w:val="27"/>
        </w:rPr>
      </w:pPr>
      <w:ins w:id="14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 w:author="Unknown"/>
          <w:rFonts w:ascii="Consolas" w:eastAsia="Times New Roman" w:hAnsi="Consolas" w:cs="Consolas"/>
          <w:color w:val="F8F8F2"/>
          <w:sz w:val="27"/>
        </w:rPr>
      </w:pPr>
      <w:ins w:id="142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 w:author="Unknown"/>
          <w:rFonts w:ascii="Consolas" w:eastAsia="Times New Roman" w:hAnsi="Consolas" w:cs="Consolas"/>
          <w:color w:val="F8F8F2"/>
          <w:sz w:val="27"/>
        </w:rPr>
      </w:pPr>
      <w:ins w:id="142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7" w:author="Unknown"/>
          <w:rFonts w:ascii="Consolas" w:eastAsia="Times New Roman" w:hAnsi="Consolas" w:cs="Consolas"/>
          <w:color w:val="F8F8F2"/>
          <w:sz w:val="27"/>
        </w:rPr>
      </w:pPr>
      <w:ins w:id="14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9" w:author="Unknown"/>
          <w:rFonts w:ascii="Consolas" w:eastAsia="Times New Roman" w:hAnsi="Consolas" w:cs="Consolas"/>
          <w:color w:val="F8F8F2"/>
          <w:sz w:val="27"/>
        </w:rPr>
      </w:pPr>
      <w:ins w:id="143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2" w:author="Unknown"/>
          <w:rFonts w:ascii="Consolas" w:eastAsia="Times New Roman" w:hAnsi="Consolas" w:cs="Consolas"/>
          <w:color w:val="F8F8F2"/>
          <w:sz w:val="27"/>
        </w:rPr>
      </w:pPr>
      <w:ins w:id="1433"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4" w:author="Unknown"/>
          <w:rFonts w:ascii="Consolas" w:eastAsia="Times New Roman" w:hAnsi="Consolas" w:cs="Consolas"/>
          <w:color w:val="F8F8F2"/>
          <w:sz w:val="27"/>
        </w:rPr>
      </w:pPr>
      <w:ins w:id="1435"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6" w:author="Unknown"/>
          <w:rFonts w:ascii="Consolas" w:eastAsia="Times New Roman" w:hAnsi="Consolas" w:cs="Consolas"/>
          <w:color w:val="F8F8F2"/>
          <w:sz w:val="27"/>
        </w:rPr>
      </w:pPr>
      <w:ins w:id="1437"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38" w:author="Unknown"/>
          <w:rFonts w:ascii="Consolas" w:eastAsia="Times New Roman" w:hAnsi="Consolas" w:cs="Consolas"/>
          <w:color w:val="F8F8F2"/>
          <w:sz w:val="27"/>
        </w:rPr>
      </w:pPr>
      <w:ins w:id="1439"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40" w:author="Unknown"/>
          <w:rFonts w:ascii="Consolas" w:eastAsia="Times New Roman" w:hAnsi="Consolas" w:cs="Consolas"/>
          <w:color w:val="F8F8F2"/>
          <w:sz w:val="27"/>
        </w:rPr>
      </w:pPr>
      <w:ins w:id="1441"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42" w:author="Unknown"/>
          <w:rFonts w:ascii="Consolas" w:eastAsia="Times New Roman" w:hAnsi="Consolas" w:cs="Consolas"/>
          <w:color w:val="F8F8F2"/>
          <w:sz w:val="27"/>
        </w:rPr>
      </w:pPr>
      <w:ins w:id="1443"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44" w:author="Unknown"/>
          <w:rFonts w:ascii="Consolas" w:eastAsia="Times New Roman" w:hAnsi="Consolas" w:cs="Consolas"/>
          <w:color w:val="F8F8F2"/>
          <w:sz w:val="27"/>
        </w:rPr>
      </w:pPr>
      <w:ins w:id="1445"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46" w:author="Unknown"/>
          <w:rFonts w:ascii="Consolas" w:eastAsia="Times New Roman" w:hAnsi="Consolas" w:cs="Consolas"/>
          <w:color w:val="F8F8F2"/>
          <w:sz w:val="27"/>
        </w:rPr>
      </w:pPr>
      <w:ins w:id="1447"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48" w:author="Unknown"/>
          <w:rFonts w:ascii="Consolas" w:eastAsia="Times New Roman" w:hAnsi="Consolas" w:cs="Consolas"/>
          <w:color w:val="F8F8F2"/>
          <w:sz w:val="27"/>
        </w:rPr>
      </w:pPr>
      <w:ins w:id="1449"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50" w:author="Unknown"/>
          <w:rFonts w:ascii="Consolas" w:eastAsia="Times New Roman" w:hAnsi="Consolas" w:cs="Consolas"/>
          <w:color w:val="F8F8F2"/>
          <w:sz w:val="27"/>
        </w:rPr>
      </w:pPr>
      <w:ins w:id="145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52" w:author="Unknown"/>
          <w:rFonts w:ascii="Consolas" w:eastAsia="Times New Roman" w:hAnsi="Consolas" w:cs="Consolas"/>
          <w:color w:val="F8F8F2"/>
          <w:sz w:val="27"/>
        </w:rPr>
      </w:pPr>
      <w:ins w:id="14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454" w:author="Unknown"/>
          <w:rFonts w:ascii="Segoe UI" w:eastAsia="Times New Roman" w:hAnsi="Segoe UI" w:cs="Segoe UI"/>
          <w:color w:val="000000"/>
          <w:sz w:val="27"/>
          <w:szCs w:val="27"/>
        </w:rPr>
      </w:pPr>
      <w:ins w:id="145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56" w:author="Unknown"/>
          <w:rFonts w:ascii="Segoe UI" w:eastAsia="Times New Roman" w:hAnsi="Segoe UI" w:cs="Segoe UI"/>
          <w:b/>
          <w:bCs/>
          <w:color w:val="000000"/>
          <w:sz w:val="24"/>
          <w:szCs w:val="24"/>
        </w:rPr>
      </w:pPr>
      <w:ins w:id="1457"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58" w:author="Unknown"/>
          <w:rFonts w:ascii="Consolas" w:eastAsia="Times New Roman" w:hAnsi="Consolas" w:cs="Consolas"/>
          <w:color w:val="F8F8F2"/>
          <w:sz w:val="27"/>
        </w:rPr>
      </w:pPr>
      <w:ins w:id="1459"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in tut7.js and lets discuss about arrays'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0" w:author="Unknown"/>
          <w:rFonts w:ascii="Consolas" w:eastAsia="Times New Roman" w:hAnsi="Consolas" w:cs="Consolas"/>
          <w:color w:val="F8F8F2"/>
          <w:sz w:val="27"/>
        </w:rPr>
      </w:pPr>
      <w:ins w:id="146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marks = [</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24</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93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73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2" w:author="Unknown"/>
          <w:rFonts w:ascii="Consolas" w:eastAsia="Times New Roman" w:hAnsi="Consolas" w:cs="Consolas"/>
          <w:color w:val="F8F8F2"/>
          <w:sz w:val="27"/>
        </w:rPr>
      </w:pPr>
      <w:ins w:id="146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fruits =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'Apple'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'Pineapple'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4" w:author="Unknown"/>
          <w:rFonts w:ascii="Consolas" w:eastAsia="Times New Roman" w:hAnsi="Consolas" w:cs="Consolas"/>
          <w:color w:val="F8F8F2"/>
          <w:sz w:val="27"/>
        </w:rPr>
      </w:pPr>
      <w:ins w:id="146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mixed = [</w:t>
        </w:r>
        <w:r w:rsidRPr="0089304D">
          <w:rPr>
            <w:rFonts w:ascii="Consolas" w:eastAsia="Times New Roman" w:hAnsi="Consolas" w:cs="Consolas"/>
            <w:color w:val="A6E22E"/>
            <w:sz w:val="27"/>
          </w:rPr>
          <w:t>'str'</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89</w:t>
        </w:r>
        <w:r w:rsidRPr="0089304D">
          <w:rPr>
            <w:rFonts w:ascii="Consolas" w:eastAsia="Times New Roman" w:hAnsi="Consolas" w:cs="Consolas"/>
            <w:color w:val="F8F8F2"/>
            <w:sz w:val="27"/>
          </w:rPr>
          <w:t>,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7" w:author="Unknown"/>
          <w:rFonts w:ascii="Consolas" w:eastAsia="Times New Roman" w:hAnsi="Consolas" w:cs="Consolas"/>
          <w:color w:val="F8F8F2"/>
          <w:sz w:val="27"/>
        </w:rPr>
      </w:pPr>
      <w:ins w:id="146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arr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Array</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123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21</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'Orange'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69" w:author="Unknown"/>
          <w:rFonts w:ascii="Consolas" w:eastAsia="Times New Roman" w:hAnsi="Consolas" w:cs="Consolas"/>
          <w:color w:val="F8F8F2"/>
          <w:sz w:val="27"/>
        </w:rPr>
      </w:pPr>
      <w:ins w:id="1470" w:author="Unknown">
        <w:r w:rsidRPr="0089304D">
          <w:rPr>
            <w:rFonts w:ascii="Consolas" w:eastAsia="Times New Roman" w:hAnsi="Consolas" w:cs="Consolas"/>
            <w:color w:val="8292A2"/>
            <w:sz w:val="27"/>
          </w:rPr>
          <w:t>// console.log(marks);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1" w:author="Unknown"/>
          <w:rFonts w:ascii="Consolas" w:eastAsia="Times New Roman" w:hAnsi="Consolas" w:cs="Consolas"/>
          <w:color w:val="F8F8F2"/>
          <w:sz w:val="27"/>
        </w:rPr>
      </w:pPr>
      <w:ins w:id="1472" w:author="Unknown">
        <w:r w:rsidRPr="0089304D">
          <w:rPr>
            <w:rFonts w:ascii="Consolas" w:eastAsia="Times New Roman" w:hAnsi="Consolas" w:cs="Consolas"/>
            <w:color w:val="8292A2"/>
            <w:sz w:val="27"/>
          </w:rPr>
          <w:t>// console.log(mixed);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3" w:author="Unknown"/>
          <w:rFonts w:ascii="Consolas" w:eastAsia="Times New Roman" w:hAnsi="Consolas" w:cs="Consolas"/>
          <w:color w:val="F8F8F2"/>
          <w:sz w:val="27"/>
        </w:rPr>
      </w:pPr>
      <w:ins w:id="1474" w:author="Unknown">
        <w:r w:rsidRPr="0089304D">
          <w:rPr>
            <w:rFonts w:ascii="Consolas" w:eastAsia="Times New Roman" w:hAnsi="Consolas" w:cs="Consolas"/>
            <w:color w:val="8292A2"/>
            <w:sz w:val="27"/>
          </w:rPr>
          <w:t>// console.log(fruits[1]);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6" w:author="Unknown"/>
          <w:rFonts w:ascii="Consolas" w:eastAsia="Times New Roman" w:hAnsi="Consolas" w:cs="Consolas"/>
          <w:color w:val="F8F8F2"/>
          <w:sz w:val="27"/>
        </w:rPr>
      </w:pPr>
      <w:ins w:id="1477" w:author="Unknown">
        <w:r w:rsidRPr="0089304D">
          <w:rPr>
            <w:rFonts w:ascii="Consolas" w:eastAsia="Times New Roman" w:hAnsi="Consolas" w:cs="Consolas"/>
            <w:color w:val="8292A2"/>
            <w:sz w:val="27"/>
          </w:rPr>
          <w:t>// console.log(arr.length);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78" w:author="Unknown"/>
          <w:rFonts w:ascii="Consolas" w:eastAsia="Times New Roman" w:hAnsi="Consolas" w:cs="Consolas"/>
          <w:color w:val="F8F8F2"/>
          <w:sz w:val="27"/>
        </w:rPr>
      </w:pPr>
      <w:ins w:id="1479" w:author="Unknown">
        <w:r w:rsidRPr="0089304D">
          <w:rPr>
            <w:rFonts w:ascii="Consolas" w:eastAsia="Times New Roman" w:hAnsi="Consolas" w:cs="Consolas"/>
            <w:color w:val="8292A2"/>
            <w:sz w:val="27"/>
          </w:rPr>
          <w:t>// console.log(Array.isArray('dfdf'));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0" w:author="Unknown"/>
          <w:rFonts w:ascii="Consolas" w:eastAsia="Times New Roman" w:hAnsi="Consolas" w:cs="Consolas"/>
          <w:color w:val="F8F8F2"/>
          <w:sz w:val="27"/>
        </w:rPr>
      </w:pPr>
      <w:ins w:id="1481" w:author="Unknown">
        <w:r w:rsidRPr="0089304D">
          <w:rPr>
            <w:rFonts w:ascii="Consolas" w:eastAsia="Times New Roman" w:hAnsi="Consolas" w:cs="Consolas"/>
            <w:color w:val="F8F8F2"/>
            <w:sz w:val="27"/>
          </w:rPr>
          <w:t>arr[</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2" w:author="Unknown"/>
          <w:rFonts w:ascii="Consolas" w:eastAsia="Times New Roman" w:hAnsi="Consolas" w:cs="Consolas"/>
          <w:color w:val="F8F8F2"/>
          <w:sz w:val="27"/>
        </w:rPr>
      </w:pPr>
      <w:ins w:id="148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arrelement = arr[</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4" w:author="Unknown"/>
          <w:rFonts w:ascii="Consolas" w:eastAsia="Times New Roman" w:hAnsi="Consolas" w:cs="Consolas"/>
          <w:color w:val="F8F8F2"/>
          <w:sz w:val="27"/>
        </w:rPr>
      </w:pPr>
      <w:ins w:id="1485" w:author="Unknown">
        <w:r w:rsidRPr="0089304D">
          <w:rPr>
            <w:rFonts w:ascii="Consolas" w:eastAsia="Times New Roman" w:hAnsi="Consolas" w:cs="Consolas"/>
            <w:color w:val="8292A2"/>
            <w:sz w:val="27"/>
          </w:rPr>
          <w:t>// console.log('element :', arrelement);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6" w:author="Unknown"/>
          <w:rFonts w:ascii="Consolas" w:eastAsia="Times New Roman" w:hAnsi="Consolas" w:cs="Consolas"/>
          <w:color w:val="F8F8F2"/>
          <w:sz w:val="27"/>
        </w:rPr>
      </w:pPr>
      <w:ins w:id="1487" w:author="Unknown">
        <w:r w:rsidRPr="0089304D">
          <w:rPr>
            <w:rFonts w:ascii="Consolas" w:eastAsia="Times New Roman" w:hAnsi="Consolas" w:cs="Consolas"/>
            <w:color w:val="8292A2"/>
            <w:sz w:val="27"/>
          </w:rPr>
          <w:t>// console.log(arr);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89" w:author="Unknown"/>
          <w:rFonts w:ascii="Consolas" w:eastAsia="Times New Roman" w:hAnsi="Consolas" w:cs="Consolas"/>
          <w:color w:val="F8F8F2"/>
          <w:sz w:val="27"/>
        </w:rPr>
      </w:pPr>
      <w:ins w:id="149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value = marks.</w:t>
        </w:r>
        <w:r w:rsidRPr="0089304D">
          <w:rPr>
            <w:rFonts w:ascii="Consolas" w:eastAsia="Times New Roman" w:hAnsi="Consolas" w:cs="Consolas"/>
            <w:color w:val="E6DB74"/>
            <w:sz w:val="27"/>
          </w:rPr>
          <w:t>indexOf</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73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91" w:author="Unknown"/>
          <w:rFonts w:ascii="Consolas" w:eastAsia="Times New Roman" w:hAnsi="Consolas" w:cs="Consolas"/>
          <w:color w:val="F8F8F2"/>
          <w:sz w:val="27"/>
        </w:rPr>
      </w:pPr>
      <w:ins w:id="1492" w:author="Unknown">
        <w:r w:rsidRPr="0089304D">
          <w:rPr>
            <w:rFonts w:ascii="Consolas" w:eastAsia="Times New Roman" w:hAnsi="Consolas" w:cs="Consolas"/>
            <w:color w:val="8292A2"/>
            <w:sz w:val="27"/>
          </w:rPr>
          <w:t>// console.log(value)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9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94" w:author="Unknown"/>
          <w:rFonts w:ascii="Consolas" w:eastAsia="Times New Roman" w:hAnsi="Consolas" w:cs="Consolas"/>
          <w:color w:val="F8F8F2"/>
          <w:sz w:val="27"/>
        </w:rPr>
      </w:pPr>
      <w:ins w:id="1495" w:author="Unknown">
        <w:r w:rsidRPr="0089304D">
          <w:rPr>
            <w:rFonts w:ascii="Consolas" w:eastAsia="Times New Roman" w:hAnsi="Consolas" w:cs="Consolas"/>
            <w:color w:val="8292A2"/>
            <w:sz w:val="27"/>
          </w:rPr>
          <w:t>// Mutating or Modifying arrays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96" w:author="Unknown"/>
          <w:rFonts w:ascii="Consolas" w:eastAsia="Times New Roman" w:hAnsi="Consolas" w:cs="Consolas"/>
          <w:color w:val="F8F8F2"/>
          <w:sz w:val="27"/>
        </w:rPr>
      </w:pPr>
      <w:ins w:id="1497" w:author="Unknown">
        <w:r w:rsidRPr="0089304D">
          <w:rPr>
            <w:rFonts w:ascii="Consolas" w:eastAsia="Times New Roman" w:hAnsi="Consolas" w:cs="Consolas"/>
            <w:color w:val="8292A2"/>
            <w:sz w:val="27"/>
          </w:rPr>
          <w:t>// marks.push(3564);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98" w:author="Unknown"/>
          <w:rFonts w:ascii="Consolas" w:eastAsia="Times New Roman" w:hAnsi="Consolas" w:cs="Consolas"/>
          <w:color w:val="F8F8F2"/>
          <w:sz w:val="27"/>
        </w:rPr>
      </w:pPr>
      <w:ins w:id="1499" w:author="Unknown">
        <w:r w:rsidRPr="0089304D">
          <w:rPr>
            <w:rFonts w:ascii="Consolas" w:eastAsia="Times New Roman" w:hAnsi="Consolas" w:cs="Consolas"/>
            <w:color w:val="8292A2"/>
            <w:sz w:val="27"/>
          </w:rPr>
          <w:t>// marks.unshift(1009);</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00" w:author="Unknown"/>
          <w:rFonts w:ascii="Consolas" w:eastAsia="Times New Roman" w:hAnsi="Consolas" w:cs="Consolas"/>
          <w:color w:val="F8F8F2"/>
          <w:sz w:val="27"/>
        </w:rPr>
      </w:pPr>
      <w:ins w:id="1501" w:author="Unknown">
        <w:r w:rsidRPr="0089304D">
          <w:rPr>
            <w:rFonts w:ascii="Consolas" w:eastAsia="Times New Roman" w:hAnsi="Consolas" w:cs="Consolas"/>
            <w:color w:val="8292A2"/>
            <w:sz w:val="27"/>
          </w:rPr>
          <w:t>// marks.pop()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02" w:author="Unknown"/>
          <w:rFonts w:ascii="Consolas" w:eastAsia="Times New Roman" w:hAnsi="Consolas" w:cs="Consolas"/>
          <w:color w:val="F8F8F2"/>
          <w:sz w:val="27"/>
        </w:rPr>
      </w:pPr>
      <w:ins w:id="1503" w:author="Unknown">
        <w:r w:rsidRPr="0089304D">
          <w:rPr>
            <w:rFonts w:ascii="Consolas" w:eastAsia="Times New Roman" w:hAnsi="Consolas" w:cs="Consolas"/>
            <w:color w:val="8292A2"/>
            <w:sz w:val="27"/>
          </w:rPr>
          <w:t>// marks.shift()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04" w:author="Unknown"/>
          <w:rFonts w:ascii="Consolas" w:eastAsia="Times New Roman" w:hAnsi="Consolas" w:cs="Consolas"/>
          <w:color w:val="F8F8F2"/>
          <w:sz w:val="27"/>
        </w:rPr>
      </w:pPr>
      <w:ins w:id="1505" w:author="Unknown">
        <w:r w:rsidRPr="0089304D">
          <w:rPr>
            <w:rFonts w:ascii="Consolas" w:eastAsia="Times New Roman" w:hAnsi="Consolas" w:cs="Consolas"/>
            <w:color w:val="8292A2"/>
            <w:sz w:val="27"/>
          </w:rPr>
          <w:t>// marks.splice(2, 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06" w:author="Unknown"/>
          <w:rFonts w:ascii="Consolas" w:eastAsia="Times New Roman" w:hAnsi="Consolas" w:cs="Consolas"/>
          <w:color w:val="F8F8F2"/>
          <w:sz w:val="27"/>
        </w:rPr>
      </w:pPr>
      <w:ins w:id="1507" w:author="Unknown">
        <w:r w:rsidRPr="0089304D">
          <w:rPr>
            <w:rFonts w:ascii="Consolas" w:eastAsia="Times New Roman" w:hAnsi="Consolas" w:cs="Consolas"/>
            <w:color w:val="8292A2"/>
            <w:sz w:val="27"/>
          </w:rPr>
          <w:t>// marks.reverse()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08" w:author="Unknown"/>
          <w:rFonts w:ascii="Consolas" w:eastAsia="Times New Roman" w:hAnsi="Consolas" w:cs="Consolas"/>
          <w:color w:val="F8F8F2"/>
          <w:sz w:val="27"/>
        </w:rPr>
      </w:pPr>
      <w:ins w:id="150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marks2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0" w:author="Unknown"/>
          <w:rFonts w:ascii="Consolas" w:eastAsia="Times New Roman" w:hAnsi="Consolas" w:cs="Consolas"/>
          <w:color w:val="F8F8F2"/>
          <w:sz w:val="27"/>
        </w:rPr>
      </w:pPr>
      <w:ins w:id="1511" w:author="Unknown">
        <w:r w:rsidRPr="0089304D">
          <w:rPr>
            <w:rFonts w:ascii="Consolas" w:eastAsia="Times New Roman" w:hAnsi="Consolas" w:cs="Consolas"/>
            <w:color w:val="F8F8F2"/>
            <w:sz w:val="27"/>
          </w:rPr>
          <w:lastRenderedPageBreak/>
          <w:t>marks = marks.</w:t>
        </w:r>
        <w:r w:rsidRPr="0089304D">
          <w:rPr>
            <w:rFonts w:ascii="Consolas" w:eastAsia="Times New Roman" w:hAnsi="Consolas" w:cs="Consolas"/>
            <w:color w:val="E6DB74"/>
            <w:sz w:val="27"/>
          </w:rPr>
          <w:t>concat</w:t>
        </w:r>
        <w:r w:rsidRPr="0089304D">
          <w:rPr>
            <w:rFonts w:ascii="Consolas" w:eastAsia="Times New Roman" w:hAnsi="Consolas" w:cs="Consolas"/>
            <w:color w:val="F8F8F2"/>
            <w:sz w:val="27"/>
          </w:rPr>
          <w:t>(marks2);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2" w:author="Unknown"/>
          <w:rFonts w:ascii="Consolas" w:eastAsia="Times New Roman" w:hAnsi="Consolas" w:cs="Consolas"/>
          <w:color w:val="F8F8F2"/>
          <w:sz w:val="27"/>
        </w:rPr>
      </w:pPr>
      <w:ins w:id="1513" w:author="Unknown">
        <w:r w:rsidRPr="0089304D">
          <w:rPr>
            <w:rFonts w:ascii="Consolas" w:eastAsia="Times New Roman" w:hAnsi="Consolas" w:cs="Consolas"/>
            <w:color w:val="8292A2"/>
            <w:sz w:val="27"/>
          </w:rPr>
          <w:t>// console.log(marks);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5" w:author="Unknown"/>
          <w:rFonts w:ascii="Consolas" w:eastAsia="Times New Roman" w:hAnsi="Consolas" w:cs="Consolas"/>
          <w:color w:val="F8F8F2"/>
          <w:sz w:val="27"/>
        </w:rPr>
      </w:pPr>
      <w:ins w:id="151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7" w:author="Unknown"/>
          <w:rFonts w:ascii="Consolas" w:eastAsia="Times New Roman" w:hAnsi="Consolas" w:cs="Consolas"/>
          <w:color w:val="F8F8F2"/>
          <w:sz w:val="27"/>
        </w:rPr>
      </w:pPr>
      <w:ins w:id="151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'first name'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19" w:author="Unknown"/>
          <w:rFonts w:ascii="Consolas" w:eastAsia="Times New Roman" w:hAnsi="Consolas" w:cs="Consolas"/>
          <w:color w:val="F8F8F2"/>
          <w:sz w:val="27"/>
        </w:rPr>
      </w:pPr>
      <w:ins w:id="1520" w:author="Unknown">
        <w:r w:rsidRPr="0089304D">
          <w:rPr>
            <w:rFonts w:ascii="Consolas" w:eastAsia="Times New Roman" w:hAnsi="Consolas" w:cs="Consolas"/>
            <w:color w:val="F8F8F2"/>
            <w:sz w:val="27"/>
          </w:rPr>
          <w:t xml:space="preserve">    channel: </w:t>
        </w:r>
        <w:r w:rsidRPr="0089304D">
          <w:rPr>
            <w:rFonts w:ascii="Consolas" w:eastAsia="Times New Roman" w:hAnsi="Consolas" w:cs="Consolas"/>
            <w:color w:val="A6E22E"/>
            <w:sz w:val="27"/>
          </w:rPr>
          <w:t>'CodeWithHarry'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21" w:author="Unknown"/>
          <w:rFonts w:ascii="Consolas" w:eastAsia="Times New Roman" w:hAnsi="Consolas" w:cs="Consolas"/>
          <w:color w:val="F8F8F2"/>
          <w:sz w:val="27"/>
        </w:rPr>
      </w:pPr>
      <w:ins w:id="1522" w:author="Unknown">
        <w:r w:rsidRPr="0089304D">
          <w:rPr>
            <w:rFonts w:ascii="Consolas" w:eastAsia="Times New Roman" w:hAnsi="Consolas" w:cs="Consolas"/>
            <w:color w:val="F8F8F2"/>
            <w:sz w:val="27"/>
          </w:rPr>
          <w:t xml:space="preserve">    isActive: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23" w:author="Unknown"/>
          <w:rFonts w:ascii="Consolas" w:eastAsia="Times New Roman" w:hAnsi="Consolas" w:cs="Consolas"/>
          <w:color w:val="F8F8F2"/>
          <w:sz w:val="27"/>
        </w:rPr>
      </w:pPr>
      <w:ins w:id="1524" w:author="Unknown">
        <w:r w:rsidRPr="0089304D">
          <w:rPr>
            <w:rFonts w:ascii="Consolas" w:eastAsia="Times New Roman" w:hAnsi="Consolas" w:cs="Consolas"/>
            <w:color w:val="F8F8F2"/>
            <w:sz w:val="27"/>
          </w:rPr>
          <w:t xml:space="preserve">    marks: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25" w:author="Unknown"/>
          <w:rFonts w:ascii="Consolas" w:eastAsia="Times New Roman" w:hAnsi="Consolas" w:cs="Consolas"/>
          <w:color w:val="F8F8F2"/>
          <w:sz w:val="27"/>
        </w:rPr>
      </w:pPr>
      <w:ins w:id="152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28" w:author="Unknown"/>
          <w:rFonts w:ascii="Consolas" w:eastAsia="Times New Roman" w:hAnsi="Consolas" w:cs="Consolas"/>
          <w:color w:val="F8F8F2"/>
          <w:sz w:val="27"/>
        </w:rPr>
      </w:pPr>
      <w:ins w:id="152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30" w:author="Unknown"/>
          <w:rFonts w:ascii="Consolas" w:eastAsia="Times New Roman" w:hAnsi="Consolas" w:cs="Consolas"/>
          <w:color w:val="F8F8F2"/>
          <w:sz w:val="27"/>
        </w:rPr>
      </w:pPr>
      <w:ins w:id="153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w:t>
        </w:r>
        <w:r w:rsidRPr="0089304D">
          <w:rPr>
            <w:rFonts w:ascii="Consolas" w:eastAsia="Times New Roman" w:hAnsi="Consolas" w:cs="Consolas"/>
            <w:color w:val="A6E22E"/>
            <w:sz w:val="27"/>
          </w:rPr>
          <w:t>'channel'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32" w:author="Unknown"/>
          <w:rFonts w:ascii="Consolas" w:eastAsia="Times New Roman" w:hAnsi="Consolas" w:cs="Consolas"/>
          <w:color w:val="F8F8F2"/>
          <w:sz w:val="27"/>
        </w:rPr>
      </w:pPr>
      <w:ins w:id="15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(myobj.channel)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34" w:author="Unknown"/>
          <w:rFonts w:ascii="Consolas" w:eastAsia="Times New Roman" w:hAnsi="Consolas" w:cs="Consolas"/>
          <w:color w:val="F8F8F2"/>
          <w:sz w:val="27"/>
          <w:szCs w:val="27"/>
        </w:rPr>
      </w:pPr>
      <w:ins w:id="153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f Else Conditionals &amp; Switches in JavaScript | JavaScript Tutorial In Hindi #8</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w:t>
      </w:r>
      <w:r w:rsidRPr="0089304D">
        <w:rPr>
          <w:rFonts w:ascii="Segoe UI" w:eastAsia="Times New Roman" w:hAnsi="Segoe UI" w:cs="Segoe UI"/>
          <w:b/>
          <w:bCs/>
          <w:i/>
          <w:iCs/>
          <w:color w:val="000000"/>
          <w:sz w:val="27"/>
        </w:rPr>
        <w:t>conditional statements in JavaScript.</w:t>
      </w:r>
      <w:r w:rsidRPr="0089304D">
        <w:rPr>
          <w:rFonts w:ascii="Segoe UI" w:eastAsia="Times New Roman" w:hAnsi="Segoe UI" w:cs="Segoe UI"/>
          <w:color w:val="000000"/>
          <w:sz w:val="27"/>
          <w:szCs w:val="27"/>
        </w:rPr>
        <w:t> As we know, conditional statements are used to decide the execution flow, based on different conditions. When the condition is true, specific action is performed, and if the condition is false, another action will perform. In JavaScript, we have the if, if-else, else if and switch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36" w:author="Unknown"/>
          <w:rFonts w:ascii="Segoe UI" w:eastAsia="Times New Roman" w:hAnsi="Segoe UI" w:cs="Segoe UI"/>
          <w:color w:val="000000"/>
          <w:sz w:val="27"/>
          <w:szCs w:val="27"/>
        </w:rPr>
      </w:pPr>
      <w:ins w:id="1537" w:author="Unknown">
        <w:r w:rsidRPr="0089304D">
          <w:rPr>
            <w:rFonts w:ascii="Segoe UI" w:eastAsia="Times New Roman" w:hAnsi="Segoe UI" w:cs="Segoe UI"/>
            <w:color w:val="000000"/>
            <w:sz w:val="27"/>
            <w:szCs w:val="27"/>
          </w:rPr>
          <w:t>We express a condition for if statements using relational operators. The relational operators allow us to compare two values to see whether they are equal, unequal, greater than, or less.</w:t>
        </w:r>
      </w:ins>
    </w:p>
    <w:tbl>
      <w:tblPr>
        <w:tblW w:w="450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864"/>
        <w:gridCol w:w="2644"/>
      </w:tblGrid>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Conditions</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Meaning</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equal to b  </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not equal to b</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a &lt;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less than b </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a&gt;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greater than b </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&lt;=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less than or equal to b  </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&gt;= 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is greater than or equal to b</w:t>
            </w:r>
          </w:p>
        </w:tc>
      </w:tr>
      <w:tr w:rsidR="0089304D" w:rsidRPr="0089304D" w:rsidTr="0089304D">
        <w:tc>
          <w:tcPr>
            <w:tcW w:w="186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a===b</w:t>
            </w:r>
          </w:p>
        </w:tc>
        <w:tc>
          <w:tcPr>
            <w:tcW w:w="264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has the same value and same type as b</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538" w:author="Unknown"/>
          <w:rFonts w:ascii="Segoe UI" w:eastAsia="Times New Roman" w:hAnsi="Segoe UI" w:cs="Segoe UI"/>
          <w:b/>
          <w:bCs/>
          <w:color w:val="000000"/>
          <w:sz w:val="24"/>
          <w:szCs w:val="24"/>
        </w:rPr>
      </w:pPr>
      <w:ins w:id="1539" w:author="Unknown">
        <w:r w:rsidRPr="0089304D">
          <w:rPr>
            <w:rFonts w:ascii="Segoe UI" w:eastAsia="Times New Roman" w:hAnsi="Segoe UI" w:cs="Segoe UI"/>
            <w:b/>
            <w:bCs/>
            <w:color w:val="000000"/>
            <w:sz w:val="24"/>
            <w:szCs w:val="24"/>
          </w:rPr>
          <w:t>if condition:-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40" w:author="Unknown"/>
          <w:rFonts w:ascii="Segoe UI" w:eastAsia="Times New Roman" w:hAnsi="Segoe UI" w:cs="Segoe UI"/>
          <w:color w:val="000000"/>
          <w:sz w:val="27"/>
          <w:szCs w:val="27"/>
        </w:rPr>
      </w:pPr>
      <w:ins w:id="1541" w:author="Unknown">
        <w:r w:rsidRPr="0089304D">
          <w:rPr>
            <w:rFonts w:ascii="Segoe UI" w:eastAsia="Times New Roman" w:hAnsi="Segoe UI" w:cs="Segoe UI"/>
            <w:color w:val="000000"/>
            <w:sz w:val="27"/>
            <w:szCs w:val="27"/>
          </w:rPr>
          <w:t>The if statement is one of the most popular statement that is used by the programmers. We use if statement when we want to execute a statement in-case the certain condition is satisfied.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42" w:author="Unknown"/>
          <w:rFonts w:ascii="Segoe UI" w:eastAsia="Times New Roman" w:hAnsi="Segoe UI" w:cs="Segoe UI"/>
          <w:color w:val="000000"/>
          <w:sz w:val="27"/>
          <w:szCs w:val="27"/>
        </w:rPr>
      </w:pPr>
      <w:ins w:id="1543" w:author="Unknown">
        <w:r w:rsidRPr="0089304D">
          <w:rPr>
            <w:rFonts w:ascii="Segoe UI" w:eastAsia="Times New Roman" w:hAnsi="Segoe UI" w:cs="Segoe UI"/>
            <w:b/>
            <w:bCs/>
            <w:color w:val="000000"/>
            <w:sz w:val="27"/>
          </w:rPr>
          <w:t>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44" w:author="Unknown"/>
          <w:rFonts w:ascii="Consolas" w:eastAsia="Times New Roman" w:hAnsi="Consolas" w:cs="Consolas"/>
          <w:color w:val="F8F8F2"/>
          <w:sz w:val="27"/>
        </w:rPr>
      </w:pPr>
      <w:ins w:id="15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(condition expression)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46" w:author="Unknown"/>
          <w:rFonts w:ascii="Consolas" w:eastAsia="Times New Roman" w:hAnsi="Consolas" w:cs="Consolas"/>
          <w:color w:val="F8F8F2"/>
          <w:sz w:val="27"/>
        </w:rPr>
      </w:pPr>
      <w:ins w:id="154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48" w:author="Unknown"/>
          <w:rFonts w:ascii="Consolas" w:eastAsia="Times New Roman" w:hAnsi="Consolas" w:cs="Consolas"/>
          <w:color w:val="F8F8F2"/>
          <w:sz w:val="27"/>
        </w:rPr>
      </w:pPr>
      <w:ins w:id="1549" w:author="Unknown">
        <w:r w:rsidRPr="0089304D">
          <w:rPr>
            <w:rFonts w:ascii="Consolas" w:eastAsia="Times New Roman" w:hAnsi="Consolas" w:cs="Consolas"/>
            <w:color w:val="8292A2"/>
            <w:sz w:val="27"/>
          </w:rPr>
          <w:t xml:space="preserve">// code to be executed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50" w:author="Unknown"/>
          <w:rFonts w:ascii="Consolas" w:eastAsia="Times New Roman" w:hAnsi="Consolas" w:cs="Consolas"/>
          <w:color w:val="F8F8F2"/>
          <w:sz w:val="27"/>
          <w:szCs w:val="27"/>
        </w:rPr>
      </w:pPr>
      <w:ins w:id="155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552" w:author="Unknown"/>
          <w:rFonts w:ascii="Segoe UI" w:eastAsia="Times New Roman" w:hAnsi="Segoe UI" w:cs="Segoe UI"/>
          <w:color w:val="000000"/>
          <w:sz w:val="27"/>
          <w:szCs w:val="27"/>
        </w:rPr>
      </w:pPr>
      <w:ins w:id="15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54" w:author="Unknown"/>
          <w:rFonts w:ascii="Segoe UI" w:eastAsia="Times New Roman" w:hAnsi="Segoe UI" w:cs="Segoe UI"/>
          <w:color w:val="000000"/>
          <w:sz w:val="27"/>
          <w:szCs w:val="27"/>
        </w:rPr>
      </w:pPr>
      <w:ins w:id="1555" w:author="Unknown">
        <w:r w:rsidRPr="0089304D">
          <w:rPr>
            <w:rFonts w:ascii="Segoe UI" w:eastAsia="Times New Roman" w:hAnsi="Segoe UI" w:cs="Segoe UI"/>
            <w:b/>
            <w:bCs/>
            <w:color w:val="000000"/>
            <w:sz w:val="27"/>
          </w:rPr>
          <w:t>Example: if condition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56" w:author="Unknown"/>
          <w:rFonts w:ascii="Consolas" w:eastAsia="Times New Roman" w:hAnsi="Consolas" w:cs="Consolas"/>
          <w:color w:val="F8F8F2"/>
          <w:sz w:val="27"/>
        </w:rPr>
      </w:pPr>
      <w:ins w:id="1557"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xml:space="preserve"> &gt;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58" w:author="Unknown"/>
          <w:rFonts w:ascii="Consolas" w:eastAsia="Times New Roman" w:hAnsi="Consolas" w:cs="Consolas"/>
          <w:color w:val="F8F8F2"/>
          <w:sz w:val="27"/>
        </w:rPr>
      </w:pPr>
      <w:ins w:id="15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"5 is greater than 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60" w:author="Unknown"/>
          <w:rFonts w:ascii="Consolas" w:eastAsia="Times New Roman" w:hAnsi="Consolas" w:cs="Consolas"/>
          <w:color w:val="F8F8F2"/>
          <w:sz w:val="27"/>
        </w:rPr>
      </w:pPr>
      <w:ins w:id="156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62" w:author="Unknown"/>
          <w:rFonts w:ascii="Consolas" w:eastAsia="Times New Roman" w:hAnsi="Consolas" w:cs="Consolas"/>
          <w:color w:val="F8F8F2"/>
          <w:sz w:val="27"/>
        </w:rPr>
      </w:pPr>
      <w:ins w:id="1563"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xml:space="preserve"> &lt;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64" w:author="Unknown"/>
          <w:rFonts w:ascii="Consolas" w:eastAsia="Times New Roman" w:hAnsi="Consolas" w:cs="Consolas"/>
          <w:color w:val="F8F8F2"/>
          <w:sz w:val="27"/>
        </w:rPr>
      </w:pPr>
      <w:ins w:id="156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"5 is less than 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66" w:author="Unknown"/>
          <w:rFonts w:ascii="Consolas" w:eastAsia="Times New Roman" w:hAnsi="Consolas" w:cs="Consolas"/>
          <w:color w:val="F8F8F2"/>
          <w:sz w:val="27"/>
          <w:szCs w:val="27"/>
        </w:rPr>
      </w:pPr>
      <w:ins w:id="156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568" w:author="Unknown"/>
          <w:rFonts w:ascii="Segoe UI" w:eastAsia="Times New Roman" w:hAnsi="Segoe UI" w:cs="Segoe UI"/>
          <w:color w:val="000000"/>
          <w:sz w:val="27"/>
          <w:szCs w:val="27"/>
        </w:rPr>
      </w:pPr>
      <w:ins w:id="156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70" w:author="Unknown"/>
          <w:rFonts w:ascii="Segoe UI" w:eastAsia="Times New Roman" w:hAnsi="Segoe UI" w:cs="Segoe UI"/>
          <w:color w:val="000000"/>
          <w:sz w:val="27"/>
          <w:szCs w:val="27"/>
        </w:rPr>
      </w:pPr>
      <w:ins w:id="1571" w:author="Unknown">
        <w:r w:rsidRPr="0089304D">
          <w:rPr>
            <w:rFonts w:ascii="Segoe UI" w:eastAsia="Times New Roman" w:hAnsi="Segoe UI" w:cs="Segoe UI"/>
            <w:color w:val="000000"/>
            <w:sz w:val="27"/>
            <w:szCs w:val="27"/>
          </w:rPr>
          <w:t>The first if statement contains 5 &gt; 0 as a conditional expression. The conditional expression 5 &gt; 0 will be evaluated to be true, so the message "5 is greater than 0" will be displayed on the console, whereas the conditional expression in second if statement will be evaluated to be false, so the message "5 is less than 0" will not be displayed.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572" w:author="Unknown"/>
          <w:rFonts w:ascii="Segoe UI" w:eastAsia="Times New Roman" w:hAnsi="Segoe UI" w:cs="Segoe UI"/>
          <w:b/>
          <w:bCs/>
          <w:color w:val="000000"/>
          <w:sz w:val="24"/>
          <w:szCs w:val="24"/>
        </w:rPr>
      </w:pPr>
      <w:ins w:id="1573" w:author="Unknown">
        <w:r w:rsidRPr="0089304D">
          <w:rPr>
            <w:rFonts w:ascii="Segoe UI" w:eastAsia="Times New Roman" w:hAnsi="Segoe UI" w:cs="Segoe UI"/>
            <w:b/>
            <w:bCs/>
            <w:color w:val="000000"/>
            <w:sz w:val="24"/>
            <w:szCs w:val="24"/>
          </w:rPr>
          <w:lastRenderedPageBreak/>
          <w:t>else condition:-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74" w:author="Unknown"/>
          <w:rFonts w:ascii="Segoe UI" w:eastAsia="Times New Roman" w:hAnsi="Segoe UI" w:cs="Segoe UI"/>
          <w:color w:val="000000"/>
          <w:sz w:val="27"/>
          <w:szCs w:val="27"/>
        </w:rPr>
      </w:pPr>
      <w:ins w:id="1575" w:author="Unknown">
        <w:r w:rsidRPr="0089304D">
          <w:rPr>
            <w:rFonts w:ascii="Segoe UI" w:eastAsia="Times New Roman" w:hAnsi="Segoe UI" w:cs="Segoe UI"/>
            <w:color w:val="000000"/>
            <w:sz w:val="27"/>
            <w:szCs w:val="27"/>
          </w:rPr>
          <w:t>When the 'if condition' evaluates to false, we use the else statement. The else statement must follow </w:t>
        </w:r>
        <w:r w:rsidRPr="0089304D">
          <w:rPr>
            <w:rFonts w:ascii="Segoe UI" w:eastAsia="Times New Roman" w:hAnsi="Segoe UI" w:cs="Segoe UI"/>
            <w:b/>
            <w:bCs/>
            <w:color w:val="000000"/>
            <w:sz w:val="27"/>
          </w:rPr>
          <w:t>if</w:t>
        </w:r>
        <w:r w:rsidRPr="0089304D">
          <w:rPr>
            <w:rFonts w:ascii="Segoe UI" w:eastAsia="Times New Roman" w:hAnsi="Segoe UI" w:cs="Segoe UI"/>
            <w:color w:val="000000"/>
            <w:sz w:val="27"/>
            <w:szCs w:val="27"/>
          </w:rPr>
          <w:t> or </w:t>
        </w:r>
        <w:r w:rsidRPr="0089304D">
          <w:rPr>
            <w:rFonts w:ascii="Segoe UI" w:eastAsia="Times New Roman" w:hAnsi="Segoe UI" w:cs="Segoe UI"/>
            <w:b/>
            <w:bCs/>
            <w:color w:val="000000"/>
            <w:sz w:val="27"/>
          </w:rPr>
          <w:t>else if</w:t>
        </w:r>
        <w:r w:rsidRPr="0089304D">
          <w:rPr>
            <w:rFonts w:ascii="Segoe UI" w:eastAsia="Times New Roman" w:hAnsi="Segoe UI" w:cs="Segoe UI"/>
            <w:color w:val="000000"/>
            <w:sz w:val="27"/>
            <w:szCs w:val="27"/>
          </w:rPr>
          <w:t> statement. Multiple else statements at the same time are not allowed.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76" w:author="Unknown"/>
          <w:rFonts w:ascii="Segoe UI" w:eastAsia="Times New Roman" w:hAnsi="Segoe UI" w:cs="Segoe UI"/>
          <w:color w:val="000000"/>
          <w:sz w:val="27"/>
          <w:szCs w:val="27"/>
        </w:rPr>
      </w:pPr>
      <w:ins w:id="1577" w:author="Unknown">
        <w:r w:rsidRPr="0089304D">
          <w:rPr>
            <w:rFonts w:ascii="Segoe UI" w:eastAsia="Times New Roman" w:hAnsi="Segoe UI" w:cs="Segoe UI"/>
            <w:b/>
            <w:bCs/>
            <w:color w:val="000000"/>
            <w:sz w:val="27"/>
          </w:rPr>
          <w:t>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78" w:author="Unknown"/>
          <w:rFonts w:ascii="Consolas" w:eastAsia="Times New Roman" w:hAnsi="Consolas" w:cs="Consolas"/>
          <w:color w:val="F8F8F2"/>
          <w:sz w:val="27"/>
        </w:rPr>
      </w:pPr>
      <w:ins w:id="1579"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(condition expression){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80" w:author="Unknown"/>
          <w:rFonts w:ascii="Consolas" w:eastAsia="Times New Roman" w:hAnsi="Consolas" w:cs="Consolas"/>
          <w:color w:val="F8F8F2"/>
          <w:sz w:val="27"/>
        </w:rPr>
      </w:pPr>
      <w:ins w:id="1581" w:author="Unknown">
        <w:r w:rsidRPr="0089304D">
          <w:rPr>
            <w:rFonts w:ascii="Consolas" w:eastAsia="Times New Roman" w:hAnsi="Consolas" w:cs="Consolas"/>
            <w:color w:val="8292A2"/>
            <w:sz w:val="27"/>
          </w:rPr>
          <w:t xml:space="preserve">//Execute this code.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82" w:author="Unknown"/>
          <w:rFonts w:ascii="Consolas" w:eastAsia="Times New Roman" w:hAnsi="Consolas" w:cs="Consolas"/>
          <w:color w:val="F8F8F2"/>
          <w:sz w:val="27"/>
        </w:rPr>
      </w:pPr>
      <w:ins w:id="158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84" w:author="Unknown"/>
          <w:rFonts w:ascii="Consolas" w:eastAsia="Times New Roman" w:hAnsi="Consolas" w:cs="Consolas"/>
          <w:color w:val="F8F8F2"/>
          <w:sz w:val="27"/>
        </w:rPr>
      </w:pPr>
      <w:ins w:id="1585"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86" w:author="Unknown"/>
          <w:rFonts w:ascii="Consolas" w:eastAsia="Times New Roman" w:hAnsi="Consolas" w:cs="Consolas"/>
          <w:color w:val="F8F8F2"/>
          <w:sz w:val="27"/>
        </w:rPr>
      </w:pPr>
      <w:ins w:id="1587" w:author="Unknown">
        <w:r w:rsidRPr="0089304D">
          <w:rPr>
            <w:rFonts w:ascii="Consolas" w:eastAsia="Times New Roman" w:hAnsi="Consolas" w:cs="Consolas"/>
            <w:color w:val="8292A2"/>
            <w:sz w:val="27"/>
          </w:rPr>
          <w:t>//Execute this code.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88" w:author="Unknown"/>
          <w:rFonts w:ascii="Consolas" w:eastAsia="Times New Roman" w:hAnsi="Consolas" w:cs="Consolas"/>
          <w:color w:val="F8F8F2"/>
          <w:sz w:val="27"/>
          <w:szCs w:val="27"/>
        </w:rPr>
      </w:pPr>
      <w:ins w:id="1589"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590" w:author="Unknown"/>
          <w:rFonts w:ascii="Segoe UI" w:eastAsia="Times New Roman" w:hAnsi="Segoe UI" w:cs="Segoe UI"/>
          <w:color w:val="000000"/>
          <w:sz w:val="27"/>
          <w:szCs w:val="27"/>
        </w:rPr>
      </w:pPr>
      <w:ins w:id="159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592" w:author="Unknown"/>
          <w:rFonts w:ascii="Segoe UI" w:eastAsia="Times New Roman" w:hAnsi="Segoe UI" w:cs="Segoe UI"/>
          <w:color w:val="000000"/>
          <w:sz w:val="27"/>
          <w:szCs w:val="27"/>
        </w:rPr>
      </w:pPr>
      <w:ins w:id="1593" w:author="Unknown">
        <w:r w:rsidRPr="0089304D">
          <w:rPr>
            <w:rFonts w:ascii="Segoe UI" w:eastAsia="Times New Roman" w:hAnsi="Segoe UI" w:cs="Segoe UI"/>
            <w:b/>
            <w:bCs/>
            <w:color w:val="000000"/>
            <w:sz w:val="27"/>
          </w:rPr>
          <w:t>Example: else condition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94" w:author="Unknown"/>
          <w:rFonts w:ascii="Consolas" w:eastAsia="Times New Roman" w:hAnsi="Consolas" w:cs="Consolas"/>
          <w:color w:val="F8F8F2"/>
          <w:sz w:val="27"/>
        </w:rPr>
      </w:pPr>
      <w:ins w:id="159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salary = </w:t>
        </w:r>
        <w:r w:rsidRPr="0089304D">
          <w:rPr>
            <w:rFonts w:ascii="Consolas" w:eastAsia="Times New Roman" w:hAnsi="Consolas" w:cs="Consolas"/>
            <w:color w:val="AE81FF"/>
            <w:sz w:val="27"/>
          </w:rPr>
          <w:t>500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96" w:author="Unknown"/>
          <w:rFonts w:ascii="Consolas" w:eastAsia="Times New Roman" w:hAnsi="Consolas" w:cs="Consolas"/>
          <w:color w:val="F8F8F2"/>
          <w:sz w:val="27"/>
        </w:rPr>
      </w:pPr>
      <w:ins w:id="1597"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salary &gt; </w:t>
        </w:r>
        <w:r w:rsidRPr="0089304D">
          <w:rPr>
            <w:rFonts w:ascii="Consolas" w:eastAsia="Times New Roman" w:hAnsi="Consolas" w:cs="Consolas"/>
            <w:color w:val="AE81FF"/>
            <w:sz w:val="27"/>
          </w:rPr>
          <w:t>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598" w:author="Unknown"/>
          <w:rFonts w:ascii="Consolas" w:eastAsia="Times New Roman" w:hAnsi="Consolas" w:cs="Consolas"/>
          <w:color w:val="F8F8F2"/>
          <w:sz w:val="27"/>
        </w:rPr>
      </w:pPr>
      <w:ins w:id="159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00" w:author="Unknown"/>
          <w:rFonts w:ascii="Consolas" w:eastAsia="Times New Roman" w:hAnsi="Consolas" w:cs="Consolas"/>
          <w:color w:val="F8F8F2"/>
          <w:sz w:val="27"/>
        </w:rPr>
      </w:pPr>
      <w:ins w:id="160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Salary is greater than 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02" w:author="Unknown"/>
          <w:rFonts w:ascii="Consolas" w:eastAsia="Times New Roman" w:hAnsi="Consolas" w:cs="Consolas"/>
          <w:color w:val="F8F8F2"/>
          <w:sz w:val="27"/>
        </w:rPr>
      </w:pPr>
      <w:ins w:id="1603" w:author="Unknown">
        <w:r w:rsidRPr="0089304D">
          <w:rPr>
            <w:rFonts w:ascii="Consolas" w:eastAsia="Times New Roman" w:hAnsi="Consolas" w:cs="Consolas"/>
            <w:color w:val="F8F8F2"/>
            <w:sz w:val="27"/>
          </w:rPr>
          <w:t>}</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04" w:author="Unknown"/>
          <w:rFonts w:ascii="Consolas" w:eastAsia="Times New Roman" w:hAnsi="Consolas" w:cs="Consolas"/>
          <w:color w:val="F8F8F2"/>
          <w:sz w:val="27"/>
        </w:rPr>
      </w:pPr>
      <w:ins w:id="160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Salary is less than or equal to 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06" w:author="Unknown"/>
          <w:rFonts w:ascii="Consolas" w:eastAsia="Times New Roman" w:hAnsi="Consolas" w:cs="Consolas"/>
          <w:color w:val="F8F8F2"/>
          <w:sz w:val="27"/>
          <w:szCs w:val="27"/>
        </w:rPr>
      </w:pPr>
      <w:ins w:id="160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608" w:author="Unknown"/>
          <w:rFonts w:ascii="Segoe UI" w:eastAsia="Times New Roman" w:hAnsi="Segoe UI" w:cs="Segoe UI"/>
          <w:color w:val="000000"/>
          <w:sz w:val="27"/>
          <w:szCs w:val="27"/>
        </w:rPr>
      </w:pPr>
      <w:ins w:id="160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10" w:author="Unknown"/>
          <w:rFonts w:ascii="Segoe UI" w:eastAsia="Times New Roman" w:hAnsi="Segoe UI" w:cs="Segoe UI"/>
          <w:color w:val="000000"/>
          <w:sz w:val="27"/>
          <w:szCs w:val="27"/>
        </w:rPr>
      </w:pPr>
      <w:ins w:id="1611" w:author="Unknown">
        <w:r w:rsidRPr="0089304D">
          <w:rPr>
            <w:rFonts w:ascii="Segoe UI" w:eastAsia="Times New Roman" w:hAnsi="Segoe UI" w:cs="Segoe UI"/>
            <w:b/>
            <w:bCs/>
            <w:color w:val="000000"/>
            <w:sz w:val="27"/>
          </w:rPr>
          <w:t>Output:-</w:t>
        </w:r>
        <w:r w:rsidRPr="0089304D">
          <w:rPr>
            <w:rFonts w:ascii="Segoe UI" w:eastAsia="Times New Roman" w:hAnsi="Segoe UI" w:cs="Segoe UI"/>
            <w:color w:val="000000"/>
            <w:sz w:val="27"/>
            <w:szCs w:val="27"/>
          </w:rPr>
          <w:t>My Salary is less than or equal to 1000</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12" w:author="Unknown"/>
          <w:rFonts w:ascii="Segoe UI" w:eastAsia="Times New Roman" w:hAnsi="Segoe UI" w:cs="Segoe UI"/>
          <w:color w:val="000000"/>
          <w:sz w:val="27"/>
          <w:szCs w:val="27"/>
        </w:rPr>
      </w:pPr>
      <w:ins w:id="1613" w:author="Unknown">
        <w:r w:rsidRPr="0089304D">
          <w:rPr>
            <w:rFonts w:ascii="Segoe UI" w:eastAsia="Times New Roman" w:hAnsi="Segoe UI" w:cs="Segoe UI"/>
            <w:color w:val="000000"/>
            <w:sz w:val="27"/>
            <w:szCs w:val="27"/>
          </w:rPr>
          <w:t>The first if statement contains salary &gt; 1000 as a conditional expression. The conditional expression salary &gt; 1000 will be evaluated to be true, so the message "My salary is greater than 1000" will be displayed on the console, whereas if the conditional expression evaluated to be false, so the message "My salary is less than or equal to 1000" will be displayed.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614" w:author="Unknown"/>
          <w:rFonts w:ascii="Segoe UI" w:eastAsia="Times New Roman" w:hAnsi="Segoe UI" w:cs="Segoe UI"/>
          <w:b/>
          <w:bCs/>
          <w:color w:val="000000"/>
          <w:sz w:val="24"/>
          <w:szCs w:val="24"/>
        </w:rPr>
      </w:pPr>
      <w:ins w:id="1615" w:author="Unknown">
        <w:r w:rsidRPr="0089304D">
          <w:rPr>
            <w:rFonts w:ascii="Segoe UI" w:eastAsia="Times New Roman" w:hAnsi="Segoe UI" w:cs="Segoe UI"/>
            <w:b/>
            <w:bCs/>
            <w:color w:val="000000"/>
            <w:sz w:val="24"/>
            <w:szCs w:val="24"/>
          </w:rPr>
          <w:t>else if condition:-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16" w:author="Unknown"/>
          <w:rFonts w:ascii="Segoe UI" w:eastAsia="Times New Roman" w:hAnsi="Segoe UI" w:cs="Segoe UI"/>
          <w:color w:val="000000"/>
          <w:sz w:val="27"/>
          <w:szCs w:val="27"/>
        </w:rPr>
      </w:pPr>
      <w:ins w:id="1617" w:author="Unknown">
        <w:r w:rsidRPr="0089304D">
          <w:rPr>
            <w:rFonts w:ascii="Segoe UI" w:eastAsia="Times New Roman" w:hAnsi="Segoe UI" w:cs="Segoe UI"/>
            <w:color w:val="000000"/>
            <w:sz w:val="27"/>
            <w:szCs w:val="27"/>
          </w:rPr>
          <w:lastRenderedPageBreak/>
          <w:t>We use "else if" condition when we want to apply second level conditions after the if statement. Following is the syntax of else if condition.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18" w:author="Unknown"/>
          <w:rFonts w:ascii="Segoe UI" w:eastAsia="Times New Roman" w:hAnsi="Segoe UI" w:cs="Segoe UI"/>
          <w:color w:val="000000"/>
          <w:sz w:val="27"/>
          <w:szCs w:val="27"/>
        </w:rPr>
      </w:pPr>
      <w:ins w:id="1619" w:author="Unknown">
        <w:r w:rsidRPr="0089304D">
          <w:rPr>
            <w:rFonts w:ascii="Segoe UI" w:eastAsia="Times New Roman" w:hAnsi="Segoe UI" w:cs="Segoe UI"/>
            <w:b/>
            <w:bCs/>
            <w:color w:val="000000"/>
            <w:sz w:val="27"/>
          </w:rPr>
          <w:t>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0" w:author="Unknown"/>
          <w:rFonts w:ascii="Consolas" w:eastAsia="Times New Roman" w:hAnsi="Consolas" w:cs="Consolas"/>
          <w:color w:val="F8F8F2"/>
          <w:sz w:val="27"/>
        </w:rPr>
      </w:pPr>
      <w:ins w:id="1621"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(condition expression)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2" w:author="Unknown"/>
          <w:rFonts w:ascii="Consolas" w:eastAsia="Times New Roman" w:hAnsi="Consolas" w:cs="Consolas"/>
          <w:color w:val="F8F8F2"/>
          <w:sz w:val="27"/>
        </w:rPr>
      </w:pPr>
      <w:ins w:id="162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4" w:author="Unknown"/>
          <w:rFonts w:ascii="Consolas" w:eastAsia="Times New Roman" w:hAnsi="Consolas" w:cs="Consolas"/>
          <w:color w:val="F8F8F2"/>
          <w:sz w:val="27"/>
        </w:rPr>
      </w:pPr>
      <w:ins w:id="1625" w:author="Unknown">
        <w:r w:rsidRPr="0089304D">
          <w:rPr>
            <w:rFonts w:ascii="Consolas" w:eastAsia="Times New Roman" w:hAnsi="Consolas" w:cs="Consolas"/>
            <w:color w:val="8292A2"/>
            <w:sz w:val="27"/>
          </w:rPr>
          <w:t>//Execute this code 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6" w:author="Unknown"/>
          <w:rFonts w:ascii="Consolas" w:eastAsia="Times New Roman" w:hAnsi="Consolas" w:cs="Consolas"/>
          <w:color w:val="F8F8F2"/>
          <w:sz w:val="27"/>
        </w:rPr>
      </w:pPr>
      <w:ins w:id="162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28" w:author="Unknown"/>
          <w:rFonts w:ascii="Consolas" w:eastAsia="Times New Roman" w:hAnsi="Consolas" w:cs="Consolas"/>
          <w:color w:val="F8F8F2"/>
          <w:sz w:val="27"/>
        </w:rPr>
      </w:pPr>
      <w:ins w:id="1629"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(condition expression){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30" w:author="Unknown"/>
          <w:rFonts w:ascii="Consolas" w:eastAsia="Times New Roman" w:hAnsi="Consolas" w:cs="Consolas"/>
          <w:color w:val="F8F8F2"/>
          <w:sz w:val="27"/>
        </w:rPr>
      </w:pPr>
      <w:ins w:id="1631" w:author="Unknown">
        <w:r w:rsidRPr="0089304D">
          <w:rPr>
            <w:rFonts w:ascii="Consolas" w:eastAsia="Times New Roman" w:hAnsi="Consolas" w:cs="Consolas"/>
            <w:color w:val="8292A2"/>
            <w:sz w:val="27"/>
          </w:rPr>
          <w:t>//Execute this code 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32" w:author="Unknown"/>
          <w:rFonts w:ascii="Consolas" w:eastAsia="Times New Roman" w:hAnsi="Consolas" w:cs="Consolas"/>
          <w:color w:val="F8F8F2"/>
          <w:sz w:val="27"/>
          <w:szCs w:val="27"/>
        </w:rPr>
      </w:pPr>
      <w:ins w:id="1633"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634" w:author="Unknown"/>
          <w:rFonts w:ascii="Segoe UI" w:eastAsia="Times New Roman" w:hAnsi="Segoe UI" w:cs="Segoe UI"/>
          <w:color w:val="000000"/>
          <w:sz w:val="27"/>
          <w:szCs w:val="27"/>
        </w:rPr>
      </w:pPr>
      <w:ins w:id="163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36" w:author="Unknown"/>
          <w:rFonts w:ascii="Segoe UI" w:eastAsia="Times New Roman" w:hAnsi="Segoe UI" w:cs="Segoe UI"/>
          <w:color w:val="000000"/>
          <w:sz w:val="27"/>
          <w:szCs w:val="27"/>
        </w:rPr>
      </w:pPr>
      <w:ins w:id="1637" w:author="Unknown">
        <w:r w:rsidRPr="0089304D">
          <w:rPr>
            <w:rFonts w:ascii="Segoe UI" w:eastAsia="Times New Roman" w:hAnsi="Segoe UI" w:cs="Segoe UI"/>
            <w:b/>
            <w:bCs/>
            <w:color w:val="000000"/>
            <w:sz w:val="27"/>
          </w:rPr>
          <w:t>Example: else if condition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38" w:author="Unknown"/>
          <w:rFonts w:ascii="Consolas" w:eastAsia="Times New Roman" w:hAnsi="Consolas" w:cs="Consolas"/>
          <w:color w:val="F8F8F2"/>
          <w:sz w:val="27"/>
        </w:rPr>
      </w:pPr>
      <w:ins w:id="163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salary = </w:t>
        </w:r>
        <w:r w:rsidRPr="0089304D">
          <w:rPr>
            <w:rFonts w:ascii="Consolas" w:eastAsia="Times New Roman" w:hAnsi="Consolas" w:cs="Consolas"/>
            <w:color w:val="AE81FF"/>
            <w:sz w:val="27"/>
          </w:rPr>
          <w:t>500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0" w:author="Unknown"/>
          <w:rFonts w:ascii="Consolas" w:eastAsia="Times New Roman" w:hAnsi="Consolas" w:cs="Consolas"/>
          <w:color w:val="F8F8F2"/>
          <w:sz w:val="27"/>
        </w:rPr>
      </w:pPr>
      <w:ins w:id="1641"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salary &gt; </w:t>
        </w:r>
        <w:r w:rsidRPr="0089304D">
          <w:rPr>
            <w:rFonts w:ascii="Consolas" w:eastAsia="Times New Roman" w:hAnsi="Consolas" w:cs="Consolas"/>
            <w:color w:val="AE81FF"/>
            <w:sz w:val="27"/>
          </w:rPr>
          <w:t>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2" w:author="Unknown"/>
          <w:rFonts w:ascii="Consolas" w:eastAsia="Times New Roman" w:hAnsi="Consolas" w:cs="Consolas"/>
          <w:color w:val="F8F8F2"/>
          <w:sz w:val="27"/>
        </w:rPr>
      </w:pPr>
      <w:ins w:id="164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4" w:author="Unknown"/>
          <w:rFonts w:ascii="Consolas" w:eastAsia="Times New Roman" w:hAnsi="Consolas" w:cs="Consolas"/>
          <w:color w:val="F8F8F2"/>
          <w:sz w:val="27"/>
        </w:rPr>
      </w:pPr>
      <w:ins w:id="164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Salary is greater than 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6" w:author="Unknown"/>
          <w:rFonts w:ascii="Consolas" w:eastAsia="Times New Roman" w:hAnsi="Consolas" w:cs="Consolas"/>
          <w:color w:val="F8F8F2"/>
          <w:sz w:val="27"/>
        </w:rPr>
      </w:pPr>
      <w:ins w:id="164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48" w:author="Unknown"/>
          <w:rFonts w:ascii="Consolas" w:eastAsia="Times New Roman" w:hAnsi="Consolas" w:cs="Consolas"/>
          <w:color w:val="F8F8F2"/>
          <w:sz w:val="27"/>
        </w:rPr>
      </w:pPr>
      <w:ins w:id="1649"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(salary &lt; </w:t>
        </w:r>
        <w:r w:rsidRPr="0089304D">
          <w:rPr>
            <w:rFonts w:ascii="Consolas" w:eastAsia="Times New Roman" w:hAnsi="Consolas" w:cs="Consolas"/>
            <w:color w:val="AE81FF"/>
            <w:sz w:val="27"/>
          </w:rPr>
          <w:t>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50" w:author="Unknown"/>
          <w:rFonts w:ascii="Consolas" w:eastAsia="Times New Roman" w:hAnsi="Consolas" w:cs="Consolas"/>
          <w:color w:val="F8F8F2"/>
          <w:sz w:val="27"/>
        </w:rPr>
      </w:pPr>
      <w:ins w:id="165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Salary is less than 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52" w:author="Unknown"/>
          <w:rFonts w:ascii="Consolas" w:eastAsia="Times New Roman" w:hAnsi="Consolas" w:cs="Consolas"/>
          <w:color w:val="F8F8F2"/>
          <w:sz w:val="27"/>
        </w:rPr>
      </w:pPr>
      <w:ins w:id="16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54" w:author="Unknown"/>
          <w:rFonts w:ascii="Consolas" w:eastAsia="Times New Roman" w:hAnsi="Consolas" w:cs="Consolas"/>
          <w:color w:val="F8F8F2"/>
          <w:sz w:val="27"/>
        </w:rPr>
      </w:pPr>
      <w:ins w:id="165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Salary equal to 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56" w:author="Unknown"/>
          <w:rFonts w:ascii="Consolas" w:eastAsia="Times New Roman" w:hAnsi="Consolas" w:cs="Consolas"/>
          <w:color w:val="F8F8F2"/>
          <w:sz w:val="27"/>
          <w:szCs w:val="27"/>
        </w:rPr>
      </w:pPr>
      <w:ins w:id="165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658" w:author="Unknown"/>
          <w:rFonts w:ascii="Segoe UI" w:eastAsia="Times New Roman" w:hAnsi="Segoe UI" w:cs="Segoe UI"/>
          <w:color w:val="000000"/>
          <w:sz w:val="27"/>
          <w:szCs w:val="27"/>
        </w:rPr>
      </w:pPr>
      <w:ins w:id="165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60" w:author="Unknown"/>
          <w:rFonts w:ascii="Segoe UI" w:eastAsia="Times New Roman" w:hAnsi="Segoe UI" w:cs="Segoe UI"/>
          <w:color w:val="000000"/>
          <w:sz w:val="27"/>
          <w:szCs w:val="27"/>
        </w:rPr>
      </w:pPr>
      <w:ins w:id="1661" w:author="Unknown">
        <w:r w:rsidRPr="0089304D">
          <w:rPr>
            <w:rFonts w:ascii="Segoe UI" w:eastAsia="Times New Roman" w:hAnsi="Segoe UI" w:cs="Segoe UI"/>
            <w:color w:val="000000"/>
            <w:sz w:val="27"/>
            <w:szCs w:val="27"/>
          </w:rPr>
          <w:t xml:space="preserve">The first if statement contains salary &gt; 1000 as a conditional expression. The conditional expression salary &gt; 1000 will be evaluated to be true, so the message "My salary is greater than 1000" will be displayed on the console, whereas if Salary &lt;1000 expression will be evaluated to be true, so the </w:t>
        </w:r>
        <w:r w:rsidRPr="0089304D">
          <w:rPr>
            <w:rFonts w:ascii="Segoe UI" w:eastAsia="Times New Roman" w:hAnsi="Segoe UI" w:cs="Segoe UI"/>
            <w:color w:val="000000"/>
            <w:sz w:val="27"/>
            <w:szCs w:val="27"/>
          </w:rPr>
          <w:lastRenderedPageBreak/>
          <w:t>message "My salary is less than 1000" will be displayed. And if both conditions are evaluated to be false, then the last else block's statements will execute.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662" w:author="Unknown"/>
          <w:rFonts w:ascii="Segoe UI" w:eastAsia="Times New Roman" w:hAnsi="Segoe UI" w:cs="Segoe UI"/>
          <w:b/>
          <w:bCs/>
          <w:color w:val="000000"/>
          <w:sz w:val="24"/>
          <w:szCs w:val="24"/>
        </w:rPr>
      </w:pPr>
      <w:ins w:id="1663" w:author="Unknown">
        <w:r w:rsidRPr="0089304D">
          <w:rPr>
            <w:rFonts w:ascii="Segoe UI" w:eastAsia="Times New Roman" w:hAnsi="Segoe UI" w:cs="Segoe UI"/>
            <w:b/>
            <w:bCs/>
            <w:color w:val="000000"/>
            <w:sz w:val="24"/>
            <w:szCs w:val="24"/>
          </w:rPr>
          <w:t> JavaScript if else shortcut: ternary operator:-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64" w:author="Unknown"/>
          <w:rFonts w:ascii="Segoe UI" w:eastAsia="Times New Roman" w:hAnsi="Segoe UI" w:cs="Segoe UI"/>
          <w:color w:val="000000"/>
          <w:sz w:val="27"/>
          <w:szCs w:val="27"/>
        </w:rPr>
      </w:pPr>
      <w:ins w:id="1665" w:author="Unknown">
        <w:r w:rsidRPr="0089304D">
          <w:rPr>
            <w:rFonts w:ascii="Segoe UI" w:eastAsia="Times New Roman" w:hAnsi="Segoe UI" w:cs="Segoe UI"/>
            <w:color w:val="000000"/>
            <w:sz w:val="27"/>
            <w:szCs w:val="27"/>
          </w:rPr>
          <w:t>JavaScript provides a ternary operator that can be used as a shorthand of the if-else statement. Following is the syntax of the ternary operator.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66" w:author="Unknown"/>
          <w:rFonts w:ascii="Consolas" w:eastAsia="Times New Roman" w:hAnsi="Consolas" w:cs="Consolas"/>
          <w:color w:val="F8F8F2"/>
          <w:sz w:val="27"/>
          <w:szCs w:val="27"/>
        </w:rPr>
      </w:pPr>
      <w:ins w:id="1667" w:author="Unknown">
        <w:r w:rsidRPr="0089304D">
          <w:rPr>
            <w:rFonts w:ascii="Consolas" w:eastAsia="Times New Roman" w:hAnsi="Consolas" w:cs="Consolas"/>
            <w:color w:val="F8F8F2"/>
            <w:sz w:val="27"/>
          </w:rPr>
          <w:t>Condition? expression1: expression2</w:t>
        </w:r>
      </w:ins>
    </w:p>
    <w:p w:rsidR="0089304D" w:rsidRPr="0089304D" w:rsidRDefault="0089304D" w:rsidP="0089304D">
      <w:pPr>
        <w:spacing w:after="0" w:line="240" w:lineRule="auto"/>
        <w:rPr>
          <w:ins w:id="1668" w:author="Unknown"/>
          <w:rFonts w:ascii="Segoe UI" w:eastAsia="Times New Roman" w:hAnsi="Segoe UI" w:cs="Segoe UI"/>
          <w:color w:val="000000"/>
          <w:sz w:val="27"/>
          <w:szCs w:val="27"/>
        </w:rPr>
      </w:pPr>
      <w:ins w:id="166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70" w:author="Unknown"/>
          <w:rFonts w:ascii="Segoe UI" w:eastAsia="Times New Roman" w:hAnsi="Segoe UI" w:cs="Segoe UI"/>
          <w:color w:val="000000"/>
          <w:sz w:val="27"/>
          <w:szCs w:val="27"/>
        </w:rPr>
      </w:pPr>
      <w:ins w:id="1671" w:author="Unknown">
        <w:r w:rsidRPr="0089304D">
          <w:rPr>
            <w:rFonts w:ascii="Segoe UI" w:eastAsia="Times New Roman" w:hAnsi="Segoe UI" w:cs="Segoe UI"/>
            <w:color w:val="000000"/>
            <w:sz w:val="27"/>
            <w:szCs w:val="27"/>
          </w:rPr>
          <w:t>If the condition evaluates to be true, the operator returns the value of the expression1. And if the condition evaluates to be false, it returns the value of the expression2.</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72" w:author="Unknown"/>
          <w:rFonts w:ascii="Segoe UI" w:eastAsia="Times New Roman" w:hAnsi="Segoe UI" w:cs="Segoe UI"/>
          <w:color w:val="000000"/>
          <w:sz w:val="27"/>
          <w:szCs w:val="27"/>
        </w:rPr>
      </w:pPr>
      <w:ins w:id="1673"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74" w:author="Unknown"/>
          <w:rFonts w:ascii="Consolas" w:eastAsia="Times New Roman" w:hAnsi="Consolas" w:cs="Consolas"/>
          <w:color w:val="F8F8F2"/>
          <w:sz w:val="27"/>
          <w:szCs w:val="27"/>
        </w:rPr>
      </w:pPr>
      <w:ins w:id="1675" w:author="Unknown">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&gt;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"Greater"</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"Smaller"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676" w:author="Unknown"/>
          <w:rFonts w:ascii="Segoe UI" w:eastAsia="Times New Roman" w:hAnsi="Segoe UI" w:cs="Segoe UI"/>
          <w:color w:val="000000"/>
          <w:sz w:val="27"/>
          <w:szCs w:val="27"/>
        </w:rPr>
      </w:pPr>
      <w:ins w:id="167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78" w:author="Unknown"/>
          <w:rFonts w:ascii="Segoe UI" w:eastAsia="Times New Roman" w:hAnsi="Segoe UI" w:cs="Segoe UI"/>
          <w:color w:val="000000"/>
          <w:sz w:val="27"/>
          <w:szCs w:val="27"/>
        </w:rPr>
      </w:pPr>
      <w:ins w:id="1679" w:author="Unknown">
        <w:r w:rsidRPr="0089304D">
          <w:rPr>
            <w:rFonts w:ascii="Segoe UI" w:eastAsia="Times New Roman" w:hAnsi="Segoe UI" w:cs="Segoe UI"/>
            <w:color w:val="000000"/>
            <w:sz w:val="27"/>
            <w:szCs w:val="27"/>
          </w:rPr>
          <w:t>If the expression 5 &gt; 0 is evaluated to true, the message "Greater" will display. And if the condition is evaluated to false, the message "Smaller" will display.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680" w:author="Unknown"/>
          <w:rFonts w:ascii="Segoe UI" w:eastAsia="Times New Roman" w:hAnsi="Segoe UI" w:cs="Segoe UI"/>
          <w:b/>
          <w:bCs/>
          <w:color w:val="000000"/>
          <w:sz w:val="24"/>
          <w:szCs w:val="24"/>
        </w:rPr>
      </w:pPr>
      <w:ins w:id="1681" w:author="Unknown">
        <w:r w:rsidRPr="0089304D">
          <w:rPr>
            <w:rFonts w:ascii="Segoe UI" w:eastAsia="Times New Roman" w:hAnsi="Segoe UI" w:cs="Segoe UI"/>
            <w:b/>
            <w:bCs/>
            <w:color w:val="000000"/>
            <w:sz w:val="24"/>
            <w:szCs w:val="24"/>
          </w:rPr>
          <w:t>The JavaScript Switch Statement:-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682" w:author="Unknown"/>
          <w:rFonts w:ascii="Segoe UI" w:eastAsia="Times New Roman" w:hAnsi="Segoe UI" w:cs="Segoe UI"/>
          <w:color w:val="000000"/>
          <w:sz w:val="27"/>
          <w:szCs w:val="27"/>
        </w:rPr>
      </w:pPr>
      <w:ins w:id="1683" w:author="Unknown">
        <w:r w:rsidRPr="0089304D">
          <w:rPr>
            <w:rFonts w:ascii="Segoe UI" w:eastAsia="Times New Roman" w:hAnsi="Segoe UI" w:cs="Segoe UI"/>
            <w:color w:val="000000"/>
            <w:sz w:val="27"/>
            <w:szCs w:val="27"/>
          </w:rPr>
          <w:t>The switch statement is used to evaluate the expression. The switch statement is a part of JavaScript conditional statements. It is also used to control the flow of program execution. The switch performs different actions based on different conditions. The switch statement is often used with a break or a default keyword.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684" w:author="Unknown"/>
          <w:rFonts w:ascii="Segoe UI" w:eastAsia="Times New Roman" w:hAnsi="Segoe UI" w:cs="Segoe UI"/>
          <w:b/>
          <w:bCs/>
          <w:color w:val="000000"/>
          <w:sz w:val="24"/>
          <w:szCs w:val="24"/>
        </w:rPr>
      </w:pPr>
      <w:ins w:id="1685" w:author="Unknown">
        <w:r w:rsidRPr="0089304D">
          <w:rPr>
            <w:rFonts w:ascii="Segoe UI" w:eastAsia="Times New Roman" w:hAnsi="Segoe UI" w:cs="Segoe UI"/>
            <w:b/>
            <w:bCs/>
            <w:color w:val="000000"/>
            <w:sz w:val="24"/>
            <w:szCs w:val="24"/>
          </w:rPr>
          <w:t>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86" w:author="Unknown"/>
          <w:rFonts w:ascii="Consolas" w:eastAsia="Times New Roman" w:hAnsi="Consolas" w:cs="Consolas"/>
          <w:color w:val="F8F8F2"/>
          <w:sz w:val="27"/>
        </w:rPr>
      </w:pPr>
      <w:ins w:id="1687" w:author="Unknown">
        <w:r w:rsidRPr="0089304D">
          <w:rPr>
            <w:rFonts w:ascii="Consolas" w:eastAsia="Times New Roman" w:hAnsi="Consolas" w:cs="Consolas"/>
            <w:color w:val="F8F8F2"/>
            <w:sz w:val="27"/>
          </w:rPr>
          <w:t>switch(expression)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88" w:author="Unknown"/>
          <w:rFonts w:ascii="Consolas" w:eastAsia="Times New Roman" w:hAnsi="Consolas" w:cs="Consolas"/>
          <w:color w:val="F8F8F2"/>
          <w:sz w:val="27"/>
        </w:rPr>
      </w:pPr>
      <w:ins w:id="1689" w:author="Unknown">
        <w:r w:rsidRPr="0089304D">
          <w:rPr>
            <w:rFonts w:ascii="Consolas" w:eastAsia="Times New Roman" w:hAnsi="Consolas" w:cs="Consolas"/>
            <w:color w:val="F8F8F2"/>
            <w:sz w:val="27"/>
          </w:rPr>
          <w:t>case 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90" w:author="Unknown"/>
          <w:rFonts w:ascii="Consolas" w:eastAsia="Times New Roman" w:hAnsi="Consolas" w:cs="Consolas"/>
          <w:color w:val="F8F8F2"/>
          <w:sz w:val="27"/>
        </w:rPr>
      </w:pPr>
      <w:ins w:id="1691" w:author="Unknown">
        <w:r w:rsidRPr="0089304D">
          <w:rPr>
            <w:rFonts w:ascii="Consolas" w:eastAsia="Times New Roman" w:hAnsi="Consolas" w:cs="Consolas"/>
            <w:color w:val="F8F8F2"/>
            <w:sz w:val="27"/>
          </w:rPr>
          <w:t xml:space="preserve">  // code 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92" w:author="Unknown"/>
          <w:rFonts w:ascii="Consolas" w:eastAsia="Times New Roman" w:hAnsi="Consolas" w:cs="Consolas"/>
          <w:color w:val="F8F8F2"/>
          <w:sz w:val="27"/>
        </w:rPr>
      </w:pPr>
      <w:ins w:id="1693" w:author="Unknown">
        <w:r w:rsidRPr="0089304D">
          <w:rPr>
            <w:rFonts w:ascii="Consolas" w:eastAsia="Times New Roman" w:hAnsi="Consolas" w:cs="Consolas"/>
            <w:color w:val="F8F8F2"/>
            <w:sz w:val="27"/>
          </w:rPr>
          <w:t xml:space="preserve"> break;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94" w:author="Unknown"/>
          <w:rFonts w:ascii="Consolas" w:eastAsia="Times New Roman" w:hAnsi="Consolas" w:cs="Consolas"/>
          <w:color w:val="F8F8F2"/>
          <w:sz w:val="27"/>
        </w:rPr>
      </w:pPr>
      <w:ins w:id="1695" w:author="Unknown">
        <w:r w:rsidRPr="0089304D">
          <w:rPr>
            <w:rFonts w:ascii="Consolas" w:eastAsia="Times New Roman" w:hAnsi="Consolas" w:cs="Consolas"/>
            <w:color w:val="F8F8F2"/>
            <w:sz w:val="27"/>
          </w:rPr>
          <w:lastRenderedPageBreak/>
          <w:t>case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96" w:author="Unknown"/>
          <w:rFonts w:ascii="Consolas" w:eastAsia="Times New Roman" w:hAnsi="Consolas" w:cs="Consolas"/>
          <w:color w:val="F8F8F2"/>
          <w:sz w:val="27"/>
        </w:rPr>
      </w:pPr>
      <w:ins w:id="1697" w:author="Unknown">
        <w:r w:rsidRPr="0089304D">
          <w:rPr>
            <w:rFonts w:ascii="Consolas" w:eastAsia="Times New Roman" w:hAnsi="Consolas" w:cs="Consolas"/>
            <w:color w:val="F8F8F2"/>
            <w:sz w:val="27"/>
          </w:rPr>
          <w:t xml:space="preserve"> // code 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698" w:author="Unknown"/>
          <w:rFonts w:ascii="Consolas" w:eastAsia="Times New Roman" w:hAnsi="Consolas" w:cs="Consolas"/>
          <w:color w:val="F8F8F2"/>
          <w:sz w:val="27"/>
        </w:rPr>
      </w:pPr>
      <w:ins w:id="1699" w:author="Unknown">
        <w:r w:rsidRPr="0089304D">
          <w:rPr>
            <w:rFonts w:ascii="Consolas" w:eastAsia="Times New Roman" w:hAnsi="Consolas" w:cs="Consolas"/>
            <w:color w:val="F8F8F2"/>
            <w:sz w:val="27"/>
          </w:rPr>
          <w:t xml:space="preserve"> break;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00" w:author="Unknown"/>
          <w:rFonts w:ascii="Consolas" w:eastAsia="Times New Roman" w:hAnsi="Consolas" w:cs="Consolas"/>
          <w:color w:val="F8F8F2"/>
          <w:sz w:val="27"/>
        </w:rPr>
      </w:pPr>
      <w:ins w:id="1701" w:author="Unknown">
        <w:r w:rsidRPr="0089304D">
          <w:rPr>
            <w:rFonts w:ascii="Consolas" w:eastAsia="Times New Roman" w:hAnsi="Consolas" w:cs="Consolas"/>
            <w:color w:val="F8F8F2"/>
            <w:sz w:val="27"/>
          </w:rPr>
          <w:t>default: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02" w:author="Unknown"/>
          <w:rFonts w:ascii="Consolas" w:eastAsia="Times New Roman" w:hAnsi="Consolas" w:cs="Consolas"/>
          <w:color w:val="F8F8F2"/>
          <w:sz w:val="27"/>
        </w:rPr>
      </w:pPr>
      <w:ins w:id="1703" w:author="Unknown">
        <w:r w:rsidRPr="0089304D">
          <w:rPr>
            <w:rFonts w:ascii="Consolas" w:eastAsia="Times New Roman" w:hAnsi="Consolas" w:cs="Consolas"/>
            <w:color w:val="F8F8F2"/>
            <w:sz w:val="27"/>
          </w:rPr>
          <w:t xml:space="preserve"> // code 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04" w:author="Unknown"/>
          <w:rFonts w:ascii="Consolas" w:eastAsia="Times New Roman" w:hAnsi="Consolas" w:cs="Consolas"/>
          <w:color w:val="F8F8F2"/>
          <w:sz w:val="27"/>
          <w:szCs w:val="27"/>
        </w:rPr>
      </w:pPr>
      <w:ins w:id="1705"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706" w:author="Unknown"/>
          <w:rFonts w:ascii="Segoe UI" w:eastAsia="Times New Roman" w:hAnsi="Segoe UI" w:cs="Segoe UI"/>
          <w:color w:val="000000"/>
          <w:sz w:val="27"/>
          <w:szCs w:val="27"/>
        </w:rPr>
      </w:pPr>
      <w:ins w:id="170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08" w:author="Unknown"/>
          <w:rFonts w:ascii="Segoe UI" w:eastAsia="Times New Roman" w:hAnsi="Segoe UI" w:cs="Segoe UI"/>
          <w:color w:val="000000"/>
          <w:sz w:val="27"/>
          <w:szCs w:val="27"/>
        </w:rPr>
      </w:pPr>
      <w:ins w:id="1709" w:author="Unknown">
        <w:r w:rsidRPr="0089304D">
          <w:rPr>
            <w:rFonts w:ascii="Segoe UI" w:eastAsia="Times New Roman" w:hAnsi="Segoe UI" w:cs="Segoe UI"/>
            <w:color w:val="000000"/>
            <w:sz w:val="27"/>
            <w:szCs w:val="27"/>
          </w:rPr>
          <w:t>The expression in the switch statement is evaluated once. The value of the expression is compared with the values of each case. If the expression has a match, the associated block of code is executed, and if there is no match, the default code block is executed.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710" w:author="Unknown"/>
          <w:rFonts w:ascii="Segoe UI" w:eastAsia="Times New Roman" w:hAnsi="Segoe UI" w:cs="Segoe UI"/>
          <w:b/>
          <w:bCs/>
          <w:color w:val="000000"/>
          <w:sz w:val="24"/>
          <w:szCs w:val="24"/>
        </w:rPr>
      </w:pPr>
      <w:ins w:id="1711" w:author="Unknown">
        <w:r w:rsidRPr="0089304D">
          <w:rPr>
            <w:rFonts w:ascii="Segoe UI" w:eastAsia="Times New Roman" w:hAnsi="Segoe UI" w:cs="Segoe UI"/>
            <w:b/>
            <w:bCs/>
            <w:color w:val="000000"/>
            <w:sz w:val="24"/>
            <w:szCs w:val="24"/>
          </w:rPr>
          <w:t>The break Keyword:-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12" w:author="Unknown"/>
          <w:rFonts w:ascii="Segoe UI" w:eastAsia="Times New Roman" w:hAnsi="Segoe UI" w:cs="Segoe UI"/>
          <w:color w:val="000000"/>
          <w:sz w:val="27"/>
          <w:szCs w:val="27"/>
        </w:rPr>
      </w:pPr>
      <w:ins w:id="1713" w:author="Unknown">
        <w:r w:rsidRPr="0089304D">
          <w:rPr>
            <w:rFonts w:ascii="Segoe UI" w:eastAsia="Times New Roman" w:hAnsi="Segoe UI" w:cs="Segoe UI"/>
            <w:color w:val="000000"/>
            <w:sz w:val="27"/>
            <w:szCs w:val="27"/>
          </w:rPr>
          <w:t>The break keyword in JavaScript is used to breaks out of the switch block. This keyword will stop the execution of the block. It is not necessary to break every case in a switch block.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14" w:author="Unknown"/>
          <w:rFonts w:ascii="Segoe UI" w:eastAsia="Times New Roman" w:hAnsi="Segoe UI" w:cs="Segoe UI"/>
          <w:color w:val="000000"/>
          <w:sz w:val="27"/>
          <w:szCs w:val="27"/>
        </w:rPr>
      </w:pPr>
      <w:ins w:id="1715" w:author="Unknown">
        <w:r w:rsidRPr="0089304D">
          <w:rPr>
            <w:rFonts w:ascii="Segoe UI" w:eastAsia="Times New Roman" w:hAnsi="Segoe UI" w:cs="Segoe UI"/>
            <w:b/>
            <w:bCs/>
            <w:i/>
            <w:iCs/>
            <w:color w:val="000000"/>
            <w:sz w:val="27"/>
          </w:rPr>
          <w:t>Note: </w:t>
        </w:r>
        <w:r w:rsidRPr="0089304D">
          <w:rPr>
            <w:rFonts w:ascii="Segoe UI" w:eastAsia="Times New Roman" w:hAnsi="Segoe UI" w:cs="Segoe UI"/>
            <w:color w:val="000000"/>
            <w:sz w:val="27"/>
            <w:szCs w:val="27"/>
            <w:bdr w:val="single" w:sz="2" w:space="0" w:color="auto" w:frame="1"/>
            <w:shd w:val="clear" w:color="auto" w:fill="ECF0F1"/>
          </w:rPr>
          <w:t>If we do not use the break statement, the next case will be executed even if the evaluation does not match the case.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716" w:author="Unknown"/>
          <w:rFonts w:ascii="Segoe UI" w:eastAsia="Times New Roman" w:hAnsi="Segoe UI" w:cs="Segoe UI"/>
          <w:color w:val="000000"/>
          <w:sz w:val="27"/>
          <w:szCs w:val="27"/>
        </w:rPr>
      </w:pPr>
      <w:ins w:id="171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718" w:author="Unknown"/>
          <w:rFonts w:ascii="Segoe UI" w:eastAsia="Times New Roman" w:hAnsi="Segoe UI" w:cs="Segoe UI"/>
          <w:b/>
          <w:bCs/>
          <w:color w:val="000000"/>
          <w:sz w:val="24"/>
          <w:szCs w:val="24"/>
        </w:rPr>
      </w:pPr>
      <w:ins w:id="1719"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20" w:author="Unknown"/>
          <w:rFonts w:ascii="Consolas" w:eastAsia="Times New Roman" w:hAnsi="Consolas" w:cs="Consolas"/>
          <w:color w:val="F8F8F2"/>
          <w:sz w:val="27"/>
        </w:rPr>
      </w:pPr>
      <w:ins w:id="172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22" w:author="Unknown"/>
          <w:rFonts w:ascii="Consolas" w:eastAsia="Times New Roman" w:hAnsi="Consolas" w:cs="Consolas"/>
          <w:color w:val="F8F8F2"/>
          <w:sz w:val="27"/>
        </w:rPr>
      </w:pPr>
      <w:ins w:id="17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24" w:author="Unknown"/>
          <w:rFonts w:ascii="Consolas" w:eastAsia="Times New Roman" w:hAnsi="Consolas" w:cs="Consolas"/>
          <w:color w:val="F8F8F2"/>
          <w:sz w:val="27"/>
        </w:rPr>
      </w:pPr>
      <w:ins w:id="17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26" w:author="Unknown"/>
          <w:rFonts w:ascii="Consolas" w:eastAsia="Times New Roman" w:hAnsi="Consolas" w:cs="Consolas"/>
          <w:color w:val="F8F8F2"/>
          <w:sz w:val="27"/>
        </w:rPr>
      </w:pPr>
      <w:ins w:id="17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28" w:author="Unknown"/>
          <w:rFonts w:ascii="Consolas" w:eastAsia="Times New Roman" w:hAnsi="Consolas" w:cs="Consolas"/>
          <w:color w:val="F8F8F2"/>
          <w:sz w:val="27"/>
        </w:rPr>
      </w:pPr>
      <w:ins w:id="17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30" w:author="Unknown"/>
          <w:rFonts w:ascii="Consolas" w:eastAsia="Times New Roman" w:hAnsi="Consolas" w:cs="Consolas"/>
          <w:color w:val="F8F8F2"/>
          <w:sz w:val="27"/>
        </w:rPr>
      </w:pPr>
      <w:ins w:id="17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32" w:author="Unknown"/>
          <w:rFonts w:ascii="Consolas" w:eastAsia="Times New Roman" w:hAnsi="Consolas" w:cs="Consolas"/>
          <w:color w:val="F8F8F2"/>
          <w:sz w:val="27"/>
        </w:rPr>
      </w:pPr>
      <w:ins w:id="17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34" w:author="Unknown"/>
          <w:rFonts w:ascii="Consolas" w:eastAsia="Times New Roman" w:hAnsi="Consolas" w:cs="Consolas"/>
          <w:color w:val="F8F8F2"/>
          <w:sz w:val="27"/>
        </w:rPr>
      </w:pPr>
      <w:ins w:id="173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36" w:author="Unknown"/>
          <w:rFonts w:ascii="Consolas" w:eastAsia="Times New Roman" w:hAnsi="Consolas" w:cs="Consolas"/>
          <w:color w:val="F8F8F2"/>
          <w:sz w:val="27"/>
        </w:rPr>
      </w:pPr>
      <w:ins w:id="1737"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38" w:author="Unknown"/>
          <w:rFonts w:ascii="Consolas" w:eastAsia="Times New Roman" w:hAnsi="Consolas" w:cs="Consolas"/>
          <w:color w:val="F8F8F2"/>
          <w:sz w:val="27"/>
        </w:rPr>
      </w:pPr>
      <w:ins w:id="17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0" w:author="Unknown"/>
          <w:rFonts w:ascii="Consolas" w:eastAsia="Times New Roman" w:hAnsi="Consolas" w:cs="Consolas"/>
          <w:color w:val="F8F8F2"/>
          <w:sz w:val="27"/>
        </w:rPr>
      </w:pPr>
      <w:ins w:id="174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3" w:author="Unknown"/>
          <w:rFonts w:ascii="Consolas" w:eastAsia="Times New Roman" w:hAnsi="Consolas" w:cs="Consolas"/>
          <w:color w:val="F8F8F2"/>
          <w:sz w:val="27"/>
        </w:rPr>
      </w:pPr>
      <w:ins w:id="1744"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5" w:author="Unknown"/>
          <w:rFonts w:ascii="Consolas" w:eastAsia="Times New Roman" w:hAnsi="Consolas" w:cs="Consolas"/>
          <w:color w:val="F8F8F2"/>
          <w:sz w:val="27"/>
        </w:rPr>
      </w:pPr>
      <w:ins w:id="1746"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7" w:author="Unknown"/>
          <w:rFonts w:ascii="Consolas" w:eastAsia="Times New Roman" w:hAnsi="Consolas" w:cs="Consolas"/>
          <w:color w:val="F8F8F2"/>
          <w:sz w:val="27"/>
        </w:rPr>
      </w:pPr>
      <w:ins w:id="1748"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49" w:author="Unknown"/>
          <w:rFonts w:ascii="Consolas" w:eastAsia="Times New Roman" w:hAnsi="Consolas" w:cs="Consolas"/>
          <w:color w:val="F8F8F2"/>
          <w:sz w:val="27"/>
        </w:rPr>
      </w:pPr>
      <w:ins w:id="1750"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51" w:author="Unknown"/>
          <w:rFonts w:ascii="Consolas" w:eastAsia="Times New Roman" w:hAnsi="Consolas" w:cs="Consolas"/>
          <w:color w:val="F8F8F2"/>
          <w:sz w:val="27"/>
        </w:rPr>
      </w:pPr>
      <w:ins w:id="1752"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53" w:author="Unknown"/>
          <w:rFonts w:ascii="Consolas" w:eastAsia="Times New Roman" w:hAnsi="Consolas" w:cs="Consolas"/>
          <w:color w:val="F8F8F2"/>
          <w:sz w:val="27"/>
        </w:rPr>
      </w:pPr>
      <w:ins w:id="1754"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55" w:author="Unknown"/>
          <w:rFonts w:ascii="Consolas" w:eastAsia="Times New Roman" w:hAnsi="Consolas" w:cs="Consolas"/>
          <w:color w:val="F8F8F2"/>
          <w:sz w:val="27"/>
        </w:rPr>
      </w:pPr>
      <w:ins w:id="1756"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57" w:author="Unknown"/>
          <w:rFonts w:ascii="Consolas" w:eastAsia="Times New Roman" w:hAnsi="Consolas" w:cs="Consolas"/>
          <w:color w:val="F8F8F2"/>
          <w:sz w:val="27"/>
        </w:rPr>
      </w:pPr>
      <w:ins w:id="1758"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59" w:author="Unknown"/>
          <w:rFonts w:ascii="Consolas" w:eastAsia="Times New Roman" w:hAnsi="Consolas" w:cs="Consolas"/>
          <w:color w:val="F8F8F2"/>
          <w:sz w:val="27"/>
        </w:rPr>
      </w:pPr>
      <w:ins w:id="1760"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61" w:author="Unknown"/>
          <w:rFonts w:ascii="Consolas" w:eastAsia="Times New Roman" w:hAnsi="Consolas" w:cs="Consolas"/>
          <w:color w:val="F8F8F2"/>
          <w:sz w:val="27"/>
        </w:rPr>
      </w:pPr>
      <w:ins w:id="176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63" w:author="Unknown"/>
          <w:rFonts w:ascii="Consolas" w:eastAsia="Times New Roman" w:hAnsi="Consolas" w:cs="Consolas"/>
          <w:color w:val="F8F8F2"/>
          <w:sz w:val="27"/>
        </w:rPr>
      </w:pPr>
      <w:ins w:id="176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765" w:author="Unknown"/>
          <w:rFonts w:ascii="Segoe UI" w:eastAsia="Times New Roman" w:hAnsi="Segoe UI" w:cs="Segoe UI"/>
          <w:color w:val="000000"/>
          <w:sz w:val="27"/>
          <w:szCs w:val="27"/>
        </w:rPr>
      </w:pPr>
      <w:ins w:id="176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767" w:author="Unknown"/>
          <w:rFonts w:ascii="Segoe UI" w:eastAsia="Times New Roman" w:hAnsi="Segoe UI" w:cs="Segoe UI"/>
          <w:b/>
          <w:bCs/>
          <w:color w:val="000000"/>
          <w:sz w:val="24"/>
          <w:szCs w:val="24"/>
        </w:rPr>
      </w:pPr>
      <w:ins w:id="1768"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69" w:author="Unknown"/>
          <w:rFonts w:ascii="Consolas" w:eastAsia="Times New Roman" w:hAnsi="Consolas" w:cs="Consolas"/>
          <w:color w:val="F8F8F2"/>
          <w:sz w:val="27"/>
        </w:rPr>
      </w:pPr>
      <w:ins w:id="1770"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71" w:author="Unknown"/>
          <w:rFonts w:ascii="Consolas" w:eastAsia="Times New Roman" w:hAnsi="Consolas" w:cs="Consolas"/>
          <w:color w:val="F8F8F2"/>
          <w:sz w:val="27"/>
        </w:rPr>
      </w:pPr>
      <w:ins w:id="177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age = </w:t>
        </w:r>
        <w:r w:rsidRPr="0089304D">
          <w:rPr>
            <w:rFonts w:ascii="Consolas" w:eastAsia="Times New Roman" w:hAnsi="Consolas" w:cs="Consolas"/>
            <w:color w:val="AE81FF"/>
            <w:sz w:val="27"/>
          </w:rPr>
          <w:t>128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73" w:author="Unknown"/>
          <w:rFonts w:ascii="Consolas" w:eastAsia="Times New Roman" w:hAnsi="Consolas" w:cs="Consolas"/>
          <w:color w:val="F8F8F2"/>
          <w:sz w:val="27"/>
        </w:rPr>
      </w:pPr>
      <w:ins w:id="177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doesDrive =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75" w:author="Unknown"/>
          <w:rFonts w:ascii="Consolas" w:eastAsia="Times New Roman" w:hAnsi="Consolas" w:cs="Consolas"/>
          <w:color w:val="F8F8F2"/>
          <w:sz w:val="27"/>
        </w:rPr>
      </w:pPr>
      <w:ins w:id="1776" w:author="Unknown">
        <w:r w:rsidRPr="0089304D">
          <w:rPr>
            <w:rFonts w:ascii="Consolas" w:eastAsia="Times New Roman" w:hAnsi="Consolas" w:cs="Consolas"/>
            <w:color w:val="8292A2"/>
            <w:sz w:val="27"/>
          </w:rPr>
          <w:t>// const vari = 34;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78" w:author="Unknown"/>
          <w:rFonts w:ascii="Consolas" w:eastAsia="Times New Roman" w:hAnsi="Consolas" w:cs="Consolas"/>
          <w:color w:val="F8F8F2"/>
          <w:sz w:val="27"/>
        </w:rPr>
      </w:pPr>
      <w:ins w:id="1779" w:author="Unknown">
        <w:r w:rsidRPr="0089304D">
          <w:rPr>
            <w:rFonts w:ascii="Consolas" w:eastAsia="Times New Roman" w:hAnsi="Consolas" w:cs="Consolas"/>
            <w:color w:val="8292A2"/>
            <w:sz w:val="27"/>
          </w:rPr>
          <w:t>// if (age!=19){</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0" w:author="Unknown"/>
          <w:rFonts w:ascii="Consolas" w:eastAsia="Times New Roman" w:hAnsi="Consolas" w:cs="Consolas"/>
          <w:color w:val="F8F8F2"/>
          <w:sz w:val="27"/>
        </w:rPr>
      </w:pPr>
      <w:ins w:id="1781" w:author="Unknown">
        <w:r w:rsidRPr="0089304D">
          <w:rPr>
            <w:rFonts w:ascii="Consolas" w:eastAsia="Times New Roman" w:hAnsi="Consolas" w:cs="Consolas"/>
            <w:color w:val="8292A2"/>
            <w:sz w:val="27"/>
          </w:rPr>
          <w:t>//     console.log('Age is not 19')</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2" w:author="Unknown"/>
          <w:rFonts w:ascii="Consolas" w:eastAsia="Times New Roman" w:hAnsi="Consolas" w:cs="Consolas"/>
          <w:color w:val="F8F8F2"/>
          <w:sz w:val="27"/>
        </w:rPr>
      </w:pPr>
      <w:ins w:id="1783"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5" w:author="Unknown"/>
          <w:rFonts w:ascii="Consolas" w:eastAsia="Times New Roman" w:hAnsi="Consolas" w:cs="Consolas"/>
          <w:color w:val="F8F8F2"/>
          <w:sz w:val="27"/>
        </w:rPr>
      </w:pPr>
      <w:ins w:id="1786" w:author="Unknown">
        <w:r w:rsidRPr="0089304D">
          <w:rPr>
            <w:rFonts w:ascii="Consolas" w:eastAsia="Times New Roman" w:hAnsi="Consolas" w:cs="Consolas"/>
            <w:color w:val="8292A2"/>
            <w:sz w:val="27"/>
          </w:rPr>
          <w:t>// if(age !== 65){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7" w:author="Unknown"/>
          <w:rFonts w:ascii="Consolas" w:eastAsia="Times New Roman" w:hAnsi="Consolas" w:cs="Consolas"/>
          <w:color w:val="F8F8F2"/>
          <w:sz w:val="27"/>
        </w:rPr>
      </w:pPr>
      <w:ins w:id="1788" w:author="Unknown">
        <w:r w:rsidRPr="0089304D">
          <w:rPr>
            <w:rFonts w:ascii="Consolas" w:eastAsia="Times New Roman" w:hAnsi="Consolas" w:cs="Consolas"/>
            <w:color w:val="8292A2"/>
            <w:sz w:val="27"/>
          </w:rPr>
          <w:lastRenderedPageBreak/>
          <w:t>//     console.log('Age is not 65')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89" w:author="Unknown"/>
          <w:rFonts w:ascii="Consolas" w:eastAsia="Times New Roman" w:hAnsi="Consolas" w:cs="Consolas"/>
          <w:color w:val="F8F8F2"/>
          <w:sz w:val="27"/>
        </w:rPr>
      </w:pPr>
      <w:ins w:id="1790"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2" w:author="Unknown"/>
          <w:rFonts w:ascii="Consolas" w:eastAsia="Times New Roman" w:hAnsi="Consolas" w:cs="Consolas"/>
          <w:color w:val="F8F8F2"/>
          <w:sz w:val="27"/>
        </w:rPr>
      </w:pPr>
      <w:ins w:id="1793" w:author="Unknown">
        <w:r w:rsidRPr="0089304D">
          <w:rPr>
            <w:rFonts w:ascii="Consolas" w:eastAsia="Times New Roman" w:hAnsi="Consolas" w:cs="Consolas"/>
            <w:color w:val="8292A2"/>
            <w:sz w:val="27"/>
          </w:rPr>
          <w:t>// else{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4" w:author="Unknown"/>
          <w:rFonts w:ascii="Consolas" w:eastAsia="Times New Roman" w:hAnsi="Consolas" w:cs="Consolas"/>
          <w:color w:val="F8F8F2"/>
          <w:sz w:val="27"/>
        </w:rPr>
      </w:pPr>
      <w:ins w:id="1795" w:author="Unknown">
        <w:r w:rsidRPr="0089304D">
          <w:rPr>
            <w:rFonts w:ascii="Consolas" w:eastAsia="Times New Roman" w:hAnsi="Consolas" w:cs="Consolas"/>
            <w:color w:val="8292A2"/>
            <w:sz w:val="27"/>
          </w:rPr>
          <w:t>//     console.log('Age is not 19')</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6" w:author="Unknown"/>
          <w:rFonts w:ascii="Consolas" w:eastAsia="Times New Roman" w:hAnsi="Consolas" w:cs="Consolas"/>
          <w:color w:val="F8F8F2"/>
          <w:sz w:val="27"/>
        </w:rPr>
      </w:pPr>
      <w:ins w:id="179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799" w:author="Unknown"/>
          <w:rFonts w:ascii="Consolas" w:eastAsia="Times New Roman" w:hAnsi="Consolas" w:cs="Consolas"/>
          <w:color w:val="F8F8F2"/>
          <w:sz w:val="27"/>
        </w:rPr>
      </w:pPr>
      <w:ins w:id="1800" w:author="Unknown">
        <w:r w:rsidRPr="0089304D">
          <w:rPr>
            <w:rFonts w:ascii="Consolas" w:eastAsia="Times New Roman" w:hAnsi="Consolas" w:cs="Consolas"/>
            <w:color w:val="8292A2"/>
            <w:sz w:val="27"/>
          </w:rPr>
          <w:t>// if (typeof vari !== 'undefined'){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01" w:author="Unknown"/>
          <w:rFonts w:ascii="Consolas" w:eastAsia="Times New Roman" w:hAnsi="Consolas" w:cs="Consolas"/>
          <w:color w:val="F8F8F2"/>
          <w:sz w:val="27"/>
        </w:rPr>
      </w:pPr>
      <w:ins w:id="1802" w:author="Unknown">
        <w:r w:rsidRPr="0089304D">
          <w:rPr>
            <w:rFonts w:ascii="Consolas" w:eastAsia="Times New Roman" w:hAnsi="Consolas" w:cs="Consolas"/>
            <w:color w:val="8292A2"/>
            <w:sz w:val="27"/>
          </w:rPr>
          <w:t>//     console.log('Vari is defined');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03" w:author="Unknown"/>
          <w:rFonts w:ascii="Consolas" w:eastAsia="Times New Roman" w:hAnsi="Consolas" w:cs="Consolas"/>
          <w:color w:val="F8F8F2"/>
          <w:sz w:val="27"/>
        </w:rPr>
      </w:pPr>
      <w:ins w:id="1804"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06" w:author="Unknown"/>
          <w:rFonts w:ascii="Consolas" w:eastAsia="Times New Roman" w:hAnsi="Consolas" w:cs="Consolas"/>
          <w:color w:val="F8F8F2"/>
          <w:sz w:val="27"/>
        </w:rPr>
      </w:pPr>
      <w:ins w:id="1807" w:author="Unknown">
        <w:r w:rsidRPr="0089304D">
          <w:rPr>
            <w:rFonts w:ascii="Consolas" w:eastAsia="Times New Roman" w:hAnsi="Consolas" w:cs="Consolas"/>
            <w:color w:val="8292A2"/>
            <w:sz w:val="27"/>
          </w:rPr>
          <w:t>// else{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08" w:author="Unknown"/>
          <w:rFonts w:ascii="Consolas" w:eastAsia="Times New Roman" w:hAnsi="Consolas" w:cs="Consolas"/>
          <w:color w:val="F8F8F2"/>
          <w:sz w:val="27"/>
        </w:rPr>
      </w:pPr>
      <w:ins w:id="1809" w:author="Unknown">
        <w:r w:rsidRPr="0089304D">
          <w:rPr>
            <w:rFonts w:ascii="Consolas" w:eastAsia="Times New Roman" w:hAnsi="Consolas" w:cs="Consolas"/>
            <w:color w:val="8292A2"/>
            <w:sz w:val="27"/>
          </w:rPr>
          <w:t>//     console.log('Vari is not defined');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0" w:author="Unknown"/>
          <w:rFonts w:ascii="Consolas" w:eastAsia="Times New Roman" w:hAnsi="Consolas" w:cs="Consolas"/>
          <w:color w:val="F8F8F2"/>
          <w:sz w:val="27"/>
        </w:rPr>
      </w:pPr>
      <w:ins w:id="1811"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3" w:author="Unknown"/>
          <w:rFonts w:ascii="Consolas" w:eastAsia="Times New Roman" w:hAnsi="Consolas" w:cs="Consolas"/>
          <w:color w:val="F8F8F2"/>
          <w:sz w:val="27"/>
        </w:rPr>
      </w:pPr>
      <w:ins w:id="1814" w:author="Unknown">
        <w:r w:rsidRPr="0089304D">
          <w:rPr>
            <w:rFonts w:ascii="Consolas" w:eastAsia="Times New Roman" w:hAnsi="Consolas" w:cs="Consolas"/>
            <w:color w:val="8292A2"/>
            <w:sz w:val="27"/>
          </w:rPr>
          <w:t>// if (doesDrive || age&gt;18){</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5" w:author="Unknown"/>
          <w:rFonts w:ascii="Consolas" w:eastAsia="Times New Roman" w:hAnsi="Consolas" w:cs="Consolas"/>
          <w:color w:val="F8F8F2"/>
          <w:sz w:val="27"/>
        </w:rPr>
      </w:pPr>
      <w:ins w:id="1816" w:author="Unknown">
        <w:r w:rsidRPr="0089304D">
          <w:rPr>
            <w:rFonts w:ascii="Consolas" w:eastAsia="Times New Roman" w:hAnsi="Consolas" w:cs="Consolas"/>
            <w:color w:val="8292A2"/>
            <w:sz w:val="27"/>
          </w:rPr>
          <w:t>//     console.log("You can drive");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7" w:author="Unknown"/>
          <w:rFonts w:ascii="Consolas" w:eastAsia="Times New Roman" w:hAnsi="Consolas" w:cs="Consolas"/>
          <w:color w:val="F8F8F2"/>
          <w:sz w:val="27"/>
        </w:rPr>
      </w:pPr>
      <w:ins w:id="1818"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19" w:author="Unknown"/>
          <w:rFonts w:ascii="Consolas" w:eastAsia="Times New Roman" w:hAnsi="Consolas" w:cs="Consolas"/>
          <w:color w:val="F8F8F2"/>
          <w:sz w:val="27"/>
        </w:rPr>
      </w:pPr>
      <w:ins w:id="1820" w:author="Unknown">
        <w:r w:rsidRPr="0089304D">
          <w:rPr>
            <w:rFonts w:ascii="Consolas" w:eastAsia="Times New Roman" w:hAnsi="Consolas" w:cs="Consolas"/>
            <w:color w:val="8292A2"/>
            <w:sz w:val="27"/>
          </w:rPr>
          <w:t>// else{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1" w:author="Unknown"/>
          <w:rFonts w:ascii="Consolas" w:eastAsia="Times New Roman" w:hAnsi="Consolas" w:cs="Consolas"/>
          <w:color w:val="F8F8F2"/>
          <w:sz w:val="27"/>
        </w:rPr>
      </w:pPr>
      <w:ins w:id="1822" w:author="Unknown">
        <w:r w:rsidRPr="0089304D">
          <w:rPr>
            <w:rFonts w:ascii="Consolas" w:eastAsia="Times New Roman" w:hAnsi="Consolas" w:cs="Consolas"/>
            <w:color w:val="8292A2"/>
            <w:sz w:val="27"/>
          </w:rPr>
          <w:t>//     console.log("You cannot drive");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3" w:author="Unknown"/>
          <w:rFonts w:ascii="Consolas" w:eastAsia="Times New Roman" w:hAnsi="Consolas" w:cs="Consolas"/>
          <w:color w:val="F8F8F2"/>
          <w:sz w:val="27"/>
        </w:rPr>
      </w:pPr>
      <w:ins w:id="1824"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6" w:author="Unknown"/>
          <w:rFonts w:ascii="Consolas" w:eastAsia="Times New Roman" w:hAnsi="Consolas" w:cs="Consolas"/>
          <w:color w:val="F8F8F2"/>
          <w:sz w:val="27"/>
        </w:rPr>
      </w:pPr>
      <w:ins w:id="1827" w:author="Unknown">
        <w:r w:rsidRPr="0089304D">
          <w:rPr>
            <w:rFonts w:ascii="Consolas" w:eastAsia="Times New Roman" w:hAnsi="Consolas" w:cs="Consolas"/>
            <w:color w:val="8292A2"/>
            <w:sz w:val="27"/>
          </w:rPr>
          <w:t>// console.log(age==45? 'Age is 45': 'Age is not 45');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29" w:author="Unknown"/>
          <w:rFonts w:ascii="Consolas" w:eastAsia="Times New Roman" w:hAnsi="Consolas" w:cs="Consolas"/>
          <w:color w:val="F8F8F2"/>
          <w:sz w:val="27"/>
        </w:rPr>
      </w:pPr>
      <w:ins w:id="1830" w:author="Unknown">
        <w:r w:rsidRPr="0089304D">
          <w:rPr>
            <w:rFonts w:ascii="Consolas" w:eastAsia="Times New Roman" w:hAnsi="Consolas" w:cs="Consolas"/>
            <w:color w:val="66D9EF"/>
            <w:sz w:val="27"/>
          </w:rPr>
          <w:t>switch</w:t>
        </w:r>
        <w:r w:rsidRPr="0089304D">
          <w:rPr>
            <w:rFonts w:ascii="Consolas" w:eastAsia="Times New Roman" w:hAnsi="Consolas" w:cs="Consolas"/>
            <w:color w:val="F8F8F2"/>
            <w:sz w:val="27"/>
          </w:rPr>
          <w:t xml:space="preserve"> (age)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31" w:author="Unknown"/>
          <w:rFonts w:ascii="Consolas" w:eastAsia="Times New Roman" w:hAnsi="Consolas" w:cs="Consolas"/>
          <w:color w:val="F8F8F2"/>
          <w:sz w:val="27"/>
        </w:rPr>
      </w:pPr>
      <w:ins w:id="183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case</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33" w:author="Unknown"/>
          <w:rFonts w:ascii="Consolas" w:eastAsia="Times New Roman" w:hAnsi="Consolas" w:cs="Consolas"/>
          <w:color w:val="F8F8F2"/>
          <w:sz w:val="27"/>
        </w:rPr>
      </w:pPr>
      <w:ins w:id="183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are 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35" w:author="Unknown"/>
          <w:rFonts w:ascii="Consolas" w:eastAsia="Times New Roman" w:hAnsi="Consolas" w:cs="Consolas"/>
          <w:color w:val="F8F8F2"/>
          <w:sz w:val="27"/>
        </w:rPr>
      </w:pPr>
      <w:ins w:id="183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break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38" w:author="Unknown"/>
          <w:rFonts w:ascii="Consolas" w:eastAsia="Times New Roman" w:hAnsi="Consolas" w:cs="Consolas"/>
          <w:color w:val="F8F8F2"/>
          <w:sz w:val="27"/>
        </w:rPr>
      </w:pPr>
      <w:ins w:id="18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case</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0" w:author="Unknown"/>
          <w:rFonts w:ascii="Consolas" w:eastAsia="Times New Roman" w:hAnsi="Consolas" w:cs="Consolas"/>
          <w:color w:val="F8F8F2"/>
          <w:sz w:val="27"/>
        </w:rPr>
      </w:pPr>
      <w:ins w:id="184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are 28"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2" w:author="Unknown"/>
          <w:rFonts w:ascii="Consolas" w:eastAsia="Times New Roman" w:hAnsi="Consolas" w:cs="Consolas"/>
          <w:color w:val="F8F8F2"/>
          <w:sz w:val="27"/>
        </w:rPr>
      </w:pPr>
      <w:ins w:id="184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break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5" w:author="Unknown"/>
          <w:rFonts w:ascii="Consolas" w:eastAsia="Times New Roman" w:hAnsi="Consolas" w:cs="Consolas"/>
          <w:color w:val="F8F8F2"/>
          <w:sz w:val="27"/>
        </w:rPr>
      </w:pPr>
      <w:ins w:id="184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case</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7" w:author="Unknown"/>
          <w:rFonts w:ascii="Consolas" w:eastAsia="Times New Roman" w:hAnsi="Consolas" w:cs="Consolas"/>
          <w:color w:val="F8F8F2"/>
          <w:sz w:val="27"/>
        </w:rPr>
      </w:pPr>
      <w:ins w:id="184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are 38"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49" w:author="Unknown"/>
          <w:rFonts w:ascii="Consolas" w:eastAsia="Times New Roman" w:hAnsi="Consolas" w:cs="Consolas"/>
          <w:color w:val="F8F8F2"/>
          <w:sz w:val="27"/>
        </w:rPr>
      </w:pPr>
      <w:ins w:id="185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break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2" w:author="Unknown"/>
          <w:rFonts w:ascii="Consolas" w:eastAsia="Times New Roman" w:hAnsi="Consolas" w:cs="Consolas"/>
          <w:color w:val="F8F8F2"/>
          <w:sz w:val="27"/>
        </w:rPr>
      </w:pPr>
      <w:ins w:id="18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default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4" w:author="Unknown"/>
          <w:rFonts w:ascii="Consolas" w:eastAsia="Times New Roman" w:hAnsi="Consolas" w:cs="Consolas"/>
          <w:color w:val="F8F8F2"/>
          <w:sz w:val="27"/>
        </w:rPr>
      </w:pPr>
      <w:ins w:id="185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are unknown age"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6" w:author="Unknown"/>
          <w:rFonts w:ascii="Consolas" w:eastAsia="Times New Roman" w:hAnsi="Consolas" w:cs="Consolas"/>
          <w:color w:val="F8F8F2"/>
          <w:sz w:val="27"/>
        </w:rPr>
      </w:pPr>
      <w:ins w:id="185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break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58" w:author="Unknown"/>
          <w:rFonts w:ascii="Consolas" w:eastAsia="Times New Roman" w:hAnsi="Consolas" w:cs="Consolas"/>
          <w:color w:val="F8F8F2"/>
          <w:sz w:val="27"/>
          <w:szCs w:val="27"/>
        </w:rPr>
      </w:pPr>
      <w:ins w:id="185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For, While &amp; Do while Loops in JavaScript | JavaScript Tutorial In Hindi #9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There will be times when we want to repeat an action or run some code multiple times. Suppose we want to display the message 100 times. We could do this by simply creating a function display_Message() and calling it 100 times using copy and paste. No doubt, this will work but, we should not do something like this. Duplicating code is never a good idea. The versatility of the computer lies in its ability to perform the set of instructions repeatedly. The generic solution for repeating code with control is provided in the form of loops. There are four different kinds of loops in JavaScript that we can be used to repeat some chunk of code:</w:t>
      </w:r>
    </w:p>
    <w:p w:rsidR="0089304D" w:rsidRPr="0089304D" w:rsidRDefault="0089304D" w:rsidP="0089304D">
      <w:pPr>
        <w:numPr>
          <w:ilvl w:val="0"/>
          <w:numId w:val="3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for</w:t>
      </w:r>
      <w:r w:rsidRPr="0089304D">
        <w:rPr>
          <w:rFonts w:ascii="Segoe UI" w:eastAsia="Times New Roman" w:hAnsi="Segoe UI" w:cs="Segoe UI"/>
          <w:color w:val="000000"/>
          <w:sz w:val="27"/>
          <w:szCs w:val="27"/>
        </w:rPr>
        <w:t> </w:t>
      </w:r>
    </w:p>
    <w:p w:rsidR="0089304D" w:rsidRPr="0089304D" w:rsidRDefault="0089304D" w:rsidP="0089304D">
      <w:pPr>
        <w:numPr>
          <w:ilvl w:val="0"/>
          <w:numId w:val="3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for…in</w:t>
      </w:r>
      <w:r w:rsidRPr="0089304D">
        <w:rPr>
          <w:rFonts w:ascii="Segoe UI" w:eastAsia="Times New Roman" w:hAnsi="Segoe UI" w:cs="Segoe UI"/>
          <w:color w:val="000000"/>
          <w:sz w:val="27"/>
          <w:szCs w:val="27"/>
        </w:rPr>
        <w:t> </w:t>
      </w:r>
    </w:p>
    <w:p w:rsidR="0089304D" w:rsidRPr="0089304D" w:rsidRDefault="0089304D" w:rsidP="0089304D">
      <w:pPr>
        <w:numPr>
          <w:ilvl w:val="0"/>
          <w:numId w:val="3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lastRenderedPageBreak/>
        <w:t>forEach</w:t>
      </w:r>
    </w:p>
    <w:p w:rsidR="0089304D" w:rsidRPr="0089304D" w:rsidRDefault="0089304D" w:rsidP="0089304D">
      <w:pPr>
        <w:numPr>
          <w:ilvl w:val="0"/>
          <w:numId w:val="3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while</w:t>
      </w:r>
      <w:r w:rsidRPr="0089304D">
        <w:rPr>
          <w:rFonts w:ascii="Segoe UI" w:eastAsia="Times New Roman" w:hAnsi="Segoe UI" w:cs="Segoe UI"/>
          <w:color w:val="000000"/>
          <w:sz w:val="27"/>
          <w:szCs w:val="27"/>
        </w:rPr>
        <w:t> </w:t>
      </w:r>
    </w:p>
    <w:p w:rsidR="0089304D" w:rsidRPr="0089304D" w:rsidRDefault="0089304D" w:rsidP="0089304D">
      <w:pPr>
        <w:numPr>
          <w:ilvl w:val="0"/>
          <w:numId w:val="3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do…while</w:t>
      </w: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860" w:author="Unknown"/>
          <w:rFonts w:ascii="Segoe UI" w:eastAsia="Times New Roman" w:hAnsi="Segoe UI" w:cs="Segoe UI"/>
          <w:b/>
          <w:bCs/>
          <w:color w:val="000000"/>
          <w:sz w:val="24"/>
          <w:szCs w:val="24"/>
        </w:rPr>
      </w:pPr>
      <w:ins w:id="1861" w:author="Unknown">
        <w:r w:rsidRPr="0089304D">
          <w:rPr>
            <w:rFonts w:ascii="Segoe UI" w:eastAsia="Times New Roman" w:hAnsi="Segoe UI" w:cs="Segoe UI"/>
            <w:b/>
            <w:bCs/>
            <w:color w:val="000000"/>
            <w:sz w:val="24"/>
            <w:szCs w:val="24"/>
          </w:rPr>
          <w:t>The for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862" w:author="Unknown"/>
          <w:rFonts w:ascii="Segoe UI" w:eastAsia="Times New Roman" w:hAnsi="Segoe UI" w:cs="Segoe UI"/>
          <w:color w:val="000000"/>
          <w:sz w:val="27"/>
          <w:szCs w:val="27"/>
        </w:rPr>
      </w:pPr>
      <w:ins w:id="1863" w:author="Unknown">
        <w:r w:rsidRPr="0089304D">
          <w:rPr>
            <w:rFonts w:ascii="Segoe UI" w:eastAsia="Times New Roman" w:hAnsi="Segoe UI" w:cs="Segoe UI"/>
            <w:color w:val="000000"/>
            <w:sz w:val="27"/>
            <w:szCs w:val="27"/>
          </w:rPr>
          <w:t>The for loop is used when we want to execute the set of statements for a certain number of times. This loop will repeat a block of code as long as a certain condition is met. Its syntax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64" w:author="Unknown"/>
          <w:rFonts w:ascii="Consolas" w:eastAsia="Times New Roman" w:hAnsi="Consolas" w:cs="Consolas"/>
          <w:color w:val="F8F8F2"/>
          <w:sz w:val="27"/>
        </w:rPr>
      </w:pPr>
      <w:ins w:id="1865"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(initialization; condition; increment)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66" w:author="Unknown"/>
          <w:rFonts w:ascii="Consolas" w:eastAsia="Times New Roman" w:hAnsi="Consolas" w:cs="Consolas"/>
          <w:color w:val="F8F8F2"/>
          <w:sz w:val="27"/>
        </w:rPr>
      </w:pPr>
      <w:ins w:id="18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Code to be executed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68" w:author="Unknown"/>
          <w:rFonts w:ascii="Consolas" w:eastAsia="Times New Roman" w:hAnsi="Consolas" w:cs="Consolas"/>
          <w:color w:val="F8F8F2"/>
          <w:sz w:val="27"/>
          <w:szCs w:val="27"/>
        </w:rPr>
      </w:pPr>
      <w:ins w:id="1869"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1870" w:author="Unknown"/>
          <w:rFonts w:ascii="Segoe UI" w:eastAsia="Times New Roman" w:hAnsi="Segoe UI" w:cs="Segoe UI"/>
          <w:color w:val="000000"/>
          <w:sz w:val="27"/>
          <w:szCs w:val="27"/>
        </w:rPr>
      </w:pPr>
      <w:ins w:id="187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3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872" w:author="Unknown"/>
          <w:rFonts w:ascii="Segoe UI" w:eastAsia="Times New Roman" w:hAnsi="Segoe UI" w:cs="Segoe UI"/>
          <w:color w:val="000000"/>
          <w:sz w:val="27"/>
          <w:szCs w:val="27"/>
        </w:rPr>
      </w:pPr>
      <w:ins w:id="1873"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i/>
            <w:iCs/>
            <w:color w:val="000000"/>
            <w:sz w:val="27"/>
          </w:rPr>
          <w:t>initialization</w:t>
        </w:r>
        <w:r w:rsidRPr="0089304D">
          <w:rPr>
            <w:rFonts w:ascii="Segoe UI" w:eastAsia="Times New Roman" w:hAnsi="Segoe UI" w:cs="Segoe UI"/>
            <w:color w:val="000000"/>
            <w:sz w:val="27"/>
            <w:szCs w:val="27"/>
          </w:rPr>
          <w:t>:- It is used to initialize the counter variables, for example, let i=0.</w:t>
        </w:r>
      </w:ins>
    </w:p>
    <w:p w:rsidR="0089304D" w:rsidRPr="0089304D" w:rsidRDefault="0089304D" w:rsidP="0089304D">
      <w:pPr>
        <w:numPr>
          <w:ilvl w:val="0"/>
          <w:numId w:val="3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874" w:author="Unknown"/>
          <w:rFonts w:ascii="Segoe UI" w:eastAsia="Times New Roman" w:hAnsi="Segoe UI" w:cs="Segoe UI"/>
          <w:color w:val="000000"/>
          <w:sz w:val="27"/>
          <w:szCs w:val="27"/>
        </w:rPr>
      </w:pPr>
      <w:ins w:id="1875"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i/>
            <w:iCs/>
            <w:color w:val="000000"/>
            <w:sz w:val="27"/>
          </w:rPr>
          <w:t>Condition</w:t>
        </w:r>
        <w:r w:rsidRPr="0089304D">
          <w:rPr>
            <w:rFonts w:ascii="Segoe UI" w:eastAsia="Times New Roman" w:hAnsi="Segoe UI" w:cs="Segoe UI"/>
            <w:color w:val="000000"/>
            <w:sz w:val="27"/>
            <w:szCs w:val="27"/>
          </w:rPr>
          <w:t>:- The condition is evaluated at the beginning of each iteration. If it evaluates to true, the loop statements execute, and If it evaluates to false, the execution of the loop ends, i.e., i&lt;100.</w:t>
        </w:r>
      </w:ins>
    </w:p>
    <w:p w:rsidR="0089304D" w:rsidRPr="0089304D" w:rsidRDefault="0089304D" w:rsidP="0089304D">
      <w:pPr>
        <w:numPr>
          <w:ilvl w:val="0"/>
          <w:numId w:val="3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876" w:author="Unknown"/>
          <w:rFonts w:ascii="Segoe UI" w:eastAsia="Times New Roman" w:hAnsi="Segoe UI" w:cs="Segoe UI"/>
          <w:color w:val="000000"/>
          <w:sz w:val="27"/>
          <w:szCs w:val="27"/>
        </w:rPr>
      </w:pPr>
      <w:ins w:id="1877"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i/>
            <w:iCs/>
            <w:color w:val="000000"/>
            <w:sz w:val="27"/>
          </w:rPr>
          <w:t>Increment</w:t>
        </w:r>
        <w:r w:rsidRPr="0089304D">
          <w:rPr>
            <w:rFonts w:ascii="Segoe UI" w:eastAsia="Times New Roman" w:hAnsi="Segoe UI" w:cs="Segoe UI"/>
            <w:color w:val="000000"/>
            <w:sz w:val="27"/>
            <w:szCs w:val="27"/>
          </w:rPr>
          <w:t>:- it updates the loop counter with an incremented value value each time the loop runs for example i++;</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878" w:author="Unknown"/>
          <w:rFonts w:ascii="Segoe UI" w:eastAsia="Times New Roman" w:hAnsi="Segoe UI" w:cs="Segoe UI"/>
          <w:color w:val="000000"/>
          <w:sz w:val="27"/>
          <w:szCs w:val="27"/>
        </w:rPr>
      </w:pPr>
      <w:ins w:id="1879" w:author="Unknown">
        <w:r w:rsidRPr="0089304D">
          <w:rPr>
            <w:rFonts w:ascii="Segoe UI" w:eastAsia="Times New Roman" w:hAnsi="Segoe UI" w:cs="Segoe UI"/>
            <w:b/>
            <w:bCs/>
            <w:i/>
            <w:iCs/>
            <w:color w:val="000000"/>
            <w:sz w:val="27"/>
          </w:rPr>
          <w:t>Following is the example of for loop</w:t>
        </w:r>
        <w:r w:rsidRPr="0089304D">
          <w:rPr>
            <w:rFonts w:ascii="Segoe UI" w:eastAsia="Times New Roman" w:hAnsi="Segoe UI" w:cs="Segoe UI"/>
            <w:color w:val="000000"/>
            <w:sz w:val="27"/>
            <w:szCs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80" w:author="Unknown"/>
          <w:rFonts w:ascii="Consolas" w:eastAsia="Times New Roman" w:hAnsi="Consolas" w:cs="Consolas"/>
          <w:color w:val="F8F8F2"/>
          <w:sz w:val="27"/>
        </w:rPr>
      </w:pPr>
      <w:ins w:id="1881"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i=</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i&lt;=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82" w:author="Unknown"/>
          <w:rFonts w:ascii="Consolas" w:eastAsia="Times New Roman" w:hAnsi="Consolas" w:cs="Consolas"/>
          <w:color w:val="F8F8F2"/>
          <w:sz w:val="27"/>
        </w:rPr>
      </w:pPr>
      <w:ins w:id="188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84" w:author="Unknown"/>
          <w:rFonts w:ascii="Consolas" w:eastAsia="Times New Roman" w:hAnsi="Consolas" w:cs="Consolas"/>
          <w:color w:val="F8F8F2"/>
          <w:sz w:val="27"/>
          <w:szCs w:val="27"/>
        </w:rPr>
      </w:pPr>
      <w:ins w:id="1885"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886" w:author="Unknown"/>
          <w:rFonts w:ascii="Segoe UI" w:eastAsia="Times New Roman" w:hAnsi="Segoe UI" w:cs="Segoe UI"/>
          <w:color w:val="000000"/>
          <w:sz w:val="27"/>
          <w:szCs w:val="27"/>
        </w:rPr>
      </w:pPr>
      <w:ins w:id="188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888" w:author="Unknown"/>
          <w:rFonts w:ascii="Segoe UI" w:eastAsia="Times New Roman" w:hAnsi="Segoe UI" w:cs="Segoe UI"/>
          <w:b/>
          <w:bCs/>
          <w:color w:val="000000"/>
          <w:sz w:val="24"/>
          <w:szCs w:val="24"/>
        </w:rPr>
      </w:pPr>
      <w:ins w:id="1889" w:author="Unknown">
        <w:r w:rsidRPr="0089304D">
          <w:rPr>
            <w:rFonts w:ascii="Segoe UI" w:eastAsia="Times New Roman" w:hAnsi="Segoe UI" w:cs="Segoe UI"/>
            <w:b/>
            <w:bCs/>
            <w:color w:val="000000"/>
            <w:sz w:val="24"/>
            <w:szCs w:val="24"/>
          </w:rPr>
          <w:t>The for… in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890" w:author="Unknown"/>
          <w:rFonts w:ascii="Segoe UI" w:eastAsia="Times New Roman" w:hAnsi="Segoe UI" w:cs="Segoe UI"/>
          <w:color w:val="000000"/>
          <w:sz w:val="27"/>
          <w:szCs w:val="27"/>
        </w:rPr>
      </w:pPr>
      <w:ins w:id="1891" w:author="Unknown">
        <w:r w:rsidRPr="0089304D">
          <w:rPr>
            <w:rFonts w:ascii="Segoe UI" w:eastAsia="Times New Roman" w:hAnsi="Segoe UI" w:cs="Segoe UI"/>
            <w:color w:val="000000"/>
            <w:sz w:val="27"/>
            <w:szCs w:val="27"/>
          </w:rPr>
          <w:t>It is a special type of loop, used when we want to iterates over the properties of an object or the elements of an array. The syntax for using the for-in loop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92" w:author="Unknown"/>
          <w:rFonts w:ascii="Consolas" w:eastAsia="Times New Roman" w:hAnsi="Consolas" w:cs="Consolas"/>
          <w:color w:val="F8F8F2"/>
          <w:sz w:val="27"/>
        </w:rPr>
      </w:pPr>
      <w:ins w:id="1893" w:author="Unknown">
        <w:r w:rsidRPr="0089304D">
          <w:rPr>
            <w:rFonts w:ascii="Consolas" w:eastAsia="Times New Roman" w:hAnsi="Consolas" w:cs="Consolas"/>
            <w:color w:val="66D9EF"/>
            <w:sz w:val="27"/>
          </w:rPr>
          <w:lastRenderedPageBreak/>
          <w:t>for</w:t>
        </w:r>
        <w:r w:rsidRPr="0089304D">
          <w:rPr>
            <w:rFonts w:ascii="Consolas" w:eastAsia="Times New Roman" w:hAnsi="Consolas" w:cs="Consolas"/>
            <w:color w:val="F8F8F2"/>
            <w:sz w:val="27"/>
          </w:rPr>
          <w:t xml:space="preserve">(variable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object)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94" w:author="Unknown"/>
          <w:rFonts w:ascii="Consolas" w:eastAsia="Times New Roman" w:hAnsi="Consolas" w:cs="Consolas"/>
          <w:color w:val="F8F8F2"/>
          <w:sz w:val="27"/>
        </w:rPr>
      </w:pPr>
      <w:ins w:id="18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Code to be executed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896" w:author="Unknown"/>
          <w:rFonts w:ascii="Consolas" w:eastAsia="Times New Roman" w:hAnsi="Consolas" w:cs="Consolas"/>
          <w:color w:val="F8F8F2"/>
          <w:sz w:val="27"/>
          <w:szCs w:val="27"/>
        </w:rPr>
      </w:pPr>
      <w:ins w:id="1897"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1898" w:author="Unknown"/>
          <w:rFonts w:ascii="Segoe UI" w:eastAsia="Times New Roman" w:hAnsi="Segoe UI" w:cs="Segoe UI"/>
          <w:color w:val="000000"/>
          <w:sz w:val="27"/>
          <w:szCs w:val="27"/>
        </w:rPr>
      </w:pPr>
      <w:ins w:id="18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00" w:author="Unknown"/>
          <w:rFonts w:ascii="Segoe UI" w:eastAsia="Times New Roman" w:hAnsi="Segoe UI" w:cs="Segoe UI"/>
          <w:color w:val="000000"/>
          <w:sz w:val="27"/>
          <w:szCs w:val="27"/>
        </w:rPr>
      </w:pPr>
      <w:ins w:id="1901" w:author="Unknown">
        <w:r w:rsidRPr="0089304D">
          <w:rPr>
            <w:rFonts w:ascii="Segoe UI" w:eastAsia="Times New Roman" w:hAnsi="Segoe UI" w:cs="Segoe UI"/>
            <w:color w:val="000000"/>
            <w:sz w:val="27"/>
            <w:szCs w:val="27"/>
          </w:rPr>
          <w:t>The loop counter, i.e., </w:t>
        </w:r>
        <w:r w:rsidRPr="0089304D">
          <w:rPr>
            <w:rFonts w:ascii="Segoe UI" w:eastAsia="Times New Roman" w:hAnsi="Segoe UI" w:cs="Segoe UI"/>
            <w:i/>
            <w:iCs/>
            <w:color w:val="000000"/>
            <w:sz w:val="27"/>
          </w:rPr>
          <w:t>variable</w:t>
        </w:r>
        <w:r w:rsidRPr="0089304D">
          <w:rPr>
            <w:rFonts w:ascii="Segoe UI" w:eastAsia="Times New Roman" w:hAnsi="Segoe UI" w:cs="Segoe UI"/>
            <w:color w:val="000000"/>
            <w:sz w:val="27"/>
            <w:szCs w:val="27"/>
          </w:rPr>
          <w:t> in the for-in loop, is a string, not a number. It contains the name of the current property or the index of the current array 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02" w:author="Unknown"/>
          <w:rFonts w:ascii="Segoe UI" w:eastAsia="Times New Roman" w:hAnsi="Segoe UI" w:cs="Segoe UI"/>
          <w:color w:val="000000"/>
          <w:sz w:val="27"/>
          <w:szCs w:val="27"/>
        </w:rPr>
      </w:pPr>
      <w:ins w:id="1903" w:author="Unknown">
        <w:r w:rsidRPr="0089304D">
          <w:rPr>
            <w:rFonts w:ascii="Segoe UI" w:eastAsia="Times New Roman" w:hAnsi="Segoe UI" w:cs="Segoe UI"/>
            <w:color w:val="000000"/>
            <w:sz w:val="27"/>
            <w:szCs w:val="27"/>
          </w:rPr>
          <w:t>The following example will show how to loop through all the properties of a JavaScript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04" w:author="Unknown"/>
          <w:rFonts w:ascii="Consolas" w:eastAsia="Times New Roman" w:hAnsi="Consolas" w:cs="Consolas"/>
          <w:color w:val="F8F8F2"/>
          <w:sz w:val="27"/>
        </w:rPr>
      </w:pPr>
      <w:ins w:id="1905" w:author="Unknown">
        <w:r w:rsidRPr="0089304D">
          <w:rPr>
            <w:rFonts w:ascii="Consolas" w:eastAsia="Times New Roman" w:hAnsi="Consolas" w:cs="Consolas"/>
            <w:color w:val="8292A2"/>
            <w:sz w:val="27"/>
          </w:rPr>
          <w:t xml:space="preserve">// An object with some properties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06" w:author="Unknown"/>
          <w:rFonts w:ascii="Consolas" w:eastAsia="Times New Roman" w:hAnsi="Consolas" w:cs="Consolas"/>
          <w:color w:val="F8F8F2"/>
          <w:sz w:val="27"/>
        </w:rPr>
      </w:pPr>
      <w:ins w:id="190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person =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language: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 xml:space="preserve">, age: </w:t>
        </w:r>
        <w:r w:rsidRPr="0089304D">
          <w:rPr>
            <w:rFonts w:ascii="Consolas" w:eastAsia="Times New Roman" w:hAnsi="Consolas" w:cs="Consolas"/>
            <w:color w:val="AE81FF"/>
            <w:sz w:val="27"/>
          </w:rPr>
          <w:t>20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08" w:author="Unknown"/>
          <w:rFonts w:ascii="Consolas" w:eastAsia="Times New Roman" w:hAnsi="Consolas" w:cs="Consolas"/>
          <w:color w:val="F8F8F2"/>
          <w:sz w:val="27"/>
        </w:rPr>
      </w:pPr>
      <w:ins w:id="1909" w:author="Unknown">
        <w:r w:rsidRPr="0089304D">
          <w:rPr>
            <w:rFonts w:ascii="Consolas" w:eastAsia="Times New Roman" w:hAnsi="Consolas" w:cs="Consolas"/>
            <w:color w:val="8292A2"/>
            <w:sz w:val="27"/>
          </w:rPr>
          <w:t xml:space="preserve">// Loop through all the properties in the object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10" w:author="Unknown"/>
          <w:rFonts w:ascii="Consolas" w:eastAsia="Times New Roman" w:hAnsi="Consolas" w:cs="Consolas"/>
          <w:color w:val="F8F8F2"/>
          <w:sz w:val="27"/>
        </w:rPr>
      </w:pPr>
      <w:ins w:id="1911"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i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person)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12" w:author="Unknown"/>
          <w:rFonts w:ascii="Consolas" w:eastAsia="Times New Roman" w:hAnsi="Consolas" w:cs="Consolas"/>
          <w:color w:val="F8F8F2"/>
          <w:sz w:val="27"/>
        </w:rPr>
      </w:pPr>
      <w:ins w:id="191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6E22E"/>
            <w:sz w:val="27"/>
          </w:rPr>
          <w:t>" = "</w:t>
        </w:r>
        <w:r w:rsidRPr="0089304D">
          <w:rPr>
            <w:rFonts w:ascii="Consolas" w:eastAsia="Times New Roman" w:hAnsi="Consolas" w:cs="Consolas"/>
            <w:color w:val="F8F8F2"/>
            <w:sz w:val="27"/>
          </w:rPr>
          <w:t xml:space="preserve"> + person[i]);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14" w:author="Unknown"/>
          <w:rFonts w:ascii="Consolas" w:eastAsia="Times New Roman" w:hAnsi="Consolas" w:cs="Consolas"/>
          <w:color w:val="F8F8F2"/>
          <w:sz w:val="27"/>
          <w:szCs w:val="27"/>
        </w:rPr>
      </w:pPr>
      <w:ins w:id="1915"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916" w:author="Unknown"/>
          <w:rFonts w:ascii="Segoe UI" w:eastAsia="Times New Roman" w:hAnsi="Segoe UI" w:cs="Segoe UI"/>
          <w:color w:val="000000"/>
          <w:sz w:val="27"/>
          <w:szCs w:val="27"/>
        </w:rPr>
      </w:pPr>
      <w:ins w:id="191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918" w:author="Unknown"/>
          <w:rFonts w:ascii="Segoe UI" w:eastAsia="Times New Roman" w:hAnsi="Segoe UI" w:cs="Segoe UI"/>
          <w:b/>
          <w:bCs/>
          <w:color w:val="000000"/>
          <w:sz w:val="24"/>
          <w:szCs w:val="24"/>
        </w:rPr>
      </w:pPr>
      <w:ins w:id="1919" w:author="Unknown">
        <w:r w:rsidRPr="0089304D">
          <w:rPr>
            <w:rFonts w:ascii="Segoe UI" w:eastAsia="Times New Roman" w:hAnsi="Segoe UI" w:cs="Segoe UI"/>
            <w:b/>
            <w:bCs/>
            <w:color w:val="000000"/>
            <w:sz w:val="24"/>
            <w:szCs w:val="24"/>
          </w:rPr>
          <w:t>The forEach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20" w:author="Unknown"/>
          <w:rFonts w:ascii="Segoe UI" w:eastAsia="Times New Roman" w:hAnsi="Segoe UI" w:cs="Segoe UI"/>
          <w:color w:val="000000"/>
          <w:sz w:val="27"/>
          <w:szCs w:val="27"/>
        </w:rPr>
      </w:pPr>
      <w:ins w:id="1921" w:author="Unknown">
        <w:r w:rsidRPr="0089304D">
          <w:rPr>
            <w:rFonts w:ascii="Segoe UI" w:eastAsia="Times New Roman" w:hAnsi="Segoe UI" w:cs="Segoe UI"/>
            <w:color w:val="000000"/>
            <w:sz w:val="27"/>
            <w:szCs w:val="27"/>
          </w:rPr>
          <w:t>In JavaScript, the  forEach is a type of loop that is used for Array method. With the help of forEach loop, we can execute a function on each item within an array. The function can only be used on Arrays, Sets, and Maps.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22" w:author="Unknown"/>
          <w:rFonts w:ascii="Segoe UI" w:eastAsia="Times New Roman" w:hAnsi="Segoe UI" w:cs="Segoe UI"/>
          <w:color w:val="000000"/>
          <w:sz w:val="27"/>
          <w:szCs w:val="27"/>
        </w:rPr>
      </w:pPr>
      <w:ins w:id="1923"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24" w:author="Unknown"/>
          <w:rFonts w:ascii="Consolas" w:eastAsia="Times New Roman" w:hAnsi="Consolas" w:cs="Consolas"/>
          <w:color w:val="F8F8F2"/>
          <w:sz w:val="27"/>
        </w:rPr>
      </w:pPr>
      <w:ins w:id="192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alpha = [</w:t>
        </w:r>
        <w:r w:rsidRPr="0089304D">
          <w:rPr>
            <w:rFonts w:ascii="Consolas" w:eastAsia="Times New Roman" w:hAnsi="Consolas" w:cs="Consolas"/>
            <w:color w:val="A6E22E"/>
            <w:sz w:val="27"/>
          </w:rPr>
          <w:t>'a'</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'c'</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26" w:author="Unknown"/>
          <w:rFonts w:ascii="Consolas" w:eastAsia="Times New Roman" w:hAnsi="Consolas" w:cs="Consolas"/>
          <w:color w:val="F8F8F2"/>
          <w:sz w:val="27"/>
        </w:rPr>
      </w:pPr>
      <w:ins w:id="1927"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i &lt; alpha.length;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28" w:author="Unknown"/>
          <w:rFonts w:ascii="Consolas" w:eastAsia="Times New Roman" w:hAnsi="Consolas" w:cs="Consolas"/>
          <w:color w:val="F8F8F2"/>
          <w:sz w:val="27"/>
        </w:rPr>
      </w:pPr>
      <w:ins w:id="192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(alpha[i]);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30" w:author="Unknown"/>
          <w:rFonts w:ascii="Consolas" w:eastAsia="Times New Roman" w:hAnsi="Consolas" w:cs="Consolas"/>
          <w:color w:val="F8F8F2"/>
          <w:sz w:val="27"/>
          <w:szCs w:val="27"/>
        </w:rPr>
      </w:pPr>
      <w:ins w:id="193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932" w:author="Unknown"/>
          <w:rFonts w:ascii="Segoe UI" w:eastAsia="Times New Roman" w:hAnsi="Segoe UI" w:cs="Segoe UI"/>
          <w:color w:val="000000"/>
          <w:sz w:val="27"/>
          <w:szCs w:val="27"/>
        </w:rPr>
      </w:pPr>
      <w:ins w:id="193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934" w:author="Unknown"/>
          <w:rFonts w:ascii="Segoe UI" w:eastAsia="Times New Roman" w:hAnsi="Segoe UI" w:cs="Segoe UI"/>
          <w:b/>
          <w:bCs/>
          <w:color w:val="000000"/>
          <w:sz w:val="24"/>
          <w:szCs w:val="24"/>
        </w:rPr>
      </w:pPr>
      <w:ins w:id="1935" w:author="Unknown">
        <w:r w:rsidRPr="0089304D">
          <w:rPr>
            <w:rFonts w:ascii="Segoe UI" w:eastAsia="Times New Roman" w:hAnsi="Segoe UI" w:cs="Segoe UI"/>
            <w:b/>
            <w:bCs/>
            <w:color w:val="000000"/>
            <w:sz w:val="24"/>
            <w:szCs w:val="24"/>
          </w:rPr>
          <w:lastRenderedPageBreak/>
          <w:t> while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36" w:author="Unknown"/>
          <w:rFonts w:ascii="Segoe UI" w:eastAsia="Times New Roman" w:hAnsi="Segoe UI" w:cs="Segoe UI"/>
          <w:color w:val="000000"/>
          <w:sz w:val="27"/>
          <w:szCs w:val="27"/>
        </w:rPr>
      </w:pPr>
      <w:ins w:id="1937" w:author="Unknown">
        <w:r w:rsidRPr="0089304D">
          <w:rPr>
            <w:rFonts w:ascii="Segoe UI" w:eastAsia="Times New Roman" w:hAnsi="Segoe UI" w:cs="Segoe UI"/>
            <w:color w:val="000000"/>
            <w:sz w:val="27"/>
            <w:szCs w:val="27"/>
          </w:rPr>
          <w:t>A while loop is used when we do not know how many times a certain block of code should execute. It evaluates the expression inside the parenthesis (). If the expression evaluates to true, the code inside the while loop is executed. Every time the expression is re-evaluated, the process continues until the expression evaluates to false. When the expression evaluates to false, the loop stops.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38" w:author="Unknown"/>
          <w:rFonts w:ascii="Segoe UI" w:eastAsia="Times New Roman" w:hAnsi="Segoe UI" w:cs="Segoe UI"/>
          <w:color w:val="000000"/>
          <w:sz w:val="27"/>
          <w:szCs w:val="27"/>
        </w:rPr>
      </w:pPr>
      <w:ins w:id="1939" w:author="Unknown">
        <w:r w:rsidRPr="0089304D">
          <w:rPr>
            <w:rFonts w:ascii="Segoe UI" w:eastAsia="Times New Roman" w:hAnsi="Segoe UI" w:cs="Segoe UI"/>
            <w:color w:val="000000"/>
            <w:sz w:val="27"/>
            <w:szCs w:val="27"/>
          </w:rPr>
          <w:t>The syntax of the while loop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40" w:author="Unknown"/>
          <w:rFonts w:ascii="Consolas" w:eastAsia="Times New Roman" w:hAnsi="Consolas" w:cs="Consolas"/>
          <w:color w:val="F8F8F2"/>
          <w:sz w:val="27"/>
        </w:rPr>
      </w:pPr>
      <w:ins w:id="1941" w:author="Unknown">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 xml:space="preserve"> (expression)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42" w:author="Unknown"/>
          <w:rFonts w:ascii="Consolas" w:eastAsia="Times New Roman" w:hAnsi="Consolas" w:cs="Consolas"/>
          <w:color w:val="F8F8F2"/>
          <w:sz w:val="27"/>
        </w:rPr>
      </w:pPr>
      <w:ins w:id="194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body of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44" w:author="Unknown"/>
          <w:rFonts w:ascii="Consolas" w:eastAsia="Times New Roman" w:hAnsi="Consolas" w:cs="Consolas"/>
          <w:color w:val="F8F8F2"/>
          <w:sz w:val="27"/>
          <w:szCs w:val="27"/>
        </w:rPr>
      </w:pPr>
      <w:ins w:id="1945"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946" w:author="Unknown"/>
          <w:rFonts w:ascii="Segoe UI" w:eastAsia="Times New Roman" w:hAnsi="Segoe UI" w:cs="Segoe UI"/>
          <w:color w:val="000000"/>
          <w:sz w:val="27"/>
          <w:szCs w:val="27"/>
        </w:rPr>
      </w:pPr>
      <w:ins w:id="194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48" w:author="Unknown"/>
          <w:rFonts w:ascii="Segoe UI" w:eastAsia="Times New Roman" w:hAnsi="Segoe UI" w:cs="Segoe UI"/>
          <w:color w:val="000000"/>
          <w:sz w:val="27"/>
          <w:szCs w:val="27"/>
        </w:rPr>
      </w:pPr>
      <w:ins w:id="1949" w:author="Unknown">
        <w:r w:rsidRPr="0089304D">
          <w:rPr>
            <w:rFonts w:ascii="Segoe UI" w:eastAsia="Times New Roman" w:hAnsi="Segoe UI" w:cs="Segoe UI"/>
            <w:b/>
            <w:bCs/>
            <w:color w:val="000000"/>
            <w:sz w:val="27"/>
          </w:rPr>
          <w:t>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50" w:author="Unknown"/>
          <w:rFonts w:ascii="Consolas" w:eastAsia="Times New Roman" w:hAnsi="Consolas" w:cs="Consolas"/>
          <w:color w:val="F8F8F2"/>
          <w:sz w:val="27"/>
        </w:rPr>
      </w:pPr>
      <w:ins w:id="195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n =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52" w:author="Unknown"/>
          <w:rFonts w:ascii="Consolas" w:eastAsia="Times New Roman" w:hAnsi="Consolas" w:cs="Consolas"/>
          <w:color w:val="F8F8F2"/>
          <w:sz w:val="27"/>
        </w:rPr>
      </w:pPr>
      <w:ins w:id="1953" w:author="Unknown">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 xml:space="preserve"> (i &lt;= 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54" w:author="Unknown"/>
          <w:rFonts w:ascii="Consolas" w:eastAsia="Times New Roman" w:hAnsi="Consolas" w:cs="Consolas"/>
          <w:color w:val="F8F8F2"/>
          <w:sz w:val="27"/>
        </w:rPr>
      </w:pPr>
      <w:ins w:id="195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56" w:author="Unknown"/>
          <w:rFonts w:ascii="Consolas" w:eastAsia="Times New Roman" w:hAnsi="Consolas" w:cs="Consolas"/>
          <w:color w:val="F8F8F2"/>
          <w:sz w:val="27"/>
        </w:rPr>
      </w:pPr>
      <w:ins w:id="1957" w:author="Unknown">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58" w:author="Unknown"/>
          <w:rFonts w:ascii="Consolas" w:eastAsia="Times New Roman" w:hAnsi="Consolas" w:cs="Consolas"/>
          <w:color w:val="F8F8F2"/>
          <w:sz w:val="27"/>
          <w:szCs w:val="27"/>
        </w:rPr>
      </w:pPr>
      <w:ins w:id="1959"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960" w:author="Unknown"/>
          <w:rFonts w:ascii="Segoe UI" w:eastAsia="Times New Roman" w:hAnsi="Segoe UI" w:cs="Segoe UI"/>
          <w:color w:val="000000"/>
          <w:sz w:val="27"/>
          <w:szCs w:val="27"/>
        </w:rPr>
      </w:pPr>
      <w:ins w:id="196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962" w:author="Unknown"/>
          <w:rFonts w:ascii="Segoe UI" w:eastAsia="Times New Roman" w:hAnsi="Segoe UI" w:cs="Segoe UI"/>
          <w:b/>
          <w:bCs/>
          <w:color w:val="000000"/>
          <w:sz w:val="24"/>
          <w:szCs w:val="24"/>
        </w:rPr>
      </w:pPr>
      <w:ins w:id="1963" w:author="Unknown">
        <w:r w:rsidRPr="0089304D">
          <w:rPr>
            <w:rFonts w:ascii="Segoe UI" w:eastAsia="Times New Roman" w:hAnsi="Segoe UI" w:cs="Segoe UI"/>
            <w:b/>
            <w:bCs/>
            <w:color w:val="000000"/>
            <w:sz w:val="24"/>
            <w:szCs w:val="24"/>
          </w:rPr>
          <w:t> do...while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64" w:author="Unknown"/>
          <w:rFonts w:ascii="Segoe UI" w:eastAsia="Times New Roman" w:hAnsi="Segoe UI" w:cs="Segoe UI"/>
          <w:color w:val="000000"/>
          <w:sz w:val="27"/>
          <w:szCs w:val="27"/>
        </w:rPr>
      </w:pPr>
      <w:ins w:id="1965" w:author="Unknown">
        <w:r w:rsidRPr="0089304D">
          <w:rPr>
            <w:rFonts w:ascii="Segoe UI" w:eastAsia="Times New Roman" w:hAnsi="Segoe UI" w:cs="Segoe UI"/>
            <w:color w:val="000000"/>
            <w:sz w:val="27"/>
            <w:szCs w:val="27"/>
          </w:rPr>
          <w:t>In this loop, the body inside the do statement is executed first. Then the condition is evaluated. If the condition evaluates to true, the body of the loop inside the do statement is executed again. This process continues until the condition evaluates to false. Then the loop stops.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66" w:author="Unknown"/>
          <w:rFonts w:ascii="Segoe UI" w:eastAsia="Times New Roman" w:hAnsi="Segoe UI" w:cs="Segoe UI"/>
          <w:color w:val="000000"/>
          <w:sz w:val="27"/>
          <w:szCs w:val="27"/>
        </w:rPr>
      </w:pPr>
      <w:ins w:id="1967" w:author="Unknown">
        <w:r w:rsidRPr="0089304D">
          <w:rPr>
            <w:rFonts w:ascii="Segoe UI" w:eastAsia="Times New Roman" w:hAnsi="Segoe UI" w:cs="Segoe UI"/>
            <w:color w:val="000000"/>
            <w:sz w:val="27"/>
            <w:szCs w:val="27"/>
          </w:rPr>
          <w:t>The syntax of do...while loop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68" w:author="Unknown"/>
          <w:rFonts w:ascii="Consolas" w:eastAsia="Times New Roman" w:hAnsi="Consolas" w:cs="Consolas"/>
          <w:color w:val="F8F8F2"/>
          <w:sz w:val="27"/>
        </w:rPr>
      </w:pPr>
      <w:ins w:id="1969" w:author="Unknown">
        <w:r w:rsidRPr="0089304D">
          <w:rPr>
            <w:rFonts w:ascii="Consolas" w:eastAsia="Times New Roman" w:hAnsi="Consolas" w:cs="Consolas"/>
            <w:color w:val="66D9EF"/>
            <w:sz w:val="27"/>
          </w:rPr>
          <w:t>do</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70" w:author="Unknown"/>
          <w:rFonts w:ascii="Consolas" w:eastAsia="Times New Roman" w:hAnsi="Consolas" w:cs="Consolas"/>
          <w:color w:val="F8F8F2"/>
          <w:sz w:val="27"/>
        </w:rPr>
      </w:pPr>
      <w:ins w:id="197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body of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72" w:author="Unknown"/>
          <w:rFonts w:ascii="Consolas" w:eastAsia="Times New Roman" w:hAnsi="Consolas" w:cs="Consolas"/>
          <w:color w:val="F8F8F2"/>
          <w:sz w:val="27"/>
          <w:szCs w:val="27"/>
        </w:rPr>
      </w:pPr>
      <w:ins w:id="1973"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(condition)</w:t>
        </w:r>
      </w:ins>
    </w:p>
    <w:p w:rsidR="0089304D" w:rsidRPr="0089304D" w:rsidRDefault="0089304D" w:rsidP="0089304D">
      <w:pPr>
        <w:spacing w:after="0" w:line="240" w:lineRule="auto"/>
        <w:rPr>
          <w:ins w:id="1974" w:author="Unknown"/>
          <w:rFonts w:ascii="Segoe UI" w:eastAsia="Times New Roman" w:hAnsi="Segoe UI" w:cs="Segoe UI"/>
          <w:color w:val="000000"/>
          <w:sz w:val="27"/>
          <w:szCs w:val="27"/>
        </w:rPr>
      </w:pPr>
      <w:ins w:id="197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76" w:author="Unknown"/>
          <w:rFonts w:ascii="Segoe UI" w:eastAsia="Times New Roman" w:hAnsi="Segoe UI" w:cs="Segoe UI"/>
          <w:color w:val="000000"/>
          <w:sz w:val="27"/>
          <w:szCs w:val="27"/>
        </w:rPr>
      </w:pPr>
      <w:ins w:id="1977" w:author="Unknown">
        <w:r w:rsidRPr="0089304D">
          <w:rPr>
            <w:rFonts w:ascii="Segoe UI" w:eastAsia="Times New Roman" w:hAnsi="Segoe UI" w:cs="Segoe UI"/>
            <w:b/>
            <w:bCs/>
            <w:color w:val="000000"/>
            <w:sz w:val="27"/>
          </w:rPr>
          <w:t>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78" w:author="Unknown"/>
          <w:rFonts w:ascii="Consolas" w:eastAsia="Times New Roman" w:hAnsi="Consolas" w:cs="Consolas"/>
          <w:color w:val="F8F8F2"/>
          <w:sz w:val="27"/>
        </w:rPr>
      </w:pPr>
      <w:ins w:id="197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80" w:author="Unknown"/>
          <w:rFonts w:ascii="Consolas" w:eastAsia="Times New Roman" w:hAnsi="Consolas" w:cs="Consolas"/>
          <w:color w:val="F8F8F2"/>
          <w:sz w:val="27"/>
        </w:rPr>
      </w:pPr>
      <w:ins w:id="198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82" w:author="Unknown"/>
          <w:rFonts w:ascii="Consolas" w:eastAsia="Times New Roman" w:hAnsi="Consolas" w:cs="Consolas"/>
          <w:color w:val="F8F8F2"/>
          <w:sz w:val="27"/>
        </w:rPr>
      </w:pPr>
      <w:ins w:id="1983" w:author="Unknown">
        <w:r w:rsidRPr="0089304D">
          <w:rPr>
            <w:rFonts w:ascii="Consolas" w:eastAsia="Times New Roman" w:hAnsi="Consolas" w:cs="Consolas"/>
            <w:color w:val="66D9EF"/>
            <w:sz w:val="27"/>
          </w:rPr>
          <w:t>do</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84" w:author="Unknown"/>
          <w:rFonts w:ascii="Consolas" w:eastAsia="Times New Roman" w:hAnsi="Consolas" w:cs="Consolas"/>
          <w:color w:val="F8F8F2"/>
          <w:sz w:val="27"/>
        </w:rPr>
      </w:pPr>
      <w:ins w:id="198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86" w:author="Unknown"/>
          <w:rFonts w:ascii="Consolas" w:eastAsia="Times New Roman" w:hAnsi="Consolas" w:cs="Consolas"/>
          <w:color w:val="F8F8F2"/>
          <w:sz w:val="27"/>
        </w:rPr>
      </w:pPr>
      <w:ins w:id="1987" w:author="Unknown">
        <w:r w:rsidRPr="0089304D">
          <w:rPr>
            <w:rFonts w:ascii="Consolas" w:eastAsia="Times New Roman" w:hAnsi="Consolas" w:cs="Consolas"/>
            <w:color w:val="F8F8F2"/>
            <w:sz w:val="27"/>
          </w:rPr>
          <w:t xml:space="preserve">    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88" w:author="Unknown"/>
          <w:rFonts w:ascii="Consolas" w:eastAsia="Times New Roman" w:hAnsi="Consolas" w:cs="Consolas"/>
          <w:color w:val="F8F8F2"/>
          <w:sz w:val="27"/>
          <w:szCs w:val="27"/>
        </w:rPr>
      </w:pPr>
      <w:ins w:id="198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(i &lt;= n);</w:t>
        </w:r>
      </w:ins>
    </w:p>
    <w:p w:rsidR="0089304D" w:rsidRPr="0089304D" w:rsidRDefault="0089304D" w:rsidP="0089304D">
      <w:pPr>
        <w:spacing w:after="0" w:line="240" w:lineRule="auto"/>
        <w:rPr>
          <w:ins w:id="1990" w:author="Unknown"/>
          <w:rFonts w:ascii="Segoe UI" w:eastAsia="Times New Roman" w:hAnsi="Segoe UI" w:cs="Segoe UI"/>
          <w:color w:val="000000"/>
          <w:sz w:val="27"/>
          <w:szCs w:val="27"/>
        </w:rPr>
      </w:pPr>
      <w:ins w:id="199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92" w:author="Unknown"/>
          <w:rFonts w:ascii="Segoe UI" w:eastAsia="Times New Roman" w:hAnsi="Segoe UI" w:cs="Segoe UI"/>
          <w:color w:val="000000"/>
          <w:sz w:val="27"/>
          <w:szCs w:val="27"/>
        </w:rPr>
      </w:pPr>
      <w:ins w:id="1993" w:author="Unknown">
        <w:r w:rsidRPr="0089304D">
          <w:rPr>
            <w:rFonts w:ascii="Segoe UI" w:eastAsia="Times New Roman" w:hAnsi="Segoe UI" w:cs="Segoe UI"/>
            <w:b/>
            <w:bCs/>
            <w:color w:val="000000"/>
            <w:sz w:val="27"/>
          </w:rPr>
          <w:t>Note</w:t>
        </w:r>
        <w:r w:rsidRPr="0089304D">
          <w:rPr>
            <w:rFonts w:ascii="Segoe UI" w:eastAsia="Times New Roman" w:hAnsi="Segoe UI" w:cs="Segoe UI"/>
            <w:color w:val="000000"/>
            <w:sz w:val="27"/>
            <w:szCs w:val="27"/>
            <w:bdr w:val="single" w:sz="2" w:space="0" w:color="auto" w:frame="1"/>
            <w:shd w:val="clear" w:color="auto" w:fill="ECF0F1"/>
          </w:rPr>
          <w:t>: do...while loop is similar to the while loop. The only difference is that in do…while loop, the body of loop is executed at least once.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994" w:author="Unknown"/>
          <w:rFonts w:ascii="Segoe UI" w:eastAsia="Times New Roman" w:hAnsi="Segoe UI" w:cs="Segoe UI"/>
          <w:b/>
          <w:bCs/>
          <w:color w:val="000000"/>
          <w:sz w:val="24"/>
          <w:szCs w:val="24"/>
        </w:rPr>
      </w:pPr>
      <w:ins w:id="1995" w:author="Unknown">
        <w:r w:rsidRPr="0089304D">
          <w:rPr>
            <w:rFonts w:ascii="Segoe UI" w:eastAsia="Times New Roman" w:hAnsi="Segoe UI" w:cs="Segoe UI"/>
            <w:b/>
            <w:bCs/>
            <w:color w:val="000000"/>
            <w:sz w:val="24"/>
            <w:szCs w:val="24"/>
          </w:rPr>
          <w:t>Breaking a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996" w:author="Unknown"/>
          <w:rFonts w:ascii="Segoe UI" w:eastAsia="Times New Roman" w:hAnsi="Segoe UI" w:cs="Segoe UI"/>
          <w:color w:val="000000"/>
          <w:sz w:val="27"/>
          <w:szCs w:val="27"/>
        </w:rPr>
      </w:pPr>
      <w:ins w:id="1997" w:author="Unknown">
        <w:r w:rsidRPr="0089304D">
          <w:rPr>
            <w:rFonts w:ascii="Segoe UI" w:eastAsia="Times New Roman" w:hAnsi="Segoe UI" w:cs="Segoe UI"/>
            <w:color w:val="000000"/>
            <w:sz w:val="27"/>
            <w:szCs w:val="27"/>
          </w:rPr>
          <w:t>Sometimes, we may want to end our loop before it reaches completion. By using break statement, we can accomplish this task.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998" w:author="Unknown"/>
          <w:rFonts w:ascii="Consolas" w:eastAsia="Times New Roman" w:hAnsi="Consolas" w:cs="Consolas"/>
          <w:color w:val="F8F8F2"/>
          <w:sz w:val="27"/>
        </w:rPr>
      </w:pPr>
      <w:ins w:id="1999"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i &lt;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00" w:author="Unknown"/>
          <w:rFonts w:ascii="Consolas" w:eastAsia="Times New Roman" w:hAnsi="Consolas" w:cs="Consolas"/>
          <w:color w:val="F8F8F2"/>
          <w:sz w:val="27"/>
        </w:rPr>
      </w:pPr>
      <w:ins w:id="200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02" w:author="Unknown"/>
          <w:rFonts w:ascii="Consolas" w:eastAsia="Times New Roman" w:hAnsi="Consolas" w:cs="Consolas"/>
          <w:color w:val="F8F8F2"/>
          <w:sz w:val="27"/>
        </w:rPr>
      </w:pPr>
      <w:ins w:id="20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90</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04" w:author="Unknown"/>
          <w:rFonts w:ascii="Consolas" w:eastAsia="Times New Roman" w:hAnsi="Consolas" w:cs="Consolas"/>
          <w:color w:val="F8F8F2"/>
          <w:sz w:val="27"/>
        </w:rPr>
      </w:pPr>
      <w:ins w:id="200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break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06" w:author="Unknown"/>
          <w:rFonts w:ascii="Consolas" w:eastAsia="Times New Roman" w:hAnsi="Consolas" w:cs="Consolas"/>
          <w:color w:val="F8F8F2"/>
          <w:sz w:val="27"/>
        </w:rPr>
      </w:pPr>
      <w:ins w:id="200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08" w:author="Unknown"/>
          <w:rFonts w:ascii="Consolas" w:eastAsia="Times New Roman" w:hAnsi="Consolas" w:cs="Consolas"/>
          <w:color w:val="F8F8F2"/>
          <w:sz w:val="27"/>
          <w:szCs w:val="27"/>
        </w:rPr>
      </w:pPr>
      <w:ins w:id="2009"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010" w:author="Unknown"/>
          <w:rFonts w:ascii="Segoe UI" w:eastAsia="Times New Roman" w:hAnsi="Segoe UI" w:cs="Segoe UI"/>
          <w:color w:val="000000"/>
          <w:sz w:val="27"/>
          <w:szCs w:val="27"/>
        </w:rPr>
      </w:pPr>
      <w:ins w:id="201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12" w:author="Unknown"/>
          <w:rFonts w:ascii="Segoe UI" w:eastAsia="Times New Roman" w:hAnsi="Segoe UI" w:cs="Segoe UI"/>
          <w:color w:val="000000"/>
          <w:sz w:val="27"/>
          <w:szCs w:val="27"/>
        </w:rPr>
      </w:pPr>
      <w:ins w:id="2013" w:author="Unknown">
        <w:r w:rsidRPr="0089304D">
          <w:rPr>
            <w:rFonts w:ascii="Segoe UI" w:eastAsia="Times New Roman" w:hAnsi="Segoe UI" w:cs="Segoe UI"/>
            <w:color w:val="000000"/>
            <w:sz w:val="27"/>
            <w:szCs w:val="27"/>
          </w:rPr>
          <w:t>When the value of i equals </w:t>
        </w:r>
        <w:r w:rsidRPr="0089304D">
          <w:rPr>
            <w:rFonts w:ascii="Segoe UI" w:eastAsia="Times New Roman" w:hAnsi="Segoe UI" w:cs="Segoe UI"/>
            <w:b/>
            <w:bCs/>
            <w:color w:val="000000"/>
            <w:sz w:val="27"/>
          </w:rPr>
          <w:t>90</w:t>
        </w:r>
        <w:r w:rsidRPr="0089304D">
          <w:rPr>
            <w:rFonts w:ascii="Segoe UI" w:eastAsia="Times New Roman" w:hAnsi="Segoe UI" w:cs="Segoe UI"/>
            <w:color w:val="000000"/>
            <w:sz w:val="27"/>
            <w:szCs w:val="27"/>
          </w:rPr>
          <w:t>, the break keyword stops the loop.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014" w:author="Unknown"/>
          <w:rFonts w:ascii="Segoe UI" w:eastAsia="Times New Roman" w:hAnsi="Segoe UI" w:cs="Segoe UI"/>
          <w:b/>
          <w:bCs/>
          <w:color w:val="000000"/>
          <w:sz w:val="24"/>
          <w:szCs w:val="24"/>
        </w:rPr>
      </w:pPr>
      <w:ins w:id="2015" w:author="Unknown">
        <w:r w:rsidRPr="0089304D">
          <w:rPr>
            <w:rFonts w:ascii="Segoe UI" w:eastAsia="Times New Roman" w:hAnsi="Segoe UI" w:cs="Segoe UI"/>
            <w:b/>
            <w:bCs/>
            <w:color w:val="000000"/>
            <w:sz w:val="24"/>
            <w:szCs w:val="24"/>
          </w:rPr>
          <w:t>Skipping an Iteration:-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16" w:author="Unknown"/>
          <w:rFonts w:ascii="Segoe UI" w:eastAsia="Times New Roman" w:hAnsi="Segoe UI" w:cs="Segoe UI"/>
          <w:color w:val="000000"/>
          <w:sz w:val="27"/>
          <w:szCs w:val="27"/>
        </w:rPr>
      </w:pPr>
      <w:ins w:id="2017" w:author="Unknown">
        <w:r w:rsidRPr="0089304D">
          <w:rPr>
            <w:rFonts w:ascii="Segoe UI" w:eastAsia="Times New Roman" w:hAnsi="Segoe UI" w:cs="Segoe UI"/>
            <w:color w:val="000000"/>
            <w:sz w:val="27"/>
            <w:szCs w:val="27"/>
          </w:rPr>
          <w:t>When we want the loop to skip its current iteration and move on to the next one we use “continue” keyword.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18" w:author="Unknown"/>
          <w:rFonts w:ascii="Consolas" w:eastAsia="Times New Roman" w:hAnsi="Consolas" w:cs="Consolas"/>
          <w:color w:val="F8F8F2"/>
          <w:sz w:val="27"/>
        </w:rPr>
      </w:pPr>
      <w:ins w:id="2019"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20" w:author="Unknown"/>
          <w:rFonts w:ascii="Consolas" w:eastAsia="Times New Roman" w:hAnsi="Consolas" w:cs="Consolas"/>
          <w:color w:val="F8F8F2"/>
          <w:sz w:val="27"/>
        </w:rPr>
      </w:pPr>
      <w:ins w:id="2021"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x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 &lt;=i; 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22" w:author="Unknown"/>
          <w:rFonts w:ascii="Consolas" w:eastAsia="Times New Roman" w:hAnsi="Consolas" w:cs="Consolas"/>
          <w:color w:val="F8F8F2"/>
          <w:sz w:val="27"/>
        </w:rPr>
      </w:pPr>
      <w:ins w:id="20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(x ==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24" w:author="Unknown"/>
          <w:rFonts w:ascii="Consolas" w:eastAsia="Times New Roman" w:hAnsi="Consolas" w:cs="Consolas"/>
          <w:color w:val="F8F8F2"/>
          <w:sz w:val="27"/>
        </w:rPr>
      </w:pPr>
      <w:ins w:id="20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continue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26" w:author="Unknown"/>
          <w:rFonts w:ascii="Consolas" w:eastAsia="Times New Roman" w:hAnsi="Consolas" w:cs="Consolas"/>
          <w:color w:val="F8F8F2"/>
          <w:sz w:val="27"/>
          <w:szCs w:val="27"/>
        </w:rPr>
      </w:pPr>
      <w:ins w:id="2027"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2028" w:author="Unknown"/>
          <w:rFonts w:ascii="Segoe UI" w:eastAsia="Times New Roman" w:hAnsi="Segoe UI" w:cs="Segoe UI"/>
          <w:color w:val="000000"/>
          <w:sz w:val="27"/>
          <w:szCs w:val="27"/>
        </w:rPr>
      </w:pPr>
      <w:ins w:id="20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30" w:author="Unknown"/>
          <w:rFonts w:ascii="Segoe UI" w:eastAsia="Times New Roman" w:hAnsi="Segoe UI" w:cs="Segoe UI"/>
          <w:color w:val="000000"/>
          <w:sz w:val="27"/>
          <w:szCs w:val="27"/>
        </w:rPr>
      </w:pPr>
      <w:ins w:id="2031" w:author="Unknown">
        <w:r w:rsidRPr="0089304D">
          <w:rPr>
            <w:rFonts w:ascii="Segoe UI" w:eastAsia="Times New Roman" w:hAnsi="Segoe UI" w:cs="Segoe UI"/>
            <w:color w:val="000000"/>
            <w:sz w:val="27"/>
            <w:szCs w:val="27"/>
          </w:rPr>
          <w:t>As mentioned above, continue will stop the loop when x becomes equal to 5 and move on to the next iteration. In handling errors, continue keyword is also very useful when we want the loop to move on to the next item.</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032" w:author="Unknown"/>
          <w:rFonts w:ascii="Segoe UI" w:eastAsia="Times New Roman" w:hAnsi="Segoe UI" w:cs="Segoe UI"/>
          <w:color w:val="000000"/>
          <w:sz w:val="27"/>
          <w:szCs w:val="27"/>
        </w:rPr>
      </w:pPr>
      <w:ins w:id="203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034" w:author="Unknown"/>
          <w:rFonts w:ascii="Segoe UI" w:eastAsia="Times New Roman" w:hAnsi="Segoe UI" w:cs="Segoe UI"/>
          <w:b/>
          <w:bCs/>
          <w:color w:val="000000"/>
          <w:sz w:val="24"/>
          <w:szCs w:val="24"/>
        </w:rPr>
      </w:pPr>
      <w:ins w:id="2035"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36" w:author="Unknown"/>
          <w:rFonts w:ascii="Consolas" w:eastAsia="Times New Roman" w:hAnsi="Consolas" w:cs="Consolas"/>
          <w:color w:val="F8F8F2"/>
          <w:sz w:val="27"/>
        </w:rPr>
      </w:pPr>
      <w:ins w:id="203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38" w:author="Unknown"/>
          <w:rFonts w:ascii="Consolas" w:eastAsia="Times New Roman" w:hAnsi="Consolas" w:cs="Consolas"/>
          <w:color w:val="F8F8F2"/>
          <w:sz w:val="27"/>
        </w:rPr>
      </w:pPr>
      <w:ins w:id="20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40" w:author="Unknown"/>
          <w:rFonts w:ascii="Consolas" w:eastAsia="Times New Roman" w:hAnsi="Consolas" w:cs="Consolas"/>
          <w:color w:val="F8F8F2"/>
          <w:sz w:val="27"/>
        </w:rPr>
      </w:pPr>
      <w:ins w:id="204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42" w:author="Unknown"/>
          <w:rFonts w:ascii="Consolas" w:eastAsia="Times New Roman" w:hAnsi="Consolas" w:cs="Consolas"/>
          <w:color w:val="F8F8F2"/>
          <w:sz w:val="27"/>
        </w:rPr>
      </w:pPr>
      <w:ins w:id="20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44" w:author="Unknown"/>
          <w:rFonts w:ascii="Consolas" w:eastAsia="Times New Roman" w:hAnsi="Consolas" w:cs="Consolas"/>
          <w:color w:val="F8F8F2"/>
          <w:sz w:val="27"/>
        </w:rPr>
      </w:pPr>
      <w:ins w:id="20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46" w:author="Unknown"/>
          <w:rFonts w:ascii="Consolas" w:eastAsia="Times New Roman" w:hAnsi="Consolas" w:cs="Consolas"/>
          <w:color w:val="F8F8F2"/>
          <w:sz w:val="27"/>
        </w:rPr>
      </w:pPr>
      <w:ins w:id="20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48" w:author="Unknown"/>
          <w:rFonts w:ascii="Consolas" w:eastAsia="Times New Roman" w:hAnsi="Consolas" w:cs="Consolas"/>
          <w:color w:val="F8F8F2"/>
          <w:sz w:val="27"/>
        </w:rPr>
      </w:pPr>
      <w:ins w:id="20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0" w:author="Unknown"/>
          <w:rFonts w:ascii="Consolas" w:eastAsia="Times New Roman" w:hAnsi="Consolas" w:cs="Consolas"/>
          <w:color w:val="F8F8F2"/>
          <w:sz w:val="27"/>
        </w:rPr>
      </w:pPr>
      <w:ins w:id="205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2" w:author="Unknown"/>
          <w:rFonts w:ascii="Consolas" w:eastAsia="Times New Roman" w:hAnsi="Consolas" w:cs="Consolas"/>
          <w:color w:val="F8F8F2"/>
          <w:sz w:val="27"/>
        </w:rPr>
      </w:pPr>
      <w:ins w:id="20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4" w:author="Unknown"/>
          <w:rFonts w:ascii="Consolas" w:eastAsia="Times New Roman" w:hAnsi="Consolas" w:cs="Consolas"/>
          <w:color w:val="F8F8F2"/>
          <w:sz w:val="27"/>
        </w:rPr>
      </w:pPr>
      <w:ins w:id="20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6" w:author="Unknown"/>
          <w:rFonts w:ascii="Consolas" w:eastAsia="Times New Roman" w:hAnsi="Consolas" w:cs="Consolas"/>
          <w:color w:val="F8F8F2"/>
          <w:sz w:val="27"/>
        </w:rPr>
      </w:pPr>
      <w:ins w:id="205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59" w:author="Unknown"/>
          <w:rFonts w:ascii="Consolas" w:eastAsia="Times New Roman" w:hAnsi="Consolas" w:cs="Consolas"/>
          <w:color w:val="F8F8F2"/>
          <w:sz w:val="27"/>
        </w:rPr>
      </w:pPr>
      <w:ins w:id="2060"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61" w:author="Unknown"/>
          <w:rFonts w:ascii="Consolas" w:eastAsia="Times New Roman" w:hAnsi="Consolas" w:cs="Consolas"/>
          <w:color w:val="F8F8F2"/>
          <w:sz w:val="27"/>
        </w:rPr>
      </w:pPr>
      <w:ins w:id="2062"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63" w:author="Unknown"/>
          <w:rFonts w:ascii="Consolas" w:eastAsia="Times New Roman" w:hAnsi="Consolas" w:cs="Consolas"/>
          <w:color w:val="F8F8F2"/>
          <w:sz w:val="27"/>
        </w:rPr>
      </w:pPr>
      <w:ins w:id="2064"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65" w:author="Unknown"/>
          <w:rFonts w:ascii="Consolas" w:eastAsia="Times New Roman" w:hAnsi="Consolas" w:cs="Consolas"/>
          <w:color w:val="F8F8F2"/>
          <w:sz w:val="27"/>
        </w:rPr>
      </w:pPr>
      <w:ins w:id="2066"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67" w:author="Unknown"/>
          <w:rFonts w:ascii="Consolas" w:eastAsia="Times New Roman" w:hAnsi="Consolas" w:cs="Consolas"/>
          <w:color w:val="F8F8F2"/>
          <w:sz w:val="27"/>
        </w:rPr>
      </w:pPr>
      <w:ins w:id="2068" w:author="Unknown">
        <w:r w:rsidRPr="0089304D">
          <w:rPr>
            <w:rFonts w:ascii="Consolas" w:eastAsia="Times New Roman" w:hAnsi="Consolas" w:cs="Consolas"/>
            <w:color w:val="8292A2"/>
            <w:sz w:val="27"/>
          </w:rPr>
          <w:lastRenderedPageBreak/>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69" w:author="Unknown"/>
          <w:rFonts w:ascii="Consolas" w:eastAsia="Times New Roman" w:hAnsi="Consolas" w:cs="Consolas"/>
          <w:color w:val="F8F8F2"/>
          <w:sz w:val="27"/>
        </w:rPr>
      </w:pPr>
      <w:ins w:id="2070"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71" w:author="Unknown"/>
          <w:rFonts w:ascii="Consolas" w:eastAsia="Times New Roman" w:hAnsi="Consolas" w:cs="Consolas"/>
          <w:color w:val="F8F8F2"/>
          <w:sz w:val="27"/>
        </w:rPr>
      </w:pPr>
      <w:ins w:id="2072"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73" w:author="Unknown"/>
          <w:rFonts w:ascii="Consolas" w:eastAsia="Times New Roman" w:hAnsi="Consolas" w:cs="Consolas"/>
          <w:color w:val="F8F8F2"/>
          <w:sz w:val="27"/>
        </w:rPr>
      </w:pPr>
      <w:ins w:id="2074"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75" w:author="Unknown"/>
          <w:rFonts w:ascii="Consolas" w:eastAsia="Times New Roman" w:hAnsi="Consolas" w:cs="Consolas"/>
          <w:color w:val="F8F8F2"/>
          <w:sz w:val="27"/>
        </w:rPr>
      </w:pPr>
      <w:ins w:id="2076"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77" w:author="Unknown"/>
          <w:rFonts w:ascii="Consolas" w:eastAsia="Times New Roman" w:hAnsi="Consolas" w:cs="Consolas"/>
          <w:color w:val="F8F8F2"/>
          <w:sz w:val="27"/>
        </w:rPr>
      </w:pPr>
      <w:ins w:id="207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79" w:author="Unknown"/>
          <w:rFonts w:ascii="Consolas" w:eastAsia="Times New Roman" w:hAnsi="Consolas" w:cs="Consolas"/>
          <w:color w:val="F8F8F2"/>
          <w:sz w:val="27"/>
        </w:rPr>
      </w:pPr>
      <w:ins w:id="208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081" w:author="Unknown"/>
          <w:rFonts w:ascii="Segoe UI" w:eastAsia="Times New Roman" w:hAnsi="Segoe UI" w:cs="Segoe UI"/>
          <w:color w:val="000000"/>
          <w:sz w:val="27"/>
          <w:szCs w:val="27"/>
        </w:rPr>
      </w:pPr>
      <w:ins w:id="208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083" w:author="Unknown"/>
          <w:rFonts w:ascii="Segoe UI" w:eastAsia="Times New Roman" w:hAnsi="Segoe UI" w:cs="Segoe UI"/>
          <w:b/>
          <w:bCs/>
          <w:color w:val="000000"/>
          <w:sz w:val="24"/>
          <w:szCs w:val="24"/>
        </w:rPr>
      </w:pPr>
      <w:ins w:id="2084"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85" w:author="Unknown"/>
          <w:rFonts w:ascii="Consolas" w:eastAsia="Times New Roman" w:hAnsi="Consolas" w:cs="Consolas"/>
          <w:color w:val="F8F8F2"/>
          <w:sz w:val="27"/>
        </w:rPr>
      </w:pPr>
      <w:ins w:id="208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at tutorial 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87" w:author="Unknown"/>
          <w:rFonts w:ascii="Consolas" w:eastAsia="Times New Roman" w:hAnsi="Consolas" w:cs="Consolas"/>
          <w:color w:val="F8F8F2"/>
          <w:sz w:val="27"/>
        </w:rPr>
      </w:pPr>
      <w:ins w:id="2088" w:author="Unknown">
        <w:r w:rsidRPr="0089304D">
          <w:rPr>
            <w:rFonts w:ascii="Consolas" w:eastAsia="Times New Roman" w:hAnsi="Consolas" w:cs="Consolas"/>
            <w:color w:val="8292A2"/>
            <w:sz w:val="27"/>
          </w:rPr>
          <w:t>// console.log(1)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89" w:author="Unknown"/>
          <w:rFonts w:ascii="Consolas" w:eastAsia="Times New Roman" w:hAnsi="Consolas" w:cs="Consolas"/>
          <w:color w:val="F8F8F2"/>
          <w:sz w:val="27"/>
        </w:rPr>
      </w:pPr>
      <w:ins w:id="2090" w:author="Unknown">
        <w:r w:rsidRPr="0089304D">
          <w:rPr>
            <w:rFonts w:ascii="Consolas" w:eastAsia="Times New Roman" w:hAnsi="Consolas" w:cs="Consolas"/>
            <w:color w:val="8292A2"/>
            <w:sz w:val="27"/>
          </w:rPr>
          <w:t>// console.log(2)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91" w:author="Unknown"/>
          <w:rFonts w:ascii="Consolas" w:eastAsia="Times New Roman" w:hAnsi="Consolas" w:cs="Consolas"/>
          <w:color w:val="F8F8F2"/>
          <w:sz w:val="27"/>
        </w:rPr>
      </w:pPr>
      <w:ins w:id="2092" w:author="Unknown">
        <w:r w:rsidRPr="0089304D">
          <w:rPr>
            <w:rFonts w:ascii="Consolas" w:eastAsia="Times New Roman" w:hAnsi="Consolas" w:cs="Consolas"/>
            <w:color w:val="8292A2"/>
            <w:sz w:val="27"/>
          </w:rPr>
          <w:t>// console.log(3)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9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94" w:author="Unknown"/>
          <w:rFonts w:ascii="Consolas" w:eastAsia="Times New Roman" w:hAnsi="Consolas" w:cs="Consolas"/>
          <w:color w:val="F8F8F2"/>
          <w:sz w:val="27"/>
        </w:rPr>
      </w:pPr>
      <w:ins w:id="2095" w:author="Unknown">
        <w:r w:rsidRPr="0089304D">
          <w:rPr>
            <w:rFonts w:ascii="Consolas" w:eastAsia="Times New Roman" w:hAnsi="Consolas" w:cs="Consolas"/>
            <w:color w:val="8292A2"/>
            <w:sz w:val="27"/>
          </w:rPr>
          <w:t>// General Loops: for, while, do-while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96" w:author="Unknown"/>
          <w:rFonts w:ascii="Consolas" w:eastAsia="Times New Roman" w:hAnsi="Consolas" w:cs="Consolas"/>
          <w:color w:val="F8F8F2"/>
          <w:sz w:val="27"/>
        </w:rPr>
      </w:pPr>
      <w:ins w:id="2097" w:author="Unknown">
        <w:r w:rsidRPr="0089304D">
          <w:rPr>
            <w:rFonts w:ascii="Consolas" w:eastAsia="Times New Roman" w:hAnsi="Consolas" w:cs="Consolas"/>
            <w:color w:val="8292A2"/>
            <w:sz w:val="27"/>
          </w:rPr>
          <w:t>// let a =34;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098" w:author="Unknown"/>
          <w:rFonts w:ascii="Consolas" w:eastAsia="Times New Roman" w:hAnsi="Consolas" w:cs="Consolas"/>
          <w:color w:val="F8F8F2"/>
          <w:sz w:val="27"/>
        </w:rPr>
      </w:pPr>
      <w:ins w:id="2099" w:author="Unknown">
        <w:r w:rsidRPr="0089304D">
          <w:rPr>
            <w:rFonts w:ascii="Consolas" w:eastAsia="Times New Roman" w:hAnsi="Consolas" w:cs="Consolas"/>
            <w:color w:val="8292A2"/>
            <w:sz w:val="27"/>
          </w:rPr>
          <w:t>// a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0" w:author="Unknown"/>
          <w:rFonts w:ascii="Consolas" w:eastAsia="Times New Roman" w:hAnsi="Consolas" w:cs="Consolas"/>
          <w:color w:val="F8F8F2"/>
          <w:sz w:val="27"/>
        </w:rPr>
      </w:pPr>
      <w:ins w:id="2101" w:author="Unknown">
        <w:r w:rsidRPr="0089304D">
          <w:rPr>
            <w:rFonts w:ascii="Consolas" w:eastAsia="Times New Roman" w:hAnsi="Consolas" w:cs="Consolas"/>
            <w:color w:val="8292A2"/>
            <w:sz w:val="27"/>
          </w:rPr>
          <w:t>// 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2" w:author="Unknown"/>
          <w:rFonts w:ascii="Consolas" w:eastAsia="Times New Roman" w:hAnsi="Consolas" w:cs="Consolas"/>
          <w:color w:val="F8F8F2"/>
          <w:sz w:val="27"/>
        </w:rPr>
      </w:pPr>
      <w:ins w:id="2103" w:author="Unknown">
        <w:r w:rsidRPr="0089304D">
          <w:rPr>
            <w:rFonts w:ascii="Consolas" w:eastAsia="Times New Roman" w:hAnsi="Consolas" w:cs="Consolas"/>
            <w:color w:val="8292A2"/>
            <w:sz w:val="27"/>
          </w:rPr>
          <w:t>// console.log(a);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4" w:author="Unknown"/>
          <w:rFonts w:ascii="Consolas" w:eastAsia="Times New Roman" w:hAnsi="Consolas" w:cs="Consolas"/>
          <w:color w:val="F8F8F2"/>
          <w:sz w:val="27"/>
        </w:rPr>
      </w:pPr>
      <w:ins w:id="2105" w:author="Unknown">
        <w:r w:rsidRPr="0089304D">
          <w:rPr>
            <w:rFonts w:ascii="Consolas" w:eastAsia="Times New Roman" w:hAnsi="Consolas" w:cs="Consolas"/>
            <w:color w:val="8292A2"/>
            <w:sz w:val="27"/>
          </w:rPr>
          <w:t>// for(let i=0; i&lt;100;i++){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6" w:author="Unknown"/>
          <w:rFonts w:ascii="Consolas" w:eastAsia="Times New Roman" w:hAnsi="Consolas" w:cs="Consolas"/>
          <w:color w:val="F8F8F2"/>
          <w:sz w:val="27"/>
        </w:rPr>
      </w:pPr>
      <w:ins w:id="2107" w:author="Unknown">
        <w:r w:rsidRPr="0089304D">
          <w:rPr>
            <w:rFonts w:ascii="Consolas" w:eastAsia="Times New Roman" w:hAnsi="Consolas" w:cs="Consolas"/>
            <w:color w:val="8292A2"/>
            <w:sz w:val="27"/>
          </w:rPr>
          <w:t>//     console.log(i);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08" w:author="Unknown"/>
          <w:rFonts w:ascii="Consolas" w:eastAsia="Times New Roman" w:hAnsi="Consolas" w:cs="Consolas"/>
          <w:color w:val="F8F8F2"/>
          <w:sz w:val="27"/>
        </w:rPr>
      </w:pPr>
      <w:ins w:id="2109"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1" w:author="Unknown"/>
          <w:rFonts w:ascii="Consolas" w:eastAsia="Times New Roman" w:hAnsi="Consolas" w:cs="Consolas"/>
          <w:color w:val="F8F8F2"/>
          <w:sz w:val="27"/>
        </w:rPr>
      </w:pPr>
      <w:ins w:id="2112" w:author="Unknown">
        <w:r w:rsidRPr="0089304D">
          <w:rPr>
            <w:rFonts w:ascii="Consolas" w:eastAsia="Times New Roman" w:hAnsi="Consolas" w:cs="Consolas"/>
            <w:color w:val="8292A2"/>
            <w:sz w:val="27"/>
          </w:rPr>
          <w:t>// let j = 110;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3" w:author="Unknown"/>
          <w:rFonts w:ascii="Consolas" w:eastAsia="Times New Roman" w:hAnsi="Consolas" w:cs="Consolas"/>
          <w:color w:val="F8F8F2"/>
          <w:sz w:val="27"/>
        </w:rPr>
      </w:pPr>
      <w:ins w:id="2114" w:author="Unknown">
        <w:r w:rsidRPr="0089304D">
          <w:rPr>
            <w:rFonts w:ascii="Consolas" w:eastAsia="Times New Roman" w:hAnsi="Consolas" w:cs="Consolas"/>
            <w:color w:val="8292A2"/>
            <w:sz w:val="27"/>
          </w:rPr>
          <w:t>// while (j &lt; 10)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5" w:author="Unknown"/>
          <w:rFonts w:ascii="Consolas" w:eastAsia="Times New Roman" w:hAnsi="Consolas" w:cs="Consolas"/>
          <w:color w:val="F8F8F2"/>
          <w:sz w:val="27"/>
        </w:rPr>
      </w:pPr>
      <w:ins w:id="2116" w:author="Unknown">
        <w:r w:rsidRPr="0089304D">
          <w:rPr>
            <w:rFonts w:ascii="Consolas" w:eastAsia="Times New Roman" w:hAnsi="Consolas" w:cs="Consolas"/>
            <w:color w:val="8292A2"/>
            <w:sz w:val="27"/>
          </w:rPr>
          <w:t>//   console.log(j + 1);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7" w:author="Unknown"/>
          <w:rFonts w:ascii="Consolas" w:eastAsia="Times New Roman" w:hAnsi="Consolas" w:cs="Consolas"/>
          <w:color w:val="F8F8F2"/>
          <w:sz w:val="27"/>
        </w:rPr>
      </w:pPr>
      <w:ins w:id="2118" w:author="Unknown">
        <w:r w:rsidRPr="0089304D">
          <w:rPr>
            <w:rFonts w:ascii="Consolas" w:eastAsia="Times New Roman" w:hAnsi="Consolas" w:cs="Consolas"/>
            <w:color w:val="8292A2"/>
            <w:sz w:val="27"/>
          </w:rPr>
          <w:t>//   j +=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19" w:author="Unknown"/>
          <w:rFonts w:ascii="Consolas" w:eastAsia="Times New Roman" w:hAnsi="Consolas" w:cs="Consolas"/>
          <w:color w:val="F8F8F2"/>
          <w:sz w:val="27"/>
        </w:rPr>
      </w:pPr>
      <w:ins w:id="2120" w:author="Unknown">
        <w:r w:rsidRPr="0089304D">
          <w:rPr>
            <w:rFonts w:ascii="Consolas" w:eastAsia="Times New Roman" w:hAnsi="Consolas" w:cs="Consolas"/>
            <w:color w:val="8292A2"/>
            <w:sz w:val="27"/>
          </w:rPr>
          <w:lastRenderedPageBreak/>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2" w:author="Unknown"/>
          <w:rFonts w:ascii="Consolas" w:eastAsia="Times New Roman" w:hAnsi="Consolas" w:cs="Consolas"/>
          <w:color w:val="F8F8F2"/>
          <w:sz w:val="27"/>
        </w:rPr>
      </w:pPr>
      <w:ins w:id="2123" w:author="Unknown">
        <w:r w:rsidRPr="0089304D">
          <w:rPr>
            <w:rFonts w:ascii="Consolas" w:eastAsia="Times New Roman" w:hAnsi="Consolas" w:cs="Consolas"/>
            <w:color w:val="8292A2"/>
            <w:sz w:val="27"/>
          </w:rPr>
          <w:t>// let k =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4" w:author="Unknown"/>
          <w:rFonts w:ascii="Consolas" w:eastAsia="Times New Roman" w:hAnsi="Consolas" w:cs="Consolas"/>
          <w:color w:val="F8F8F2"/>
          <w:sz w:val="27"/>
        </w:rPr>
      </w:pPr>
      <w:ins w:id="2125" w:author="Unknown">
        <w:r w:rsidRPr="0089304D">
          <w:rPr>
            <w:rFonts w:ascii="Consolas" w:eastAsia="Times New Roman" w:hAnsi="Consolas" w:cs="Consolas"/>
            <w:color w:val="8292A2"/>
            <w:sz w:val="27"/>
          </w:rPr>
          <w:t>// do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6" w:author="Unknown"/>
          <w:rFonts w:ascii="Consolas" w:eastAsia="Times New Roman" w:hAnsi="Consolas" w:cs="Consolas"/>
          <w:color w:val="F8F8F2"/>
          <w:sz w:val="27"/>
        </w:rPr>
      </w:pPr>
      <w:ins w:id="2127" w:author="Unknown">
        <w:r w:rsidRPr="0089304D">
          <w:rPr>
            <w:rFonts w:ascii="Consolas" w:eastAsia="Times New Roman" w:hAnsi="Consolas" w:cs="Consolas"/>
            <w:color w:val="8292A2"/>
            <w:sz w:val="27"/>
          </w:rPr>
          <w:t>//     if(k===5){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28" w:author="Unknown"/>
          <w:rFonts w:ascii="Consolas" w:eastAsia="Times New Roman" w:hAnsi="Consolas" w:cs="Consolas"/>
          <w:color w:val="F8F8F2"/>
          <w:sz w:val="27"/>
        </w:rPr>
      </w:pPr>
      <w:ins w:id="2129" w:author="Unknown">
        <w:r w:rsidRPr="0089304D">
          <w:rPr>
            <w:rFonts w:ascii="Consolas" w:eastAsia="Times New Roman" w:hAnsi="Consolas" w:cs="Consolas"/>
            <w:color w:val="8292A2"/>
            <w:sz w:val="27"/>
          </w:rPr>
          <w:t>//         k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30" w:author="Unknown"/>
          <w:rFonts w:ascii="Consolas" w:eastAsia="Times New Roman" w:hAnsi="Consolas" w:cs="Consolas"/>
          <w:color w:val="F8F8F2"/>
          <w:sz w:val="27"/>
        </w:rPr>
      </w:pPr>
      <w:ins w:id="2131" w:author="Unknown">
        <w:r w:rsidRPr="0089304D">
          <w:rPr>
            <w:rFonts w:ascii="Consolas" w:eastAsia="Times New Roman" w:hAnsi="Consolas" w:cs="Consolas"/>
            <w:color w:val="8292A2"/>
            <w:sz w:val="27"/>
          </w:rPr>
          <w:t>//         continue;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32" w:author="Unknown"/>
          <w:rFonts w:ascii="Consolas" w:eastAsia="Times New Roman" w:hAnsi="Consolas" w:cs="Consolas"/>
          <w:color w:val="F8F8F2"/>
          <w:sz w:val="27"/>
        </w:rPr>
      </w:pPr>
      <w:ins w:id="2133"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34" w:author="Unknown"/>
          <w:rFonts w:ascii="Consolas" w:eastAsia="Times New Roman" w:hAnsi="Consolas" w:cs="Consolas"/>
          <w:color w:val="F8F8F2"/>
          <w:sz w:val="27"/>
        </w:rPr>
      </w:pPr>
      <w:ins w:id="2135" w:author="Unknown">
        <w:r w:rsidRPr="0089304D">
          <w:rPr>
            <w:rFonts w:ascii="Consolas" w:eastAsia="Times New Roman" w:hAnsi="Consolas" w:cs="Consolas"/>
            <w:color w:val="8292A2"/>
            <w:sz w:val="27"/>
          </w:rPr>
          <w:t>//   console.log(k + 1);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36" w:author="Unknown"/>
          <w:rFonts w:ascii="Consolas" w:eastAsia="Times New Roman" w:hAnsi="Consolas" w:cs="Consolas"/>
          <w:color w:val="F8F8F2"/>
          <w:sz w:val="27"/>
        </w:rPr>
      </w:pPr>
      <w:ins w:id="2137" w:author="Unknown">
        <w:r w:rsidRPr="0089304D">
          <w:rPr>
            <w:rFonts w:ascii="Consolas" w:eastAsia="Times New Roman" w:hAnsi="Consolas" w:cs="Consolas"/>
            <w:color w:val="8292A2"/>
            <w:sz w:val="27"/>
          </w:rPr>
          <w:t>//   k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38" w:author="Unknown"/>
          <w:rFonts w:ascii="Consolas" w:eastAsia="Times New Roman" w:hAnsi="Consolas" w:cs="Consolas"/>
          <w:color w:val="F8F8F2"/>
          <w:sz w:val="27"/>
        </w:rPr>
      </w:pPr>
      <w:ins w:id="2139" w:author="Unknown">
        <w:r w:rsidRPr="0089304D">
          <w:rPr>
            <w:rFonts w:ascii="Consolas" w:eastAsia="Times New Roman" w:hAnsi="Consolas" w:cs="Consolas"/>
            <w:color w:val="8292A2"/>
            <w:sz w:val="27"/>
          </w:rPr>
          <w:t>// } while (k &lt; 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1" w:author="Unknown"/>
          <w:rFonts w:ascii="Consolas" w:eastAsia="Times New Roman" w:hAnsi="Consolas" w:cs="Consolas"/>
          <w:color w:val="F8F8F2"/>
          <w:sz w:val="27"/>
        </w:rPr>
      </w:pPr>
      <w:ins w:id="214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arr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4" w:author="Unknown"/>
          <w:rFonts w:ascii="Consolas" w:eastAsia="Times New Roman" w:hAnsi="Consolas" w:cs="Consolas"/>
          <w:color w:val="F8F8F2"/>
          <w:sz w:val="27"/>
        </w:rPr>
      </w:pPr>
      <w:ins w:id="2145" w:author="Unknown">
        <w:r w:rsidRPr="0089304D">
          <w:rPr>
            <w:rFonts w:ascii="Consolas" w:eastAsia="Times New Roman" w:hAnsi="Consolas" w:cs="Consolas"/>
            <w:color w:val="8292A2"/>
            <w:sz w:val="27"/>
          </w:rPr>
          <w:t>// for (let i = 0; i &lt; arr.length;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6" w:author="Unknown"/>
          <w:rFonts w:ascii="Consolas" w:eastAsia="Times New Roman" w:hAnsi="Consolas" w:cs="Consolas"/>
          <w:color w:val="F8F8F2"/>
          <w:sz w:val="27"/>
        </w:rPr>
      </w:pPr>
      <w:ins w:id="2147" w:author="Unknown">
        <w:r w:rsidRPr="0089304D">
          <w:rPr>
            <w:rFonts w:ascii="Consolas" w:eastAsia="Times New Roman" w:hAnsi="Consolas" w:cs="Consolas"/>
            <w:color w:val="8292A2"/>
            <w:sz w:val="27"/>
          </w:rPr>
          <w:t>//     const element = arr[i];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48" w:author="Unknown"/>
          <w:rFonts w:ascii="Consolas" w:eastAsia="Times New Roman" w:hAnsi="Consolas" w:cs="Consolas"/>
          <w:color w:val="F8F8F2"/>
          <w:sz w:val="27"/>
        </w:rPr>
      </w:pPr>
      <w:ins w:id="2149" w:author="Unknown">
        <w:r w:rsidRPr="0089304D">
          <w:rPr>
            <w:rFonts w:ascii="Consolas" w:eastAsia="Times New Roman" w:hAnsi="Consolas" w:cs="Consolas"/>
            <w:color w:val="8292A2"/>
            <w:sz w:val="27"/>
          </w:rPr>
          <w:t>//     console.log(element)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0" w:author="Unknown"/>
          <w:rFonts w:ascii="Consolas" w:eastAsia="Times New Roman" w:hAnsi="Consolas" w:cs="Consolas"/>
          <w:color w:val="F8F8F2"/>
          <w:sz w:val="27"/>
        </w:rPr>
      </w:pPr>
      <w:ins w:id="2151"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3" w:author="Unknown"/>
          <w:rFonts w:ascii="Consolas" w:eastAsia="Times New Roman" w:hAnsi="Consolas" w:cs="Consolas"/>
          <w:color w:val="F8F8F2"/>
          <w:sz w:val="27"/>
        </w:rPr>
      </w:pPr>
      <w:ins w:id="2154" w:author="Unknown">
        <w:r w:rsidRPr="0089304D">
          <w:rPr>
            <w:rFonts w:ascii="Consolas" w:eastAsia="Times New Roman" w:hAnsi="Consolas" w:cs="Consolas"/>
            <w:color w:val="F8F8F2"/>
            <w:sz w:val="27"/>
          </w:rPr>
          <w:t>arr.</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 index,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5" w:author="Unknown"/>
          <w:rFonts w:ascii="Consolas" w:eastAsia="Times New Roman" w:hAnsi="Consolas" w:cs="Consolas"/>
          <w:color w:val="F8F8F2"/>
          <w:sz w:val="27"/>
        </w:rPr>
      </w:pPr>
      <w:ins w:id="215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(element, index,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7" w:author="Unknown"/>
          <w:rFonts w:ascii="Consolas" w:eastAsia="Times New Roman" w:hAnsi="Consolas" w:cs="Consolas"/>
          <w:color w:val="F8F8F2"/>
          <w:sz w:val="27"/>
        </w:rPr>
      </w:pPr>
      <w:ins w:id="215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0" w:author="Unknown"/>
          <w:rFonts w:ascii="Consolas" w:eastAsia="Times New Roman" w:hAnsi="Consolas" w:cs="Consolas"/>
          <w:color w:val="F8F8F2"/>
          <w:sz w:val="27"/>
        </w:rPr>
      </w:pPr>
      <w:ins w:id="2161" w:author="Unknown">
        <w:r w:rsidRPr="0089304D">
          <w:rPr>
            <w:rFonts w:ascii="Consolas" w:eastAsia="Times New Roman" w:hAnsi="Consolas" w:cs="Consolas"/>
            <w:color w:val="8292A2"/>
            <w:sz w:val="27"/>
          </w:rPr>
          <w:t>// let 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2" w:author="Unknown"/>
          <w:rFonts w:ascii="Consolas" w:eastAsia="Times New Roman" w:hAnsi="Consolas" w:cs="Consolas"/>
          <w:color w:val="F8F8F2"/>
          <w:sz w:val="27"/>
        </w:rPr>
      </w:pPr>
      <w:ins w:id="2163" w:author="Unknown">
        <w:r w:rsidRPr="0089304D">
          <w:rPr>
            <w:rFonts w:ascii="Consolas" w:eastAsia="Times New Roman" w:hAnsi="Consolas" w:cs="Consolas"/>
            <w:color w:val="8292A2"/>
            <w:sz w:val="27"/>
          </w:rPr>
          <w:t>//     name: "Rohan Das",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4" w:author="Unknown"/>
          <w:rFonts w:ascii="Consolas" w:eastAsia="Times New Roman" w:hAnsi="Consolas" w:cs="Consolas"/>
          <w:color w:val="F8F8F2"/>
          <w:sz w:val="27"/>
        </w:rPr>
      </w:pPr>
      <w:ins w:id="2165" w:author="Unknown">
        <w:r w:rsidRPr="0089304D">
          <w:rPr>
            <w:rFonts w:ascii="Consolas" w:eastAsia="Times New Roman" w:hAnsi="Consolas" w:cs="Consolas"/>
            <w:color w:val="8292A2"/>
            <w:sz w:val="27"/>
          </w:rPr>
          <w:t>//     age: 78,</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6" w:author="Unknown"/>
          <w:rFonts w:ascii="Consolas" w:eastAsia="Times New Roman" w:hAnsi="Consolas" w:cs="Consolas"/>
          <w:color w:val="F8F8F2"/>
          <w:sz w:val="27"/>
        </w:rPr>
      </w:pPr>
      <w:ins w:id="2167" w:author="Unknown">
        <w:r w:rsidRPr="0089304D">
          <w:rPr>
            <w:rFonts w:ascii="Consolas" w:eastAsia="Times New Roman" w:hAnsi="Consolas" w:cs="Consolas"/>
            <w:color w:val="8292A2"/>
            <w:sz w:val="27"/>
          </w:rPr>
          <w:t>//     type: "Dangerous Programmer",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68" w:author="Unknown"/>
          <w:rFonts w:ascii="Consolas" w:eastAsia="Times New Roman" w:hAnsi="Consolas" w:cs="Consolas"/>
          <w:color w:val="F8F8F2"/>
          <w:sz w:val="27"/>
        </w:rPr>
      </w:pPr>
      <w:ins w:id="2169" w:author="Unknown">
        <w:r w:rsidRPr="0089304D">
          <w:rPr>
            <w:rFonts w:ascii="Consolas" w:eastAsia="Times New Roman" w:hAnsi="Consolas" w:cs="Consolas"/>
            <w:color w:val="8292A2"/>
            <w:sz w:val="27"/>
          </w:rPr>
          <w:t>//     os: "Ubuntu"</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0" w:author="Unknown"/>
          <w:rFonts w:ascii="Consolas" w:eastAsia="Times New Roman" w:hAnsi="Consolas" w:cs="Consolas"/>
          <w:color w:val="F8F8F2"/>
          <w:sz w:val="27"/>
        </w:rPr>
      </w:pPr>
      <w:ins w:id="2171" w:author="Unknown">
        <w:r w:rsidRPr="0089304D">
          <w:rPr>
            <w:rFonts w:ascii="Consolas" w:eastAsia="Times New Roman" w:hAnsi="Consolas" w:cs="Consolas"/>
            <w:color w:val="8292A2"/>
            <w:sz w:val="27"/>
          </w:rPr>
          <w:lastRenderedPageBreak/>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2" w:author="Unknown"/>
          <w:rFonts w:ascii="Consolas" w:eastAsia="Times New Roman" w:hAnsi="Consolas" w:cs="Consolas"/>
          <w:color w:val="F8F8F2"/>
          <w:sz w:val="27"/>
        </w:rPr>
      </w:pPr>
      <w:ins w:id="2173" w:author="Unknown">
        <w:r w:rsidRPr="0089304D">
          <w:rPr>
            <w:rFonts w:ascii="Consolas" w:eastAsia="Times New Roman" w:hAnsi="Consolas" w:cs="Consolas"/>
            <w:color w:val="8292A2"/>
            <w:sz w:val="27"/>
          </w:rPr>
          <w:t>// for(let key in 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4" w:author="Unknown"/>
          <w:rFonts w:ascii="Consolas" w:eastAsia="Times New Roman" w:hAnsi="Consolas" w:cs="Consolas"/>
          <w:color w:val="F8F8F2"/>
          <w:sz w:val="27"/>
        </w:rPr>
      </w:pPr>
      <w:ins w:id="2175" w:author="Unknown">
        <w:r w:rsidRPr="0089304D">
          <w:rPr>
            <w:rFonts w:ascii="Consolas" w:eastAsia="Times New Roman" w:hAnsi="Consolas" w:cs="Consolas"/>
            <w:color w:val="8292A2"/>
            <w:sz w:val="27"/>
          </w:rPr>
          <w:t>//     console.log(`The ${key} of object is ${obj[key]}`)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6" w:author="Unknown"/>
          <w:rFonts w:ascii="Consolas" w:eastAsia="Times New Roman" w:hAnsi="Consolas" w:cs="Consolas"/>
          <w:color w:val="F8F8F2"/>
          <w:sz w:val="27"/>
        </w:rPr>
      </w:pPr>
      <w:ins w:id="217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79" w:author="Unknown"/>
          <w:rFonts w:ascii="Consolas" w:eastAsia="Times New Roman" w:hAnsi="Consolas" w:cs="Consolas"/>
          <w:color w:val="F8F8F2"/>
          <w:sz w:val="27"/>
          <w:szCs w:val="27"/>
        </w:rPr>
      </w:pPr>
      <w:ins w:id="218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'done'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Functions in JavaScript | JavaScript Tutorial In Hindi #10</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For this series, we are using Virtual Studio Code (VS Code). </w:t>
      </w:r>
      <w:r w:rsidRPr="0089304D">
        <w:rPr>
          <w:rFonts w:ascii="Segoe UI" w:eastAsia="Times New Roman" w:hAnsi="Segoe UI" w:cs="Segoe UI"/>
          <w:b/>
          <w:bCs/>
          <w:i/>
          <w:iCs/>
          <w:color w:val="000000"/>
          <w:sz w:val="27"/>
        </w:rPr>
        <w:t>Visual Studio Code</w:t>
      </w:r>
      <w:r w:rsidRPr="0089304D">
        <w:rPr>
          <w:rFonts w:ascii="Segoe UI" w:eastAsia="Times New Roman" w:hAnsi="Segoe UI" w:cs="Segoe UI"/>
          <w:color w:val="000000"/>
          <w:sz w:val="27"/>
          <w:szCs w:val="27"/>
        </w:rPr>
        <w:t> is a fast source code editor and provides the tools that a developer needs for a quick code-build-debug cycle. To download VS Code, click on </w:t>
      </w:r>
      <w:hyperlink r:id="rId18" w:history="1">
        <w:r w:rsidRPr="0089304D">
          <w:rPr>
            <w:rFonts w:ascii="Segoe UI" w:eastAsia="Times New Roman" w:hAnsi="Segoe UI" w:cs="Segoe UI"/>
            <w:b/>
            <w:bCs/>
            <w:i/>
            <w:iCs/>
            <w:color w:val="0000FF"/>
            <w:sz w:val="27"/>
            <w:u w:val="single"/>
          </w:rPr>
          <w:t>Download Virtual Studio Code</w:t>
        </w:r>
      </w:hyperlink>
      <w:r w:rsidRPr="0089304D">
        <w:rPr>
          <w:rFonts w:ascii="Segoe UI" w:eastAsia="Times New Roman" w:hAnsi="Segoe UI" w:cs="Segoe UI"/>
          <w:color w:val="000000"/>
          <w:sz w:val="27"/>
          <w:szCs w:val="27"/>
        </w:rPr>
        <w:t> . For guidance, check the tutorial </w:t>
      </w:r>
      <w:hyperlink r:id="rId19" w:history="1">
        <w:r w:rsidRPr="0089304D">
          <w:rPr>
            <w:rFonts w:ascii="Segoe UI" w:eastAsia="Times New Roman" w:hAnsi="Segoe UI" w:cs="Segoe UI"/>
            <w:b/>
            <w:bCs/>
            <w:i/>
            <w:iCs/>
            <w:color w:val="0000FF"/>
            <w:sz w:val="27"/>
            <w:u w:val="single"/>
          </w:rPr>
          <w:t>Installing VS Code, Extensions &amp; Setup</w:t>
        </w:r>
      </w:hyperlink>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7720330" cy="4356100"/>
            <wp:effectExtent l="19050" t="0" r="0" b="0"/>
            <wp:docPr id="23" name="Picture 23" descr="https://api.codewithharry.com/media/videoSeriesFiles/courseFiles/javascript-tutorials-in-hindi-10/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pi.codewithharry.com/media/videoSeriesFiles/courseFiles/javascript-tutorials-in-hindi-10/base64.png"/>
                    <pic:cNvPicPr>
                      <a:picLocks noChangeAspect="1" noChangeArrowheads="1"/>
                    </pic:cNvPicPr>
                  </pic:nvPicPr>
                  <pic:blipFill>
                    <a:blip r:embed="rId17"/>
                    <a:srcRect/>
                    <a:stretch>
                      <a:fillRect/>
                    </a:stretch>
                  </pic:blipFill>
                  <pic:spPr bwMode="auto">
                    <a:xfrm>
                      <a:off x="0" y="0"/>
                      <a:ext cx="7720330" cy="435610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w:t>
      </w:r>
      <w:r w:rsidRPr="0089304D">
        <w:rPr>
          <w:rFonts w:ascii="Segoe UI" w:eastAsia="Times New Roman" w:hAnsi="Segoe UI" w:cs="Segoe UI"/>
          <w:b/>
          <w:bCs/>
          <w:i/>
          <w:iCs/>
          <w:color w:val="000000"/>
          <w:sz w:val="27"/>
        </w:rPr>
        <w:t>functions in JavaScript</w:t>
      </w:r>
      <w:r w:rsidRPr="0089304D">
        <w:rPr>
          <w:rFonts w:ascii="Segoe UI" w:eastAsia="Times New Roman" w:hAnsi="Segoe UI" w:cs="Segoe UI"/>
          <w:color w:val="000000"/>
          <w:sz w:val="27"/>
          <w:szCs w:val="27"/>
        </w:rPr>
        <w:t>. As we know, function is a group of reusable code which can be called anywhere in the program. This eliminates the need to rewrite the same code. Functions allow a programmer to divide a big program into a smaller and manageable function. JavaScript provides functions just like other programming languages. A JavaScript function can be defined using </w:t>
      </w:r>
      <w:r w:rsidRPr="0089304D">
        <w:rPr>
          <w:rFonts w:ascii="Segoe UI" w:eastAsia="Times New Roman" w:hAnsi="Segoe UI" w:cs="Segoe UI"/>
          <w:b/>
          <w:bCs/>
          <w:color w:val="000000"/>
          <w:sz w:val="27"/>
        </w:rPr>
        <w:t>the function</w:t>
      </w:r>
      <w:r w:rsidRPr="0089304D">
        <w:rPr>
          <w:rFonts w:ascii="Segoe UI" w:eastAsia="Times New Roman" w:hAnsi="Segoe UI" w:cs="Segoe UI"/>
          <w:color w:val="000000"/>
          <w:sz w:val="27"/>
          <w:szCs w:val="27"/>
        </w:rPr>
        <w:t> keyword.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181" w:author="Unknown"/>
          <w:rFonts w:ascii="Segoe UI" w:eastAsia="Times New Roman" w:hAnsi="Segoe UI" w:cs="Segoe UI"/>
          <w:color w:val="000000"/>
          <w:sz w:val="27"/>
          <w:szCs w:val="27"/>
        </w:rPr>
      </w:pPr>
      <w:ins w:id="2182" w:author="Unknown">
        <w:r w:rsidRPr="0089304D">
          <w:rPr>
            <w:rFonts w:ascii="Segoe UI" w:eastAsia="Times New Roman" w:hAnsi="Segoe UI" w:cs="Segoe UI"/>
            <w:color w:val="000000"/>
            <w:sz w:val="27"/>
            <w:szCs w:val="27"/>
          </w:rPr>
          <w:t>There are mainly two advantages of JavaScript functions.</w:t>
        </w:r>
      </w:ins>
    </w:p>
    <w:p w:rsidR="0089304D" w:rsidRPr="0089304D" w:rsidRDefault="0089304D" w:rsidP="0089304D">
      <w:pPr>
        <w:numPr>
          <w:ilvl w:val="0"/>
          <w:numId w:val="3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183" w:author="Unknown"/>
          <w:rFonts w:ascii="Segoe UI" w:eastAsia="Times New Roman" w:hAnsi="Segoe UI" w:cs="Segoe UI"/>
          <w:color w:val="000000"/>
          <w:sz w:val="27"/>
          <w:szCs w:val="27"/>
        </w:rPr>
      </w:pPr>
      <w:ins w:id="2184" w:author="Unknown">
        <w:r w:rsidRPr="0089304D">
          <w:rPr>
            <w:rFonts w:ascii="Segoe UI" w:eastAsia="Times New Roman" w:hAnsi="Segoe UI" w:cs="Segoe UI"/>
            <w:b/>
            <w:bCs/>
            <w:color w:val="000000"/>
            <w:sz w:val="27"/>
          </w:rPr>
          <w:t>Code reusability</w:t>
        </w:r>
        <w:r w:rsidRPr="0089304D">
          <w:rPr>
            <w:rFonts w:ascii="Segoe UI" w:eastAsia="Times New Roman" w:hAnsi="Segoe UI" w:cs="Segoe UI"/>
            <w:color w:val="000000"/>
            <w:sz w:val="27"/>
            <w:szCs w:val="27"/>
          </w:rPr>
          <w:t>: We can call a function several times whenever we need it.</w:t>
        </w:r>
      </w:ins>
    </w:p>
    <w:p w:rsidR="0089304D" w:rsidRPr="0089304D" w:rsidRDefault="0089304D" w:rsidP="0089304D">
      <w:pPr>
        <w:numPr>
          <w:ilvl w:val="0"/>
          <w:numId w:val="3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185" w:author="Unknown"/>
          <w:rFonts w:ascii="Segoe UI" w:eastAsia="Times New Roman" w:hAnsi="Segoe UI" w:cs="Segoe UI"/>
          <w:color w:val="000000"/>
          <w:sz w:val="27"/>
          <w:szCs w:val="27"/>
        </w:rPr>
      </w:pPr>
      <w:ins w:id="2186" w:author="Unknown">
        <w:r w:rsidRPr="0089304D">
          <w:rPr>
            <w:rFonts w:ascii="Segoe UI" w:eastAsia="Times New Roman" w:hAnsi="Segoe UI" w:cs="Segoe UI"/>
            <w:b/>
            <w:bCs/>
            <w:color w:val="000000"/>
            <w:sz w:val="27"/>
          </w:rPr>
          <w:t>Less coding</w:t>
        </w:r>
        <w:r w:rsidRPr="0089304D">
          <w:rPr>
            <w:rFonts w:ascii="Segoe UI" w:eastAsia="Times New Roman" w:hAnsi="Segoe UI" w:cs="Segoe UI"/>
            <w:color w:val="000000"/>
            <w:sz w:val="27"/>
            <w:szCs w:val="27"/>
          </w:rPr>
          <w:t>: It reduces the line of code and makes our program compact.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187" w:author="Unknown"/>
          <w:rFonts w:ascii="Segoe UI" w:eastAsia="Times New Roman" w:hAnsi="Segoe UI" w:cs="Segoe UI"/>
          <w:b/>
          <w:bCs/>
          <w:color w:val="000000"/>
          <w:sz w:val="24"/>
          <w:szCs w:val="24"/>
        </w:rPr>
      </w:pPr>
      <w:ins w:id="2188" w:author="Unknown">
        <w:r w:rsidRPr="0089304D">
          <w:rPr>
            <w:rFonts w:ascii="Segoe UI" w:eastAsia="Times New Roman" w:hAnsi="Segoe UI" w:cs="Segoe UI"/>
            <w:b/>
            <w:bCs/>
            <w:color w:val="000000"/>
            <w:sz w:val="24"/>
            <w:szCs w:val="24"/>
          </w:rPr>
          <w:t>Define a Function:-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189" w:author="Unknown"/>
          <w:rFonts w:ascii="Segoe UI" w:eastAsia="Times New Roman" w:hAnsi="Segoe UI" w:cs="Segoe UI"/>
          <w:color w:val="000000"/>
          <w:sz w:val="27"/>
          <w:szCs w:val="27"/>
        </w:rPr>
      </w:pPr>
      <w:ins w:id="2190" w:author="Unknown">
        <w:r w:rsidRPr="0089304D">
          <w:rPr>
            <w:rFonts w:ascii="Segoe UI" w:eastAsia="Times New Roman" w:hAnsi="Segoe UI" w:cs="Segoe UI"/>
            <w:color w:val="000000"/>
            <w:sz w:val="27"/>
            <w:szCs w:val="27"/>
          </w:rPr>
          <w:t>There are two different ways to define a function in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191" w:author="Unknown"/>
          <w:rFonts w:ascii="Segoe UI" w:eastAsia="Times New Roman" w:hAnsi="Segoe UI" w:cs="Segoe UI"/>
          <w:color w:val="000000"/>
          <w:sz w:val="27"/>
          <w:szCs w:val="27"/>
        </w:rPr>
      </w:pPr>
      <w:ins w:id="2192" w:author="Unknown">
        <w:r w:rsidRPr="0089304D">
          <w:rPr>
            <w:rFonts w:ascii="Segoe UI" w:eastAsia="Times New Roman" w:hAnsi="Segoe UI" w:cs="Segoe UI"/>
            <w:b/>
            <w:bCs/>
            <w:color w:val="000000"/>
            <w:sz w:val="27"/>
          </w:rPr>
          <w:t>Function Declaration:-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193" w:author="Unknown"/>
          <w:rFonts w:ascii="Segoe UI" w:eastAsia="Times New Roman" w:hAnsi="Segoe UI" w:cs="Segoe UI"/>
          <w:color w:val="000000"/>
          <w:sz w:val="27"/>
          <w:szCs w:val="27"/>
        </w:rPr>
      </w:pPr>
      <w:ins w:id="2194" w:author="Unknown">
        <w:r w:rsidRPr="0089304D">
          <w:rPr>
            <w:rFonts w:ascii="Segoe UI" w:eastAsia="Times New Roman" w:hAnsi="Segoe UI" w:cs="Segoe UI"/>
            <w:color w:val="000000"/>
            <w:sz w:val="27"/>
            <w:szCs w:val="27"/>
          </w:rPr>
          <w:lastRenderedPageBreak/>
          <w:t>A </w:t>
        </w:r>
        <w:r w:rsidRPr="0089304D">
          <w:rPr>
            <w:rFonts w:ascii="Segoe UI" w:eastAsia="Times New Roman" w:hAnsi="Segoe UI" w:cs="Segoe UI"/>
            <w:b/>
            <w:bCs/>
            <w:color w:val="000000"/>
            <w:sz w:val="27"/>
          </w:rPr>
          <w:t>Function Declaration </w:t>
        </w:r>
        <w:r w:rsidRPr="0089304D">
          <w:rPr>
            <w:rFonts w:ascii="Segoe UI" w:eastAsia="Times New Roman" w:hAnsi="Segoe UI" w:cs="Segoe UI"/>
            <w:color w:val="000000"/>
            <w:sz w:val="27"/>
            <w:szCs w:val="27"/>
          </w:rPr>
          <w:t>defines a named function. To create a function declaration, use the function keyword, and then write the function's name. When using function declarations, the function definition is hoisted. Thus the function is allowed to be used before it is defined. The syntax of the function declaration is as follows: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95" w:author="Unknown"/>
          <w:rFonts w:ascii="Consolas" w:eastAsia="Times New Roman" w:hAnsi="Consolas" w:cs="Consolas"/>
          <w:color w:val="F8F8F2"/>
          <w:sz w:val="27"/>
        </w:rPr>
      </w:pPr>
      <w:ins w:id="219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name</w:t>
        </w:r>
        <w:r w:rsidRPr="0089304D">
          <w:rPr>
            <w:rFonts w:ascii="Consolas" w:eastAsia="Times New Roman" w:hAnsi="Consolas" w:cs="Consolas"/>
            <w:color w:val="F8F8F2"/>
            <w:sz w:val="27"/>
          </w:rPr>
          <w:t>(parameters){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97" w:author="Unknown"/>
          <w:rFonts w:ascii="Consolas" w:eastAsia="Times New Roman" w:hAnsi="Consolas" w:cs="Consolas"/>
          <w:color w:val="F8F8F2"/>
          <w:sz w:val="27"/>
        </w:rPr>
      </w:pPr>
      <w:ins w:id="219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//statements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199" w:author="Unknown"/>
          <w:rFonts w:ascii="Consolas" w:eastAsia="Times New Roman" w:hAnsi="Consolas" w:cs="Consolas"/>
          <w:color w:val="F8F8F2"/>
          <w:sz w:val="27"/>
          <w:szCs w:val="27"/>
        </w:rPr>
      </w:pPr>
      <w:ins w:id="2200"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2201" w:author="Unknown"/>
          <w:rFonts w:ascii="Segoe UI" w:eastAsia="Times New Roman" w:hAnsi="Segoe UI" w:cs="Segoe UI"/>
          <w:color w:val="000000"/>
          <w:sz w:val="27"/>
          <w:szCs w:val="27"/>
        </w:rPr>
      </w:pPr>
      <w:ins w:id="220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03" w:author="Unknown"/>
          <w:rFonts w:ascii="Segoe UI" w:eastAsia="Times New Roman" w:hAnsi="Segoe UI" w:cs="Segoe UI"/>
          <w:color w:val="000000"/>
          <w:sz w:val="27"/>
          <w:szCs w:val="27"/>
        </w:rPr>
      </w:pPr>
      <w:ins w:id="2204" w:author="Unknown">
        <w:r w:rsidRPr="0089304D">
          <w:rPr>
            <w:rFonts w:ascii="Segoe UI" w:eastAsia="Times New Roman" w:hAnsi="Segoe UI" w:cs="Segoe UI"/>
            <w:color w:val="000000"/>
            <w:sz w:val="27"/>
            <w:szCs w:val="27"/>
          </w:rPr>
          <w:t>Inside the function body, we can implement the logic. </w:t>
        </w:r>
        <w:r w:rsidRPr="0089304D">
          <w:rPr>
            <w:rFonts w:ascii="Segoe UI" w:eastAsia="Times New Roman" w:hAnsi="Segoe UI" w:cs="Segoe UI"/>
            <w:b/>
            <w:bCs/>
            <w:color w:val="000000"/>
            <w:sz w:val="27"/>
          </w:rPr>
          <w:t>For example</w:t>
        </w:r>
        <w:r w:rsidRPr="0089304D">
          <w:rPr>
            <w:rFonts w:ascii="Segoe UI" w:eastAsia="Times New Roman" w:hAnsi="Segoe UI" w:cs="Segoe UI"/>
            <w:color w:val="000000"/>
            <w:sz w:val="27"/>
            <w:szCs w:val="27"/>
          </w:rPr>
          <w:t>, the following print_message () function simply shows a message to the console: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05" w:author="Unknown"/>
          <w:rFonts w:ascii="Consolas" w:eastAsia="Times New Roman" w:hAnsi="Consolas" w:cs="Consolas"/>
          <w:color w:val="F8F8F2"/>
          <w:sz w:val="27"/>
        </w:rPr>
      </w:pPr>
      <w:ins w:id="220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print_message</w:t>
        </w:r>
        <w:r w:rsidRPr="0089304D">
          <w:rPr>
            <w:rFonts w:ascii="Consolas" w:eastAsia="Times New Roman" w:hAnsi="Consolas" w:cs="Consolas"/>
            <w:color w:val="F8F8F2"/>
            <w:sz w:val="27"/>
          </w:rPr>
          <w:t>(message)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07" w:author="Unknown"/>
          <w:rFonts w:ascii="Consolas" w:eastAsia="Times New Roman" w:hAnsi="Consolas" w:cs="Consolas"/>
          <w:color w:val="F8F8F2"/>
          <w:sz w:val="27"/>
        </w:rPr>
      </w:pPr>
      <w:ins w:id="220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(message);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09" w:author="Unknown"/>
          <w:rFonts w:ascii="Consolas" w:eastAsia="Times New Roman" w:hAnsi="Consolas" w:cs="Consolas"/>
          <w:color w:val="F8F8F2"/>
          <w:sz w:val="27"/>
        </w:rPr>
      </w:pPr>
      <w:ins w:id="221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11" w:author="Unknown"/>
          <w:rFonts w:ascii="Consolas" w:eastAsia="Times New Roman" w:hAnsi="Consolas" w:cs="Consolas"/>
          <w:color w:val="F8F8F2"/>
          <w:sz w:val="27"/>
        </w:rPr>
      </w:pPr>
      <w:ins w:id="2212" w:author="Unknown">
        <w:r w:rsidRPr="0089304D">
          <w:rPr>
            <w:rFonts w:ascii="Consolas" w:eastAsia="Times New Roman" w:hAnsi="Consolas" w:cs="Consolas"/>
            <w:color w:val="E6DB74"/>
            <w:sz w:val="27"/>
          </w:rPr>
          <w:t>print_message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13" w:author="Unknown"/>
          <w:rFonts w:ascii="Consolas" w:eastAsia="Times New Roman" w:hAnsi="Consolas" w:cs="Consolas"/>
          <w:color w:val="F8F8F2"/>
          <w:sz w:val="27"/>
          <w:szCs w:val="27"/>
        </w:rPr>
      </w:pPr>
      <w:ins w:id="2214" w:author="Unknown">
        <w:r w:rsidRPr="0089304D">
          <w:rPr>
            <w:rFonts w:ascii="Consolas" w:eastAsia="Times New Roman" w:hAnsi="Consolas" w:cs="Consolas"/>
            <w:color w:val="8292A2"/>
            <w:sz w:val="27"/>
          </w:rPr>
          <w:t>//Output: Hello World</w:t>
        </w:r>
      </w:ins>
    </w:p>
    <w:p w:rsidR="0089304D" w:rsidRPr="0089304D" w:rsidRDefault="0089304D" w:rsidP="0089304D">
      <w:pPr>
        <w:spacing w:after="0" w:line="240" w:lineRule="auto"/>
        <w:rPr>
          <w:ins w:id="2215" w:author="Unknown"/>
          <w:rFonts w:ascii="Segoe UI" w:eastAsia="Times New Roman" w:hAnsi="Segoe UI" w:cs="Segoe UI"/>
          <w:color w:val="000000"/>
          <w:sz w:val="27"/>
          <w:szCs w:val="27"/>
        </w:rPr>
      </w:pPr>
      <w:ins w:id="221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17" w:author="Unknown"/>
          <w:rFonts w:ascii="Segoe UI" w:eastAsia="Times New Roman" w:hAnsi="Segoe UI" w:cs="Segoe UI"/>
          <w:color w:val="000000"/>
          <w:sz w:val="27"/>
          <w:szCs w:val="27"/>
        </w:rPr>
      </w:pPr>
      <w:ins w:id="2218" w:author="Unknown">
        <w:r w:rsidRPr="0089304D">
          <w:rPr>
            <w:rFonts w:ascii="Segoe UI" w:eastAsia="Times New Roman" w:hAnsi="Segoe UI" w:cs="Segoe UI"/>
            <w:color w:val="000000"/>
            <w:sz w:val="27"/>
            <w:szCs w:val="27"/>
          </w:rPr>
          <w:t>In the body of the print_message() function, we call the console.log() function to output a message to the console.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19" w:author="Unknown"/>
          <w:rFonts w:ascii="Segoe UI" w:eastAsia="Times New Roman" w:hAnsi="Segoe UI" w:cs="Segoe UI"/>
          <w:color w:val="000000"/>
          <w:sz w:val="27"/>
          <w:szCs w:val="27"/>
        </w:rPr>
      </w:pPr>
      <w:ins w:id="2220" w:author="Unknown">
        <w:r w:rsidRPr="0089304D">
          <w:rPr>
            <w:rFonts w:ascii="Segoe UI" w:eastAsia="Times New Roman" w:hAnsi="Segoe UI" w:cs="Segoe UI"/>
            <w:b/>
            <w:bCs/>
            <w:color w:val="000000"/>
            <w:sz w:val="27"/>
          </w:rPr>
          <w:t>Function Expressions:-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21" w:author="Unknown"/>
          <w:rFonts w:ascii="Segoe UI" w:eastAsia="Times New Roman" w:hAnsi="Segoe UI" w:cs="Segoe UI"/>
          <w:color w:val="000000"/>
          <w:sz w:val="27"/>
          <w:szCs w:val="27"/>
        </w:rPr>
      </w:pPr>
      <w:ins w:id="2222" w:author="Unknown">
        <w:r w:rsidRPr="0089304D">
          <w:rPr>
            <w:rFonts w:ascii="Segoe UI" w:eastAsia="Times New Roman" w:hAnsi="Segoe UI" w:cs="Segoe UI"/>
            <w:color w:val="000000"/>
            <w:sz w:val="27"/>
            <w:szCs w:val="27"/>
          </w:rPr>
          <w:t>A </w:t>
        </w:r>
        <w:r w:rsidRPr="0089304D">
          <w:rPr>
            <w:rFonts w:ascii="Segoe UI" w:eastAsia="Times New Roman" w:hAnsi="Segoe UI" w:cs="Segoe UI"/>
            <w:b/>
            <w:bCs/>
            <w:color w:val="000000"/>
            <w:sz w:val="27"/>
          </w:rPr>
          <w:t>Function Expressions</w:t>
        </w:r>
        <w:r w:rsidRPr="0089304D">
          <w:rPr>
            <w:rFonts w:ascii="Segoe UI" w:eastAsia="Times New Roman" w:hAnsi="Segoe UI" w:cs="Segoe UI"/>
            <w:color w:val="000000"/>
            <w:sz w:val="27"/>
            <w:szCs w:val="27"/>
          </w:rPr>
          <w:t> defines a named or anonymous function. An anonymous function is a function that does not have any name. Function Expressions are not hoisted, and therefore we cannot call them before they are defined. In the example below, we are setting the anonymous function object equal to a variable. Following is the syntax of function expression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23" w:author="Unknown"/>
          <w:rFonts w:ascii="Consolas" w:eastAsia="Times New Roman" w:hAnsi="Consolas" w:cs="Consolas"/>
          <w:color w:val="F8F8F2"/>
          <w:sz w:val="27"/>
        </w:rPr>
      </w:pPr>
      <w:ins w:id="222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variable_name</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25" w:author="Unknown"/>
          <w:rFonts w:ascii="Consolas" w:eastAsia="Times New Roman" w:hAnsi="Consolas" w:cs="Consolas"/>
          <w:color w:val="F8F8F2"/>
          <w:sz w:val="27"/>
        </w:rPr>
      </w:pPr>
      <w:ins w:id="222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statements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27" w:author="Unknown"/>
          <w:rFonts w:ascii="Consolas" w:eastAsia="Times New Roman" w:hAnsi="Consolas" w:cs="Consolas"/>
          <w:color w:val="F8F8F2"/>
          <w:sz w:val="27"/>
          <w:szCs w:val="27"/>
        </w:rPr>
      </w:pPr>
      <w:ins w:id="2228"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2229" w:author="Unknown"/>
          <w:rFonts w:ascii="Segoe UI" w:eastAsia="Times New Roman" w:hAnsi="Segoe UI" w:cs="Segoe UI"/>
          <w:color w:val="000000"/>
          <w:sz w:val="27"/>
          <w:szCs w:val="27"/>
        </w:rPr>
      </w:pPr>
      <w:ins w:id="2230"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31" w:author="Unknown"/>
          <w:rFonts w:ascii="Segoe UI" w:eastAsia="Times New Roman" w:hAnsi="Segoe UI" w:cs="Segoe UI"/>
          <w:color w:val="000000"/>
          <w:sz w:val="27"/>
          <w:szCs w:val="27"/>
        </w:rPr>
      </w:pPr>
      <w:ins w:id="2232"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33" w:author="Unknown"/>
          <w:rFonts w:ascii="Consolas" w:eastAsia="Times New Roman" w:hAnsi="Consolas" w:cs="Consolas"/>
          <w:color w:val="F8F8F2"/>
          <w:sz w:val="27"/>
        </w:rPr>
      </w:pPr>
      <w:ins w:id="223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(a, b)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35" w:author="Unknown"/>
          <w:rFonts w:ascii="Consolas" w:eastAsia="Times New Roman" w:hAnsi="Consolas" w:cs="Consolas"/>
          <w:color w:val="F8F8F2"/>
          <w:sz w:val="27"/>
        </w:rPr>
      </w:pPr>
      <w:ins w:id="223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a +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37" w:author="Unknown"/>
          <w:rFonts w:ascii="Consolas" w:eastAsia="Times New Roman" w:hAnsi="Consolas" w:cs="Consolas"/>
          <w:color w:val="F8F8F2"/>
          <w:sz w:val="27"/>
        </w:rPr>
      </w:pPr>
      <w:ins w:id="223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39" w:author="Unknown"/>
          <w:rFonts w:ascii="Consolas" w:eastAsia="Times New Roman" w:hAnsi="Consolas" w:cs="Consolas"/>
          <w:color w:val="F8F8F2"/>
          <w:sz w:val="27"/>
        </w:rPr>
      </w:pPr>
      <w:ins w:id="224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41" w:author="Unknown"/>
          <w:rFonts w:ascii="Consolas" w:eastAsia="Times New Roman" w:hAnsi="Consolas" w:cs="Consolas"/>
          <w:color w:val="F8F8F2"/>
          <w:sz w:val="27"/>
          <w:szCs w:val="27"/>
        </w:rPr>
      </w:pPr>
      <w:ins w:id="2242" w:author="Unknown">
        <w:r w:rsidRPr="0089304D">
          <w:rPr>
            <w:rFonts w:ascii="Consolas" w:eastAsia="Times New Roman" w:hAnsi="Consolas" w:cs="Consolas"/>
            <w:color w:val="8292A2"/>
            <w:sz w:val="27"/>
          </w:rPr>
          <w:t>//Output: 7</w:t>
        </w:r>
      </w:ins>
    </w:p>
    <w:p w:rsidR="0089304D" w:rsidRPr="0089304D" w:rsidRDefault="0089304D" w:rsidP="0089304D">
      <w:pPr>
        <w:spacing w:after="0" w:line="240" w:lineRule="auto"/>
        <w:rPr>
          <w:ins w:id="2243" w:author="Unknown"/>
          <w:rFonts w:ascii="Segoe UI" w:eastAsia="Times New Roman" w:hAnsi="Segoe UI" w:cs="Segoe UI"/>
          <w:color w:val="000000"/>
          <w:sz w:val="27"/>
          <w:szCs w:val="27"/>
        </w:rPr>
      </w:pPr>
      <w:ins w:id="224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245" w:author="Unknown"/>
          <w:rFonts w:ascii="Segoe UI" w:eastAsia="Times New Roman" w:hAnsi="Segoe UI" w:cs="Segoe UI"/>
          <w:b/>
          <w:bCs/>
          <w:color w:val="000000"/>
          <w:sz w:val="24"/>
          <w:szCs w:val="24"/>
        </w:rPr>
      </w:pPr>
      <w:ins w:id="2246" w:author="Unknown">
        <w:r w:rsidRPr="0089304D">
          <w:rPr>
            <w:rFonts w:ascii="Segoe UI" w:eastAsia="Times New Roman" w:hAnsi="Segoe UI" w:cs="Segoe UI"/>
            <w:b/>
            <w:bCs/>
            <w:color w:val="000000"/>
            <w:sz w:val="24"/>
            <w:szCs w:val="24"/>
          </w:rPr>
          <w:t>Returning a value:-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47" w:author="Unknown"/>
          <w:rFonts w:ascii="Segoe UI" w:eastAsia="Times New Roman" w:hAnsi="Segoe UI" w:cs="Segoe UI"/>
          <w:color w:val="000000"/>
          <w:sz w:val="27"/>
          <w:szCs w:val="27"/>
        </w:rPr>
      </w:pPr>
      <w:ins w:id="2248" w:author="Unknown">
        <w:r w:rsidRPr="0089304D">
          <w:rPr>
            <w:rFonts w:ascii="Segoe UI" w:eastAsia="Times New Roman" w:hAnsi="Segoe UI" w:cs="Segoe UI"/>
            <w:color w:val="000000"/>
            <w:sz w:val="27"/>
            <w:szCs w:val="27"/>
          </w:rPr>
          <w:t>JavaScript function returns undefined. See the following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49" w:author="Unknown"/>
          <w:rFonts w:ascii="Consolas" w:eastAsia="Times New Roman" w:hAnsi="Consolas" w:cs="Consolas"/>
          <w:color w:val="F8F8F2"/>
          <w:sz w:val="27"/>
        </w:rPr>
      </w:pPr>
      <w:ins w:id="2250"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print_message</w:t>
        </w:r>
        <w:r w:rsidRPr="0089304D">
          <w:rPr>
            <w:rFonts w:ascii="Consolas" w:eastAsia="Times New Roman" w:hAnsi="Consolas" w:cs="Consolas"/>
            <w:color w:val="F8F8F2"/>
            <w:sz w:val="27"/>
          </w:rPr>
          <w:t>(message)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51" w:author="Unknown"/>
          <w:rFonts w:ascii="Consolas" w:eastAsia="Times New Roman" w:hAnsi="Consolas" w:cs="Consolas"/>
          <w:color w:val="F8F8F2"/>
          <w:sz w:val="27"/>
        </w:rPr>
      </w:pPr>
      <w:ins w:id="225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(message);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53" w:author="Unknown"/>
          <w:rFonts w:ascii="Consolas" w:eastAsia="Times New Roman" w:hAnsi="Consolas" w:cs="Consolas"/>
          <w:color w:val="F8F8F2"/>
          <w:sz w:val="27"/>
        </w:rPr>
      </w:pPr>
      <w:ins w:id="225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55" w:author="Unknown"/>
          <w:rFonts w:ascii="Consolas" w:eastAsia="Times New Roman" w:hAnsi="Consolas" w:cs="Consolas"/>
          <w:color w:val="F8F8F2"/>
          <w:sz w:val="27"/>
        </w:rPr>
      </w:pPr>
      <w:ins w:id="225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w:t>
        </w:r>
        <w:r w:rsidRPr="0089304D">
          <w:rPr>
            <w:rFonts w:ascii="Consolas" w:eastAsia="Times New Roman" w:hAnsi="Consolas" w:cs="Consolas"/>
            <w:color w:val="E6DB74"/>
            <w:sz w:val="27"/>
          </w:rPr>
          <w:t>say</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57" w:author="Unknown"/>
          <w:rFonts w:ascii="Consolas" w:eastAsia="Times New Roman" w:hAnsi="Consolas" w:cs="Consolas"/>
          <w:color w:val="F8F8F2"/>
          <w:sz w:val="27"/>
        </w:rPr>
      </w:pPr>
      <w:ins w:id="225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'Result:'</w:t>
        </w:r>
        <w:r w:rsidRPr="0089304D">
          <w:rPr>
            <w:rFonts w:ascii="Consolas" w:eastAsia="Times New Roman" w:hAnsi="Consolas" w:cs="Consolas"/>
            <w:color w:val="F8F8F2"/>
            <w:sz w:val="27"/>
          </w:rPr>
          <w:t>, 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59" w:author="Unknown"/>
          <w:rFonts w:ascii="Consolas" w:eastAsia="Times New Roman" w:hAnsi="Consolas" w:cs="Consolas"/>
          <w:color w:val="F8F8F2"/>
          <w:sz w:val="27"/>
        </w:rPr>
      </w:pPr>
      <w:ins w:id="2260" w:author="Unknown">
        <w:r w:rsidRPr="0089304D">
          <w:rPr>
            <w:rFonts w:ascii="Consolas" w:eastAsia="Times New Roman" w:hAnsi="Consolas" w:cs="Consolas"/>
            <w:color w:val="8292A2"/>
            <w:sz w:val="27"/>
          </w:rPr>
          <w:t>//Output: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61" w:author="Unknown"/>
          <w:rFonts w:ascii="Consolas" w:eastAsia="Times New Roman" w:hAnsi="Consolas" w:cs="Consolas"/>
          <w:color w:val="F8F8F2"/>
          <w:sz w:val="27"/>
        </w:rPr>
      </w:pPr>
      <w:ins w:id="2262" w:author="Unknown">
        <w:r w:rsidRPr="0089304D">
          <w:rPr>
            <w:rFonts w:ascii="Consolas" w:eastAsia="Times New Roman" w:hAnsi="Consolas" w:cs="Consolas"/>
            <w:color w:val="8292A2"/>
            <w:sz w:val="27"/>
          </w:rPr>
          <w:t>//Hello World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63" w:author="Unknown"/>
          <w:rFonts w:ascii="Consolas" w:eastAsia="Times New Roman" w:hAnsi="Consolas" w:cs="Consolas"/>
          <w:color w:val="F8F8F2"/>
          <w:sz w:val="27"/>
          <w:szCs w:val="27"/>
        </w:rPr>
      </w:pPr>
      <w:ins w:id="2264" w:author="Unknown">
        <w:r w:rsidRPr="0089304D">
          <w:rPr>
            <w:rFonts w:ascii="Consolas" w:eastAsia="Times New Roman" w:hAnsi="Consolas" w:cs="Consolas"/>
            <w:color w:val="8292A2"/>
            <w:sz w:val="27"/>
          </w:rPr>
          <w:t>//Result: undefined</w:t>
        </w:r>
      </w:ins>
    </w:p>
    <w:p w:rsidR="0089304D" w:rsidRPr="0089304D" w:rsidRDefault="0089304D" w:rsidP="0089304D">
      <w:pPr>
        <w:spacing w:after="0" w:line="240" w:lineRule="auto"/>
        <w:rPr>
          <w:ins w:id="2265" w:author="Unknown"/>
          <w:rFonts w:ascii="Segoe UI" w:eastAsia="Times New Roman" w:hAnsi="Segoe UI" w:cs="Segoe UI"/>
          <w:color w:val="000000"/>
          <w:sz w:val="27"/>
          <w:szCs w:val="27"/>
        </w:rPr>
      </w:pPr>
      <w:ins w:id="226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67" w:author="Unknown"/>
          <w:rFonts w:ascii="Segoe UI" w:eastAsia="Times New Roman" w:hAnsi="Segoe UI" w:cs="Segoe UI"/>
          <w:color w:val="000000"/>
          <w:sz w:val="27"/>
          <w:szCs w:val="27"/>
        </w:rPr>
      </w:pPr>
      <w:ins w:id="2268" w:author="Unknown">
        <w:r w:rsidRPr="0089304D">
          <w:rPr>
            <w:rFonts w:ascii="Segoe UI" w:eastAsia="Times New Roman" w:hAnsi="Segoe UI" w:cs="Segoe UI"/>
            <w:color w:val="000000"/>
            <w:sz w:val="27"/>
            <w:szCs w:val="27"/>
          </w:rPr>
          <w:t>To specify a return value for a function, use the return statement followed by an expression or a value, like this: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69" w:author="Unknown"/>
          <w:rFonts w:ascii="Segoe UI" w:eastAsia="Times New Roman" w:hAnsi="Segoe UI" w:cs="Segoe UI"/>
          <w:color w:val="000000"/>
          <w:sz w:val="27"/>
          <w:szCs w:val="27"/>
        </w:rPr>
      </w:pPr>
      <w:ins w:id="2270" w:author="Unknown">
        <w:r w:rsidRPr="0089304D">
          <w:rPr>
            <w:rFonts w:ascii="Segoe UI" w:eastAsia="Times New Roman" w:hAnsi="Segoe UI" w:cs="Segoe UI"/>
            <w:color w:val="000000"/>
            <w:sz w:val="27"/>
            <w:szCs w:val="27"/>
          </w:rPr>
          <w:t>return expression;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71" w:author="Unknown"/>
          <w:rFonts w:ascii="Segoe UI" w:eastAsia="Times New Roman" w:hAnsi="Segoe UI" w:cs="Segoe UI"/>
          <w:color w:val="000000"/>
          <w:sz w:val="27"/>
          <w:szCs w:val="27"/>
        </w:rPr>
      </w:pPr>
      <w:ins w:id="2272" w:author="Unknown">
        <w:r w:rsidRPr="0089304D">
          <w:rPr>
            <w:rFonts w:ascii="Segoe UI" w:eastAsia="Times New Roman" w:hAnsi="Segoe UI" w:cs="Segoe UI"/>
            <w:color w:val="000000"/>
            <w:sz w:val="27"/>
            <w:szCs w:val="27"/>
          </w:rPr>
          <w:t>Let's create a new function called get_distance: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73" w:author="Unknown"/>
          <w:rFonts w:ascii="Consolas" w:eastAsia="Times New Roman" w:hAnsi="Consolas" w:cs="Consolas"/>
          <w:color w:val="F8F8F2"/>
          <w:sz w:val="27"/>
        </w:rPr>
      </w:pPr>
      <w:ins w:id="2274"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get_Distance</w:t>
        </w:r>
        <w:r w:rsidRPr="0089304D">
          <w:rPr>
            <w:rFonts w:ascii="Consolas" w:eastAsia="Times New Roman" w:hAnsi="Consolas" w:cs="Consolas"/>
            <w:color w:val="F8F8F2"/>
            <w:sz w:val="27"/>
          </w:rPr>
          <w:t>(speed, time)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75" w:author="Unknown"/>
          <w:rFonts w:ascii="Consolas" w:eastAsia="Times New Roman" w:hAnsi="Consolas" w:cs="Consolas"/>
          <w:color w:val="F8F8F2"/>
          <w:sz w:val="27"/>
        </w:rPr>
      </w:pPr>
      <w:ins w:id="22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dist = speed * time;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77" w:author="Unknown"/>
          <w:rFonts w:ascii="Consolas" w:eastAsia="Times New Roman" w:hAnsi="Consolas" w:cs="Consolas"/>
          <w:color w:val="F8F8F2"/>
          <w:sz w:val="27"/>
        </w:rPr>
      </w:pPr>
      <w:ins w:id="227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dist;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79" w:author="Unknown"/>
          <w:rFonts w:ascii="Consolas" w:eastAsia="Times New Roman" w:hAnsi="Consolas" w:cs="Consolas"/>
          <w:color w:val="F8F8F2"/>
          <w:sz w:val="27"/>
          <w:szCs w:val="27"/>
        </w:rPr>
      </w:pPr>
      <w:ins w:id="2280" w:author="Unknown">
        <w:r w:rsidRPr="0089304D">
          <w:rPr>
            <w:rFonts w:ascii="Consolas" w:eastAsia="Times New Roman" w:hAnsi="Consolas" w:cs="Consolas"/>
            <w:color w:val="F8F8F2"/>
            <w:sz w:val="27"/>
          </w:rPr>
          <w:lastRenderedPageBreak/>
          <w:t>}</w:t>
        </w:r>
      </w:ins>
    </w:p>
    <w:p w:rsidR="0089304D" w:rsidRPr="0089304D" w:rsidRDefault="0089304D" w:rsidP="0089304D">
      <w:pPr>
        <w:spacing w:after="0" w:line="240" w:lineRule="auto"/>
        <w:rPr>
          <w:ins w:id="2281" w:author="Unknown"/>
          <w:rFonts w:ascii="Segoe UI" w:eastAsia="Times New Roman" w:hAnsi="Segoe UI" w:cs="Segoe UI"/>
          <w:color w:val="000000"/>
          <w:sz w:val="27"/>
          <w:szCs w:val="27"/>
        </w:rPr>
      </w:pPr>
      <w:ins w:id="228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83" w:author="Unknown"/>
          <w:rFonts w:ascii="Segoe UI" w:eastAsia="Times New Roman" w:hAnsi="Segoe UI" w:cs="Segoe UI"/>
          <w:color w:val="000000"/>
          <w:sz w:val="27"/>
          <w:szCs w:val="27"/>
        </w:rPr>
      </w:pPr>
      <w:ins w:id="2284" w:author="Unknown">
        <w:r w:rsidRPr="0089304D">
          <w:rPr>
            <w:rFonts w:ascii="Segoe UI" w:eastAsia="Times New Roman" w:hAnsi="Segoe UI" w:cs="Segoe UI"/>
            <w:color w:val="000000"/>
            <w:sz w:val="27"/>
            <w:szCs w:val="27"/>
          </w:rPr>
          <w:t>To call the get_Distance function, we can call it as part of initializing a variable: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85" w:author="Unknown"/>
          <w:rFonts w:ascii="Consolas" w:eastAsia="Times New Roman" w:hAnsi="Consolas" w:cs="Consolas"/>
          <w:color w:val="F8F8F2"/>
          <w:sz w:val="27"/>
          <w:szCs w:val="27"/>
        </w:rPr>
      </w:pPr>
      <w:ins w:id="2286"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myDistance = </w:t>
        </w:r>
        <w:r w:rsidRPr="0089304D">
          <w:rPr>
            <w:rFonts w:ascii="Consolas" w:eastAsia="Times New Roman" w:hAnsi="Consolas" w:cs="Consolas"/>
            <w:color w:val="E6DB74"/>
            <w:sz w:val="27"/>
          </w:rPr>
          <w:t>get_Distance</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8</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287" w:author="Unknown"/>
          <w:rFonts w:ascii="Segoe UI" w:eastAsia="Times New Roman" w:hAnsi="Segoe UI" w:cs="Segoe UI"/>
          <w:color w:val="000000"/>
          <w:sz w:val="27"/>
          <w:szCs w:val="27"/>
        </w:rPr>
      </w:pPr>
      <w:ins w:id="228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89" w:author="Unknown"/>
          <w:rFonts w:ascii="Segoe UI" w:eastAsia="Times New Roman" w:hAnsi="Segoe UI" w:cs="Segoe UI"/>
          <w:color w:val="000000"/>
          <w:sz w:val="27"/>
          <w:szCs w:val="27"/>
        </w:rPr>
      </w:pPr>
      <w:ins w:id="2290" w:author="Unknown">
        <w:r w:rsidRPr="0089304D">
          <w:rPr>
            <w:rFonts w:ascii="Segoe UI" w:eastAsia="Times New Roman" w:hAnsi="Segoe UI" w:cs="Segoe UI"/>
            <w:color w:val="000000"/>
            <w:sz w:val="27"/>
            <w:szCs w:val="27"/>
          </w:rPr>
          <w:t>When the getDistance function gets called, it gets evaluated and returns a numerical value that is then assigned to the myDistance variable. That's all there is to it.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291" w:author="Unknown"/>
          <w:rFonts w:ascii="Segoe UI" w:eastAsia="Times New Roman" w:hAnsi="Segoe UI" w:cs="Segoe UI"/>
          <w:b/>
          <w:bCs/>
          <w:color w:val="000000"/>
          <w:sz w:val="24"/>
          <w:szCs w:val="24"/>
        </w:rPr>
      </w:pPr>
      <w:ins w:id="2292" w:author="Unknown">
        <w:r w:rsidRPr="0089304D">
          <w:rPr>
            <w:rFonts w:ascii="Segoe UI" w:eastAsia="Times New Roman" w:hAnsi="Segoe UI" w:cs="Segoe UI"/>
            <w:b/>
            <w:bCs/>
            <w:color w:val="000000"/>
            <w:sz w:val="24"/>
            <w:szCs w:val="24"/>
          </w:rPr>
          <w:t>Key Takeaways:-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293" w:author="Unknown"/>
          <w:rFonts w:ascii="Segoe UI" w:eastAsia="Times New Roman" w:hAnsi="Segoe UI" w:cs="Segoe UI"/>
          <w:color w:val="000000"/>
          <w:sz w:val="27"/>
          <w:szCs w:val="27"/>
        </w:rPr>
      </w:pPr>
      <w:ins w:id="2294" w:author="Unknown">
        <w:r w:rsidRPr="0089304D">
          <w:rPr>
            <w:rFonts w:ascii="Segoe UI" w:eastAsia="Times New Roman" w:hAnsi="Segoe UI" w:cs="Segoe UI"/>
            <w:color w:val="000000"/>
            <w:sz w:val="27"/>
            <w:szCs w:val="27"/>
          </w:rPr>
          <w:t>In today's tutorial, we have learned that the function is a </w:t>
        </w:r>
        <w:r w:rsidRPr="0089304D">
          <w:rPr>
            <w:rFonts w:ascii="Segoe UI" w:eastAsia="Times New Roman" w:hAnsi="Segoe UI" w:cs="Segoe UI"/>
            <w:i/>
            <w:iCs/>
            <w:color w:val="000000"/>
            <w:sz w:val="27"/>
          </w:rPr>
          <w:t>subprogram</w:t>
        </w:r>
        <w:r w:rsidRPr="0089304D">
          <w:rPr>
            <w:rFonts w:ascii="Segoe UI" w:eastAsia="Times New Roman" w:hAnsi="Segoe UI" w:cs="Segoe UI"/>
            <w:color w:val="000000"/>
            <w:sz w:val="27"/>
            <w:szCs w:val="27"/>
          </w:rPr>
          <w:t> designed to perform a particular task. Functions are executed when they are called. This is known as </w:t>
        </w:r>
        <w:r w:rsidRPr="0089304D">
          <w:rPr>
            <w:rFonts w:ascii="Segoe UI" w:eastAsia="Times New Roman" w:hAnsi="Segoe UI" w:cs="Segoe UI"/>
            <w:i/>
            <w:iCs/>
            <w:color w:val="000000"/>
            <w:sz w:val="27"/>
          </w:rPr>
          <w:t>invoking</w:t>
        </w:r>
        <w:r w:rsidRPr="0089304D">
          <w:rPr>
            <w:rFonts w:ascii="Segoe UI" w:eastAsia="Times New Roman" w:hAnsi="Segoe UI" w:cs="Segoe UI"/>
            <w:color w:val="000000"/>
            <w:sz w:val="27"/>
            <w:szCs w:val="27"/>
          </w:rPr>
          <w:t> a function. Arguments can be </w:t>
        </w:r>
        <w:r w:rsidRPr="0089304D">
          <w:rPr>
            <w:rFonts w:ascii="Segoe UI" w:eastAsia="Times New Roman" w:hAnsi="Segoe UI" w:cs="Segoe UI"/>
            <w:i/>
            <w:iCs/>
            <w:color w:val="000000"/>
            <w:sz w:val="27"/>
          </w:rPr>
          <w:t>passed</w:t>
        </w:r>
        <w:r w:rsidRPr="0089304D">
          <w:rPr>
            <w:rFonts w:ascii="Segoe UI" w:eastAsia="Times New Roman" w:hAnsi="Segoe UI" w:cs="Segoe UI"/>
            <w:color w:val="000000"/>
            <w:sz w:val="27"/>
            <w:szCs w:val="27"/>
          </w:rPr>
          <w:t> into functions and used within the function. Functions </w:t>
        </w:r>
        <w:r w:rsidRPr="0089304D">
          <w:rPr>
            <w:rFonts w:ascii="Segoe UI" w:eastAsia="Times New Roman" w:hAnsi="Segoe UI" w:cs="Segoe UI"/>
            <w:i/>
            <w:iCs/>
            <w:color w:val="000000"/>
            <w:sz w:val="27"/>
          </w:rPr>
          <w:t>always</w:t>
        </w:r>
        <w:r w:rsidRPr="0089304D">
          <w:rPr>
            <w:rFonts w:ascii="Segoe UI" w:eastAsia="Times New Roman" w:hAnsi="Segoe UI" w:cs="Segoe UI"/>
            <w:color w:val="000000"/>
            <w:sz w:val="27"/>
            <w:szCs w:val="27"/>
          </w:rPr>
          <w:t> return a value. In JavaScript, if no return value is specified, the function will return undefined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295" w:author="Unknown"/>
          <w:rFonts w:ascii="Segoe UI" w:eastAsia="Times New Roman" w:hAnsi="Segoe UI" w:cs="Segoe UI"/>
          <w:b/>
          <w:bCs/>
          <w:color w:val="000000"/>
          <w:sz w:val="24"/>
          <w:szCs w:val="24"/>
        </w:rPr>
      </w:pPr>
      <w:ins w:id="2296"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97" w:author="Unknown"/>
          <w:rFonts w:ascii="Consolas" w:eastAsia="Times New Roman" w:hAnsi="Consolas" w:cs="Consolas"/>
          <w:color w:val="F8F8F2"/>
          <w:sz w:val="27"/>
        </w:rPr>
      </w:pPr>
      <w:ins w:id="2298"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299" w:author="Unknown"/>
          <w:rFonts w:ascii="Consolas" w:eastAsia="Times New Roman" w:hAnsi="Consolas" w:cs="Consolas"/>
          <w:color w:val="F8F8F2"/>
          <w:sz w:val="27"/>
        </w:rPr>
      </w:pPr>
      <w:ins w:id="230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1" w:author="Unknown"/>
          <w:rFonts w:ascii="Consolas" w:eastAsia="Times New Roman" w:hAnsi="Consolas" w:cs="Consolas"/>
          <w:color w:val="F8F8F2"/>
          <w:sz w:val="27"/>
        </w:rPr>
      </w:pPr>
      <w:ins w:id="230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3" w:author="Unknown"/>
          <w:rFonts w:ascii="Consolas" w:eastAsia="Times New Roman" w:hAnsi="Consolas" w:cs="Consolas"/>
          <w:color w:val="F8F8F2"/>
          <w:sz w:val="27"/>
        </w:rPr>
      </w:pPr>
      <w:ins w:id="2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5" w:author="Unknown"/>
          <w:rFonts w:ascii="Consolas" w:eastAsia="Times New Roman" w:hAnsi="Consolas" w:cs="Consolas"/>
          <w:color w:val="F8F8F2"/>
          <w:sz w:val="27"/>
        </w:rPr>
      </w:pPr>
      <w:ins w:id="23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7" w:author="Unknown"/>
          <w:rFonts w:ascii="Consolas" w:eastAsia="Times New Roman" w:hAnsi="Consolas" w:cs="Consolas"/>
          <w:color w:val="F8F8F2"/>
          <w:sz w:val="27"/>
        </w:rPr>
      </w:pPr>
      <w:ins w:id="23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09" w:author="Unknown"/>
          <w:rFonts w:ascii="Consolas" w:eastAsia="Times New Roman" w:hAnsi="Consolas" w:cs="Consolas"/>
          <w:color w:val="F8F8F2"/>
          <w:sz w:val="27"/>
        </w:rPr>
      </w:pPr>
      <w:ins w:id="23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1" w:author="Unknown"/>
          <w:rFonts w:ascii="Consolas" w:eastAsia="Times New Roman" w:hAnsi="Consolas" w:cs="Consolas"/>
          <w:color w:val="F8F8F2"/>
          <w:sz w:val="27"/>
        </w:rPr>
      </w:pPr>
      <w:ins w:id="23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3" w:author="Unknown"/>
          <w:rFonts w:ascii="Consolas" w:eastAsia="Times New Roman" w:hAnsi="Consolas" w:cs="Consolas"/>
          <w:color w:val="F8F8F2"/>
          <w:sz w:val="27"/>
        </w:rPr>
      </w:pPr>
      <w:ins w:id="231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5" w:author="Unknown"/>
          <w:rFonts w:ascii="Consolas" w:eastAsia="Times New Roman" w:hAnsi="Consolas" w:cs="Consolas"/>
          <w:color w:val="F8F8F2"/>
          <w:sz w:val="27"/>
        </w:rPr>
      </w:pPr>
      <w:ins w:id="23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7" w:author="Unknown"/>
          <w:rFonts w:ascii="Consolas" w:eastAsia="Times New Roman" w:hAnsi="Consolas" w:cs="Consolas"/>
          <w:color w:val="F8F8F2"/>
          <w:sz w:val="27"/>
        </w:rPr>
      </w:pPr>
      <w:ins w:id="231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1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20" w:author="Unknown"/>
          <w:rFonts w:ascii="Consolas" w:eastAsia="Times New Roman" w:hAnsi="Consolas" w:cs="Consolas"/>
          <w:color w:val="F8F8F2"/>
          <w:sz w:val="27"/>
        </w:rPr>
      </w:pPr>
      <w:ins w:id="2321"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22" w:author="Unknown"/>
          <w:rFonts w:ascii="Consolas" w:eastAsia="Times New Roman" w:hAnsi="Consolas" w:cs="Consolas"/>
          <w:color w:val="F8F8F2"/>
          <w:sz w:val="27"/>
        </w:rPr>
      </w:pPr>
      <w:ins w:id="2323"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24" w:author="Unknown"/>
          <w:rFonts w:ascii="Consolas" w:eastAsia="Times New Roman" w:hAnsi="Consolas" w:cs="Consolas"/>
          <w:color w:val="F8F8F2"/>
          <w:sz w:val="27"/>
        </w:rPr>
      </w:pPr>
      <w:ins w:id="2325"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26" w:author="Unknown"/>
          <w:rFonts w:ascii="Consolas" w:eastAsia="Times New Roman" w:hAnsi="Consolas" w:cs="Consolas"/>
          <w:color w:val="F8F8F2"/>
          <w:sz w:val="27"/>
        </w:rPr>
      </w:pPr>
      <w:ins w:id="2327"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28" w:author="Unknown"/>
          <w:rFonts w:ascii="Consolas" w:eastAsia="Times New Roman" w:hAnsi="Consolas" w:cs="Consolas"/>
          <w:color w:val="F8F8F2"/>
          <w:sz w:val="27"/>
        </w:rPr>
      </w:pPr>
      <w:ins w:id="2329"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0" w:author="Unknown"/>
          <w:rFonts w:ascii="Consolas" w:eastAsia="Times New Roman" w:hAnsi="Consolas" w:cs="Consolas"/>
          <w:color w:val="F8F8F2"/>
          <w:sz w:val="27"/>
        </w:rPr>
      </w:pPr>
      <w:ins w:id="2331"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2" w:author="Unknown"/>
          <w:rFonts w:ascii="Consolas" w:eastAsia="Times New Roman" w:hAnsi="Consolas" w:cs="Consolas"/>
          <w:color w:val="F8F8F2"/>
          <w:sz w:val="27"/>
        </w:rPr>
      </w:pPr>
      <w:ins w:id="2333"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4" w:author="Unknown"/>
          <w:rFonts w:ascii="Consolas" w:eastAsia="Times New Roman" w:hAnsi="Consolas" w:cs="Consolas"/>
          <w:color w:val="F8F8F2"/>
          <w:sz w:val="27"/>
        </w:rPr>
      </w:pPr>
      <w:ins w:id="2335"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6" w:author="Unknown"/>
          <w:rFonts w:ascii="Consolas" w:eastAsia="Times New Roman" w:hAnsi="Consolas" w:cs="Consolas"/>
          <w:color w:val="F8F8F2"/>
          <w:sz w:val="27"/>
        </w:rPr>
      </w:pPr>
      <w:ins w:id="2337"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38" w:author="Unknown"/>
          <w:rFonts w:ascii="Consolas" w:eastAsia="Times New Roman" w:hAnsi="Consolas" w:cs="Consolas"/>
          <w:color w:val="F8F8F2"/>
          <w:sz w:val="27"/>
        </w:rPr>
      </w:pPr>
      <w:ins w:id="23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40" w:author="Unknown"/>
          <w:rFonts w:ascii="Consolas" w:eastAsia="Times New Roman" w:hAnsi="Consolas" w:cs="Consolas"/>
          <w:color w:val="F8F8F2"/>
          <w:sz w:val="27"/>
        </w:rPr>
      </w:pPr>
      <w:ins w:id="234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342" w:author="Unknown"/>
          <w:rFonts w:ascii="Segoe UI" w:eastAsia="Times New Roman" w:hAnsi="Segoe UI" w:cs="Segoe UI"/>
          <w:color w:val="000000"/>
          <w:sz w:val="27"/>
          <w:szCs w:val="27"/>
        </w:rPr>
      </w:pPr>
      <w:ins w:id="234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344" w:author="Unknown"/>
          <w:rFonts w:ascii="Segoe UI" w:eastAsia="Times New Roman" w:hAnsi="Segoe UI" w:cs="Segoe UI"/>
          <w:b/>
          <w:bCs/>
          <w:color w:val="000000"/>
          <w:sz w:val="24"/>
          <w:szCs w:val="24"/>
        </w:rPr>
      </w:pPr>
      <w:ins w:id="2345"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46" w:author="Unknown"/>
          <w:rFonts w:ascii="Consolas" w:eastAsia="Times New Roman" w:hAnsi="Consolas" w:cs="Consolas"/>
          <w:color w:val="F8F8F2"/>
          <w:sz w:val="27"/>
        </w:rPr>
      </w:pPr>
      <w:ins w:id="234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10'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49" w:author="Unknown"/>
          <w:rFonts w:ascii="Consolas" w:eastAsia="Times New Roman" w:hAnsi="Consolas" w:cs="Consolas"/>
          <w:color w:val="F8F8F2"/>
          <w:sz w:val="27"/>
        </w:rPr>
      </w:pPr>
      <w:ins w:id="2350"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1" w:author="Unknown"/>
          <w:rFonts w:ascii="Consolas" w:eastAsia="Times New Roman" w:hAnsi="Consolas" w:cs="Consolas"/>
          <w:color w:val="F8F8F2"/>
          <w:sz w:val="27"/>
        </w:rPr>
      </w:pPr>
      <w:ins w:id="23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w:t>
        </w:r>
        <w:r w:rsidRPr="0089304D">
          <w:rPr>
            <w:rFonts w:ascii="Consolas" w:eastAsia="Times New Roman" w:hAnsi="Consolas" w:cs="Consolas"/>
            <w:color w:val="AE81FF"/>
            <w:sz w:val="27"/>
          </w:rPr>
          <w:t>234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3" w:author="Unknown"/>
          <w:rFonts w:ascii="Consolas" w:eastAsia="Times New Roman" w:hAnsi="Consolas" w:cs="Consolas"/>
          <w:color w:val="F8F8F2"/>
          <w:sz w:val="27"/>
        </w:rPr>
      </w:pPr>
      <w:ins w:id="235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5" w:author="Unknown"/>
          <w:rFonts w:ascii="Consolas" w:eastAsia="Times New Roman" w:hAnsi="Consolas" w:cs="Consolas"/>
          <w:color w:val="F8F8F2"/>
          <w:sz w:val="27"/>
        </w:rPr>
      </w:pPr>
      <w:ins w:id="235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58" w:author="Unknown"/>
          <w:rFonts w:ascii="Consolas" w:eastAsia="Times New Roman" w:hAnsi="Consolas" w:cs="Consolas"/>
          <w:color w:val="F8F8F2"/>
          <w:sz w:val="27"/>
        </w:rPr>
      </w:pPr>
      <w:ins w:id="23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1" w:author="Unknown"/>
          <w:rFonts w:ascii="Consolas" w:eastAsia="Times New Roman" w:hAnsi="Consolas" w:cs="Consolas"/>
          <w:color w:val="F8F8F2"/>
          <w:sz w:val="27"/>
        </w:rPr>
      </w:pPr>
      <w:ins w:id="2362"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ui</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3" w:author="Unknown"/>
          <w:rFonts w:ascii="Consolas" w:eastAsia="Times New Roman" w:hAnsi="Consolas" w:cs="Consolas"/>
          <w:color w:val="F8F8F2"/>
          <w:sz w:val="27"/>
        </w:rPr>
      </w:pPr>
      <w:ins w:id="236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5" w:author="Unknown"/>
          <w:rFonts w:ascii="Consolas" w:eastAsia="Times New Roman" w:hAnsi="Consolas" w:cs="Consolas"/>
          <w:color w:val="F8F8F2"/>
          <w:sz w:val="27"/>
        </w:rPr>
      </w:pPr>
      <w:ins w:id="23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7" w:author="Unknown"/>
          <w:rFonts w:ascii="Consolas" w:eastAsia="Times New Roman" w:hAnsi="Consolas" w:cs="Consolas"/>
          <w:color w:val="F8F8F2"/>
          <w:sz w:val="27"/>
        </w:rPr>
      </w:pPr>
      <w:ins w:id="236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69" w:author="Unknown"/>
          <w:rFonts w:ascii="Consolas" w:eastAsia="Times New Roman" w:hAnsi="Consolas" w:cs="Consolas"/>
          <w:color w:val="F8F8F2"/>
          <w:sz w:val="27"/>
        </w:rPr>
      </w:pPr>
      <w:ins w:id="2370"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 xml:space="preserve">`This is a </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 xml:space="preserve"> ui`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1" w:author="Unknown"/>
          <w:rFonts w:ascii="Consolas" w:eastAsia="Times New Roman" w:hAnsi="Consolas" w:cs="Consolas"/>
          <w:color w:val="F8F8F2"/>
          <w:sz w:val="27"/>
        </w:rPr>
      </w:pPr>
      <w:ins w:id="237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4" w:author="Unknown"/>
          <w:rFonts w:ascii="Consolas" w:eastAsia="Times New Roman" w:hAnsi="Consolas" w:cs="Consolas"/>
          <w:color w:val="F8F8F2"/>
          <w:sz w:val="27"/>
        </w:rPr>
      </w:pPr>
      <w:ins w:id="237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ui</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6" w:author="Unknown"/>
          <w:rFonts w:ascii="Consolas" w:eastAsia="Times New Roman" w:hAnsi="Consolas" w:cs="Consolas"/>
          <w:color w:val="F8F8F2"/>
          <w:sz w:val="27"/>
        </w:rPr>
      </w:pPr>
      <w:ins w:id="2377" w:author="Unknown">
        <w:r w:rsidRPr="0089304D">
          <w:rPr>
            <w:rFonts w:ascii="Consolas" w:eastAsia="Times New Roman" w:hAnsi="Consolas" w:cs="Consolas"/>
            <w:color w:val="8292A2"/>
            <w:sz w:val="27"/>
          </w:rPr>
          <w:t>// const mygreet = function(name, thank='Thank You'){</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78" w:author="Unknown"/>
          <w:rFonts w:ascii="Consolas" w:eastAsia="Times New Roman" w:hAnsi="Consolas" w:cs="Consolas"/>
          <w:color w:val="F8F8F2"/>
          <w:sz w:val="27"/>
        </w:rPr>
      </w:pPr>
      <w:ins w:id="2379" w:author="Unknown">
        <w:r w:rsidRPr="0089304D">
          <w:rPr>
            <w:rFonts w:ascii="Consolas" w:eastAsia="Times New Roman" w:hAnsi="Consolas" w:cs="Consolas"/>
            <w:color w:val="8292A2"/>
            <w:sz w:val="27"/>
          </w:rPr>
          <w:t>//     let msg = `Happy Birthday ${name} How I wish I could fly to you right now and be with you on this special day of yours. But remember, my good wishes are always there with you. ${thank}!`;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0" w:author="Unknown"/>
          <w:rFonts w:ascii="Consolas" w:eastAsia="Times New Roman" w:hAnsi="Consolas" w:cs="Consolas"/>
          <w:color w:val="F8F8F2"/>
          <w:sz w:val="27"/>
        </w:rPr>
      </w:pPr>
      <w:ins w:id="2381" w:author="Unknown">
        <w:r w:rsidRPr="0089304D">
          <w:rPr>
            <w:rFonts w:ascii="Consolas" w:eastAsia="Times New Roman" w:hAnsi="Consolas" w:cs="Consolas"/>
            <w:color w:val="8292A2"/>
            <w:sz w:val="27"/>
          </w:rPr>
          <w:t>//     return msg;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3" w:author="Unknown"/>
          <w:rFonts w:ascii="Consolas" w:eastAsia="Times New Roman" w:hAnsi="Consolas" w:cs="Consolas"/>
          <w:color w:val="F8F8F2"/>
          <w:sz w:val="27"/>
        </w:rPr>
      </w:pPr>
      <w:ins w:id="2384"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7" w:author="Unknown"/>
          <w:rFonts w:ascii="Consolas" w:eastAsia="Times New Roman" w:hAnsi="Consolas" w:cs="Consolas"/>
          <w:color w:val="F8F8F2"/>
          <w:sz w:val="27"/>
        </w:rPr>
      </w:pPr>
      <w:ins w:id="2388" w:author="Unknown">
        <w:r w:rsidRPr="0089304D">
          <w:rPr>
            <w:rFonts w:ascii="Consolas" w:eastAsia="Times New Roman" w:hAnsi="Consolas" w:cs="Consolas"/>
            <w:color w:val="8292A2"/>
            <w:sz w:val="27"/>
          </w:rPr>
          <w:t>// let name = 'SkillF';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89" w:author="Unknown"/>
          <w:rFonts w:ascii="Consolas" w:eastAsia="Times New Roman" w:hAnsi="Consolas" w:cs="Consolas"/>
          <w:color w:val="F8F8F2"/>
          <w:sz w:val="27"/>
        </w:rPr>
      </w:pPr>
      <w:ins w:id="2390" w:author="Unknown">
        <w:r w:rsidRPr="0089304D">
          <w:rPr>
            <w:rFonts w:ascii="Consolas" w:eastAsia="Times New Roman" w:hAnsi="Consolas" w:cs="Consolas"/>
            <w:color w:val="8292A2"/>
            <w:sz w:val="27"/>
          </w:rPr>
          <w:t>// let name2 ='Rohan';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2" w:author="Unknown"/>
          <w:rFonts w:ascii="Consolas" w:eastAsia="Times New Roman" w:hAnsi="Consolas" w:cs="Consolas"/>
          <w:color w:val="F8F8F2"/>
          <w:sz w:val="27"/>
        </w:rPr>
      </w:pPr>
      <w:ins w:id="2393" w:author="Unknown">
        <w:r w:rsidRPr="0089304D">
          <w:rPr>
            <w:rFonts w:ascii="Consolas" w:eastAsia="Times New Roman" w:hAnsi="Consolas" w:cs="Consolas"/>
            <w:color w:val="8292A2"/>
            <w:sz w:val="27"/>
          </w:rPr>
          <w:t>// let val = mygreet(name, 'Thanks a lot');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4" w:author="Unknown"/>
          <w:rFonts w:ascii="Consolas" w:eastAsia="Times New Roman" w:hAnsi="Consolas" w:cs="Consolas"/>
          <w:color w:val="F8F8F2"/>
          <w:sz w:val="27"/>
        </w:rPr>
      </w:pPr>
      <w:ins w:id="2395" w:author="Unknown">
        <w:r w:rsidRPr="0089304D">
          <w:rPr>
            <w:rFonts w:ascii="Consolas" w:eastAsia="Times New Roman" w:hAnsi="Consolas" w:cs="Consolas"/>
            <w:color w:val="8292A2"/>
            <w:sz w:val="27"/>
          </w:rPr>
          <w:t>// console.log(val);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398" w:author="Unknown"/>
          <w:rFonts w:ascii="Consolas" w:eastAsia="Times New Roman" w:hAnsi="Consolas" w:cs="Consolas"/>
          <w:color w:val="F8F8F2"/>
          <w:sz w:val="27"/>
        </w:rPr>
      </w:pPr>
      <w:ins w:id="2399" w:author="Unknown">
        <w:r w:rsidRPr="0089304D">
          <w:rPr>
            <w:rFonts w:ascii="Consolas" w:eastAsia="Times New Roman" w:hAnsi="Consolas" w:cs="Consolas"/>
            <w:color w:val="8292A2"/>
            <w:sz w:val="27"/>
          </w:rPr>
          <w:t>// const myobj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00" w:author="Unknown"/>
          <w:rFonts w:ascii="Consolas" w:eastAsia="Times New Roman" w:hAnsi="Consolas" w:cs="Consolas"/>
          <w:color w:val="F8F8F2"/>
          <w:sz w:val="27"/>
        </w:rPr>
      </w:pPr>
      <w:ins w:id="2401" w:author="Unknown">
        <w:r w:rsidRPr="0089304D">
          <w:rPr>
            <w:rFonts w:ascii="Consolas" w:eastAsia="Times New Roman" w:hAnsi="Consolas" w:cs="Consolas"/>
            <w:color w:val="8292A2"/>
            <w:sz w:val="27"/>
          </w:rPr>
          <w:t>//     name: "SkillF",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02" w:author="Unknown"/>
          <w:rFonts w:ascii="Consolas" w:eastAsia="Times New Roman" w:hAnsi="Consolas" w:cs="Consolas"/>
          <w:color w:val="F8F8F2"/>
          <w:sz w:val="27"/>
        </w:rPr>
      </w:pPr>
      <w:ins w:id="2403" w:author="Unknown">
        <w:r w:rsidRPr="0089304D">
          <w:rPr>
            <w:rFonts w:ascii="Consolas" w:eastAsia="Times New Roman" w:hAnsi="Consolas" w:cs="Consolas"/>
            <w:color w:val="8292A2"/>
            <w:sz w:val="27"/>
          </w:rPr>
          <w:t>//     game: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04" w:author="Unknown"/>
          <w:rFonts w:ascii="Consolas" w:eastAsia="Times New Roman" w:hAnsi="Consolas" w:cs="Consolas"/>
          <w:color w:val="F8F8F2"/>
          <w:sz w:val="27"/>
        </w:rPr>
      </w:pPr>
      <w:ins w:id="2405" w:author="Unknown">
        <w:r w:rsidRPr="0089304D">
          <w:rPr>
            <w:rFonts w:ascii="Consolas" w:eastAsia="Times New Roman" w:hAnsi="Consolas" w:cs="Consolas"/>
            <w:color w:val="8292A2"/>
            <w:sz w:val="27"/>
          </w:rPr>
          <w:t>//         return "GTA";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06" w:author="Unknown"/>
          <w:rFonts w:ascii="Consolas" w:eastAsia="Times New Roman" w:hAnsi="Consolas" w:cs="Consolas"/>
          <w:color w:val="F8F8F2"/>
          <w:sz w:val="27"/>
        </w:rPr>
      </w:pPr>
      <w:ins w:id="240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08" w:author="Unknown"/>
          <w:rFonts w:ascii="Consolas" w:eastAsia="Times New Roman" w:hAnsi="Consolas" w:cs="Consolas"/>
          <w:color w:val="F8F8F2"/>
          <w:sz w:val="27"/>
        </w:rPr>
      </w:pPr>
      <w:ins w:id="2409"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0" w:author="Unknown"/>
          <w:rFonts w:ascii="Consolas" w:eastAsia="Times New Roman" w:hAnsi="Consolas" w:cs="Consolas"/>
          <w:color w:val="F8F8F2"/>
          <w:sz w:val="27"/>
        </w:rPr>
      </w:pPr>
      <w:ins w:id="2411" w:author="Unknown">
        <w:r w:rsidRPr="0089304D">
          <w:rPr>
            <w:rFonts w:ascii="Consolas" w:eastAsia="Times New Roman" w:hAnsi="Consolas" w:cs="Consolas"/>
            <w:color w:val="8292A2"/>
            <w:sz w:val="27"/>
          </w:rPr>
          <w:t>// console.log(myobj.game())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3" w:author="Unknown"/>
          <w:rFonts w:ascii="Consolas" w:eastAsia="Times New Roman" w:hAnsi="Consolas" w:cs="Consolas"/>
          <w:color w:val="F8F8F2"/>
          <w:sz w:val="27"/>
        </w:rPr>
      </w:pPr>
      <w:ins w:id="2414" w:author="Unknown">
        <w:r w:rsidRPr="0089304D">
          <w:rPr>
            <w:rFonts w:ascii="Consolas" w:eastAsia="Times New Roman" w:hAnsi="Consolas" w:cs="Consolas"/>
            <w:color w:val="8292A2"/>
            <w:sz w:val="27"/>
          </w:rPr>
          <w:lastRenderedPageBreak/>
          <w:t>// arr = ['fruit', 'vegetable', 'furniture'];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6" w:author="Unknown"/>
          <w:rFonts w:ascii="Consolas" w:eastAsia="Times New Roman" w:hAnsi="Consolas" w:cs="Consolas"/>
          <w:color w:val="F8F8F2"/>
          <w:sz w:val="27"/>
        </w:rPr>
      </w:pPr>
      <w:ins w:id="2417" w:author="Unknown">
        <w:r w:rsidRPr="0089304D">
          <w:rPr>
            <w:rFonts w:ascii="Consolas" w:eastAsia="Times New Roman" w:hAnsi="Consolas" w:cs="Consolas"/>
            <w:color w:val="8292A2"/>
            <w:sz w:val="27"/>
          </w:rPr>
          <w:t>// arr.forEach(function(element, index, array)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18" w:author="Unknown"/>
          <w:rFonts w:ascii="Consolas" w:eastAsia="Times New Roman" w:hAnsi="Consolas" w:cs="Consolas"/>
          <w:color w:val="F8F8F2"/>
          <w:sz w:val="27"/>
        </w:rPr>
      </w:pPr>
      <w:ins w:id="2419" w:author="Unknown">
        <w:r w:rsidRPr="0089304D">
          <w:rPr>
            <w:rFonts w:ascii="Consolas" w:eastAsia="Times New Roman" w:hAnsi="Consolas" w:cs="Consolas"/>
            <w:color w:val="8292A2"/>
            <w:sz w:val="27"/>
          </w:rPr>
          <w:t>//     console.log(element,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20" w:author="Unknown"/>
          <w:rFonts w:ascii="Consolas" w:eastAsia="Times New Roman" w:hAnsi="Consolas" w:cs="Consolas"/>
          <w:color w:val="F8F8F2"/>
          <w:sz w:val="27"/>
          <w:szCs w:val="27"/>
        </w:rPr>
      </w:pPr>
      <w:ins w:id="2421" w:author="Unknown">
        <w:r w:rsidRPr="0089304D">
          <w:rPr>
            <w:rFonts w:ascii="Consolas" w:eastAsia="Times New Roman" w:hAnsi="Consolas" w:cs="Consolas"/>
            <w:color w:val="8292A2"/>
            <w:sz w:val="27"/>
          </w:rPr>
          <w:t xml:space="preserve">// });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Manipulating Websites Using JS Window Object | JavaScript Tutorial In Hindi #11</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We have focused on the basics of JavaScript like arrays, strings, objects, etc. In this tutorial, we will begin to make things happen on the screen, which is one of the main purposes of using JavaScript. Today we will study window object along with its properties and methods.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The Window Object:-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w:t>
      </w:r>
      <w:r w:rsidRPr="0089304D">
        <w:rPr>
          <w:rFonts w:ascii="Segoe UI" w:eastAsia="Times New Roman" w:hAnsi="Segoe UI" w:cs="Segoe UI"/>
          <w:i/>
          <w:iCs/>
          <w:color w:val="000000"/>
          <w:sz w:val="27"/>
        </w:rPr>
        <w:t> </w:t>
      </w:r>
      <w:r w:rsidRPr="0089304D">
        <w:rPr>
          <w:rFonts w:ascii="Segoe UI" w:eastAsia="Times New Roman" w:hAnsi="Segoe UI" w:cs="Segoe UI"/>
          <w:b/>
          <w:bCs/>
          <w:i/>
          <w:iCs/>
          <w:color w:val="000000"/>
          <w:sz w:val="27"/>
        </w:rPr>
        <w:t>window object</w:t>
      </w:r>
      <w:r w:rsidRPr="0089304D">
        <w:rPr>
          <w:rFonts w:ascii="Segoe UI" w:eastAsia="Times New Roman" w:hAnsi="Segoe UI" w:cs="Segoe UI"/>
          <w:color w:val="000000"/>
          <w:sz w:val="27"/>
          <w:szCs w:val="27"/>
        </w:rPr>
        <w:t> represents a window in the browser containing the DOM document. The browser automatically creates a window object. The window is not the object of the JavaScript. It is the object of the browser. A window can be the main window, a frameset, or even a new window created with JavaScript. The developers use the window object to close and open browser window, displaying alert and prompt dialogs.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Window object has many properties and methods. The following are the few properties and methods of window object.</w:t>
      </w:r>
    </w:p>
    <w:p w:rsidR="0089304D" w:rsidRPr="0089304D" w:rsidRDefault="0089304D" w:rsidP="0089304D">
      <w:pPr>
        <w:spacing w:after="0" w:line="240" w:lineRule="auto"/>
        <w:rPr>
          <w:ins w:id="2422" w:author="Unknown"/>
          <w:rFonts w:ascii="Segoe UI" w:eastAsia="Times New Roman" w:hAnsi="Segoe UI" w:cs="Segoe UI"/>
          <w:color w:val="000000"/>
          <w:sz w:val="27"/>
          <w:szCs w:val="27"/>
        </w:rPr>
      </w:pPr>
      <w:ins w:id="242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24" w:author="Unknown"/>
          <w:rFonts w:ascii="Segoe UI" w:eastAsia="Times New Roman" w:hAnsi="Segoe UI" w:cs="Segoe UI"/>
          <w:color w:val="000000"/>
          <w:sz w:val="27"/>
          <w:szCs w:val="27"/>
        </w:rPr>
      </w:pPr>
      <w:ins w:id="242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26" w:author="Unknown"/>
          <w:rFonts w:ascii="Segoe UI" w:eastAsia="Times New Roman" w:hAnsi="Segoe UI" w:cs="Segoe UI"/>
          <w:b/>
          <w:bCs/>
          <w:color w:val="000000"/>
          <w:sz w:val="24"/>
          <w:szCs w:val="24"/>
        </w:rPr>
      </w:pPr>
      <w:ins w:id="2427" w:author="Unknown">
        <w:r w:rsidRPr="0089304D">
          <w:rPr>
            <w:rFonts w:ascii="Segoe UI" w:eastAsia="Times New Roman" w:hAnsi="Segoe UI" w:cs="Segoe UI"/>
            <w:b/>
            <w:bCs/>
            <w:color w:val="000000"/>
            <w:sz w:val="24"/>
            <w:szCs w:val="24"/>
          </w:rPr>
          <w:t>Window Object Properties:-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28" w:author="Unknown"/>
          <w:rFonts w:ascii="Segoe UI" w:eastAsia="Times New Roman" w:hAnsi="Segoe UI" w:cs="Segoe UI"/>
          <w:color w:val="000000"/>
          <w:sz w:val="27"/>
          <w:szCs w:val="27"/>
        </w:rPr>
      </w:pPr>
      <w:ins w:id="2429" w:author="Unknown">
        <w:r w:rsidRPr="0089304D">
          <w:rPr>
            <w:rFonts w:ascii="Segoe UI" w:eastAsia="Times New Roman" w:hAnsi="Segoe UI" w:cs="Segoe UI"/>
            <w:color w:val="000000"/>
            <w:sz w:val="27"/>
            <w:szCs w:val="27"/>
          </w:rPr>
          <w:t>The window object properties are the variables created inside the window object. We can access the properties of window object by using the 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30" w:author="Unknown"/>
          <w:rFonts w:ascii="Consolas" w:eastAsia="Times New Roman" w:hAnsi="Consolas" w:cs="Consolas"/>
          <w:color w:val="F8F8F2"/>
          <w:sz w:val="27"/>
          <w:szCs w:val="27"/>
        </w:rPr>
      </w:pPr>
      <w:ins w:id="2431" w:author="Unknown">
        <w:r w:rsidRPr="0089304D">
          <w:rPr>
            <w:rFonts w:ascii="Consolas" w:eastAsia="Times New Roman" w:hAnsi="Consolas" w:cs="Consolas"/>
            <w:color w:val="F8F8F2"/>
            <w:sz w:val="27"/>
          </w:rPr>
          <w:t>window.propertyname</w:t>
        </w:r>
      </w:ins>
    </w:p>
    <w:p w:rsidR="0089304D" w:rsidRPr="0089304D" w:rsidRDefault="0089304D" w:rsidP="0089304D">
      <w:pPr>
        <w:spacing w:after="0" w:line="240" w:lineRule="auto"/>
        <w:rPr>
          <w:ins w:id="2432" w:author="Unknown"/>
          <w:rFonts w:ascii="Segoe UI" w:eastAsia="Times New Roman" w:hAnsi="Segoe UI" w:cs="Segoe UI"/>
          <w:color w:val="000000"/>
          <w:sz w:val="27"/>
          <w:szCs w:val="27"/>
        </w:rPr>
      </w:pPr>
      <w:ins w:id="2433"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34" w:author="Unknown"/>
          <w:rFonts w:ascii="Segoe UI" w:eastAsia="Times New Roman" w:hAnsi="Segoe UI" w:cs="Segoe UI"/>
          <w:color w:val="000000"/>
          <w:sz w:val="27"/>
          <w:szCs w:val="27"/>
        </w:rPr>
      </w:pPr>
      <w:ins w:id="2435" w:author="Unknown">
        <w:r w:rsidRPr="0089304D">
          <w:rPr>
            <w:rFonts w:ascii="Segoe UI" w:eastAsia="Times New Roman" w:hAnsi="Segoe UI" w:cs="Segoe UI"/>
            <w:color w:val="000000"/>
            <w:sz w:val="27"/>
            <w:szCs w:val="27"/>
          </w:rPr>
          <w:t>where </w:t>
        </w:r>
        <w:r w:rsidRPr="0089304D">
          <w:rPr>
            <w:rFonts w:ascii="Segoe UI" w:eastAsia="Times New Roman" w:hAnsi="Segoe UI" w:cs="Segoe UI"/>
            <w:b/>
            <w:bCs/>
            <w:color w:val="000000"/>
            <w:sz w:val="27"/>
          </w:rPr>
          <w:t>property name</w:t>
        </w:r>
        <w:r w:rsidRPr="0089304D">
          <w:rPr>
            <w:rFonts w:ascii="Segoe UI" w:eastAsia="Times New Roman" w:hAnsi="Segoe UI" w:cs="Segoe UI"/>
            <w:color w:val="000000"/>
            <w:sz w:val="27"/>
            <w:szCs w:val="27"/>
          </w:rPr>
          <w:t> is the name of the property.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36" w:author="Unknown"/>
          <w:rFonts w:ascii="Segoe UI" w:eastAsia="Times New Roman" w:hAnsi="Segoe UI" w:cs="Segoe UI"/>
          <w:color w:val="000000"/>
          <w:sz w:val="27"/>
          <w:szCs w:val="27"/>
        </w:rPr>
      </w:pPr>
      <w:ins w:id="2437" w:author="Unknown">
        <w:r w:rsidRPr="0089304D">
          <w:rPr>
            <w:rFonts w:ascii="Segoe UI" w:eastAsia="Times New Roman" w:hAnsi="Segoe UI" w:cs="Segoe UI"/>
            <w:color w:val="000000"/>
            <w:sz w:val="27"/>
            <w:szCs w:val="27"/>
          </w:rPr>
          <w:t>The following are the most popular window object properties:</w:t>
        </w:r>
      </w:ins>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177"/>
        <w:gridCol w:w="7549"/>
      </w:tblGrid>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Properties</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Explanation</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width</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width of the browser window.</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height</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height of the browser window.</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innerWidth</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width of the window content area</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innerHeight</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height of the window content area</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outerWidth</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width of the navigator window</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outerHeight</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the initial height of the navigator window</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menubar</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specifies whether the window should contain the browser menubar</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location</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specifies whether the window should contain the browser location/URL box</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scrollbars</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hides or shows browser horizontal/vertical scrollbars</w:t>
            </w:r>
          </w:p>
        </w:tc>
      </w:tr>
      <w:tr w:rsidR="0089304D" w:rsidRPr="0089304D" w:rsidTr="0089304D">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top</w:t>
            </w:r>
          </w:p>
        </w:tc>
        <w:tc>
          <w:tcPr>
            <w:tcW w:w="0" w:type="auto"/>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Specified the number of pixels from the top of the screen to the new window</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38" w:author="Unknown"/>
          <w:rFonts w:ascii="Segoe UI" w:eastAsia="Times New Roman" w:hAnsi="Segoe UI" w:cs="Segoe UI"/>
          <w:b/>
          <w:bCs/>
          <w:color w:val="000000"/>
          <w:sz w:val="24"/>
          <w:szCs w:val="24"/>
        </w:rPr>
      </w:pPr>
      <w:ins w:id="2439" w:author="Unknown">
        <w:r w:rsidRPr="0089304D">
          <w:rPr>
            <w:rFonts w:ascii="Segoe UI" w:eastAsia="Times New Roman" w:hAnsi="Segoe UI" w:cs="Segoe UI"/>
            <w:b/>
            <w:bCs/>
            <w:color w:val="000000"/>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40" w:author="Unknown"/>
          <w:rFonts w:ascii="Segoe UI" w:eastAsia="Times New Roman" w:hAnsi="Segoe UI" w:cs="Segoe UI"/>
          <w:b/>
          <w:bCs/>
          <w:color w:val="000000"/>
          <w:sz w:val="24"/>
          <w:szCs w:val="24"/>
        </w:rPr>
      </w:pPr>
      <w:ins w:id="2441" w:author="Unknown">
        <w:r w:rsidRPr="0089304D">
          <w:rPr>
            <w:rFonts w:ascii="Segoe UI" w:eastAsia="Times New Roman" w:hAnsi="Segoe UI" w:cs="Segoe UI"/>
            <w:b/>
            <w:bCs/>
            <w:color w:val="000000"/>
            <w:sz w:val="24"/>
            <w:szCs w:val="24"/>
          </w:rPr>
          <w:t>Window Object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42" w:author="Unknown"/>
          <w:rFonts w:ascii="Segoe UI" w:eastAsia="Times New Roman" w:hAnsi="Segoe UI" w:cs="Segoe UI"/>
          <w:color w:val="000000"/>
          <w:sz w:val="27"/>
          <w:szCs w:val="27"/>
        </w:rPr>
      </w:pPr>
      <w:ins w:id="2443" w:author="Unknown">
        <w:r w:rsidRPr="0089304D">
          <w:rPr>
            <w:rFonts w:ascii="Segoe UI" w:eastAsia="Times New Roman" w:hAnsi="Segoe UI" w:cs="Segoe UI"/>
            <w:color w:val="000000"/>
            <w:sz w:val="27"/>
            <w:szCs w:val="27"/>
          </w:rPr>
          <w:t>The window object methods are the functions that are created inside the Window Object. These methods are used to perform various actions on the browser window, such as how it displays a message or gets input from the user.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44" w:author="Unknown"/>
          <w:rFonts w:ascii="Segoe UI" w:eastAsia="Times New Roman" w:hAnsi="Segoe UI" w:cs="Segoe UI"/>
          <w:color w:val="000000"/>
          <w:sz w:val="27"/>
          <w:szCs w:val="27"/>
        </w:rPr>
      </w:pPr>
      <w:ins w:id="2445" w:author="Unknown">
        <w:r w:rsidRPr="0089304D">
          <w:rPr>
            <w:rFonts w:ascii="Segoe UI" w:eastAsia="Times New Roman" w:hAnsi="Segoe UI" w:cs="Segoe UI"/>
            <w:color w:val="000000"/>
            <w:sz w:val="27"/>
            <w:szCs w:val="27"/>
          </w:rPr>
          <w:t>Following are the some of the most commonly used window object methods:</w:t>
        </w:r>
      </w:ins>
    </w:p>
    <w:tbl>
      <w:tblPr>
        <w:tblW w:w="577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551"/>
        <w:gridCol w:w="4226"/>
      </w:tblGrid>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Method</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alert()</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display an alert box with a message on the screen</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blur()</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remove focus from the current window</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close()</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close the current window</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confirm()</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display a dialog box with a message on the screen</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focus()</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focus to the current window</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moveTo()</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move a window to the specified position</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open()</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open a new browser window</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print()</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print the content of the current window</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prompt()</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display a dialog box that prompts the user for input</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resizeBy()</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ml:space="preserve">It will resize the window by the specified </w:t>
            </w:r>
            <w:r w:rsidRPr="0089304D">
              <w:rPr>
                <w:rFonts w:ascii="Times New Roman" w:eastAsia="Times New Roman" w:hAnsi="Times New Roman" w:cs="Times New Roman"/>
                <w:sz w:val="24"/>
                <w:szCs w:val="24"/>
              </w:rPr>
              <w:lastRenderedPageBreak/>
              <w:t>pixels</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resizeTo()</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resize the window to the specified height and width</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scrollBy()</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scroll the document by the specified number of pixels</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scrollTo()</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scroll the document to the specified coordinates</w:t>
            </w:r>
          </w:p>
        </w:tc>
      </w:tr>
      <w:tr w:rsidR="0089304D" w:rsidRPr="0089304D" w:rsidTr="0089304D">
        <w:tc>
          <w:tcPr>
            <w:tcW w:w="155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stop()</w:t>
            </w:r>
          </w:p>
        </w:tc>
        <w:tc>
          <w:tcPr>
            <w:tcW w:w="422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stop the window from loading</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46" w:author="Unknown"/>
          <w:rFonts w:ascii="Segoe UI" w:eastAsia="Times New Roman" w:hAnsi="Segoe UI" w:cs="Segoe UI"/>
          <w:b/>
          <w:bCs/>
          <w:color w:val="000000"/>
          <w:sz w:val="24"/>
          <w:szCs w:val="24"/>
        </w:rPr>
      </w:pPr>
      <w:ins w:id="2447" w:author="Unknown">
        <w:r w:rsidRPr="0089304D">
          <w:rPr>
            <w:rFonts w:ascii="Segoe UI" w:eastAsia="Times New Roman" w:hAnsi="Segoe UI" w:cs="Segoe UI"/>
            <w:b/>
            <w:bCs/>
            <w:color w:val="000000"/>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48" w:author="Unknown"/>
          <w:rFonts w:ascii="Segoe UI" w:eastAsia="Times New Roman" w:hAnsi="Segoe UI" w:cs="Segoe UI"/>
          <w:b/>
          <w:bCs/>
          <w:color w:val="000000"/>
          <w:sz w:val="24"/>
          <w:szCs w:val="24"/>
        </w:rPr>
      </w:pPr>
      <w:ins w:id="2449" w:author="Unknown">
        <w:r w:rsidRPr="0089304D">
          <w:rPr>
            <w:rFonts w:ascii="Segoe UI" w:eastAsia="Times New Roman" w:hAnsi="Segoe UI" w:cs="Segoe UI"/>
            <w:b/>
            <w:bCs/>
            <w:color w:val="000000"/>
            <w:sz w:val="24"/>
            <w:szCs w:val="24"/>
          </w:rPr>
          <w:t>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50" w:author="Unknown"/>
          <w:rFonts w:ascii="Segoe UI" w:eastAsia="Times New Roman" w:hAnsi="Segoe UI" w:cs="Segoe UI"/>
          <w:color w:val="000000"/>
          <w:sz w:val="27"/>
          <w:szCs w:val="27"/>
        </w:rPr>
      </w:pPr>
      <w:ins w:id="2451" w:author="Unknown">
        <w:r w:rsidRPr="0089304D">
          <w:rPr>
            <w:rFonts w:ascii="Segoe UI" w:eastAsia="Times New Roman" w:hAnsi="Segoe UI" w:cs="Segoe UI"/>
            <w:color w:val="000000"/>
            <w:sz w:val="27"/>
            <w:szCs w:val="27"/>
          </w:rPr>
          <w:t>In the following example, we will calculate the Width and Height of the Window using window object properties and then show the result on the screen using alert( ). As mentioned in the above table, The window object provides the innerWidth and innerHeight property to determine the width and height of the browser window.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52" w:author="Unknown"/>
          <w:rFonts w:ascii="Consolas" w:eastAsia="Times New Roman" w:hAnsi="Consolas" w:cs="Consolas"/>
          <w:color w:val="F8F8F2"/>
          <w:sz w:val="27"/>
        </w:rPr>
      </w:pPr>
      <w:ins w:id="245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 = window.innerWidth;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54" w:author="Unknown"/>
          <w:rFonts w:ascii="Consolas" w:eastAsia="Times New Roman" w:hAnsi="Consolas" w:cs="Consolas"/>
          <w:color w:val="F8F8F2"/>
          <w:sz w:val="27"/>
        </w:rPr>
      </w:pPr>
      <w:ins w:id="245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b = window.innerHeight;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56" w:author="Unknown"/>
          <w:rFonts w:ascii="Consolas" w:eastAsia="Times New Roman" w:hAnsi="Consolas" w:cs="Consolas"/>
          <w:color w:val="F8F8F2"/>
          <w:sz w:val="27"/>
          <w:szCs w:val="27"/>
        </w:rPr>
      </w:pPr>
      <w:ins w:id="2457" w:author="Unknown">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"Width: "</w:t>
        </w:r>
        <w:r w:rsidRPr="0089304D">
          <w:rPr>
            <w:rFonts w:ascii="Consolas" w:eastAsia="Times New Roman" w:hAnsi="Consolas" w:cs="Consolas"/>
            <w:color w:val="F8F8F2"/>
            <w:sz w:val="27"/>
          </w:rPr>
          <w:t xml:space="preserve"> + a + </w:t>
        </w:r>
        <w:r w:rsidRPr="0089304D">
          <w:rPr>
            <w:rFonts w:ascii="Consolas" w:eastAsia="Times New Roman" w:hAnsi="Consolas" w:cs="Consolas"/>
            <w:color w:val="A6E22E"/>
            <w:sz w:val="27"/>
          </w:rPr>
          <w:t>", "</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"Height: "</w:t>
        </w:r>
        <w:r w:rsidRPr="0089304D">
          <w:rPr>
            <w:rFonts w:ascii="Consolas" w:eastAsia="Times New Roman" w:hAnsi="Consolas" w:cs="Consolas"/>
            <w:color w:val="F8F8F2"/>
            <w:sz w:val="27"/>
          </w:rPr>
          <w:t xml:space="preserve"> + b);</w:t>
        </w:r>
      </w:ins>
    </w:p>
    <w:p w:rsidR="0089304D" w:rsidRPr="0089304D" w:rsidRDefault="0089304D" w:rsidP="0089304D">
      <w:pPr>
        <w:spacing w:after="0" w:line="240" w:lineRule="auto"/>
        <w:rPr>
          <w:ins w:id="2458" w:author="Unknown"/>
          <w:rFonts w:ascii="Segoe UI" w:eastAsia="Times New Roman" w:hAnsi="Segoe UI" w:cs="Segoe UI"/>
          <w:color w:val="000000"/>
          <w:sz w:val="27"/>
          <w:szCs w:val="27"/>
        </w:rPr>
      </w:pPr>
      <w:ins w:id="245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60" w:author="Unknown"/>
          <w:rFonts w:ascii="Segoe UI" w:eastAsia="Times New Roman" w:hAnsi="Segoe UI" w:cs="Segoe UI"/>
          <w:b/>
          <w:bCs/>
          <w:color w:val="000000"/>
          <w:sz w:val="24"/>
          <w:szCs w:val="24"/>
        </w:rPr>
      </w:pPr>
      <w:ins w:id="2461" w:author="Unknown">
        <w:r w:rsidRPr="0089304D">
          <w:rPr>
            <w:rFonts w:ascii="Segoe UI" w:eastAsia="Times New Roman" w:hAnsi="Segoe UI" w:cs="Segoe UI"/>
            <w:b/>
            <w:bCs/>
            <w:color w:val="000000"/>
            <w:sz w:val="24"/>
            <w:szCs w:val="24"/>
          </w:rPr>
          <w:t>Result:-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62"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4287520" cy="1302385"/>
            <wp:effectExtent l="19050" t="0" r="0" b="0"/>
            <wp:docPr id="25" name="Picture 25" descr="https://api.codewithharry.com/media/videoSeriesFiles/courseFiles/javascript-tutorials-in-hindi-11/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pi.codewithharry.com/media/videoSeriesFiles/courseFiles/javascript-tutorials-in-hindi-11/base64.png"/>
                    <pic:cNvPicPr>
                      <a:picLocks noChangeAspect="1" noChangeArrowheads="1"/>
                    </pic:cNvPicPr>
                  </pic:nvPicPr>
                  <pic:blipFill>
                    <a:blip r:embed="rId20"/>
                    <a:srcRect/>
                    <a:stretch>
                      <a:fillRect/>
                    </a:stretch>
                  </pic:blipFill>
                  <pic:spPr bwMode="auto">
                    <a:xfrm>
                      <a:off x="0" y="0"/>
                      <a:ext cx="4287520" cy="130238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463" w:author="Unknown"/>
          <w:rFonts w:ascii="Segoe UI" w:eastAsia="Times New Roman" w:hAnsi="Segoe UI" w:cs="Segoe UI"/>
          <w:color w:val="000000"/>
          <w:sz w:val="27"/>
          <w:szCs w:val="27"/>
        </w:rPr>
      </w:pPr>
      <w:ins w:id="246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465" w:author="Unknown"/>
          <w:rFonts w:ascii="Segoe UI" w:eastAsia="Times New Roman" w:hAnsi="Segoe UI" w:cs="Segoe UI"/>
          <w:b/>
          <w:bCs/>
          <w:color w:val="000000"/>
          <w:sz w:val="24"/>
          <w:szCs w:val="24"/>
        </w:rPr>
      </w:pPr>
      <w:ins w:id="2466"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67" w:author="Unknown"/>
          <w:rFonts w:ascii="Consolas" w:eastAsia="Times New Roman" w:hAnsi="Consolas" w:cs="Consolas"/>
          <w:color w:val="F8F8F2"/>
          <w:sz w:val="27"/>
        </w:rPr>
      </w:pPr>
      <w:ins w:id="2468"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69" w:author="Unknown"/>
          <w:rFonts w:ascii="Consolas" w:eastAsia="Times New Roman" w:hAnsi="Consolas" w:cs="Consolas"/>
          <w:color w:val="F8F8F2"/>
          <w:sz w:val="27"/>
        </w:rPr>
      </w:pPr>
      <w:ins w:id="2470"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1" w:author="Unknown"/>
          <w:rFonts w:ascii="Consolas" w:eastAsia="Times New Roman" w:hAnsi="Consolas" w:cs="Consolas"/>
          <w:color w:val="F8F8F2"/>
          <w:sz w:val="27"/>
        </w:rPr>
      </w:pPr>
      <w:ins w:id="247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3" w:author="Unknown"/>
          <w:rFonts w:ascii="Consolas" w:eastAsia="Times New Roman" w:hAnsi="Consolas" w:cs="Consolas"/>
          <w:color w:val="F8F8F2"/>
          <w:sz w:val="27"/>
        </w:rPr>
      </w:pPr>
      <w:ins w:id="24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5" w:author="Unknown"/>
          <w:rFonts w:ascii="Consolas" w:eastAsia="Times New Roman" w:hAnsi="Consolas" w:cs="Consolas"/>
          <w:color w:val="F8F8F2"/>
          <w:sz w:val="27"/>
        </w:rPr>
      </w:pPr>
      <w:ins w:id="24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7" w:author="Unknown"/>
          <w:rFonts w:ascii="Consolas" w:eastAsia="Times New Roman" w:hAnsi="Consolas" w:cs="Consolas"/>
          <w:color w:val="F8F8F2"/>
          <w:sz w:val="27"/>
        </w:rPr>
      </w:pPr>
      <w:ins w:id="24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79" w:author="Unknown"/>
          <w:rFonts w:ascii="Consolas" w:eastAsia="Times New Roman" w:hAnsi="Consolas" w:cs="Consolas"/>
          <w:color w:val="F8F8F2"/>
          <w:sz w:val="27"/>
        </w:rPr>
      </w:pPr>
      <w:ins w:id="24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81" w:author="Unknown"/>
          <w:rFonts w:ascii="Consolas" w:eastAsia="Times New Roman" w:hAnsi="Consolas" w:cs="Consolas"/>
          <w:color w:val="F8F8F2"/>
          <w:sz w:val="27"/>
        </w:rPr>
      </w:pPr>
      <w:ins w:id="248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83" w:author="Unknown"/>
          <w:rFonts w:ascii="Consolas" w:eastAsia="Times New Roman" w:hAnsi="Consolas" w:cs="Consolas"/>
          <w:color w:val="F8F8F2"/>
          <w:sz w:val="27"/>
        </w:rPr>
      </w:pPr>
      <w:ins w:id="248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85" w:author="Unknown"/>
          <w:rFonts w:ascii="Consolas" w:eastAsia="Times New Roman" w:hAnsi="Consolas" w:cs="Consolas"/>
          <w:color w:val="F8F8F2"/>
          <w:sz w:val="27"/>
        </w:rPr>
      </w:pPr>
      <w:ins w:id="24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87" w:author="Unknown"/>
          <w:rFonts w:ascii="Consolas" w:eastAsia="Times New Roman" w:hAnsi="Consolas" w:cs="Consolas"/>
          <w:color w:val="F8F8F2"/>
          <w:sz w:val="27"/>
        </w:rPr>
      </w:pPr>
      <w:ins w:id="248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8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0" w:author="Unknown"/>
          <w:rFonts w:ascii="Consolas" w:eastAsia="Times New Roman" w:hAnsi="Consolas" w:cs="Consolas"/>
          <w:color w:val="F8F8F2"/>
          <w:sz w:val="27"/>
        </w:rPr>
      </w:pPr>
      <w:ins w:id="2491"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2" w:author="Unknown"/>
          <w:rFonts w:ascii="Consolas" w:eastAsia="Times New Roman" w:hAnsi="Consolas" w:cs="Consolas"/>
          <w:color w:val="F8F8F2"/>
          <w:sz w:val="27"/>
        </w:rPr>
      </w:pPr>
      <w:ins w:id="2493"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4" w:author="Unknown"/>
          <w:rFonts w:ascii="Consolas" w:eastAsia="Times New Roman" w:hAnsi="Consolas" w:cs="Consolas"/>
          <w:color w:val="F8F8F2"/>
          <w:sz w:val="27"/>
        </w:rPr>
      </w:pPr>
      <w:ins w:id="2495"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6" w:author="Unknown"/>
          <w:rFonts w:ascii="Consolas" w:eastAsia="Times New Roman" w:hAnsi="Consolas" w:cs="Consolas"/>
          <w:color w:val="F8F8F2"/>
          <w:sz w:val="27"/>
        </w:rPr>
      </w:pPr>
      <w:ins w:id="2497"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498" w:author="Unknown"/>
          <w:rFonts w:ascii="Consolas" w:eastAsia="Times New Roman" w:hAnsi="Consolas" w:cs="Consolas"/>
          <w:color w:val="F8F8F2"/>
          <w:sz w:val="27"/>
        </w:rPr>
      </w:pPr>
      <w:ins w:id="2499" w:author="Unknown">
        <w:r w:rsidRPr="0089304D">
          <w:rPr>
            <w:rFonts w:ascii="Consolas" w:eastAsia="Times New Roman" w:hAnsi="Consolas" w:cs="Consolas"/>
            <w:color w:val="8292A2"/>
            <w:sz w:val="27"/>
          </w:rPr>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00" w:author="Unknown"/>
          <w:rFonts w:ascii="Consolas" w:eastAsia="Times New Roman" w:hAnsi="Consolas" w:cs="Consolas"/>
          <w:color w:val="F8F8F2"/>
          <w:sz w:val="27"/>
        </w:rPr>
      </w:pPr>
      <w:ins w:id="2501"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02" w:author="Unknown"/>
          <w:rFonts w:ascii="Consolas" w:eastAsia="Times New Roman" w:hAnsi="Consolas" w:cs="Consolas"/>
          <w:color w:val="F8F8F2"/>
          <w:sz w:val="27"/>
        </w:rPr>
      </w:pPr>
      <w:ins w:id="2503"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04" w:author="Unknown"/>
          <w:rFonts w:ascii="Consolas" w:eastAsia="Times New Roman" w:hAnsi="Consolas" w:cs="Consolas"/>
          <w:color w:val="F8F8F2"/>
          <w:sz w:val="27"/>
        </w:rPr>
      </w:pPr>
      <w:ins w:id="2505"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06" w:author="Unknown"/>
          <w:rFonts w:ascii="Consolas" w:eastAsia="Times New Roman" w:hAnsi="Consolas" w:cs="Consolas"/>
          <w:color w:val="F8F8F2"/>
          <w:sz w:val="27"/>
        </w:rPr>
      </w:pPr>
      <w:ins w:id="2507"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08" w:author="Unknown"/>
          <w:rFonts w:ascii="Consolas" w:eastAsia="Times New Roman" w:hAnsi="Consolas" w:cs="Consolas"/>
          <w:color w:val="F8F8F2"/>
          <w:sz w:val="27"/>
        </w:rPr>
      </w:pPr>
      <w:ins w:id="250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10" w:author="Unknown"/>
          <w:rFonts w:ascii="Consolas" w:eastAsia="Times New Roman" w:hAnsi="Consolas" w:cs="Consolas"/>
          <w:color w:val="F8F8F2"/>
          <w:sz w:val="27"/>
        </w:rPr>
      </w:pPr>
      <w:ins w:id="25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512" w:author="Unknown"/>
          <w:rFonts w:ascii="Segoe UI" w:eastAsia="Times New Roman" w:hAnsi="Segoe UI" w:cs="Segoe UI"/>
          <w:color w:val="000000"/>
          <w:sz w:val="27"/>
          <w:szCs w:val="27"/>
        </w:rPr>
      </w:pPr>
      <w:ins w:id="251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14" w:author="Unknown"/>
          <w:rFonts w:ascii="Segoe UI" w:eastAsia="Times New Roman" w:hAnsi="Segoe UI" w:cs="Segoe UI"/>
          <w:b/>
          <w:bCs/>
          <w:color w:val="000000"/>
          <w:sz w:val="24"/>
          <w:szCs w:val="24"/>
        </w:rPr>
      </w:pPr>
      <w:ins w:id="2515" w:author="Unknown">
        <w:r w:rsidRPr="0089304D">
          <w:rPr>
            <w:rFonts w:ascii="Segoe UI" w:eastAsia="Times New Roman" w:hAnsi="Segoe UI" w:cs="Segoe UI"/>
            <w:b/>
            <w:bCs/>
            <w:color w:val="000000"/>
            <w:sz w:val="24"/>
            <w:szCs w:val="24"/>
          </w:rPr>
          <w:t>Js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16" w:author="Unknown"/>
          <w:rFonts w:ascii="Consolas" w:eastAsia="Times New Roman" w:hAnsi="Consolas" w:cs="Consolas"/>
          <w:color w:val="F8F8F2"/>
          <w:sz w:val="27"/>
        </w:rPr>
      </w:pPr>
      <w:ins w:id="251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11'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18" w:author="Unknown"/>
          <w:rFonts w:ascii="Consolas" w:eastAsia="Times New Roman" w:hAnsi="Consolas" w:cs="Consolas"/>
          <w:color w:val="F8F8F2"/>
          <w:sz w:val="27"/>
        </w:rPr>
      </w:pPr>
      <w:ins w:id="251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 = window.document;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0" w:author="Unknown"/>
          <w:rFonts w:ascii="Consolas" w:eastAsia="Times New Roman" w:hAnsi="Consolas" w:cs="Consolas"/>
          <w:color w:val="F8F8F2"/>
          <w:sz w:val="27"/>
        </w:rPr>
      </w:pPr>
      <w:ins w:id="2521" w:author="Unknown">
        <w:r w:rsidRPr="0089304D">
          <w:rPr>
            <w:rFonts w:ascii="Consolas" w:eastAsia="Times New Roman" w:hAnsi="Consolas" w:cs="Consolas"/>
            <w:color w:val="8292A2"/>
            <w:sz w:val="27"/>
          </w:rPr>
          <w:lastRenderedPageBreak/>
          <w:t>// alert('hello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2" w:author="Unknown"/>
          <w:rFonts w:ascii="Consolas" w:eastAsia="Times New Roman" w:hAnsi="Consolas" w:cs="Consolas"/>
          <w:color w:val="F8F8F2"/>
          <w:sz w:val="27"/>
        </w:rPr>
      </w:pPr>
      <w:ins w:id="2523" w:author="Unknown">
        <w:r w:rsidRPr="0089304D">
          <w:rPr>
            <w:rFonts w:ascii="Consolas" w:eastAsia="Times New Roman" w:hAnsi="Consolas" w:cs="Consolas"/>
            <w:color w:val="8292A2"/>
            <w:sz w:val="27"/>
          </w:rPr>
          <w:t>// a = prompt('This will destroy your computer. Type your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5" w:author="Unknown"/>
          <w:rFonts w:ascii="Consolas" w:eastAsia="Times New Roman" w:hAnsi="Consolas" w:cs="Consolas"/>
          <w:color w:val="F8F8F2"/>
          <w:sz w:val="27"/>
        </w:rPr>
      </w:pPr>
      <w:ins w:id="2526" w:author="Unknown">
        <w:r w:rsidRPr="0089304D">
          <w:rPr>
            <w:rFonts w:ascii="Consolas" w:eastAsia="Times New Roman" w:hAnsi="Consolas" w:cs="Consolas"/>
            <w:color w:val="8292A2"/>
            <w:sz w:val="27"/>
          </w:rPr>
          <w:t>// a = confirm('Are you sure you want to delete this page?');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7" w:author="Unknown"/>
          <w:rFonts w:ascii="Consolas" w:eastAsia="Times New Roman" w:hAnsi="Consolas" w:cs="Consolas"/>
          <w:color w:val="F8F8F2"/>
          <w:sz w:val="27"/>
        </w:rPr>
      </w:pPr>
      <w:ins w:id="2528" w:author="Unknown">
        <w:r w:rsidRPr="0089304D">
          <w:rPr>
            <w:rFonts w:ascii="Consolas" w:eastAsia="Times New Roman" w:hAnsi="Consolas" w:cs="Consolas"/>
            <w:color w:val="F8F8F2"/>
            <w:sz w:val="27"/>
          </w:rPr>
          <w:t>a = window.innerHeight;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29" w:author="Unknown"/>
          <w:rFonts w:ascii="Consolas" w:eastAsia="Times New Roman" w:hAnsi="Consolas" w:cs="Consolas"/>
          <w:color w:val="F8F8F2"/>
          <w:sz w:val="27"/>
        </w:rPr>
      </w:pPr>
      <w:ins w:id="2530" w:author="Unknown">
        <w:r w:rsidRPr="0089304D">
          <w:rPr>
            <w:rFonts w:ascii="Consolas" w:eastAsia="Times New Roman" w:hAnsi="Consolas" w:cs="Consolas"/>
            <w:color w:val="F8F8F2"/>
            <w:sz w:val="27"/>
          </w:rPr>
          <w:t>a = innerWidth;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31" w:author="Unknown"/>
          <w:rFonts w:ascii="Consolas" w:eastAsia="Times New Roman" w:hAnsi="Consolas" w:cs="Consolas"/>
          <w:color w:val="F8F8F2"/>
          <w:sz w:val="27"/>
        </w:rPr>
      </w:pPr>
      <w:ins w:id="2532" w:author="Unknown">
        <w:r w:rsidRPr="0089304D">
          <w:rPr>
            <w:rFonts w:ascii="Consolas" w:eastAsia="Times New Roman" w:hAnsi="Consolas" w:cs="Consolas"/>
            <w:color w:val="F8F8F2"/>
            <w:sz w:val="27"/>
          </w:rPr>
          <w:t>a = scrollY;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33" w:author="Unknown"/>
          <w:rFonts w:ascii="Consolas" w:eastAsia="Times New Roman" w:hAnsi="Consolas" w:cs="Consolas"/>
          <w:color w:val="F8F8F2"/>
          <w:sz w:val="27"/>
        </w:rPr>
      </w:pPr>
      <w:ins w:id="2534" w:author="Unknown">
        <w:r w:rsidRPr="0089304D">
          <w:rPr>
            <w:rFonts w:ascii="Consolas" w:eastAsia="Times New Roman" w:hAnsi="Consolas" w:cs="Consolas"/>
            <w:color w:val="F8F8F2"/>
            <w:sz w:val="27"/>
          </w:rPr>
          <w:t>a = location.</w:t>
        </w:r>
        <w:r w:rsidRPr="0089304D">
          <w:rPr>
            <w:rFonts w:ascii="Consolas" w:eastAsia="Times New Roman" w:hAnsi="Consolas" w:cs="Consolas"/>
            <w:color w:val="E6DB74"/>
            <w:sz w:val="27"/>
          </w:rPr>
          <w:t>toString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35" w:author="Unknown"/>
          <w:rFonts w:ascii="Consolas" w:eastAsia="Times New Roman" w:hAnsi="Consolas" w:cs="Consolas"/>
          <w:color w:val="F8F8F2"/>
          <w:sz w:val="27"/>
        </w:rPr>
      </w:pPr>
      <w:ins w:id="2536" w:author="Unknown">
        <w:r w:rsidRPr="0089304D">
          <w:rPr>
            <w:rFonts w:ascii="Consolas" w:eastAsia="Times New Roman" w:hAnsi="Consolas" w:cs="Consolas"/>
            <w:color w:val="F8F8F2"/>
            <w:sz w:val="27"/>
          </w:rPr>
          <w:t>a = window.history;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37" w:author="Unknown"/>
          <w:rFonts w:ascii="Consolas" w:eastAsia="Times New Roman" w:hAnsi="Consolas" w:cs="Consolas"/>
          <w:color w:val="F8F8F2"/>
          <w:sz w:val="27"/>
          <w:szCs w:val="27"/>
        </w:rPr>
      </w:pPr>
      <w:ins w:id="253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(a);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Understanding DOM &amp; Creating a Website Layout | JavaScript Tutorial In Hindi #12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w:t>
      </w:r>
      <w:r w:rsidRPr="0089304D">
        <w:rPr>
          <w:rFonts w:ascii="Segoe UI" w:eastAsia="Times New Roman" w:hAnsi="Segoe UI" w:cs="Segoe UI"/>
          <w:b/>
          <w:bCs/>
          <w:color w:val="000000"/>
          <w:sz w:val="27"/>
        </w:rPr>
        <w:t>the Document Object Model</w:t>
      </w:r>
      <w:r w:rsidRPr="0089304D">
        <w:rPr>
          <w:rFonts w:ascii="Segoe UI" w:eastAsia="Times New Roman" w:hAnsi="Segoe UI" w:cs="Segoe UI"/>
          <w:color w:val="000000"/>
          <w:sz w:val="27"/>
          <w:szCs w:val="27"/>
        </w:rPr>
        <w:t>. As we know, every web page resides inside a browser window, which can be considered as an object. A DOM represents the HTML document that is displayed in that window. The Document object has various properties that allow access to and modification of document content. So, let us explore the concept of DOM along with its properties in detail.</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39" w:author="Unknown"/>
          <w:rFonts w:ascii="Segoe UI" w:eastAsia="Times New Roman" w:hAnsi="Segoe UI" w:cs="Segoe UI"/>
          <w:b/>
          <w:bCs/>
          <w:color w:val="000000"/>
          <w:sz w:val="24"/>
          <w:szCs w:val="24"/>
        </w:rPr>
      </w:pPr>
      <w:ins w:id="2540" w:author="Unknown">
        <w:r w:rsidRPr="0089304D">
          <w:rPr>
            <w:rFonts w:ascii="Segoe UI" w:eastAsia="Times New Roman" w:hAnsi="Segoe UI" w:cs="Segoe UI"/>
            <w:b/>
            <w:bCs/>
            <w:color w:val="000000"/>
            <w:sz w:val="24"/>
            <w:szCs w:val="24"/>
          </w:rPr>
          <w:t>DOM - Document Object Model:-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41" w:author="Unknown"/>
          <w:rFonts w:ascii="Segoe UI" w:eastAsia="Times New Roman" w:hAnsi="Segoe UI" w:cs="Segoe UI"/>
          <w:color w:val="000000"/>
          <w:sz w:val="27"/>
          <w:szCs w:val="27"/>
        </w:rPr>
      </w:pPr>
      <w:ins w:id="2542" w:author="Unknown">
        <w:r w:rsidRPr="0089304D">
          <w:rPr>
            <w:rFonts w:ascii="Segoe UI" w:eastAsia="Times New Roman" w:hAnsi="Segoe UI" w:cs="Segoe UI"/>
            <w:color w:val="000000"/>
            <w:sz w:val="27"/>
            <w:szCs w:val="27"/>
          </w:rPr>
          <w:t>We can access the document content and modified it is called the </w:t>
        </w:r>
        <w:r w:rsidRPr="0089304D">
          <w:rPr>
            <w:rFonts w:ascii="Segoe UI" w:eastAsia="Times New Roman" w:hAnsi="Segoe UI" w:cs="Segoe UI"/>
            <w:b/>
            <w:bCs/>
            <w:color w:val="000000"/>
            <w:sz w:val="27"/>
          </w:rPr>
          <w:t>Document Object Model</w:t>
        </w:r>
        <w:r w:rsidRPr="0089304D">
          <w:rPr>
            <w:rFonts w:ascii="Segoe UI" w:eastAsia="Times New Roman" w:hAnsi="Segoe UI" w:cs="Segoe UI"/>
            <w:color w:val="000000"/>
            <w:sz w:val="27"/>
            <w:szCs w:val="27"/>
          </w:rPr>
          <w:t>, or </w:t>
        </w:r>
        <w:r w:rsidRPr="0089304D">
          <w:rPr>
            <w:rFonts w:ascii="Segoe UI" w:eastAsia="Times New Roman" w:hAnsi="Segoe UI" w:cs="Segoe UI"/>
            <w:b/>
            <w:bCs/>
            <w:color w:val="000000"/>
            <w:sz w:val="27"/>
          </w:rPr>
          <w:t>DOM</w:t>
        </w:r>
        <w:r w:rsidRPr="0089304D">
          <w:rPr>
            <w:rFonts w:ascii="Segoe UI" w:eastAsia="Times New Roman" w:hAnsi="Segoe UI" w:cs="Segoe UI"/>
            <w:color w:val="000000"/>
            <w:sz w:val="27"/>
            <w:szCs w:val="27"/>
          </w:rPr>
          <w:t>. The Objects are organized in a hierarchy.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43" w:author="Unknown"/>
          <w:rFonts w:ascii="Segoe UI" w:eastAsia="Times New Roman" w:hAnsi="Segoe UI" w:cs="Segoe UI"/>
          <w:color w:val="000000"/>
          <w:sz w:val="27"/>
          <w:szCs w:val="27"/>
        </w:rPr>
      </w:pPr>
      <w:ins w:id="2544" w:author="Unknown">
        <w:r w:rsidRPr="0089304D">
          <w:rPr>
            <w:rFonts w:ascii="Segoe UI" w:eastAsia="Times New Roman" w:hAnsi="Segoe UI" w:cs="Segoe UI"/>
            <w:b/>
            <w:bCs/>
            <w:color w:val="000000"/>
            <w:sz w:val="27"/>
          </w:rPr>
          <w:t>The window object</w:t>
        </w:r>
        <w:r w:rsidRPr="0089304D">
          <w:rPr>
            <w:rFonts w:ascii="Segoe UI" w:eastAsia="Times New Roman" w:hAnsi="Segoe UI" w:cs="Segoe UI"/>
            <w:color w:val="000000"/>
            <w:sz w:val="27"/>
            <w:szCs w:val="27"/>
          </w:rPr>
          <w:t> is at the top of the hierarchy. </w:t>
        </w:r>
        <w:r w:rsidRPr="0089304D">
          <w:rPr>
            <w:rFonts w:ascii="Segoe UI" w:eastAsia="Times New Roman" w:hAnsi="Segoe UI" w:cs="Segoe UI"/>
            <w:b/>
            <w:bCs/>
            <w:color w:val="000000"/>
            <w:sz w:val="27"/>
          </w:rPr>
          <w:t>The second one is the document object. </w:t>
        </w:r>
        <w:r w:rsidRPr="0089304D">
          <w:rPr>
            <w:rFonts w:ascii="Segoe UI" w:eastAsia="Times New Roman" w:hAnsi="Segoe UI" w:cs="Segoe UI"/>
            <w:color w:val="000000"/>
            <w:sz w:val="27"/>
            <w:szCs w:val="27"/>
          </w:rPr>
          <w:t xml:space="preserve">The HTML document that gets loaded into a window becomes a document object. The third one is the forms. Everything enclosed in the &lt;form&gt;...&lt;/form&gt; tags sets the form object. And the last one is </w:t>
        </w:r>
        <w:r w:rsidRPr="0089304D">
          <w:rPr>
            <w:rFonts w:ascii="Segoe UI" w:eastAsia="Times New Roman" w:hAnsi="Segoe UI" w:cs="Segoe UI"/>
            <w:color w:val="000000"/>
            <w:sz w:val="27"/>
            <w:szCs w:val="27"/>
          </w:rPr>
          <w:lastRenderedPageBreak/>
          <w:t>the </w:t>
        </w:r>
        <w:r w:rsidRPr="0089304D">
          <w:rPr>
            <w:rFonts w:ascii="Segoe UI" w:eastAsia="Times New Roman" w:hAnsi="Segoe UI" w:cs="Segoe UI"/>
            <w:b/>
            <w:bCs/>
            <w:color w:val="000000"/>
            <w:sz w:val="27"/>
          </w:rPr>
          <w:t>Form control elements</w:t>
        </w:r>
        <w:r w:rsidRPr="0089304D">
          <w:rPr>
            <w:rFonts w:ascii="Segoe UI" w:eastAsia="Times New Roman" w:hAnsi="Segoe UI" w:cs="Segoe UI"/>
            <w:color w:val="000000"/>
            <w:sz w:val="27"/>
            <w:szCs w:val="27"/>
          </w:rPr>
          <w:t>. The form object contains all the elements defined for that object, such as input fields, buttons, radio buttons, and checkboxes.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45" w:author="Unknown"/>
          <w:rFonts w:ascii="Segoe UI" w:eastAsia="Times New Roman" w:hAnsi="Segoe UI" w:cs="Segoe UI"/>
          <w:color w:val="000000"/>
          <w:sz w:val="27"/>
          <w:szCs w:val="27"/>
        </w:rPr>
      </w:pPr>
      <w:ins w:id="2546" w:author="Unknown">
        <w:r w:rsidRPr="0089304D">
          <w:rPr>
            <w:rFonts w:ascii="Segoe UI" w:eastAsia="Times New Roman" w:hAnsi="Segoe UI" w:cs="Segoe UI"/>
            <w:color w:val="000000"/>
            <w:sz w:val="27"/>
            <w:szCs w:val="27"/>
          </w:rPr>
          <w:t>The DOM is a tree-like representation of the contents of a webpage. Tree of “nodes” with different relationships depending on how they are arranged in the HTML document.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47" w:author="Unknown"/>
          <w:rFonts w:ascii="Consolas" w:eastAsia="Times New Roman" w:hAnsi="Consolas" w:cs="Consolas"/>
          <w:color w:val="F8F8F2"/>
          <w:sz w:val="27"/>
        </w:rPr>
      </w:pPr>
      <w:ins w:id="25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 xml:space="preserve">main_class </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49" w:author="Unknown"/>
          <w:rFonts w:ascii="Consolas" w:eastAsia="Times New Roman" w:hAnsi="Consolas" w:cs="Consolas"/>
          <w:color w:val="F8F8F2"/>
          <w:sz w:val="27"/>
        </w:rPr>
      </w:pPr>
      <w:ins w:id="255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myclass1</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51" w:author="Unknown"/>
          <w:rFonts w:ascii="Consolas" w:eastAsia="Times New Roman" w:hAnsi="Consolas" w:cs="Consolas"/>
          <w:color w:val="F8F8F2"/>
          <w:sz w:val="27"/>
        </w:rPr>
      </w:pPr>
      <w:ins w:id="255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myclass2</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53" w:author="Unknown"/>
          <w:rFonts w:ascii="Consolas" w:eastAsia="Times New Roman" w:hAnsi="Consolas" w:cs="Consolas"/>
          <w:color w:val="F8F8F2"/>
          <w:sz w:val="27"/>
          <w:szCs w:val="27"/>
        </w:rPr>
      </w:pPr>
      <w:ins w:id="255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555" w:author="Unknown"/>
          <w:rFonts w:ascii="Segoe UI" w:eastAsia="Times New Roman" w:hAnsi="Segoe UI" w:cs="Segoe UI"/>
          <w:color w:val="000000"/>
          <w:sz w:val="27"/>
          <w:szCs w:val="27"/>
        </w:rPr>
      </w:pPr>
      <w:ins w:id="255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57" w:author="Unknown"/>
          <w:rFonts w:ascii="Segoe UI" w:eastAsia="Times New Roman" w:hAnsi="Segoe UI" w:cs="Segoe UI"/>
          <w:b/>
          <w:bCs/>
          <w:color w:val="000000"/>
          <w:sz w:val="24"/>
          <w:szCs w:val="24"/>
        </w:rPr>
      </w:pPr>
      <w:ins w:id="2558" w:author="Unknown">
        <w:r w:rsidRPr="0089304D">
          <w:rPr>
            <w:rFonts w:ascii="Segoe UI" w:eastAsia="Times New Roman" w:hAnsi="Segoe UI" w:cs="Segoe UI"/>
            <w:b/>
            <w:bCs/>
            <w:color w:val="000000"/>
            <w:sz w:val="24"/>
            <w:szCs w:val="24"/>
          </w:rPr>
          <w:t>Explanation: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59" w:author="Unknown"/>
          <w:rFonts w:ascii="Segoe UI" w:eastAsia="Times New Roman" w:hAnsi="Segoe UI" w:cs="Segoe UI"/>
          <w:color w:val="000000"/>
          <w:sz w:val="27"/>
          <w:szCs w:val="27"/>
        </w:rPr>
      </w:pPr>
      <w:ins w:id="2560" w:author="Unknown">
        <w:r w:rsidRPr="0089304D">
          <w:rPr>
            <w:rFonts w:ascii="Segoe UI" w:eastAsia="Times New Roman" w:hAnsi="Segoe UI" w:cs="Segoe UI"/>
            <w:color w:val="000000"/>
            <w:sz w:val="27"/>
            <w:szCs w:val="27"/>
          </w:rPr>
          <w:t>In the above example, the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61" w:author="Unknown"/>
          <w:rFonts w:ascii="Segoe UI" w:eastAsia="Times New Roman" w:hAnsi="Segoe UI" w:cs="Segoe UI"/>
          <w:color w:val="000000"/>
          <w:sz w:val="27"/>
          <w:szCs w:val="27"/>
        </w:rPr>
      </w:pPr>
      <w:ins w:id="2562" w:author="Unknown">
        <w:r w:rsidRPr="0089304D">
          <w:rPr>
            <w:rFonts w:ascii="Segoe UI" w:eastAsia="Times New Roman" w:hAnsi="Segoe UI" w:cs="Segoe UI"/>
            <w:color w:val="000000"/>
            <w:sz w:val="27"/>
            <w:szCs w:val="27"/>
          </w:rPr>
          <w:t> &lt;div class="myclass1"&gt;&lt;/div&gt; is a “child” of &lt;div id="main_class"&gt;&lt;/div&gt; and a sibling to &lt;div class="myclass2"&gt;&lt;/div&gt;. It is like a family tree. &lt;div id="main_class"&gt;&lt;/div&gt; is a </w:t>
        </w:r>
        <w:r w:rsidRPr="0089304D">
          <w:rPr>
            <w:rFonts w:ascii="Segoe UI" w:eastAsia="Times New Roman" w:hAnsi="Segoe UI" w:cs="Segoe UI"/>
            <w:b/>
            <w:bCs/>
            <w:color w:val="000000"/>
            <w:sz w:val="27"/>
          </w:rPr>
          <w:t>parent</w:t>
        </w:r>
        <w:r w:rsidRPr="0089304D">
          <w:rPr>
            <w:rFonts w:ascii="Segoe UI" w:eastAsia="Times New Roman" w:hAnsi="Segoe UI" w:cs="Segoe UI"/>
            <w:color w:val="000000"/>
            <w:sz w:val="27"/>
            <w:szCs w:val="27"/>
          </w:rPr>
          <w:t>, with its </w:t>
        </w:r>
        <w:r w:rsidRPr="0089304D">
          <w:rPr>
            <w:rFonts w:ascii="Segoe UI" w:eastAsia="Times New Roman" w:hAnsi="Segoe UI" w:cs="Segoe UI"/>
            <w:b/>
            <w:bCs/>
            <w:color w:val="000000"/>
            <w:sz w:val="27"/>
          </w:rPr>
          <w:t>children</w:t>
        </w:r>
        <w:r w:rsidRPr="0089304D">
          <w:rPr>
            <w:rFonts w:ascii="Segoe UI" w:eastAsia="Times New Roman" w:hAnsi="Segoe UI" w:cs="Segoe UI"/>
            <w:color w:val="000000"/>
            <w:sz w:val="27"/>
            <w:szCs w:val="27"/>
          </w:rPr>
          <w:t> on the next level, each on their own “branch”.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63" w:author="Unknown"/>
          <w:rFonts w:ascii="Segoe UI" w:eastAsia="Times New Roman" w:hAnsi="Segoe UI" w:cs="Segoe UI"/>
          <w:b/>
          <w:bCs/>
          <w:color w:val="000000"/>
          <w:sz w:val="24"/>
          <w:szCs w:val="24"/>
        </w:rPr>
      </w:pPr>
      <w:ins w:id="2564" w:author="Unknown">
        <w:r w:rsidRPr="0089304D">
          <w:rPr>
            <w:rFonts w:ascii="Segoe UI" w:eastAsia="Times New Roman" w:hAnsi="Segoe UI" w:cs="Segoe UI"/>
            <w:b/>
            <w:bCs/>
            <w:color w:val="000000"/>
            <w:sz w:val="24"/>
            <w:szCs w:val="24"/>
          </w:rPr>
          <w:t>DOM Properties:-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65" w:author="Unknown"/>
          <w:rFonts w:ascii="Segoe UI" w:eastAsia="Times New Roman" w:hAnsi="Segoe UI" w:cs="Segoe UI"/>
          <w:color w:val="000000"/>
          <w:sz w:val="27"/>
          <w:szCs w:val="27"/>
        </w:rPr>
      </w:pPr>
      <w:ins w:id="2566" w:author="Unknown">
        <w:r w:rsidRPr="0089304D">
          <w:rPr>
            <w:rFonts w:ascii="Segoe UI" w:eastAsia="Times New Roman" w:hAnsi="Segoe UI" w:cs="Segoe UI"/>
            <w:color w:val="000000"/>
            <w:sz w:val="27"/>
            <w:szCs w:val="27"/>
          </w:rPr>
          <w:t>With the Document Object Model (DOM), we can create and build documents, add, modify, or delete elements and content. Anything found in an HTML document can be accessed, changed, deleted, or added using the Document Object Model, with a few exceptions. The syntax for accessing the DOM properties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67" w:author="Unknown"/>
          <w:rFonts w:ascii="Consolas" w:eastAsia="Times New Roman" w:hAnsi="Consolas" w:cs="Consolas"/>
          <w:color w:val="F8F8F2"/>
          <w:sz w:val="27"/>
          <w:szCs w:val="27"/>
        </w:rPr>
      </w:pPr>
      <w:ins w:id="2568" w:author="Unknown">
        <w:r w:rsidRPr="0089304D">
          <w:rPr>
            <w:rFonts w:ascii="Consolas" w:eastAsia="Times New Roman" w:hAnsi="Consolas" w:cs="Consolas"/>
            <w:color w:val="F8F8F2"/>
            <w:sz w:val="27"/>
          </w:rPr>
          <w:t>document.property_name</w:t>
        </w:r>
      </w:ins>
    </w:p>
    <w:p w:rsidR="0089304D" w:rsidRPr="0089304D" w:rsidRDefault="0089304D" w:rsidP="0089304D">
      <w:pPr>
        <w:spacing w:after="0" w:line="240" w:lineRule="auto"/>
        <w:rPr>
          <w:ins w:id="2569" w:author="Unknown"/>
          <w:rFonts w:ascii="Segoe UI" w:eastAsia="Times New Roman" w:hAnsi="Segoe UI" w:cs="Segoe UI"/>
          <w:color w:val="000000"/>
          <w:sz w:val="27"/>
          <w:szCs w:val="27"/>
        </w:rPr>
      </w:pPr>
      <w:ins w:id="257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71" w:author="Unknown"/>
          <w:rFonts w:ascii="Segoe UI" w:eastAsia="Times New Roman" w:hAnsi="Segoe UI" w:cs="Segoe UI"/>
          <w:color w:val="000000"/>
          <w:sz w:val="27"/>
          <w:szCs w:val="27"/>
        </w:rPr>
      </w:pPr>
      <w:ins w:id="2572" w:author="Unknown">
        <w:r w:rsidRPr="0089304D">
          <w:rPr>
            <w:rFonts w:ascii="Segoe UI" w:eastAsia="Times New Roman" w:hAnsi="Segoe UI" w:cs="Segoe UI"/>
            <w:color w:val="000000"/>
            <w:sz w:val="27"/>
            <w:szCs w:val="27"/>
          </w:rPr>
          <w:t> Here are some of the most common properties of the document object model.</w:t>
        </w:r>
      </w:ins>
    </w:p>
    <w:tbl>
      <w:tblPr>
        <w:tblW w:w="64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398"/>
        <w:gridCol w:w="3062"/>
      </w:tblGrid>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Property</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document.anchors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&lt;a&gt; elements that have a name attribute</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document.baseURI</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absolute base URI of the document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document.body</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&lt;body&gt; element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document.cookie</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document's cookie</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document.doctype</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document's doctype</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document.documentElement</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&lt;html&gt; element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document.documentMode</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mode used by the browser</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document.documentURI</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URI of the document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document.embeds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HTML &lt;embed&gt; elements</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document.forms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HTML &lt;form&gt; elements</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document.head</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HTML &lt;head&gt; element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document.images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HTML &lt;img&gt; elements</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document.implementation</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DOM implementation</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document.links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HTML &lt;area&gt; and &lt;a&gt; elements that have a href attribute</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document.scripts</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all HTML &lt;script&gt; elements</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document.title</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&lt;title&gt; element</w:t>
            </w:r>
          </w:p>
        </w:tc>
      </w:tr>
      <w:tr w:rsidR="0089304D" w:rsidRPr="0089304D" w:rsidTr="0089304D">
        <w:tc>
          <w:tcPr>
            <w:tcW w:w="33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document.URL</w:t>
            </w:r>
          </w:p>
        </w:tc>
        <w:tc>
          <w:tcPr>
            <w:tcW w:w="306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complete URL of the document</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73" w:author="Unknown"/>
          <w:rFonts w:ascii="Segoe UI" w:eastAsia="Times New Roman" w:hAnsi="Segoe UI" w:cs="Segoe UI"/>
          <w:color w:val="000000"/>
          <w:sz w:val="27"/>
          <w:szCs w:val="27"/>
        </w:rPr>
      </w:pPr>
      <w:ins w:id="2574" w:author="Unknown">
        <w:r w:rsidRPr="0089304D">
          <w:rPr>
            <w:rFonts w:ascii="Segoe UI" w:eastAsia="Times New Roman" w:hAnsi="Segoe UI" w:cs="Segoe UI"/>
            <w:b/>
            <w:bCs/>
            <w:color w:val="000000"/>
            <w:sz w:val="27"/>
          </w:rPr>
          <w:t>Note that:</w:t>
        </w:r>
        <w:r w:rsidRPr="0089304D">
          <w:rPr>
            <w:rFonts w:ascii="Segoe UI" w:eastAsia="Times New Roman" w:hAnsi="Segoe UI" w:cs="Segoe UI"/>
            <w:color w:val="000000"/>
            <w:sz w:val="27"/>
            <w:szCs w:val="27"/>
            <w:bdr w:val="single" w:sz="2" w:space="0" w:color="auto" w:frame="1"/>
            <w:shd w:val="clear" w:color="auto" w:fill="ECF0F1"/>
          </w:rPr>
          <w:t> The DOM is a representation of the various components of the browser and the current Web document that can be accessed or manipulated using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75" w:author="Unknown"/>
          <w:rFonts w:ascii="Segoe UI" w:eastAsia="Times New Roman" w:hAnsi="Segoe UI" w:cs="Segoe UI"/>
          <w:color w:val="000000"/>
          <w:sz w:val="27"/>
          <w:szCs w:val="27"/>
        </w:rPr>
      </w:pPr>
      <w:ins w:id="257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577" w:author="Unknown"/>
          <w:rFonts w:ascii="Segoe UI" w:eastAsia="Times New Roman" w:hAnsi="Segoe UI" w:cs="Segoe UI"/>
          <w:color w:val="000000"/>
          <w:sz w:val="27"/>
          <w:szCs w:val="27"/>
        </w:rPr>
      </w:pPr>
      <w:ins w:id="257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579" w:author="Unknown"/>
          <w:rFonts w:ascii="Segoe UI" w:eastAsia="Times New Roman" w:hAnsi="Segoe UI" w:cs="Segoe UI"/>
          <w:b/>
          <w:bCs/>
          <w:color w:val="000000"/>
          <w:sz w:val="24"/>
          <w:szCs w:val="24"/>
        </w:rPr>
      </w:pPr>
      <w:ins w:id="2580"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81" w:author="Unknown"/>
          <w:rFonts w:ascii="Consolas" w:eastAsia="Times New Roman" w:hAnsi="Consolas" w:cs="Consolas"/>
          <w:color w:val="F8F8F2"/>
          <w:sz w:val="27"/>
        </w:rPr>
      </w:pPr>
      <w:ins w:id="2582"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83" w:author="Unknown"/>
          <w:rFonts w:ascii="Consolas" w:eastAsia="Times New Roman" w:hAnsi="Consolas" w:cs="Consolas"/>
          <w:color w:val="F8F8F2"/>
          <w:sz w:val="27"/>
        </w:rPr>
      </w:pPr>
      <w:ins w:id="258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85" w:author="Unknown"/>
          <w:rFonts w:ascii="Consolas" w:eastAsia="Times New Roman" w:hAnsi="Consolas" w:cs="Consolas"/>
          <w:color w:val="F8F8F2"/>
          <w:sz w:val="27"/>
        </w:rPr>
      </w:pPr>
      <w:ins w:id="258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87" w:author="Unknown"/>
          <w:rFonts w:ascii="Consolas" w:eastAsia="Times New Roman" w:hAnsi="Consolas" w:cs="Consolas"/>
          <w:color w:val="F8F8F2"/>
          <w:sz w:val="27"/>
        </w:rPr>
      </w:pPr>
      <w:ins w:id="25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89" w:author="Unknown"/>
          <w:rFonts w:ascii="Consolas" w:eastAsia="Times New Roman" w:hAnsi="Consolas" w:cs="Consolas"/>
          <w:color w:val="F8F8F2"/>
          <w:sz w:val="27"/>
        </w:rPr>
      </w:pPr>
      <w:ins w:id="25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1" w:author="Unknown"/>
          <w:rFonts w:ascii="Consolas" w:eastAsia="Times New Roman" w:hAnsi="Consolas" w:cs="Consolas"/>
          <w:color w:val="F8F8F2"/>
          <w:sz w:val="27"/>
        </w:rPr>
      </w:pPr>
      <w:ins w:id="25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3" w:author="Unknown"/>
          <w:rFonts w:ascii="Consolas" w:eastAsia="Times New Roman" w:hAnsi="Consolas" w:cs="Consolas"/>
          <w:color w:val="F8F8F2"/>
          <w:sz w:val="27"/>
        </w:rPr>
      </w:pPr>
      <w:ins w:id="25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5" w:author="Unknown"/>
          <w:rFonts w:ascii="Consolas" w:eastAsia="Times New Roman" w:hAnsi="Consolas" w:cs="Consolas"/>
          <w:color w:val="F8F8F2"/>
          <w:sz w:val="27"/>
        </w:rPr>
      </w:pPr>
      <w:ins w:id="259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7" w:author="Unknown"/>
          <w:rFonts w:ascii="Consolas" w:eastAsia="Times New Roman" w:hAnsi="Consolas" w:cs="Consolas"/>
          <w:color w:val="F8F8F2"/>
          <w:sz w:val="27"/>
        </w:rPr>
      </w:pPr>
      <w:ins w:id="259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599" w:author="Unknown"/>
          <w:rFonts w:ascii="Consolas" w:eastAsia="Times New Roman" w:hAnsi="Consolas" w:cs="Consolas"/>
          <w:color w:val="F8F8F2"/>
          <w:sz w:val="27"/>
        </w:rPr>
      </w:pPr>
      <w:ins w:id="26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01" w:author="Unknown"/>
          <w:rFonts w:ascii="Consolas" w:eastAsia="Times New Roman" w:hAnsi="Consolas" w:cs="Consolas"/>
          <w:color w:val="F8F8F2"/>
          <w:sz w:val="27"/>
        </w:rPr>
      </w:pPr>
      <w:ins w:id="26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03" w:author="Unknown"/>
          <w:rFonts w:ascii="Consolas" w:eastAsia="Times New Roman" w:hAnsi="Consolas" w:cs="Consolas"/>
          <w:color w:val="F8F8F2"/>
          <w:sz w:val="27"/>
        </w:rPr>
      </w:pPr>
      <w:ins w:id="26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06" w:author="Unknown"/>
          <w:rFonts w:ascii="Consolas" w:eastAsia="Times New Roman" w:hAnsi="Consolas" w:cs="Consolas"/>
          <w:color w:val="F8F8F2"/>
          <w:sz w:val="27"/>
        </w:rPr>
      </w:pPr>
      <w:ins w:id="26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08" w:author="Unknown"/>
          <w:rFonts w:ascii="Consolas" w:eastAsia="Times New Roman" w:hAnsi="Consolas" w:cs="Consolas"/>
          <w:color w:val="F8F8F2"/>
          <w:sz w:val="27"/>
        </w:rPr>
      </w:pPr>
      <w:ins w:id="26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0" w:author="Unknown"/>
          <w:rFonts w:ascii="Consolas" w:eastAsia="Times New Roman" w:hAnsi="Consolas" w:cs="Consolas"/>
          <w:color w:val="F8F8F2"/>
          <w:sz w:val="27"/>
        </w:rPr>
      </w:pPr>
      <w:ins w:id="26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2" w:author="Unknown"/>
          <w:rFonts w:ascii="Consolas" w:eastAsia="Times New Roman" w:hAnsi="Consolas" w:cs="Consolas"/>
          <w:color w:val="F8F8F2"/>
          <w:sz w:val="27"/>
        </w:rPr>
      </w:pPr>
      <w:ins w:id="26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4" w:author="Unknown"/>
          <w:rFonts w:ascii="Consolas" w:eastAsia="Times New Roman" w:hAnsi="Consolas" w:cs="Consolas"/>
          <w:color w:val="F8F8F2"/>
          <w:sz w:val="27"/>
        </w:rPr>
      </w:pPr>
      <w:ins w:id="26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6" w:author="Unknown"/>
          <w:rFonts w:ascii="Consolas" w:eastAsia="Times New Roman" w:hAnsi="Consolas" w:cs="Consolas"/>
          <w:color w:val="F8F8F2"/>
          <w:sz w:val="27"/>
        </w:rPr>
      </w:pPr>
      <w:ins w:id="26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18" w:author="Unknown"/>
          <w:rFonts w:ascii="Consolas" w:eastAsia="Times New Roman" w:hAnsi="Consolas" w:cs="Consolas"/>
          <w:color w:val="F8F8F2"/>
          <w:sz w:val="27"/>
        </w:rPr>
      </w:pPr>
      <w:ins w:id="26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20" w:author="Unknown"/>
          <w:rFonts w:ascii="Consolas" w:eastAsia="Times New Roman" w:hAnsi="Consolas" w:cs="Consolas"/>
          <w:color w:val="F8F8F2"/>
          <w:sz w:val="27"/>
        </w:rPr>
      </w:pPr>
      <w:ins w:id="26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22" w:author="Unknown"/>
          <w:rFonts w:ascii="Consolas" w:eastAsia="Times New Roman" w:hAnsi="Consolas" w:cs="Consolas"/>
          <w:color w:val="F8F8F2"/>
          <w:sz w:val="27"/>
        </w:rPr>
      </w:pPr>
      <w:ins w:id="26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24" w:author="Unknown"/>
          <w:rFonts w:ascii="Consolas" w:eastAsia="Times New Roman" w:hAnsi="Consolas" w:cs="Consolas"/>
          <w:color w:val="F8F8F2"/>
          <w:sz w:val="27"/>
        </w:rPr>
      </w:pPr>
      <w:ins w:id="26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26" w:author="Unknown"/>
          <w:rFonts w:ascii="Consolas" w:eastAsia="Times New Roman" w:hAnsi="Consolas" w:cs="Consolas"/>
          <w:color w:val="F8F8F2"/>
          <w:sz w:val="27"/>
        </w:rPr>
      </w:pPr>
      <w:ins w:id="26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28" w:author="Unknown"/>
          <w:rFonts w:ascii="Consolas" w:eastAsia="Times New Roman" w:hAnsi="Consolas" w:cs="Consolas"/>
          <w:color w:val="F8F8F2"/>
          <w:sz w:val="27"/>
        </w:rPr>
      </w:pPr>
      <w:ins w:id="26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0" w:author="Unknown"/>
          <w:rFonts w:ascii="Consolas" w:eastAsia="Times New Roman" w:hAnsi="Consolas" w:cs="Consolas"/>
          <w:color w:val="F8F8F2"/>
          <w:sz w:val="27"/>
        </w:rPr>
      </w:pPr>
      <w:ins w:id="26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2" w:author="Unknown"/>
          <w:rFonts w:ascii="Consolas" w:eastAsia="Times New Roman" w:hAnsi="Consolas" w:cs="Consolas"/>
          <w:color w:val="F8F8F2"/>
          <w:sz w:val="27"/>
        </w:rPr>
      </w:pPr>
      <w:ins w:id="263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4" w:author="Unknown"/>
          <w:rFonts w:ascii="Consolas" w:eastAsia="Times New Roman" w:hAnsi="Consolas" w:cs="Consolas"/>
          <w:color w:val="F8F8F2"/>
          <w:sz w:val="27"/>
        </w:rPr>
      </w:pPr>
      <w:ins w:id="26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6" w:author="Unknown"/>
          <w:rFonts w:ascii="Consolas" w:eastAsia="Times New Roman" w:hAnsi="Consolas" w:cs="Consolas"/>
          <w:color w:val="F8F8F2"/>
          <w:sz w:val="27"/>
        </w:rPr>
      </w:pPr>
      <w:ins w:id="2637"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38" w:author="Unknown"/>
          <w:rFonts w:ascii="Consolas" w:eastAsia="Times New Roman" w:hAnsi="Consolas" w:cs="Consolas"/>
          <w:color w:val="F8F8F2"/>
          <w:sz w:val="27"/>
        </w:rPr>
      </w:pPr>
      <w:ins w:id="26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40" w:author="Unknown"/>
          <w:rFonts w:ascii="Consolas" w:eastAsia="Times New Roman" w:hAnsi="Consolas" w:cs="Consolas"/>
          <w:color w:val="F8F8F2"/>
          <w:sz w:val="27"/>
        </w:rPr>
      </w:pPr>
      <w:ins w:id="26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42" w:author="Unknown"/>
          <w:rFonts w:ascii="Consolas" w:eastAsia="Times New Roman" w:hAnsi="Consolas" w:cs="Consolas"/>
          <w:color w:val="F8F8F2"/>
          <w:sz w:val="27"/>
        </w:rPr>
      </w:pPr>
      <w:ins w:id="26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44" w:author="Unknown"/>
          <w:rFonts w:ascii="Consolas" w:eastAsia="Times New Roman" w:hAnsi="Consolas" w:cs="Consolas"/>
          <w:color w:val="F8F8F2"/>
          <w:sz w:val="27"/>
        </w:rPr>
      </w:pPr>
      <w:ins w:id="26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46" w:author="Unknown"/>
          <w:rFonts w:ascii="Consolas" w:eastAsia="Times New Roman" w:hAnsi="Consolas" w:cs="Consolas"/>
          <w:color w:val="F8F8F2"/>
          <w:sz w:val="27"/>
        </w:rPr>
      </w:pPr>
      <w:ins w:id="26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48" w:author="Unknown"/>
          <w:rFonts w:ascii="Consolas" w:eastAsia="Times New Roman" w:hAnsi="Consolas" w:cs="Consolas"/>
          <w:color w:val="F8F8F2"/>
          <w:sz w:val="27"/>
        </w:rPr>
      </w:pPr>
      <w:ins w:id="26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0" w:author="Unknown"/>
          <w:rFonts w:ascii="Consolas" w:eastAsia="Times New Roman" w:hAnsi="Consolas" w:cs="Consolas"/>
          <w:color w:val="F8F8F2"/>
          <w:sz w:val="27"/>
        </w:rPr>
      </w:pPr>
      <w:ins w:id="26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2" w:author="Unknown"/>
          <w:rFonts w:ascii="Consolas" w:eastAsia="Times New Roman" w:hAnsi="Consolas" w:cs="Consolas"/>
          <w:color w:val="F8F8F2"/>
          <w:sz w:val="27"/>
        </w:rPr>
      </w:pPr>
      <w:ins w:id="26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4" w:author="Unknown"/>
          <w:rFonts w:ascii="Consolas" w:eastAsia="Times New Roman" w:hAnsi="Consolas" w:cs="Consolas"/>
          <w:color w:val="F8F8F2"/>
          <w:sz w:val="27"/>
        </w:rPr>
      </w:pPr>
      <w:ins w:id="2655"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6" w:author="Unknown"/>
          <w:rFonts w:ascii="Consolas" w:eastAsia="Times New Roman" w:hAnsi="Consolas" w:cs="Consolas"/>
          <w:color w:val="F8F8F2"/>
          <w:sz w:val="27"/>
        </w:rPr>
      </w:pPr>
      <w:ins w:id="2657"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58" w:author="Unknown"/>
          <w:rFonts w:ascii="Consolas" w:eastAsia="Times New Roman" w:hAnsi="Consolas" w:cs="Consolas"/>
          <w:color w:val="F8F8F2"/>
          <w:sz w:val="27"/>
        </w:rPr>
      </w:pPr>
      <w:ins w:id="265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60" w:author="Unknown"/>
          <w:rFonts w:ascii="Consolas" w:eastAsia="Times New Roman" w:hAnsi="Consolas" w:cs="Consolas"/>
          <w:color w:val="F8F8F2"/>
          <w:sz w:val="27"/>
        </w:rPr>
      </w:pPr>
      <w:ins w:id="266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662" w:author="Unknown"/>
          <w:rFonts w:ascii="Segoe UI" w:eastAsia="Times New Roman" w:hAnsi="Segoe UI" w:cs="Segoe UI"/>
          <w:color w:val="000000"/>
          <w:sz w:val="27"/>
          <w:szCs w:val="27"/>
        </w:rPr>
      </w:pPr>
      <w:ins w:id="266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664" w:author="Unknown"/>
          <w:rFonts w:ascii="Segoe UI" w:eastAsia="Times New Roman" w:hAnsi="Segoe UI" w:cs="Segoe UI"/>
          <w:b/>
          <w:bCs/>
          <w:color w:val="000000"/>
          <w:sz w:val="24"/>
          <w:szCs w:val="24"/>
        </w:rPr>
      </w:pPr>
      <w:ins w:id="2665"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66" w:author="Unknown"/>
          <w:rFonts w:ascii="Consolas" w:eastAsia="Times New Roman" w:hAnsi="Consolas" w:cs="Consolas"/>
          <w:color w:val="F8F8F2"/>
          <w:sz w:val="27"/>
        </w:rPr>
      </w:pPr>
      <w:ins w:id="266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 12.js'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68" w:author="Unknown"/>
          <w:rFonts w:ascii="Consolas" w:eastAsia="Times New Roman" w:hAnsi="Consolas" w:cs="Consolas"/>
          <w:color w:val="F8F8F2"/>
          <w:sz w:val="27"/>
        </w:rPr>
      </w:pPr>
      <w:ins w:id="266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 = document;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0" w:author="Unknown"/>
          <w:rFonts w:ascii="Consolas" w:eastAsia="Times New Roman" w:hAnsi="Consolas" w:cs="Consolas"/>
          <w:color w:val="F8F8F2"/>
          <w:sz w:val="27"/>
        </w:rPr>
      </w:pPr>
      <w:ins w:id="2671" w:author="Unknown">
        <w:r w:rsidRPr="0089304D">
          <w:rPr>
            <w:rFonts w:ascii="Consolas" w:eastAsia="Times New Roman" w:hAnsi="Consolas" w:cs="Consolas"/>
            <w:color w:val="F8F8F2"/>
            <w:sz w:val="27"/>
          </w:rPr>
          <w:t>a = document.all;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2" w:author="Unknown"/>
          <w:rFonts w:ascii="Consolas" w:eastAsia="Times New Roman" w:hAnsi="Consolas" w:cs="Consolas"/>
          <w:color w:val="F8F8F2"/>
          <w:sz w:val="27"/>
        </w:rPr>
      </w:pPr>
      <w:ins w:id="2673" w:author="Unknown">
        <w:r w:rsidRPr="0089304D">
          <w:rPr>
            <w:rFonts w:ascii="Consolas" w:eastAsia="Times New Roman" w:hAnsi="Consolas" w:cs="Consolas"/>
            <w:color w:val="8292A2"/>
            <w:sz w:val="27"/>
          </w:rPr>
          <w:t>// a = document.body;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4" w:author="Unknown"/>
          <w:rFonts w:ascii="Consolas" w:eastAsia="Times New Roman" w:hAnsi="Consolas" w:cs="Consolas"/>
          <w:color w:val="F8F8F2"/>
          <w:sz w:val="27"/>
        </w:rPr>
      </w:pPr>
      <w:ins w:id="2675" w:author="Unknown">
        <w:r w:rsidRPr="0089304D">
          <w:rPr>
            <w:rFonts w:ascii="Consolas" w:eastAsia="Times New Roman" w:hAnsi="Consolas" w:cs="Consolas"/>
            <w:color w:val="8292A2"/>
            <w:sz w:val="27"/>
          </w:rPr>
          <w:t>// a = document.forms[0];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6" w:author="Unknown"/>
          <w:rFonts w:ascii="Consolas" w:eastAsia="Times New Roman" w:hAnsi="Consolas" w:cs="Consolas"/>
          <w:color w:val="F8F8F2"/>
          <w:sz w:val="27"/>
        </w:rPr>
      </w:pPr>
      <w:ins w:id="2677" w:author="Unknown">
        <w:r w:rsidRPr="0089304D">
          <w:rPr>
            <w:rFonts w:ascii="Consolas" w:eastAsia="Times New Roman" w:hAnsi="Consolas" w:cs="Consolas"/>
            <w:color w:val="8292A2"/>
            <w:sz w:val="27"/>
          </w:rPr>
          <w:t>// Array.from(a).forEach(function(element){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78" w:author="Unknown"/>
          <w:rFonts w:ascii="Consolas" w:eastAsia="Times New Roman" w:hAnsi="Consolas" w:cs="Consolas"/>
          <w:color w:val="F8F8F2"/>
          <w:sz w:val="27"/>
        </w:rPr>
      </w:pPr>
      <w:ins w:id="2679" w:author="Unknown">
        <w:r w:rsidRPr="0089304D">
          <w:rPr>
            <w:rFonts w:ascii="Consolas" w:eastAsia="Times New Roman" w:hAnsi="Consolas" w:cs="Consolas"/>
            <w:color w:val="8292A2"/>
            <w:sz w:val="27"/>
          </w:rPr>
          <w:t>//     console.log(element);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80" w:author="Unknown"/>
          <w:rFonts w:ascii="Consolas" w:eastAsia="Times New Roman" w:hAnsi="Consolas" w:cs="Consolas"/>
          <w:color w:val="F8F8F2"/>
          <w:sz w:val="27"/>
        </w:rPr>
      </w:pPr>
      <w:ins w:id="2681"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82" w:author="Unknown"/>
          <w:rFonts w:ascii="Consolas" w:eastAsia="Times New Roman" w:hAnsi="Consolas" w:cs="Consolas"/>
          <w:color w:val="F8F8F2"/>
          <w:sz w:val="27"/>
        </w:rPr>
      </w:pPr>
      <w:ins w:id="2683" w:author="Unknown">
        <w:r w:rsidRPr="0089304D">
          <w:rPr>
            <w:rFonts w:ascii="Consolas" w:eastAsia="Times New Roman" w:hAnsi="Consolas" w:cs="Consolas"/>
            <w:color w:val="F8F8F2"/>
            <w:sz w:val="27"/>
          </w:rPr>
          <w:t>a = document.links[</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84" w:author="Unknown"/>
          <w:rFonts w:ascii="Consolas" w:eastAsia="Times New Roman" w:hAnsi="Consolas" w:cs="Consolas"/>
          <w:color w:val="F8F8F2"/>
          <w:sz w:val="27"/>
        </w:rPr>
      </w:pPr>
      <w:ins w:id="2685" w:author="Unknown">
        <w:r w:rsidRPr="0089304D">
          <w:rPr>
            <w:rFonts w:ascii="Consolas" w:eastAsia="Times New Roman" w:hAnsi="Consolas" w:cs="Consolas"/>
            <w:color w:val="8292A2"/>
            <w:sz w:val="27"/>
          </w:rPr>
          <w:lastRenderedPageBreak/>
          <w:t>// use document.images and document.scripts and print the list of images and scripts on an html page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86" w:author="Unknown"/>
          <w:rFonts w:ascii="Consolas" w:eastAsia="Times New Roman" w:hAnsi="Consolas" w:cs="Consolas"/>
          <w:color w:val="F8F8F2"/>
          <w:sz w:val="27"/>
          <w:szCs w:val="27"/>
        </w:rPr>
      </w:pPr>
      <w:ins w:id="268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WebPage Crawler In JavaScript - Exercise 1 | JavaScript Tutorial In Hindi #13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Are you ready for your JavaScript first exercise? Your task is to create </w:t>
      </w:r>
      <w:r w:rsidRPr="0089304D">
        <w:rPr>
          <w:rFonts w:ascii="Segoe UI" w:eastAsia="Times New Roman" w:hAnsi="Segoe UI" w:cs="Segoe UI"/>
          <w:b/>
          <w:bCs/>
          <w:color w:val="000000"/>
          <w:sz w:val="27"/>
        </w:rPr>
        <w:t>WebPage Crawler In JavaScript.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 have to create a variable, which takes a string that contains the text, which is a link you are interested in.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Your task is to fetch all the links from a given page which contains this text.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For example, you have to fetch the link which contains JavaScript word or text that looks like </w:t>
      </w:r>
      <w:hyperlink r:id="rId21" w:tgtFrame="_blank" w:history="1">
        <w:r w:rsidRPr="0089304D">
          <w:rPr>
            <w:rFonts w:ascii="Segoe UI" w:eastAsia="Times New Roman" w:hAnsi="Segoe UI" w:cs="Segoe UI"/>
            <w:b/>
            <w:bCs/>
            <w:color w:val="0000FF"/>
            <w:sz w:val="27"/>
            <w:u w:val="single"/>
          </w:rPr>
          <w:t>www.codewithharry.com</w:t>
        </w:r>
      </w:hyperlink>
      <w:r w:rsidRPr="0089304D">
        <w:rPr>
          <w:rFonts w:ascii="Segoe UI" w:eastAsia="Times New Roman" w:hAnsi="Segoe UI" w:cs="Segoe UI"/>
          <w:b/>
          <w:bCs/>
          <w:color w:val="000000"/>
          <w:sz w:val="27"/>
        </w:rPr>
        <w:t>.</w:t>
      </w:r>
      <w:r w:rsidRPr="0089304D">
        <w:rPr>
          <w:rFonts w:ascii="Segoe UI" w:eastAsia="Times New Roman" w:hAnsi="Segoe UI" w:cs="Segoe UI"/>
          <w:color w:val="000000"/>
          <w:sz w:val="27"/>
          <w:szCs w:val="27"/>
        </w:rPr>
        <w:t> You have to fetch all the links, filter them and then display the links you are interested in on the screen.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 are advised to participate in solving this problem. This task helps you become a good problem solver and enables you to accept the challenge and acquire new skills.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like my work, then keep supporting and stay up to date with </w:t>
      </w:r>
      <w:hyperlink r:id="rId22" w:history="1">
        <w:r w:rsidRPr="0089304D">
          <w:rPr>
            <w:rFonts w:ascii="Segoe UI" w:eastAsia="Times New Roman" w:hAnsi="Segoe UI" w:cs="Segoe UI"/>
            <w:b/>
            <w:bCs/>
            <w:color w:val="0000FF"/>
            <w:sz w:val="27"/>
            <w:u w:val="single"/>
          </w:rPr>
          <w:t>codewithharry</w:t>
        </w:r>
      </w:hyperlink>
      <w:r w:rsidRPr="0089304D">
        <w:rPr>
          <w:rFonts w:ascii="Segoe UI" w:eastAsia="Times New Roman" w:hAnsi="Segoe UI" w:cs="Segoe UI"/>
          <w:b/>
          <w:bCs/>
          <w:color w:val="000000"/>
          <w:sz w:val="27"/>
        </w:rPr>
        <w: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688" w:author="Unknown"/>
          <w:rFonts w:ascii="Segoe UI" w:eastAsia="Times New Roman" w:hAnsi="Segoe UI" w:cs="Segoe UI"/>
          <w:color w:val="000000"/>
          <w:sz w:val="27"/>
          <w:szCs w:val="27"/>
        </w:rPr>
      </w:pPr>
      <w:ins w:id="268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690" w:author="Unknown"/>
          <w:rFonts w:ascii="Segoe UI" w:eastAsia="Times New Roman" w:hAnsi="Segoe UI" w:cs="Segoe UI"/>
          <w:b/>
          <w:bCs/>
          <w:color w:val="000000"/>
          <w:sz w:val="24"/>
          <w:szCs w:val="24"/>
        </w:rPr>
      </w:pPr>
      <w:ins w:id="2691"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92" w:author="Unknown"/>
          <w:rFonts w:ascii="Consolas" w:eastAsia="Times New Roman" w:hAnsi="Consolas" w:cs="Consolas"/>
          <w:color w:val="F8F8F2"/>
          <w:sz w:val="27"/>
        </w:rPr>
      </w:pPr>
      <w:ins w:id="269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94" w:author="Unknown"/>
          <w:rFonts w:ascii="Consolas" w:eastAsia="Times New Roman" w:hAnsi="Consolas" w:cs="Consolas"/>
          <w:color w:val="F8F8F2"/>
          <w:sz w:val="27"/>
        </w:rPr>
      </w:pPr>
      <w:ins w:id="269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96" w:author="Unknown"/>
          <w:rFonts w:ascii="Consolas" w:eastAsia="Times New Roman" w:hAnsi="Consolas" w:cs="Consolas"/>
          <w:color w:val="F8F8F2"/>
          <w:sz w:val="27"/>
        </w:rPr>
      </w:pPr>
      <w:ins w:id="269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698" w:author="Unknown"/>
          <w:rFonts w:ascii="Consolas" w:eastAsia="Times New Roman" w:hAnsi="Consolas" w:cs="Consolas"/>
          <w:color w:val="F8F8F2"/>
          <w:sz w:val="27"/>
        </w:rPr>
      </w:pPr>
      <w:ins w:id="26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00" w:author="Unknown"/>
          <w:rFonts w:ascii="Consolas" w:eastAsia="Times New Roman" w:hAnsi="Consolas" w:cs="Consolas"/>
          <w:color w:val="F8F8F2"/>
          <w:sz w:val="27"/>
        </w:rPr>
      </w:pPr>
      <w:ins w:id="27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02" w:author="Unknown"/>
          <w:rFonts w:ascii="Consolas" w:eastAsia="Times New Roman" w:hAnsi="Consolas" w:cs="Consolas"/>
          <w:color w:val="F8F8F2"/>
          <w:sz w:val="27"/>
        </w:rPr>
      </w:pPr>
      <w:ins w:id="270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04" w:author="Unknown"/>
          <w:rFonts w:ascii="Consolas" w:eastAsia="Times New Roman" w:hAnsi="Consolas" w:cs="Consolas"/>
          <w:color w:val="F8F8F2"/>
          <w:sz w:val="27"/>
        </w:rPr>
      </w:pPr>
      <w:ins w:id="27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06" w:author="Unknown"/>
          <w:rFonts w:ascii="Consolas" w:eastAsia="Times New Roman" w:hAnsi="Consolas" w:cs="Consolas"/>
          <w:color w:val="F8F8F2"/>
          <w:sz w:val="27"/>
        </w:rPr>
      </w:pPr>
      <w:ins w:id="270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08" w:author="Unknown"/>
          <w:rFonts w:ascii="Consolas" w:eastAsia="Times New Roman" w:hAnsi="Consolas" w:cs="Consolas"/>
          <w:color w:val="F8F8F2"/>
          <w:sz w:val="27"/>
        </w:rPr>
      </w:pPr>
      <w:ins w:id="270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0" w:author="Unknown"/>
          <w:rFonts w:ascii="Consolas" w:eastAsia="Times New Roman" w:hAnsi="Consolas" w:cs="Consolas"/>
          <w:color w:val="F8F8F2"/>
          <w:sz w:val="27"/>
        </w:rPr>
      </w:pPr>
      <w:ins w:id="27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2" w:author="Unknown"/>
          <w:rFonts w:ascii="Consolas" w:eastAsia="Times New Roman" w:hAnsi="Consolas" w:cs="Consolas"/>
          <w:color w:val="F8F8F2"/>
          <w:sz w:val="27"/>
        </w:rPr>
      </w:pPr>
      <w:ins w:id="27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4" w:author="Unknown"/>
          <w:rFonts w:ascii="Consolas" w:eastAsia="Times New Roman" w:hAnsi="Consolas" w:cs="Consolas"/>
          <w:color w:val="F8F8F2"/>
          <w:sz w:val="27"/>
        </w:rPr>
      </w:pPr>
      <w:ins w:id="27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7" w:author="Unknown"/>
          <w:rFonts w:ascii="Consolas" w:eastAsia="Times New Roman" w:hAnsi="Consolas" w:cs="Consolas"/>
          <w:color w:val="F8F8F2"/>
          <w:sz w:val="27"/>
        </w:rPr>
      </w:pPr>
      <w:ins w:id="27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19" w:author="Unknown"/>
          <w:rFonts w:ascii="Consolas" w:eastAsia="Times New Roman" w:hAnsi="Consolas" w:cs="Consolas"/>
          <w:color w:val="F8F8F2"/>
          <w:sz w:val="27"/>
        </w:rPr>
      </w:pPr>
      <w:ins w:id="27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21" w:author="Unknown"/>
          <w:rFonts w:ascii="Consolas" w:eastAsia="Times New Roman" w:hAnsi="Consolas" w:cs="Consolas"/>
          <w:color w:val="F8F8F2"/>
          <w:sz w:val="27"/>
        </w:rPr>
      </w:pPr>
      <w:ins w:id="27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23" w:author="Unknown"/>
          <w:rFonts w:ascii="Consolas" w:eastAsia="Times New Roman" w:hAnsi="Consolas" w:cs="Consolas"/>
          <w:color w:val="F8F8F2"/>
          <w:sz w:val="27"/>
        </w:rPr>
      </w:pPr>
      <w:ins w:id="27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25" w:author="Unknown"/>
          <w:rFonts w:ascii="Consolas" w:eastAsia="Times New Roman" w:hAnsi="Consolas" w:cs="Consolas"/>
          <w:color w:val="F8F8F2"/>
          <w:sz w:val="27"/>
        </w:rPr>
      </w:pPr>
      <w:ins w:id="27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27" w:author="Unknown"/>
          <w:rFonts w:ascii="Consolas" w:eastAsia="Times New Roman" w:hAnsi="Consolas" w:cs="Consolas"/>
          <w:color w:val="F8F8F2"/>
          <w:sz w:val="27"/>
        </w:rPr>
      </w:pPr>
      <w:ins w:id="27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29" w:author="Unknown"/>
          <w:rFonts w:ascii="Consolas" w:eastAsia="Times New Roman" w:hAnsi="Consolas" w:cs="Consolas"/>
          <w:color w:val="F8F8F2"/>
          <w:sz w:val="27"/>
        </w:rPr>
      </w:pPr>
      <w:ins w:id="27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1" w:author="Unknown"/>
          <w:rFonts w:ascii="Consolas" w:eastAsia="Times New Roman" w:hAnsi="Consolas" w:cs="Consolas"/>
          <w:color w:val="F8F8F2"/>
          <w:sz w:val="27"/>
        </w:rPr>
      </w:pPr>
      <w:ins w:id="27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3" w:author="Unknown"/>
          <w:rFonts w:ascii="Consolas" w:eastAsia="Times New Roman" w:hAnsi="Consolas" w:cs="Consolas"/>
          <w:color w:val="F8F8F2"/>
          <w:sz w:val="27"/>
        </w:rPr>
      </w:pPr>
      <w:ins w:id="27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5" w:author="Unknown"/>
          <w:rFonts w:ascii="Consolas" w:eastAsia="Times New Roman" w:hAnsi="Consolas" w:cs="Consolas"/>
          <w:color w:val="F8F8F2"/>
          <w:sz w:val="27"/>
        </w:rPr>
      </w:pPr>
      <w:ins w:id="27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7" w:author="Unknown"/>
          <w:rFonts w:ascii="Consolas" w:eastAsia="Times New Roman" w:hAnsi="Consolas" w:cs="Consolas"/>
          <w:color w:val="F8F8F2"/>
          <w:sz w:val="27"/>
        </w:rPr>
      </w:pPr>
      <w:ins w:id="27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39" w:author="Unknown"/>
          <w:rFonts w:ascii="Consolas" w:eastAsia="Times New Roman" w:hAnsi="Consolas" w:cs="Consolas"/>
          <w:color w:val="F8F8F2"/>
          <w:sz w:val="27"/>
        </w:rPr>
      </w:pPr>
      <w:ins w:id="27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41" w:author="Unknown"/>
          <w:rFonts w:ascii="Consolas" w:eastAsia="Times New Roman" w:hAnsi="Consolas" w:cs="Consolas"/>
          <w:color w:val="F8F8F2"/>
          <w:sz w:val="27"/>
        </w:rPr>
      </w:pPr>
      <w:ins w:id="27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43" w:author="Unknown"/>
          <w:rFonts w:ascii="Consolas" w:eastAsia="Times New Roman" w:hAnsi="Consolas" w:cs="Consolas"/>
          <w:color w:val="F8F8F2"/>
          <w:sz w:val="27"/>
        </w:rPr>
      </w:pPr>
      <w:ins w:id="27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45" w:author="Unknown"/>
          <w:rFonts w:ascii="Consolas" w:eastAsia="Times New Roman" w:hAnsi="Consolas" w:cs="Consolas"/>
          <w:color w:val="F8F8F2"/>
          <w:sz w:val="27"/>
        </w:rPr>
      </w:pPr>
      <w:ins w:id="27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47" w:author="Unknown"/>
          <w:rFonts w:ascii="Consolas" w:eastAsia="Times New Roman" w:hAnsi="Consolas" w:cs="Consolas"/>
          <w:color w:val="F8F8F2"/>
          <w:sz w:val="27"/>
        </w:rPr>
      </w:pPr>
      <w:ins w:id="2748"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49" w:author="Unknown"/>
          <w:rFonts w:ascii="Consolas" w:eastAsia="Times New Roman" w:hAnsi="Consolas" w:cs="Consolas"/>
          <w:color w:val="F8F8F2"/>
          <w:sz w:val="27"/>
        </w:rPr>
      </w:pPr>
      <w:ins w:id="27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1" w:author="Unknown"/>
          <w:rFonts w:ascii="Consolas" w:eastAsia="Times New Roman" w:hAnsi="Consolas" w:cs="Consolas"/>
          <w:color w:val="F8F8F2"/>
          <w:sz w:val="27"/>
        </w:rPr>
      </w:pPr>
      <w:ins w:id="27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3" w:author="Unknown"/>
          <w:rFonts w:ascii="Consolas" w:eastAsia="Times New Roman" w:hAnsi="Consolas" w:cs="Consolas"/>
          <w:color w:val="F8F8F2"/>
          <w:sz w:val="27"/>
        </w:rPr>
      </w:pPr>
      <w:ins w:id="275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5" w:author="Unknown"/>
          <w:rFonts w:ascii="Consolas" w:eastAsia="Times New Roman" w:hAnsi="Consolas" w:cs="Consolas"/>
          <w:color w:val="F8F8F2"/>
          <w:sz w:val="27"/>
        </w:rPr>
      </w:pPr>
      <w:ins w:id="27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7" w:author="Unknown"/>
          <w:rFonts w:ascii="Consolas" w:eastAsia="Times New Roman" w:hAnsi="Consolas" w:cs="Consolas"/>
          <w:color w:val="F8F8F2"/>
          <w:sz w:val="27"/>
        </w:rPr>
      </w:pPr>
      <w:ins w:id="27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59" w:author="Unknown"/>
          <w:rFonts w:ascii="Consolas" w:eastAsia="Times New Roman" w:hAnsi="Consolas" w:cs="Consolas"/>
          <w:color w:val="F8F8F2"/>
          <w:sz w:val="27"/>
        </w:rPr>
      </w:pPr>
      <w:ins w:id="27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61" w:author="Unknown"/>
          <w:rFonts w:ascii="Consolas" w:eastAsia="Times New Roman" w:hAnsi="Consolas" w:cs="Consolas"/>
          <w:color w:val="F8F8F2"/>
          <w:sz w:val="27"/>
        </w:rPr>
      </w:pPr>
      <w:ins w:id="27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63" w:author="Unknown"/>
          <w:rFonts w:ascii="Consolas" w:eastAsia="Times New Roman" w:hAnsi="Consolas" w:cs="Consolas"/>
          <w:color w:val="F8F8F2"/>
          <w:sz w:val="27"/>
        </w:rPr>
      </w:pPr>
      <w:ins w:id="276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65" w:author="Unknown"/>
          <w:rFonts w:ascii="Consolas" w:eastAsia="Times New Roman" w:hAnsi="Consolas" w:cs="Consolas"/>
          <w:color w:val="F8F8F2"/>
          <w:sz w:val="27"/>
        </w:rPr>
      </w:pPr>
      <w:ins w:id="2766"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67" w:author="Unknown"/>
          <w:rFonts w:ascii="Consolas" w:eastAsia="Times New Roman" w:hAnsi="Consolas" w:cs="Consolas"/>
          <w:color w:val="F8F8F2"/>
          <w:sz w:val="27"/>
        </w:rPr>
      </w:pPr>
      <w:ins w:id="2768"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69" w:author="Unknown"/>
          <w:rFonts w:ascii="Consolas" w:eastAsia="Times New Roman" w:hAnsi="Consolas" w:cs="Consolas"/>
          <w:color w:val="F8F8F2"/>
          <w:sz w:val="27"/>
        </w:rPr>
      </w:pPr>
      <w:ins w:id="277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71" w:author="Unknown"/>
          <w:rFonts w:ascii="Consolas" w:eastAsia="Times New Roman" w:hAnsi="Consolas" w:cs="Consolas"/>
          <w:color w:val="F8F8F2"/>
          <w:sz w:val="27"/>
        </w:rPr>
      </w:pPr>
      <w:ins w:id="277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773" w:author="Unknown"/>
          <w:rFonts w:ascii="Segoe UI" w:eastAsia="Times New Roman" w:hAnsi="Segoe UI" w:cs="Segoe UI"/>
          <w:color w:val="000000"/>
          <w:sz w:val="27"/>
          <w:szCs w:val="27"/>
        </w:rPr>
      </w:pPr>
      <w:ins w:id="277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775" w:author="Unknown"/>
          <w:rFonts w:ascii="Segoe UI" w:eastAsia="Times New Roman" w:hAnsi="Segoe UI" w:cs="Segoe UI"/>
          <w:b/>
          <w:bCs/>
          <w:color w:val="000000"/>
          <w:sz w:val="24"/>
          <w:szCs w:val="24"/>
        </w:rPr>
      </w:pPr>
      <w:ins w:id="277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77" w:author="Unknown"/>
          <w:rFonts w:ascii="Consolas" w:eastAsia="Times New Roman" w:hAnsi="Consolas" w:cs="Consolas"/>
          <w:color w:val="F8F8F2"/>
          <w:sz w:val="27"/>
        </w:rPr>
      </w:pPr>
      <w:ins w:id="2778" w:author="Unknown">
        <w:r w:rsidRPr="0089304D">
          <w:rPr>
            <w:rFonts w:ascii="Consolas" w:eastAsia="Times New Roman" w:hAnsi="Consolas" w:cs="Consolas"/>
            <w:color w:val="8292A2"/>
            <w:sz w:val="27"/>
          </w:rPr>
          <w:t>// Exercise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79" w:author="Unknown"/>
          <w:rFonts w:ascii="Consolas" w:eastAsia="Times New Roman" w:hAnsi="Consolas" w:cs="Consolas"/>
          <w:color w:val="F8F8F2"/>
          <w:sz w:val="27"/>
        </w:rPr>
      </w:pPr>
      <w:ins w:id="2780" w:author="Unknown">
        <w:r w:rsidRPr="0089304D">
          <w:rPr>
            <w:rFonts w:ascii="Consolas" w:eastAsia="Times New Roman" w:hAnsi="Consolas" w:cs="Consolas"/>
            <w:color w:val="8292A2"/>
            <w:sz w:val="27"/>
          </w:rPr>
          <w:t xml:space="preserve">// You have to create a variable which is a string containing the text which is a link you are interested in.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82" w:author="Unknown"/>
          <w:rFonts w:ascii="Consolas" w:eastAsia="Times New Roman" w:hAnsi="Consolas" w:cs="Consolas"/>
          <w:color w:val="F8F8F2"/>
          <w:sz w:val="27"/>
        </w:rPr>
      </w:pPr>
      <w:ins w:id="2783" w:author="Unknown">
        <w:r w:rsidRPr="0089304D">
          <w:rPr>
            <w:rFonts w:ascii="Consolas" w:eastAsia="Times New Roman" w:hAnsi="Consolas" w:cs="Consolas"/>
            <w:color w:val="8292A2"/>
            <w:sz w:val="27"/>
          </w:rPr>
          <w:t>// You have to fetch all the links from a given page which contains this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8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85" w:author="Unknown"/>
          <w:rFonts w:ascii="Consolas" w:eastAsia="Times New Roman" w:hAnsi="Consolas" w:cs="Consolas"/>
          <w:color w:val="F8F8F2"/>
          <w:sz w:val="27"/>
        </w:rPr>
      </w:pPr>
      <w:ins w:id="2786" w:author="Unknown">
        <w:r w:rsidRPr="0089304D">
          <w:rPr>
            <w:rFonts w:ascii="Consolas" w:eastAsia="Times New Roman" w:hAnsi="Consolas" w:cs="Consolas"/>
            <w:color w:val="8292A2"/>
            <w:sz w:val="27"/>
          </w:rPr>
          <w:t xml:space="preserve">// codewithharry.com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787" w:author="Unknown"/>
          <w:rFonts w:ascii="Consolas" w:eastAsia="Times New Roman" w:hAnsi="Consolas" w:cs="Consolas"/>
          <w:color w:val="F8F8F2"/>
          <w:sz w:val="27"/>
        </w:rPr>
      </w:pPr>
      <w:ins w:id="2788" w:author="Unknown">
        <w:r w:rsidRPr="0089304D">
          <w:rPr>
            <w:rFonts w:ascii="Consolas" w:eastAsia="Times New Roman" w:hAnsi="Consolas" w:cs="Consolas"/>
            <w:color w:val="8292A2"/>
            <w:sz w:val="27"/>
          </w:rPr>
          <w:t>// javascript</w:t>
        </w:r>
      </w:ins>
    </w:p>
    <w:p w:rsidR="0089304D" w:rsidRPr="0089304D" w:rsidRDefault="0089304D" w:rsidP="0089304D">
      <w:pPr>
        <w:spacing w:after="0" w:line="240" w:lineRule="auto"/>
        <w:rPr>
          <w:ins w:id="2789" w:author="Unknown"/>
          <w:rFonts w:ascii="Segoe UI" w:eastAsia="Times New Roman" w:hAnsi="Segoe UI" w:cs="Segoe UI"/>
          <w:color w:val="000000"/>
          <w:sz w:val="27"/>
          <w:szCs w:val="27"/>
        </w:rPr>
      </w:pPr>
      <w:ins w:id="279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HTML Element Selectors In JavaScript | JavaScript Tutorial In Hindi #14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If you are reading this tutorial, then you must be familiar with DOM (Document Object Model). If not, then check </w:t>
      </w:r>
      <w:hyperlink r:id="rId23" w:history="1">
        <w:r w:rsidRPr="0089304D">
          <w:rPr>
            <w:rFonts w:ascii="Segoe UI" w:eastAsia="Times New Roman" w:hAnsi="Segoe UI" w:cs="Segoe UI"/>
            <w:b/>
            <w:bCs/>
            <w:i/>
            <w:iCs/>
            <w:color w:val="0000FF"/>
            <w:sz w:val="27"/>
            <w:u w:val="single"/>
          </w:rPr>
          <w:t>tutorial#12</w:t>
        </w:r>
      </w:hyperlink>
      <w:r w:rsidRPr="0089304D">
        <w:rPr>
          <w:rFonts w:ascii="Segoe UI" w:eastAsia="Times New Roman" w:hAnsi="Segoe UI" w:cs="Segoe UI"/>
          <w:color w:val="000000"/>
          <w:sz w:val="27"/>
          <w:szCs w:val="27"/>
        </w:rPr>
        <w:t> to get the concept of DOM. Today's tutorial is about DOM selector, so one must have a fair idea about DOM before moving forward. As we know that the JavaScript is most commonly used to get or modify the content or value of the HTML elements. However, before we perform any action like change style or add animation, our first task is to need to find or select the target HTML element. In today's tutorial, we will see some of the common ways of selecting the elements on a page using different methods.</w:t>
      </w:r>
    </w:p>
    <w:tbl>
      <w:tblPr>
        <w:tblW w:w="588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265"/>
        <w:gridCol w:w="1401"/>
        <w:gridCol w:w="3216"/>
      </w:tblGrid>
      <w:tr w:rsidR="0089304D" w:rsidRPr="0089304D" w:rsidTr="0089304D">
        <w:trPr>
          <w:tblHeader/>
        </w:trPr>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Gets</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Selector Syntax</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Method</w:t>
            </w:r>
          </w:p>
        </w:tc>
      </w:tr>
      <w:tr w:rsidR="0089304D" w:rsidRPr="0089304D" w:rsidTr="0089304D">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ID</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#name</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getElementById()</w:t>
            </w:r>
          </w:p>
        </w:tc>
      </w:tr>
      <w:tr w:rsidR="0089304D" w:rsidRPr="0089304D" w:rsidTr="0089304D">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Class</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.name</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getElementsByClassName()</w:t>
            </w:r>
          </w:p>
        </w:tc>
      </w:tr>
      <w:tr w:rsidR="0089304D" w:rsidRPr="0089304D" w:rsidTr="0089304D">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Tag</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name</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getElementsByTagName()</w:t>
            </w:r>
          </w:p>
        </w:tc>
      </w:tr>
      <w:tr w:rsidR="0089304D" w:rsidRPr="0089304D" w:rsidTr="0089304D">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Selector (single)</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querySelector()</w:t>
            </w:r>
          </w:p>
        </w:tc>
      </w:tr>
      <w:tr w:rsidR="0089304D" w:rsidRPr="0089304D" w:rsidTr="0089304D">
        <w:tc>
          <w:tcPr>
            <w:tcW w:w="126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Selector (all)</w:t>
            </w:r>
          </w:p>
        </w:tc>
        <w:tc>
          <w:tcPr>
            <w:tcW w:w="140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w:t>
            </w:r>
          </w:p>
        </w:tc>
        <w:tc>
          <w:tcPr>
            <w:tcW w:w="321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querySelectorAll()</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DOM Selectors is used to selecting HTML elements within a document using JavaScript. There are two types of a selector, i.e., single element selector and multiple element selector.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791" w:author="Unknown"/>
          <w:rFonts w:ascii="Segoe UI" w:eastAsia="Times New Roman" w:hAnsi="Segoe UI" w:cs="Segoe UI"/>
          <w:b/>
          <w:bCs/>
          <w:color w:val="000000"/>
          <w:sz w:val="24"/>
          <w:szCs w:val="24"/>
        </w:rPr>
      </w:pPr>
      <w:ins w:id="2792" w:author="Unknown">
        <w:r w:rsidRPr="0089304D">
          <w:rPr>
            <w:rFonts w:ascii="Segoe UI" w:eastAsia="Times New Roman" w:hAnsi="Segoe UI" w:cs="Segoe UI"/>
            <w:b/>
            <w:bCs/>
            <w:color w:val="000000"/>
            <w:sz w:val="24"/>
            <w:szCs w:val="24"/>
          </w:rPr>
          <w:t>Single Element Selector:-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793" w:author="Unknown"/>
          <w:rFonts w:ascii="Segoe UI" w:eastAsia="Times New Roman" w:hAnsi="Segoe UI" w:cs="Segoe UI"/>
          <w:color w:val="000000"/>
          <w:sz w:val="27"/>
          <w:szCs w:val="27"/>
        </w:rPr>
      </w:pPr>
      <w:ins w:id="2794" w:author="Unknown">
        <w:r w:rsidRPr="0089304D">
          <w:rPr>
            <w:rFonts w:ascii="Segoe UI" w:eastAsia="Times New Roman" w:hAnsi="Segoe UI" w:cs="Segoe UI"/>
            <w:color w:val="000000"/>
            <w:sz w:val="27"/>
            <w:szCs w:val="27"/>
          </w:rPr>
          <w:t>It is used to select single HTML elements within a document. Following are some single element selectors: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795" w:author="Unknown"/>
          <w:rFonts w:ascii="Segoe UI" w:eastAsia="Times New Roman" w:hAnsi="Segoe UI" w:cs="Segoe UI"/>
          <w:b/>
          <w:bCs/>
          <w:color w:val="000000"/>
          <w:sz w:val="24"/>
          <w:szCs w:val="24"/>
        </w:rPr>
      </w:pPr>
      <w:ins w:id="2796" w:author="Unknown">
        <w:r w:rsidRPr="0089304D">
          <w:rPr>
            <w:rFonts w:ascii="Segoe UI" w:eastAsia="Times New Roman" w:hAnsi="Segoe UI" w:cs="Segoe UI"/>
            <w:b/>
            <w:bCs/>
            <w:color w:val="000000"/>
            <w:sz w:val="24"/>
            <w:szCs w:val="24"/>
          </w:rPr>
          <w:t>Accessing Elements by ID:-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797" w:author="Unknown"/>
          <w:rFonts w:ascii="Segoe UI" w:eastAsia="Times New Roman" w:hAnsi="Segoe UI" w:cs="Segoe UI"/>
          <w:color w:val="000000"/>
          <w:sz w:val="27"/>
          <w:szCs w:val="27"/>
        </w:rPr>
      </w:pPr>
      <w:ins w:id="2798" w:author="Unknown">
        <w:r w:rsidRPr="0089304D">
          <w:rPr>
            <w:rFonts w:ascii="Segoe UI" w:eastAsia="Times New Roman" w:hAnsi="Segoe UI" w:cs="Segoe UI"/>
            <w:color w:val="000000"/>
            <w:sz w:val="27"/>
            <w:szCs w:val="27"/>
          </w:rPr>
          <w:t>To access the single element in the DOM is by its unique ID. We can get or modify an element by ID with the </w:t>
        </w:r>
        <w:r w:rsidRPr="0089304D">
          <w:rPr>
            <w:rFonts w:ascii="Segoe UI" w:eastAsia="Times New Roman" w:hAnsi="Segoe UI" w:cs="Segoe UI"/>
            <w:b/>
            <w:bCs/>
            <w:color w:val="000000"/>
            <w:sz w:val="27"/>
          </w:rPr>
          <w:t>getElementById() </w:t>
        </w:r>
        <w:r w:rsidRPr="0089304D">
          <w:rPr>
            <w:rFonts w:ascii="Segoe UI" w:eastAsia="Times New Roman" w:hAnsi="Segoe UI" w:cs="Segoe UI"/>
            <w:color w:val="000000"/>
            <w:sz w:val="27"/>
            <w:szCs w:val="27"/>
          </w:rPr>
          <w:t>method of the document object. It will return null if no elements with the specified ID exists.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799" w:author="Unknown"/>
          <w:rFonts w:ascii="Segoe UI" w:eastAsia="Times New Roman" w:hAnsi="Segoe UI" w:cs="Segoe UI"/>
          <w:color w:val="000000"/>
          <w:sz w:val="27"/>
          <w:szCs w:val="27"/>
        </w:rPr>
      </w:pPr>
      <w:ins w:id="2800" w:author="Unknown">
        <w:r w:rsidRPr="0089304D">
          <w:rPr>
            <w:rFonts w:ascii="Segoe UI" w:eastAsia="Times New Roman" w:hAnsi="Segoe UI" w:cs="Segoe UI"/>
            <w:color w:val="000000"/>
            <w:sz w:val="27"/>
            <w:szCs w:val="27"/>
          </w:rPr>
          <w:t>An ID should be unique within a page. However, if more than one element with the specified ID exists, the getElementById() method returns the first element in the source code.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01" w:author="Unknown"/>
          <w:rFonts w:ascii="Consolas" w:eastAsia="Times New Roman" w:hAnsi="Consolas" w:cs="Consolas"/>
          <w:color w:val="F8F8F2"/>
          <w:sz w:val="27"/>
          <w:szCs w:val="27"/>
        </w:rPr>
      </w:pPr>
      <w:ins w:id="2802"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(elementID);</w:t>
        </w:r>
      </w:ins>
    </w:p>
    <w:p w:rsidR="0089304D" w:rsidRPr="0089304D" w:rsidRDefault="0089304D" w:rsidP="0089304D">
      <w:pPr>
        <w:spacing w:after="0" w:line="240" w:lineRule="auto"/>
        <w:rPr>
          <w:ins w:id="2803" w:author="Unknown"/>
          <w:rFonts w:ascii="Segoe UI" w:eastAsia="Times New Roman" w:hAnsi="Segoe UI" w:cs="Segoe UI"/>
          <w:color w:val="000000"/>
          <w:sz w:val="27"/>
          <w:szCs w:val="27"/>
        </w:rPr>
      </w:pPr>
      <w:ins w:id="280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05" w:author="Unknown"/>
          <w:rFonts w:ascii="Segoe UI" w:eastAsia="Times New Roman" w:hAnsi="Segoe UI" w:cs="Segoe UI"/>
          <w:color w:val="000000"/>
          <w:sz w:val="27"/>
          <w:szCs w:val="27"/>
        </w:rPr>
      </w:pPr>
      <w:ins w:id="2806" w:author="Unknown">
        <w:r w:rsidRPr="0089304D">
          <w:rPr>
            <w:rFonts w:ascii="Segoe UI" w:eastAsia="Times New Roman" w:hAnsi="Segoe UI" w:cs="Segoe UI"/>
            <w:color w:val="000000"/>
            <w:sz w:val="27"/>
            <w:szCs w:val="27"/>
          </w:rPr>
          <w:lastRenderedPageBreak/>
          <w:t>In order to be accessed by ID, the HTML element must have an id attribute. We have a h1 element with an ID of demo.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07" w:author="Unknown"/>
          <w:rFonts w:ascii="Consolas" w:eastAsia="Times New Roman" w:hAnsi="Consolas" w:cs="Consolas"/>
          <w:color w:val="F8F8F2"/>
          <w:sz w:val="27"/>
        </w:rPr>
      </w:pPr>
      <w:ins w:id="2808" w:author="Unknown">
        <w:r w:rsidRPr="0089304D">
          <w:rPr>
            <w:rFonts w:ascii="Consolas" w:eastAsia="Times New Roman" w:hAnsi="Consolas" w:cs="Consolas"/>
            <w:color w:val="F8F8F2"/>
            <w:sz w:val="27"/>
          </w:rPr>
          <w:t>&lt;h1 id=</w:t>
        </w:r>
        <w:r w:rsidRPr="0089304D">
          <w:rPr>
            <w:rFonts w:ascii="Consolas" w:eastAsia="Times New Roman" w:hAnsi="Consolas" w:cs="Consolas"/>
            <w:color w:val="A6E22E"/>
            <w:sz w:val="27"/>
          </w:rPr>
          <w:t>"demo"</w:t>
        </w:r>
        <w:r w:rsidRPr="0089304D">
          <w:rPr>
            <w:rFonts w:ascii="Consolas" w:eastAsia="Times New Roman" w:hAnsi="Consolas" w:cs="Consolas"/>
            <w:color w:val="F8F8F2"/>
            <w:sz w:val="27"/>
          </w:rPr>
          <w:t xml:space="preserve">&gt;Heading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&lt;/h1&gt;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09" w:author="Unknown"/>
          <w:rFonts w:ascii="Consolas" w:eastAsia="Times New Roman" w:hAnsi="Consolas" w:cs="Consolas"/>
          <w:color w:val="F8F8F2"/>
          <w:sz w:val="27"/>
        </w:rPr>
      </w:pPr>
      <w:ins w:id="2810"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x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"demo"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1" w:author="Unknown"/>
          <w:rFonts w:ascii="Consolas" w:eastAsia="Times New Roman" w:hAnsi="Consolas" w:cs="Consolas"/>
          <w:color w:val="F8F8F2"/>
          <w:sz w:val="27"/>
        </w:rPr>
      </w:pPr>
      <w:ins w:id="2812" w:author="Unknown">
        <w:r w:rsidRPr="0089304D">
          <w:rPr>
            <w:rFonts w:ascii="Consolas" w:eastAsia="Times New Roman" w:hAnsi="Consolas" w:cs="Consolas"/>
            <w:color w:val="F8F8F2"/>
            <w:sz w:val="27"/>
          </w:rPr>
          <w:t xml:space="preserve">x.style.color = </w:t>
        </w:r>
        <w:r w:rsidRPr="0089304D">
          <w:rPr>
            <w:rFonts w:ascii="Consolas" w:eastAsia="Times New Roman" w:hAnsi="Consolas" w:cs="Consolas"/>
            <w:color w:val="A6E22E"/>
            <w:sz w:val="27"/>
          </w:rPr>
          <w:t>"red"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3" w:author="Unknown"/>
          <w:rFonts w:ascii="Consolas" w:eastAsia="Times New Roman" w:hAnsi="Consolas" w:cs="Consolas"/>
          <w:color w:val="F8F8F2"/>
          <w:sz w:val="27"/>
        </w:rPr>
      </w:pPr>
      <w:ins w:id="2814" w:author="Unknown">
        <w:r w:rsidRPr="0089304D">
          <w:rPr>
            <w:rFonts w:ascii="Consolas" w:eastAsia="Times New Roman" w:hAnsi="Consolas" w:cs="Consolas"/>
            <w:color w:val="F8F8F2"/>
            <w:sz w:val="27"/>
          </w:rPr>
          <w:t>x.className;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5" w:author="Unknown"/>
          <w:rFonts w:ascii="Consolas" w:eastAsia="Times New Roman" w:hAnsi="Consolas" w:cs="Consolas"/>
          <w:color w:val="F8F8F2"/>
          <w:sz w:val="27"/>
        </w:rPr>
      </w:pPr>
      <w:ins w:id="2816" w:author="Unknown">
        <w:r w:rsidRPr="0089304D">
          <w:rPr>
            <w:rFonts w:ascii="Consolas" w:eastAsia="Times New Roman" w:hAnsi="Consolas" w:cs="Consolas"/>
            <w:color w:val="F8F8F2"/>
            <w:sz w:val="27"/>
          </w:rPr>
          <w:t>x.childNodes;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7" w:author="Unknown"/>
          <w:rFonts w:ascii="Consolas" w:eastAsia="Times New Roman" w:hAnsi="Consolas" w:cs="Consolas"/>
          <w:color w:val="F8F8F2"/>
          <w:sz w:val="27"/>
        </w:rPr>
      </w:pPr>
      <w:ins w:id="2818" w:author="Unknown">
        <w:r w:rsidRPr="0089304D">
          <w:rPr>
            <w:rFonts w:ascii="Consolas" w:eastAsia="Times New Roman" w:hAnsi="Consolas" w:cs="Consolas"/>
            <w:color w:val="F8F8F2"/>
            <w:sz w:val="27"/>
          </w:rPr>
          <w:t>x.parentNode;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19" w:author="Unknown"/>
          <w:rFonts w:ascii="Consolas" w:eastAsia="Times New Roman" w:hAnsi="Consolas" w:cs="Consolas"/>
          <w:color w:val="F8F8F2"/>
          <w:sz w:val="27"/>
        </w:rPr>
      </w:pPr>
      <w:ins w:id="2820" w:author="Unknown">
        <w:r w:rsidRPr="0089304D">
          <w:rPr>
            <w:rFonts w:ascii="Consolas" w:eastAsia="Times New Roman" w:hAnsi="Consolas" w:cs="Consolas"/>
            <w:color w:val="F8F8F2"/>
            <w:sz w:val="27"/>
          </w:rPr>
          <w:t xml:space="preserve">x.innerText = </w:t>
        </w:r>
        <w:r w:rsidRPr="0089304D">
          <w:rPr>
            <w:rFonts w:ascii="Consolas" w:eastAsia="Times New Roman" w:hAnsi="Consolas" w:cs="Consolas"/>
            <w:color w:val="A6E22E"/>
            <w:sz w:val="27"/>
          </w:rPr>
          <w:t>'JavaScript Tutorial'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21" w:author="Unknown"/>
          <w:rFonts w:ascii="Consolas" w:eastAsia="Times New Roman" w:hAnsi="Consolas" w:cs="Consolas"/>
          <w:color w:val="F8F8F2"/>
          <w:sz w:val="27"/>
          <w:szCs w:val="27"/>
        </w:rPr>
      </w:pPr>
      <w:ins w:id="2822" w:author="Unknown">
        <w:r w:rsidRPr="0089304D">
          <w:rPr>
            <w:rFonts w:ascii="Consolas" w:eastAsia="Times New Roman" w:hAnsi="Consolas" w:cs="Consolas"/>
            <w:color w:val="F8F8F2"/>
            <w:sz w:val="27"/>
          </w:rPr>
          <w:t xml:space="preserve">x.innerHTML = </w:t>
        </w:r>
        <w:r w:rsidRPr="0089304D">
          <w:rPr>
            <w:rFonts w:ascii="Consolas" w:eastAsia="Times New Roman" w:hAnsi="Consolas" w:cs="Consolas"/>
            <w:color w:val="A6E22E"/>
            <w:sz w:val="27"/>
          </w:rPr>
          <w:t>'&lt;b&gt;Harry is a good boy&lt;/b&gt;'</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823" w:author="Unknown"/>
          <w:rFonts w:ascii="Segoe UI" w:eastAsia="Times New Roman" w:hAnsi="Segoe UI" w:cs="Segoe UI"/>
          <w:color w:val="000000"/>
          <w:sz w:val="27"/>
          <w:szCs w:val="27"/>
        </w:rPr>
      </w:pPr>
      <w:ins w:id="282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25" w:author="Unknown"/>
          <w:rFonts w:ascii="Segoe UI" w:eastAsia="Times New Roman" w:hAnsi="Segoe UI" w:cs="Segoe UI"/>
          <w:color w:val="000000"/>
          <w:sz w:val="27"/>
          <w:szCs w:val="27"/>
        </w:rPr>
      </w:pPr>
      <w:ins w:id="2826" w:author="Unknown">
        <w:r w:rsidRPr="0089304D">
          <w:rPr>
            <w:rFonts w:ascii="Segoe UI" w:eastAsia="Times New Roman" w:hAnsi="Segoe UI" w:cs="Segoe UI"/>
            <w:b/>
            <w:bCs/>
            <w:color w:val="000000"/>
            <w:sz w:val="27"/>
          </w:rPr>
          <w:t>Explanation of above Example:-</w:t>
        </w:r>
      </w:ins>
    </w:p>
    <w:p w:rsidR="0089304D" w:rsidRPr="0089304D" w:rsidRDefault="0089304D" w:rsidP="0089304D">
      <w:pPr>
        <w:numPr>
          <w:ilvl w:val="0"/>
          <w:numId w:val="4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27" w:author="Unknown"/>
          <w:rFonts w:ascii="Segoe UI" w:eastAsia="Times New Roman" w:hAnsi="Segoe UI" w:cs="Segoe UI"/>
          <w:color w:val="000000"/>
          <w:sz w:val="27"/>
          <w:szCs w:val="27"/>
        </w:rPr>
      </w:pPr>
      <w:ins w:id="2828" w:author="Unknown">
        <w:r w:rsidRPr="0089304D">
          <w:rPr>
            <w:rFonts w:ascii="Segoe UI" w:eastAsia="Times New Roman" w:hAnsi="Segoe UI" w:cs="Segoe UI"/>
            <w:b/>
            <w:bCs/>
            <w:color w:val="000000"/>
            <w:sz w:val="27"/>
          </w:rPr>
          <w:t>className: </w:t>
        </w:r>
        <w:r w:rsidRPr="0089304D">
          <w:rPr>
            <w:rFonts w:ascii="Segoe UI" w:eastAsia="Times New Roman" w:hAnsi="Segoe UI" w:cs="Segoe UI"/>
            <w:color w:val="000000"/>
            <w:sz w:val="27"/>
            <w:szCs w:val="27"/>
          </w:rPr>
          <w:t>The className property sets or returns the class name of an element</w:t>
        </w:r>
      </w:ins>
    </w:p>
    <w:p w:rsidR="0089304D" w:rsidRPr="0089304D" w:rsidRDefault="0089304D" w:rsidP="0089304D">
      <w:pPr>
        <w:numPr>
          <w:ilvl w:val="0"/>
          <w:numId w:val="4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29" w:author="Unknown"/>
          <w:rFonts w:ascii="Segoe UI" w:eastAsia="Times New Roman" w:hAnsi="Segoe UI" w:cs="Segoe UI"/>
          <w:color w:val="000000"/>
          <w:sz w:val="27"/>
          <w:szCs w:val="27"/>
        </w:rPr>
      </w:pPr>
      <w:ins w:id="2830" w:author="Unknown">
        <w:r w:rsidRPr="0089304D">
          <w:rPr>
            <w:rFonts w:ascii="Segoe UI" w:eastAsia="Times New Roman" w:hAnsi="Segoe UI" w:cs="Segoe UI"/>
            <w:b/>
            <w:bCs/>
            <w:color w:val="000000"/>
            <w:sz w:val="27"/>
          </w:rPr>
          <w:t>childNodes:</w:t>
        </w:r>
        <w:r w:rsidRPr="0089304D">
          <w:rPr>
            <w:rFonts w:ascii="Segoe UI" w:eastAsia="Times New Roman" w:hAnsi="Segoe UI" w:cs="Segoe UI"/>
            <w:color w:val="000000"/>
            <w:sz w:val="27"/>
            <w:szCs w:val="27"/>
          </w:rPr>
          <w:t> The childNodes property returns a collection of a node's child nodes.</w:t>
        </w:r>
      </w:ins>
    </w:p>
    <w:p w:rsidR="0089304D" w:rsidRPr="0089304D" w:rsidRDefault="0089304D" w:rsidP="0089304D">
      <w:pPr>
        <w:numPr>
          <w:ilvl w:val="0"/>
          <w:numId w:val="4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31" w:author="Unknown"/>
          <w:rFonts w:ascii="Segoe UI" w:eastAsia="Times New Roman" w:hAnsi="Segoe UI" w:cs="Segoe UI"/>
          <w:color w:val="000000"/>
          <w:sz w:val="27"/>
          <w:szCs w:val="27"/>
        </w:rPr>
      </w:pPr>
      <w:ins w:id="2832" w:author="Unknown">
        <w:r w:rsidRPr="0089304D">
          <w:rPr>
            <w:rFonts w:ascii="Segoe UI" w:eastAsia="Times New Roman" w:hAnsi="Segoe UI" w:cs="Segoe UI"/>
            <w:b/>
            <w:bCs/>
            <w:color w:val="000000"/>
            <w:sz w:val="27"/>
          </w:rPr>
          <w:t>parentNode: </w:t>
        </w:r>
        <w:r w:rsidRPr="0089304D">
          <w:rPr>
            <w:rFonts w:ascii="Segoe UI" w:eastAsia="Times New Roman" w:hAnsi="Segoe UI" w:cs="Segoe UI"/>
            <w:color w:val="000000"/>
            <w:sz w:val="27"/>
            <w:szCs w:val="27"/>
          </w:rPr>
          <w:t>The parentNode property returns the parent node of the specified node.</w:t>
        </w:r>
      </w:ins>
    </w:p>
    <w:p w:rsidR="0089304D" w:rsidRPr="0089304D" w:rsidRDefault="0089304D" w:rsidP="0089304D">
      <w:pPr>
        <w:numPr>
          <w:ilvl w:val="0"/>
          <w:numId w:val="4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33" w:author="Unknown"/>
          <w:rFonts w:ascii="Segoe UI" w:eastAsia="Times New Roman" w:hAnsi="Segoe UI" w:cs="Segoe UI"/>
          <w:color w:val="000000"/>
          <w:sz w:val="27"/>
          <w:szCs w:val="27"/>
        </w:rPr>
      </w:pPr>
      <w:ins w:id="2834" w:author="Unknown">
        <w:r w:rsidRPr="0089304D">
          <w:rPr>
            <w:rFonts w:ascii="Segoe UI" w:eastAsia="Times New Roman" w:hAnsi="Segoe UI" w:cs="Segoe UI"/>
            <w:b/>
            <w:bCs/>
            <w:color w:val="000000"/>
            <w:sz w:val="27"/>
          </w:rPr>
          <w:t>innerText:</w:t>
        </w:r>
        <w:r w:rsidRPr="0089304D">
          <w:rPr>
            <w:rFonts w:ascii="Segoe UI" w:eastAsia="Times New Roman" w:hAnsi="Segoe UI" w:cs="Segoe UI"/>
            <w:color w:val="000000"/>
            <w:sz w:val="27"/>
            <w:szCs w:val="27"/>
          </w:rPr>
          <w:t> The innerText property sets or returns the text content of the specified node.</w:t>
        </w:r>
      </w:ins>
    </w:p>
    <w:p w:rsidR="0089304D" w:rsidRPr="0089304D" w:rsidRDefault="0089304D" w:rsidP="0089304D">
      <w:pPr>
        <w:numPr>
          <w:ilvl w:val="0"/>
          <w:numId w:val="4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35" w:author="Unknown"/>
          <w:rFonts w:ascii="Segoe UI" w:eastAsia="Times New Roman" w:hAnsi="Segoe UI" w:cs="Segoe UI"/>
          <w:color w:val="000000"/>
          <w:sz w:val="27"/>
          <w:szCs w:val="27"/>
        </w:rPr>
      </w:pPr>
      <w:ins w:id="2836" w:author="Unknown">
        <w:r w:rsidRPr="0089304D">
          <w:rPr>
            <w:rFonts w:ascii="Segoe UI" w:eastAsia="Times New Roman" w:hAnsi="Segoe UI" w:cs="Segoe UI"/>
            <w:b/>
            <w:bCs/>
            <w:color w:val="000000"/>
            <w:sz w:val="27"/>
          </w:rPr>
          <w:t>innerHTML: </w:t>
        </w:r>
        <w:r w:rsidRPr="0089304D">
          <w:rPr>
            <w:rFonts w:ascii="Segoe UI" w:eastAsia="Times New Roman" w:hAnsi="Segoe UI" w:cs="Segoe UI"/>
            <w:color w:val="000000"/>
            <w:sz w:val="27"/>
            <w:szCs w:val="27"/>
          </w:rPr>
          <w:t>The innerHTML property sets or returns the HTML content of an 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837" w:author="Unknown"/>
          <w:rFonts w:ascii="Segoe UI" w:eastAsia="Times New Roman" w:hAnsi="Segoe UI" w:cs="Segoe UI"/>
          <w:b/>
          <w:bCs/>
          <w:color w:val="000000"/>
          <w:sz w:val="24"/>
          <w:szCs w:val="24"/>
        </w:rPr>
      </w:pPr>
      <w:ins w:id="2838" w:author="Unknown">
        <w:r w:rsidRPr="0089304D">
          <w:rPr>
            <w:rFonts w:ascii="Segoe UI" w:eastAsia="Times New Roman" w:hAnsi="Segoe UI" w:cs="Segoe UI"/>
            <w:b/>
            <w:bCs/>
            <w:color w:val="000000"/>
            <w:sz w:val="24"/>
            <w:szCs w:val="24"/>
          </w:rPr>
          <w:t>querySelector;-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39" w:author="Unknown"/>
          <w:rFonts w:ascii="Segoe UI" w:eastAsia="Times New Roman" w:hAnsi="Segoe UI" w:cs="Segoe UI"/>
          <w:color w:val="000000"/>
          <w:sz w:val="27"/>
          <w:szCs w:val="27"/>
        </w:rPr>
      </w:pPr>
      <w:ins w:id="2840" w:author="Unknown">
        <w:r w:rsidRPr="0089304D">
          <w:rPr>
            <w:rFonts w:ascii="Segoe UI" w:eastAsia="Times New Roman" w:hAnsi="Segoe UI" w:cs="Segoe UI"/>
            <w:color w:val="000000"/>
            <w:sz w:val="27"/>
            <w:szCs w:val="27"/>
          </w:rPr>
          <w:t>It will return the first element that matches the specified CSS selector in the document. The querySelector() method only returns the first element that matches the specified selectors.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41" w:author="Unknown"/>
          <w:rFonts w:ascii="Consolas" w:eastAsia="Times New Roman" w:hAnsi="Consolas" w:cs="Consolas"/>
          <w:color w:val="F8F8F2"/>
          <w:sz w:val="27"/>
        </w:rPr>
      </w:pPr>
      <w:ins w:id="2842"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'#myclass'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43" w:author="Unknown"/>
          <w:rFonts w:ascii="Consolas" w:eastAsia="Times New Roman" w:hAnsi="Consolas" w:cs="Consolas"/>
          <w:color w:val="F8F8F2"/>
          <w:sz w:val="27"/>
        </w:rPr>
      </w:pPr>
      <w:ins w:id="2844"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'.myclass'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45" w:author="Unknown"/>
          <w:rFonts w:ascii="Consolas" w:eastAsia="Times New Roman" w:hAnsi="Consolas" w:cs="Consolas"/>
          <w:color w:val="F8F8F2"/>
          <w:sz w:val="27"/>
          <w:szCs w:val="27"/>
        </w:rPr>
      </w:pPr>
      <w:ins w:id="2846" w:author="Unknown">
        <w:r w:rsidRPr="0089304D">
          <w:rPr>
            <w:rFonts w:ascii="Consolas" w:eastAsia="Times New Roman" w:hAnsi="Consolas" w:cs="Consolas"/>
            <w:color w:val="F8F8F2"/>
            <w:sz w:val="27"/>
          </w:rPr>
          <w:lastRenderedPageBreak/>
          <w:t>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847" w:author="Unknown"/>
          <w:rFonts w:ascii="Segoe UI" w:eastAsia="Times New Roman" w:hAnsi="Segoe UI" w:cs="Segoe UI"/>
          <w:color w:val="000000"/>
          <w:sz w:val="27"/>
          <w:szCs w:val="27"/>
        </w:rPr>
      </w:pPr>
      <w:ins w:id="284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49" w:author="Unknown"/>
          <w:rFonts w:ascii="Segoe UI" w:eastAsia="Times New Roman" w:hAnsi="Segoe UI" w:cs="Segoe UI"/>
          <w:color w:val="000000"/>
          <w:sz w:val="27"/>
          <w:szCs w:val="27"/>
        </w:rPr>
      </w:pPr>
      <w:ins w:id="2850" w:author="Unknown">
        <w:r w:rsidRPr="0089304D">
          <w:rPr>
            <w:rFonts w:ascii="Segoe UI" w:eastAsia="Times New Roman" w:hAnsi="Segoe UI" w:cs="Segoe UI"/>
            <w:color w:val="000000"/>
            <w:sz w:val="27"/>
            <w:szCs w:val="27"/>
          </w:rPr>
          <w:t>The above statement will return the first element that matches the CSS selector #myclass, .myclass and li. We can use all kinds of CSS selectors within the querySelector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851" w:author="Unknown"/>
          <w:rFonts w:ascii="Segoe UI" w:eastAsia="Times New Roman" w:hAnsi="Segoe UI" w:cs="Segoe UI"/>
          <w:b/>
          <w:bCs/>
          <w:color w:val="000000"/>
          <w:sz w:val="24"/>
          <w:szCs w:val="24"/>
        </w:rPr>
      </w:pPr>
      <w:ins w:id="2852" w:author="Unknown">
        <w:r w:rsidRPr="0089304D">
          <w:rPr>
            <w:rFonts w:ascii="Segoe UI" w:eastAsia="Times New Roman" w:hAnsi="Segoe UI" w:cs="Segoe UI"/>
            <w:b/>
            <w:bCs/>
            <w:color w:val="000000"/>
            <w:sz w:val="24"/>
            <w:szCs w:val="24"/>
          </w:rPr>
          <w:t>Multiple Element Selector:-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53" w:author="Unknown"/>
          <w:rFonts w:ascii="Segoe UI" w:eastAsia="Times New Roman" w:hAnsi="Segoe UI" w:cs="Segoe UI"/>
          <w:color w:val="000000"/>
          <w:sz w:val="27"/>
          <w:szCs w:val="27"/>
        </w:rPr>
      </w:pPr>
      <w:ins w:id="2854" w:author="Unknown">
        <w:r w:rsidRPr="0089304D">
          <w:rPr>
            <w:rFonts w:ascii="Segoe UI" w:eastAsia="Times New Roman" w:hAnsi="Segoe UI" w:cs="Segoe UI"/>
            <w:color w:val="000000"/>
            <w:sz w:val="27"/>
            <w:szCs w:val="27"/>
          </w:rPr>
          <w:t>It is used to select multiple HTML elements within a document. There are three ways in which we can select elements in a DOM using multiple element selectors.</w:t>
        </w:r>
      </w:ins>
    </w:p>
    <w:p w:rsidR="0089304D" w:rsidRPr="0089304D" w:rsidRDefault="0089304D" w:rsidP="0089304D">
      <w:pPr>
        <w:numPr>
          <w:ilvl w:val="0"/>
          <w:numId w:val="4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55" w:author="Unknown"/>
          <w:rFonts w:ascii="Segoe UI" w:eastAsia="Times New Roman" w:hAnsi="Segoe UI" w:cs="Segoe UI"/>
          <w:color w:val="000000"/>
          <w:sz w:val="27"/>
          <w:szCs w:val="27"/>
        </w:rPr>
      </w:pPr>
      <w:ins w:id="2856" w:author="Unknown">
        <w:r w:rsidRPr="0089304D">
          <w:rPr>
            <w:rFonts w:ascii="Segoe UI" w:eastAsia="Times New Roman" w:hAnsi="Segoe UI" w:cs="Segoe UI"/>
            <w:color w:val="000000"/>
            <w:sz w:val="27"/>
            <w:szCs w:val="27"/>
          </w:rPr>
          <w:t>querySelectorAll()</w:t>
        </w:r>
      </w:ins>
    </w:p>
    <w:p w:rsidR="0089304D" w:rsidRPr="0089304D" w:rsidRDefault="0089304D" w:rsidP="0089304D">
      <w:pPr>
        <w:numPr>
          <w:ilvl w:val="0"/>
          <w:numId w:val="4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57" w:author="Unknown"/>
          <w:rFonts w:ascii="Segoe UI" w:eastAsia="Times New Roman" w:hAnsi="Segoe UI" w:cs="Segoe UI"/>
          <w:color w:val="000000"/>
          <w:sz w:val="27"/>
          <w:szCs w:val="27"/>
        </w:rPr>
      </w:pPr>
      <w:ins w:id="2858" w:author="Unknown">
        <w:r w:rsidRPr="0089304D">
          <w:rPr>
            <w:rFonts w:ascii="Segoe UI" w:eastAsia="Times New Roman" w:hAnsi="Segoe UI" w:cs="Segoe UI"/>
            <w:color w:val="000000"/>
            <w:sz w:val="27"/>
            <w:szCs w:val="27"/>
          </w:rPr>
          <w:t>getElementsByTagName()</w:t>
        </w:r>
      </w:ins>
    </w:p>
    <w:p w:rsidR="0089304D" w:rsidRPr="0089304D" w:rsidRDefault="0089304D" w:rsidP="0089304D">
      <w:pPr>
        <w:numPr>
          <w:ilvl w:val="0"/>
          <w:numId w:val="4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2859" w:author="Unknown"/>
          <w:rFonts w:ascii="Segoe UI" w:eastAsia="Times New Roman" w:hAnsi="Segoe UI" w:cs="Segoe UI"/>
          <w:color w:val="000000"/>
          <w:sz w:val="27"/>
          <w:szCs w:val="27"/>
        </w:rPr>
      </w:pPr>
      <w:ins w:id="2860" w:author="Unknown">
        <w:r w:rsidRPr="0089304D">
          <w:rPr>
            <w:rFonts w:ascii="Segoe UI" w:eastAsia="Times New Roman" w:hAnsi="Segoe UI" w:cs="Segoe UI"/>
            <w:color w:val="000000"/>
            <w:sz w:val="27"/>
            <w:szCs w:val="27"/>
          </w:rPr>
          <w:t>getElementsByClassName()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861" w:author="Unknown"/>
          <w:rFonts w:ascii="Segoe UI" w:eastAsia="Times New Roman" w:hAnsi="Segoe UI" w:cs="Segoe UI"/>
          <w:b/>
          <w:bCs/>
          <w:color w:val="000000"/>
          <w:sz w:val="24"/>
          <w:szCs w:val="24"/>
        </w:rPr>
      </w:pPr>
      <w:ins w:id="2862" w:author="Unknown">
        <w:r w:rsidRPr="0089304D">
          <w:rPr>
            <w:rFonts w:ascii="Segoe UI" w:eastAsia="Times New Roman" w:hAnsi="Segoe UI" w:cs="Segoe UI"/>
            <w:b/>
            <w:bCs/>
            <w:color w:val="000000"/>
            <w:sz w:val="24"/>
            <w:szCs w:val="24"/>
          </w:rPr>
          <w:t>querySelectorAll:-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63" w:author="Unknown"/>
          <w:rFonts w:ascii="Segoe UI" w:eastAsia="Times New Roman" w:hAnsi="Segoe UI" w:cs="Segoe UI"/>
          <w:color w:val="000000"/>
          <w:sz w:val="27"/>
          <w:szCs w:val="27"/>
        </w:rPr>
      </w:pPr>
      <w:ins w:id="2864" w:author="Unknown">
        <w:r w:rsidRPr="0089304D">
          <w:rPr>
            <w:rFonts w:ascii="Segoe UI" w:eastAsia="Times New Roman" w:hAnsi="Segoe UI" w:cs="Segoe UI"/>
            <w:color w:val="000000"/>
            <w:sz w:val="27"/>
            <w:szCs w:val="27"/>
          </w:rPr>
          <w:t>It will return a list of the document's elements that match the specified group of selectors. The querySelectorAll() method returns all elements in the document as a static NodeList object. The NodeList object represents a collection of nodes. The nodes can be accessed by index numbers. The index starts at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65" w:author="Unknown"/>
          <w:rFonts w:ascii="Consolas" w:eastAsia="Times New Roman" w:hAnsi="Consolas" w:cs="Consolas"/>
          <w:color w:val="F8F8F2"/>
          <w:sz w:val="27"/>
          <w:szCs w:val="27"/>
        </w:rPr>
      </w:pPr>
      <w:ins w:id="2866"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'.heading'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867" w:author="Unknown"/>
          <w:rFonts w:ascii="Segoe UI" w:eastAsia="Times New Roman" w:hAnsi="Segoe UI" w:cs="Segoe UI"/>
          <w:color w:val="000000"/>
          <w:sz w:val="27"/>
          <w:szCs w:val="27"/>
        </w:rPr>
      </w:pPr>
      <w:ins w:id="286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69" w:author="Unknown"/>
          <w:rFonts w:ascii="Segoe UI" w:eastAsia="Times New Roman" w:hAnsi="Segoe UI" w:cs="Segoe UI"/>
          <w:color w:val="000000"/>
          <w:sz w:val="27"/>
          <w:szCs w:val="27"/>
        </w:rPr>
      </w:pPr>
      <w:ins w:id="2870" w:author="Unknown">
        <w:r w:rsidRPr="0089304D">
          <w:rPr>
            <w:rFonts w:ascii="Segoe UI" w:eastAsia="Times New Roman" w:hAnsi="Segoe UI" w:cs="Segoe UI"/>
            <w:color w:val="000000"/>
            <w:sz w:val="27"/>
            <w:szCs w:val="27"/>
          </w:rPr>
          <w:t>It will return a list of all elements that matches the specified CSS selector.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71" w:author="Unknown"/>
          <w:rFonts w:ascii="Consolas" w:eastAsia="Times New Roman" w:hAnsi="Consolas" w:cs="Consolas"/>
          <w:color w:val="F8F8F2"/>
          <w:sz w:val="27"/>
          <w:szCs w:val="27"/>
        </w:rPr>
      </w:pPr>
      <w:ins w:id="2872"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"p.animation "</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873" w:author="Unknown"/>
          <w:rFonts w:ascii="Segoe UI" w:eastAsia="Times New Roman" w:hAnsi="Segoe UI" w:cs="Segoe UI"/>
          <w:color w:val="000000"/>
          <w:sz w:val="27"/>
          <w:szCs w:val="27"/>
        </w:rPr>
      </w:pPr>
      <w:ins w:id="287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75" w:author="Unknown"/>
          <w:rFonts w:ascii="Segoe UI" w:eastAsia="Times New Roman" w:hAnsi="Segoe UI" w:cs="Segoe UI"/>
          <w:color w:val="000000"/>
          <w:sz w:val="27"/>
          <w:szCs w:val="27"/>
        </w:rPr>
      </w:pPr>
      <w:ins w:id="2876" w:author="Unknown">
        <w:r w:rsidRPr="0089304D">
          <w:rPr>
            <w:rFonts w:ascii="Segoe UI" w:eastAsia="Times New Roman" w:hAnsi="Segoe UI" w:cs="Segoe UI"/>
            <w:color w:val="000000"/>
            <w:sz w:val="27"/>
            <w:szCs w:val="27"/>
          </w:rPr>
          <w:t>It will return all &lt;p&gt; elements in the document with class="animation"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877" w:author="Unknown"/>
          <w:rFonts w:ascii="Segoe UI" w:eastAsia="Times New Roman" w:hAnsi="Segoe UI" w:cs="Segoe UI"/>
          <w:b/>
          <w:bCs/>
          <w:color w:val="000000"/>
          <w:sz w:val="24"/>
          <w:szCs w:val="24"/>
        </w:rPr>
      </w:pPr>
      <w:ins w:id="2878" w:author="Unknown">
        <w:r w:rsidRPr="0089304D">
          <w:rPr>
            <w:rFonts w:ascii="Segoe UI" w:eastAsia="Times New Roman" w:hAnsi="Segoe UI" w:cs="Segoe UI"/>
            <w:b/>
            <w:bCs/>
            <w:color w:val="000000"/>
            <w:sz w:val="24"/>
            <w:szCs w:val="24"/>
          </w:rPr>
          <w:t>Accessing Elements by Tag Name:-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79" w:author="Unknown"/>
          <w:rFonts w:ascii="Segoe UI" w:eastAsia="Times New Roman" w:hAnsi="Segoe UI" w:cs="Segoe UI"/>
          <w:color w:val="000000"/>
          <w:sz w:val="27"/>
          <w:szCs w:val="27"/>
        </w:rPr>
      </w:pPr>
      <w:ins w:id="2880" w:author="Unknown">
        <w:r w:rsidRPr="0089304D">
          <w:rPr>
            <w:rFonts w:ascii="Segoe UI" w:eastAsia="Times New Roman" w:hAnsi="Segoe UI" w:cs="Segoe UI"/>
            <w:color w:val="000000"/>
            <w:sz w:val="27"/>
            <w:szCs w:val="27"/>
          </w:rPr>
          <w:lastRenderedPageBreak/>
          <w:t>We can also select HTML elements with their tag name by using getElementsByTagName() method. This method returns an array-like object of all child elements with the given tag name. The syntax is: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81" w:author="Unknown"/>
          <w:rFonts w:ascii="Segoe UI" w:eastAsia="Times New Roman" w:hAnsi="Segoe UI" w:cs="Segoe UI"/>
          <w:color w:val="000000"/>
          <w:sz w:val="27"/>
          <w:szCs w:val="27"/>
        </w:rPr>
      </w:pPr>
      <w:ins w:id="2882" w:author="Unknown">
        <w:r w:rsidRPr="0089304D">
          <w:rPr>
            <w:rFonts w:ascii="Segoe UI" w:eastAsia="Times New Roman" w:hAnsi="Segoe UI" w:cs="Segoe UI"/>
            <w:color w:val="000000"/>
            <w:sz w:val="27"/>
            <w:szCs w:val="27"/>
          </w:rPr>
          <w:t>document.getElementsByTagName(tagname);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83" w:author="Unknown"/>
          <w:rFonts w:ascii="Segoe UI" w:eastAsia="Times New Roman" w:hAnsi="Segoe UI" w:cs="Segoe UI"/>
          <w:color w:val="000000"/>
          <w:sz w:val="27"/>
          <w:szCs w:val="27"/>
        </w:rPr>
      </w:pPr>
      <w:ins w:id="2884" w:author="Unknown">
        <w:r w:rsidRPr="0089304D">
          <w:rPr>
            <w:rFonts w:ascii="Segoe UI" w:eastAsia="Times New Roman" w:hAnsi="Segoe UI" w:cs="Segoe UI"/>
            <w:b/>
            <w:bCs/>
            <w:color w:val="000000"/>
            <w:sz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85" w:author="Unknown"/>
          <w:rFonts w:ascii="Consolas" w:eastAsia="Times New Roman" w:hAnsi="Consolas" w:cs="Consolas"/>
          <w:color w:val="F8F8F2"/>
          <w:sz w:val="27"/>
        </w:rPr>
      </w:pPr>
      <w:ins w:id="288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article</w:t>
        </w:r>
        <w:r w:rsidRPr="0089304D">
          <w:rPr>
            <w:rFonts w:ascii="Consolas" w:eastAsia="Times New Roman" w:hAnsi="Consolas" w:cs="Consolas"/>
            <w:color w:val="F8F8F2"/>
            <w:sz w:val="27"/>
          </w:rPr>
          <w:t>&gt; My article 1&lt;/</w:t>
        </w:r>
        <w:r w:rsidRPr="0089304D">
          <w:rPr>
            <w:rFonts w:ascii="Consolas" w:eastAsia="Times New Roman" w:hAnsi="Consolas" w:cs="Consolas"/>
            <w:color w:val="F92672"/>
            <w:sz w:val="27"/>
          </w:rPr>
          <w:t>article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87" w:author="Unknown"/>
          <w:rFonts w:ascii="Consolas" w:eastAsia="Times New Roman" w:hAnsi="Consolas" w:cs="Consolas"/>
          <w:color w:val="F8F8F2"/>
          <w:sz w:val="27"/>
          <w:szCs w:val="27"/>
        </w:rPr>
      </w:pPr>
      <w:ins w:id="288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article</w:t>
        </w:r>
        <w:r w:rsidRPr="0089304D">
          <w:rPr>
            <w:rFonts w:ascii="Consolas" w:eastAsia="Times New Roman" w:hAnsi="Consolas" w:cs="Consolas"/>
            <w:color w:val="F8F8F2"/>
            <w:sz w:val="27"/>
          </w:rPr>
          <w:t>&gt; My article 2&lt;/</w:t>
        </w:r>
        <w:r w:rsidRPr="0089304D">
          <w:rPr>
            <w:rFonts w:ascii="Consolas" w:eastAsia="Times New Roman" w:hAnsi="Consolas" w:cs="Consolas"/>
            <w:color w:val="F92672"/>
            <w:sz w:val="27"/>
          </w:rPr>
          <w:t>article</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889" w:author="Unknown"/>
          <w:rFonts w:ascii="Segoe UI" w:eastAsia="Times New Roman" w:hAnsi="Segoe UI" w:cs="Segoe UI"/>
          <w:color w:val="000000"/>
          <w:sz w:val="27"/>
          <w:szCs w:val="27"/>
        </w:rPr>
      </w:pPr>
      <w:ins w:id="289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891" w:author="Unknown"/>
          <w:rFonts w:ascii="Segoe UI" w:eastAsia="Times New Roman" w:hAnsi="Segoe UI" w:cs="Segoe UI"/>
          <w:color w:val="000000"/>
          <w:sz w:val="27"/>
          <w:szCs w:val="27"/>
        </w:rPr>
      </w:pPr>
      <w:ins w:id="2892" w:author="Unknown">
        <w:r w:rsidRPr="0089304D">
          <w:rPr>
            <w:rFonts w:ascii="Segoe UI" w:eastAsia="Times New Roman" w:hAnsi="Segoe UI" w:cs="Segoe UI"/>
            <w:color w:val="000000"/>
            <w:sz w:val="27"/>
            <w:szCs w:val="27"/>
          </w:rPr>
          <w:t>We can modify every tag in the document with a for and forEach loop. In this example, we are using for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93" w:author="Unknown"/>
          <w:rFonts w:ascii="Consolas" w:eastAsia="Times New Roman" w:hAnsi="Consolas" w:cs="Consolas"/>
          <w:color w:val="F8F8F2"/>
          <w:sz w:val="27"/>
        </w:rPr>
      </w:pPr>
      <w:ins w:id="289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mytag = document.</w:t>
        </w:r>
        <w:r w:rsidRPr="0089304D">
          <w:rPr>
            <w:rFonts w:ascii="Consolas" w:eastAsia="Times New Roman" w:hAnsi="Consolas" w:cs="Consolas"/>
            <w:color w:val="E6DB74"/>
            <w:sz w:val="27"/>
          </w:rPr>
          <w:t>getElementsByTagName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'article'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95" w:author="Unknown"/>
          <w:rFonts w:ascii="Consolas" w:eastAsia="Times New Roman" w:hAnsi="Consolas" w:cs="Consolas"/>
          <w:color w:val="F8F8F2"/>
          <w:sz w:val="27"/>
        </w:rPr>
      </w:pPr>
      <w:ins w:id="2896"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i &lt; mytag.length;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97" w:author="Unknown"/>
          <w:rFonts w:ascii="Consolas" w:eastAsia="Times New Roman" w:hAnsi="Consolas" w:cs="Consolas"/>
          <w:color w:val="F8F8F2"/>
          <w:sz w:val="27"/>
        </w:rPr>
      </w:pPr>
      <w:ins w:id="2898" w:author="Unknown">
        <w:r w:rsidRPr="0089304D">
          <w:rPr>
            <w:rFonts w:ascii="Consolas" w:eastAsia="Times New Roman" w:hAnsi="Consolas" w:cs="Consolas"/>
            <w:color w:val="F8F8F2"/>
            <w:sz w:val="27"/>
          </w:rPr>
          <w:t xml:space="preserve">mytag[i].style.border = </w:t>
        </w:r>
        <w:r w:rsidRPr="0089304D">
          <w:rPr>
            <w:rFonts w:ascii="Consolas" w:eastAsia="Times New Roman" w:hAnsi="Consolas" w:cs="Consolas"/>
            <w:color w:val="A6E22E"/>
            <w:sz w:val="27"/>
          </w:rPr>
          <w:t>'1px solid blue'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899" w:author="Unknown"/>
          <w:rFonts w:ascii="Consolas" w:eastAsia="Times New Roman" w:hAnsi="Consolas" w:cs="Consolas"/>
          <w:color w:val="F8F8F2"/>
          <w:sz w:val="27"/>
          <w:szCs w:val="27"/>
        </w:rPr>
      </w:pPr>
      <w:ins w:id="2900"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2901" w:author="Unknown"/>
          <w:rFonts w:ascii="Segoe UI" w:eastAsia="Times New Roman" w:hAnsi="Segoe UI" w:cs="Segoe UI"/>
          <w:color w:val="000000"/>
          <w:sz w:val="27"/>
          <w:szCs w:val="27"/>
        </w:rPr>
      </w:pPr>
      <w:ins w:id="290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903" w:author="Unknown"/>
          <w:rFonts w:ascii="Segoe UI" w:eastAsia="Times New Roman" w:hAnsi="Segoe UI" w:cs="Segoe UI"/>
          <w:b/>
          <w:bCs/>
          <w:color w:val="000000"/>
          <w:sz w:val="24"/>
          <w:szCs w:val="24"/>
        </w:rPr>
      </w:pPr>
      <w:ins w:id="2904" w:author="Unknown">
        <w:r w:rsidRPr="0089304D">
          <w:rPr>
            <w:rFonts w:ascii="Segoe UI" w:eastAsia="Times New Roman" w:hAnsi="Segoe UI" w:cs="Segoe UI"/>
            <w:b/>
            <w:bCs/>
            <w:color w:val="000000"/>
            <w:sz w:val="24"/>
            <w:szCs w:val="24"/>
          </w:rPr>
          <w:t>Accessing Elements by Class:-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05" w:author="Unknown"/>
          <w:rFonts w:ascii="Segoe UI" w:eastAsia="Times New Roman" w:hAnsi="Segoe UI" w:cs="Segoe UI"/>
          <w:color w:val="000000"/>
          <w:sz w:val="27"/>
          <w:szCs w:val="27"/>
        </w:rPr>
      </w:pPr>
      <w:ins w:id="2906" w:author="Unknown">
        <w:r w:rsidRPr="0089304D">
          <w:rPr>
            <w:rFonts w:ascii="Segoe UI" w:eastAsia="Times New Roman" w:hAnsi="Segoe UI" w:cs="Segoe UI"/>
            <w:color w:val="000000"/>
            <w:sz w:val="27"/>
            <w:szCs w:val="27"/>
          </w:rPr>
          <w:t>The class attribute is used to access one or more specific elements in the DOM. The ID should be unique, whereas one or more elements can have the same class. Using </w:t>
        </w:r>
        <w:r w:rsidRPr="0089304D">
          <w:rPr>
            <w:rFonts w:ascii="Segoe UI" w:eastAsia="Times New Roman" w:hAnsi="Segoe UI" w:cs="Segoe UI"/>
            <w:b/>
            <w:bCs/>
            <w:i/>
            <w:iCs/>
            <w:color w:val="000000"/>
            <w:sz w:val="27"/>
          </w:rPr>
          <w:t>getElementsByClassName()</w:t>
        </w:r>
        <w:r w:rsidRPr="0089304D">
          <w:rPr>
            <w:rFonts w:ascii="Segoe UI" w:eastAsia="Times New Roman" w:hAnsi="Segoe UI" w:cs="Segoe UI"/>
            <w:color w:val="000000"/>
            <w:sz w:val="27"/>
            <w:szCs w:val="27"/>
          </w:rPr>
          <w:t> method., we can get all the elements with a given class name. Here is the 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07" w:author="Unknown"/>
          <w:rFonts w:ascii="Consolas" w:eastAsia="Times New Roman" w:hAnsi="Consolas" w:cs="Consolas"/>
          <w:color w:val="F8F8F2"/>
          <w:sz w:val="27"/>
          <w:szCs w:val="27"/>
        </w:rPr>
      </w:pPr>
      <w:ins w:id="2908"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(class_name);</w:t>
        </w:r>
      </w:ins>
    </w:p>
    <w:p w:rsidR="0089304D" w:rsidRPr="0089304D" w:rsidRDefault="0089304D" w:rsidP="0089304D">
      <w:pPr>
        <w:spacing w:after="0" w:line="240" w:lineRule="auto"/>
        <w:rPr>
          <w:ins w:id="2909" w:author="Unknown"/>
          <w:rFonts w:ascii="Segoe UI" w:eastAsia="Times New Roman" w:hAnsi="Segoe UI" w:cs="Segoe UI"/>
          <w:color w:val="000000"/>
          <w:sz w:val="27"/>
          <w:szCs w:val="27"/>
        </w:rPr>
      </w:pPr>
      <w:ins w:id="291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11" w:author="Unknown"/>
          <w:rFonts w:ascii="Segoe UI" w:eastAsia="Times New Roman" w:hAnsi="Segoe UI" w:cs="Segoe UI"/>
          <w:color w:val="000000"/>
          <w:sz w:val="27"/>
          <w:szCs w:val="27"/>
        </w:rPr>
      </w:pPr>
      <w:ins w:id="2912" w:author="Unknown">
        <w:r w:rsidRPr="0089304D">
          <w:rPr>
            <w:rFonts w:ascii="Segoe UI" w:eastAsia="Times New Roman" w:hAnsi="Segoe UI" w:cs="Segoe UI"/>
            <w:color w:val="000000"/>
            <w:sz w:val="27"/>
            <w:szCs w:val="27"/>
          </w:rPr>
          <w:t>We can access more than one element, and in our example we have two elements with a demo class. For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13" w:author="Unknown"/>
          <w:rFonts w:ascii="Consolas" w:eastAsia="Times New Roman" w:hAnsi="Consolas" w:cs="Consolas"/>
          <w:color w:val="F8F8F2"/>
          <w:sz w:val="27"/>
        </w:rPr>
      </w:pPr>
      <w:ins w:id="291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demo</w:t>
        </w:r>
        <w:r w:rsidRPr="0089304D">
          <w:rPr>
            <w:rFonts w:ascii="Consolas" w:eastAsia="Times New Roman" w:hAnsi="Consolas" w:cs="Consolas"/>
            <w:color w:val="F8F8F2"/>
            <w:sz w:val="27"/>
          </w:rPr>
          <w:t>"&gt; class 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15" w:author="Unknown"/>
          <w:rFonts w:ascii="Consolas" w:eastAsia="Times New Roman" w:hAnsi="Consolas" w:cs="Consolas"/>
          <w:color w:val="F8F8F2"/>
          <w:sz w:val="27"/>
          <w:szCs w:val="27"/>
        </w:rPr>
      </w:pPr>
      <w:ins w:id="291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demo</w:t>
        </w:r>
        <w:r w:rsidRPr="0089304D">
          <w:rPr>
            <w:rFonts w:ascii="Consolas" w:eastAsia="Times New Roman" w:hAnsi="Consolas" w:cs="Consolas"/>
            <w:color w:val="F8F8F2"/>
            <w:sz w:val="27"/>
          </w:rPr>
          <w:t>"&gt; class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2917" w:author="Unknown"/>
          <w:rFonts w:ascii="Segoe UI" w:eastAsia="Times New Roman" w:hAnsi="Segoe UI" w:cs="Segoe UI"/>
          <w:color w:val="000000"/>
          <w:sz w:val="27"/>
          <w:szCs w:val="27"/>
        </w:rPr>
      </w:pPr>
      <w:ins w:id="2918"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19" w:author="Unknown"/>
          <w:rFonts w:ascii="Segoe UI" w:eastAsia="Times New Roman" w:hAnsi="Segoe UI" w:cs="Segoe UI"/>
          <w:color w:val="000000"/>
          <w:sz w:val="27"/>
          <w:szCs w:val="27"/>
        </w:rPr>
      </w:pPr>
      <w:ins w:id="2920" w:author="Unknown">
        <w:r w:rsidRPr="0089304D">
          <w:rPr>
            <w:rFonts w:ascii="Segoe UI" w:eastAsia="Times New Roman" w:hAnsi="Segoe UI" w:cs="Segoe UI"/>
            <w:color w:val="000000"/>
            <w:sz w:val="27"/>
            <w:szCs w:val="27"/>
          </w:rPr>
          <w:t>To find how many elements with class="demo" there are in the document, we use the length property of the HTMLCollection object.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21" w:author="Unknown"/>
          <w:rFonts w:ascii="Consolas" w:eastAsia="Times New Roman" w:hAnsi="Consolas" w:cs="Consolas"/>
          <w:color w:val="F8F8F2"/>
          <w:sz w:val="27"/>
          <w:szCs w:val="27"/>
        </w:rPr>
      </w:pPr>
      <w:ins w:id="2922"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"demo"</w:t>
        </w:r>
        <w:r w:rsidRPr="0089304D">
          <w:rPr>
            <w:rFonts w:ascii="Consolas" w:eastAsia="Times New Roman" w:hAnsi="Consolas" w:cs="Consolas"/>
            <w:color w:val="F8F8F2"/>
            <w:sz w:val="27"/>
          </w:rPr>
          <w:t>).length;</w:t>
        </w:r>
      </w:ins>
    </w:p>
    <w:p w:rsidR="0089304D" w:rsidRPr="0089304D" w:rsidRDefault="0089304D" w:rsidP="0089304D">
      <w:pPr>
        <w:spacing w:after="0" w:line="240" w:lineRule="auto"/>
        <w:rPr>
          <w:ins w:id="2923" w:author="Unknown"/>
          <w:rFonts w:ascii="Segoe UI" w:eastAsia="Times New Roman" w:hAnsi="Segoe UI" w:cs="Segoe UI"/>
          <w:color w:val="000000"/>
          <w:sz w:val="27"/>
          <w:szCs w:val="27"/>
        </w:rPr>
      </w:pPr>
      <w:ins w:id="292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25" w:author="Unknown"/>
          <w:rFonts w:ascii="Segoe UI" w:eastAsia="Times New Roman" w:hAnsi="Segoe UI" w:cs="Segoe UI"/>
          <w:color w:val="000000"/>
          <w:sz w:val="27"/>
          <w:szCs w:val="27"/>
        </w:rPr>
      </w:pPr>
      <w:ins w:id="292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2927" w:author="Unknown"/>
          <w:rFonts w:ascii="Segoe UI" w:eastAsia="Times New Roman" w:hAnsi="Segoe UI" w:cs="Segoe UI"/>
          <w:color w:val="000000"/>
          <w:sz w:val="27"/>
          <w:szCs w:val="27"/>
        </w:rPr>
      </w:pPr>
      <w:ins w:id="292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2929" w:author="Unknown"/>
          <w:rFonts w:ascii="Segoe UI" w:eastAsia="Times New Roman" w:hAnsi="Segoe UI" w:cs="Segoe UI"/>
          <w:b/>
          <w:bCs/>
          <w:color w:val="000000"/>
          <w:sz w:val="24"/>
          <w:szCs w:val="24"/>
        </w:rPr>
      </w:pPr>
      <w:ins w:id="2930"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31" w:author="Unknown"/>
          <w:rFonts w:ascii="Consolas" w:eastAsia="Times New Roman" w:hAnsi="Consolas" w:cs="Consolas"/>
          <w:color w:val="F8F8F2"/>
          <w:sz w:val="27"/>
        </w:rPr>
      </w:pPr>
      <w:ins w:id="2932"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33" w:author="Unknown"/>
          <w:rFonts w:ascii="Consolas" w:eastAsia="Times New Roman" w:hAnsi="Consolas" w:cs="Consolas"/>
          <w:color w:val="F8F8F2"/>
          <w:sz w:val="27"/>
        </w:rPr>
      </w:pPr>
      <w:ins w:id="293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35" w:author="Unknown"/>
          <w:rFonts w:ascii="Consolas" w:eastAsia="Times New Roman" w:hAnsi="Consolas" w:cs="Consolas"/>
          <w:color w:val="F8F8F2"/>
          <w:sz w:val="27"/>
        </w:rPr>
      </w:pPr>
      <w:ins w:id="293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37" w:author="Unknown"/>
          <w:rFonts w:ascii="Consolas" w:eastAsia="Times New Roman" w:hAnsi="Consolas" w:cs="Consolas"/>
          <w:color w:val="F8F8F2"/>
          <w:sz w:val="27"/>
        </w:rPr>
      </w:pPr>
      <w:ins w:id="29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39" w:author="Unknown"/>
          <w:rFonts w:ascii="Consolas" w:eastAsia="Times New Roman" w:hAnsi="Consolas" w:cs="Consolas"/>
          <w:color w:val="F8F8F2"/>
          <w:sz w:val="27"/>
        </w:rPr>
      </w:pPr>
      <w:ins w:id="29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41" w:author="Unknown"/>
          <w:rFonts w:ascii="Consolas" w:eastAsia="Times New Roman" w:hAnsi="Consolas" w:cs="Consolas"/>
          <w:color w:val="F8F8F2"/>
          <w:sz w:val="27"/>
        </w:rPr>
      </w:pPr>
      <w:ins w:id="29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43" w:author="Unknown"/>
          <w:rFonts w:ascii="Consolas" w:eastAsia="Times New Roman" w:hAnsi="Consolas" w:cs="Consolas"/>
          <w:color w:val="F8F8F2"/>
          <w:sz w:val="27"/>
        </w:rPr>
      </w:pPr>
      <w:ins w:id="29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45" w:author="Unknown"/>
          <w:rFonts w:ascii="Consolas" w:eastAsia="Times New Roman" w:hAnsi="Consolas" w:cs="Consolas"/>
          <w:color w:val="F8F8F2"/>
          <w:sz w:val="27"/>
        </w:rPr>
      </w:pPr>
      <w:ins w:id="294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47" w:author="Unknown"/>
          <w:rFonts w:ascii="Consolas" w:eastAsia="Times New Roman" w:hAnsi="Consolas" w:cs="Consolas"/>
          <w:color w:val="F8F8F2"/>
          <w:sz w:val="27"/>
        </w:rPr>
      </w:pPr>
      <w:ins w:id="29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49" w:author="Unknown"/>
          <w:rFonts w:ascii="Consolas" w:eastAsia="Times New Roman" w:hAnsi="Consolas" w:cs="Consolas"/>
          <w:color w:val="F8F8F2"/>
          <w:sz w:val="27"/>
        </w:rPr>
      </w:pPr>
      <w:ins w:id="29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51" w:author="Unknown"/>
          <w:rFonts w:ascii="Consolas" w:eastAsia="Times New Roman" w:hAnsi="Consolas" w:cs="Consolas"/>
          <w:color w:val="F8F8F2"/>
          <w:sz w:val="27"/>
        </w:rPr>
      </w:pPr>
      <w:ins w:id="29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53" w:author="Unknown"/>
          <w:rFonts w:ascii="Consolas" w:eastAsia="Times New Roman" w:hAnsi="Consolas" w:cs="Consolas"/>
          <w:color w:val="F8F8F2"/>
          <w:sz w:val="27"/>
        </w:rPr>
      </w:pPr>
      <w:ins w:id="29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56" w:author="Unknown"/>
          <w:rFonts w:ascii="Consolas" w:eastAsia="Times New Roman" w:hAnsi="Consolas" w:cs="Consolas"/>
          <w:color w:val="F8F8F2"/>
          <w:sz w:val="27"/>
        </w:rPr>
      </w:pPr>
      <w:ins w:id="29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58" w:author="Unknown"/>
          <w:rFonts w:ascii="Consolas" w:eastAsia="Times New Roman" w:hAnsi="Consolas" w:cs="Consolas"/>
          <w:color w:val="F8F8F2"/>
          <w:sz w:val="27"/>
        </w:rPr>
      </w:pPr>
      <w:ins w:id="29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60" w:author="Unknown"/>
          <w:rFonts w:ascii="Consolas" w:eastAsia="Times New Roman" w:hAnsi="Consolas" w:cs="Consolas"/>
          <w:color w:val="F8F8F2"/>
          <w:sz w:val="27"/>
        </w:rPr>
      </w:pPr>
      <w:ins w:id="29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62" w:author="Unknown"/>
          <w:rFonts w:ascii="Consolas" w:eastAsia="Times New Roman" w:hAnsi="Consolas" w:cs="Consolas"/>
          <w:color w:val="F8F8F2"/>
          <w:sz w:val="27"/>
        </w:rPr>
      </w:pPr>
      <w:ins w:id="29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64" w:author="Unknown"/>
          <w:rFonts w:ascii="Consolas" w:eastAsia="Times New Roman" w:hAnsi="Consolas" w:cs="Consolas"/>
          <w:color w:val="F8F8F2"/>
          <w:sz w:val="27"/>
        </w:rPr>
      </w:pPr>
      <w:ins w:id="29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66" w:author="Unknown"/>
          <w:rFonts w:ascii="Consolas" w:eastAsia="Times New Roman" w:hAnsi="Consolas" w:cs="Consolas"/>
          <w:color w:val="F8F8F2"/>
          <w:sz w:val="27"/>
        </w:rPr>
      </w:pPr>
      <w:ins w:id="2967"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68" w:author="Unknown"/>
          <w:rFonts w:ascii="Consolas" w:eastAsia="Times New Roman" w:hAnsi="Consolas" w:cs="Consolas"/>
          <w:color w:val="F8F8F2"/>
          <w:sz w:val="27"/>
        </w:rPr>
      </w:pPr>
      <w:ins w:id="29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70" w:author="Unknown"/>
          <w:rFonts w:ascii="Consolas" w:eastAsia="Times New Roman" w:hAnsi="Consolas" w:cs="Consolas"/>
          <w:color w:val="F8F8F2"/>
          <w:sz w:val="27"/>
        </w:rPr>
      </w:pPr>
      <w:ins w:id="29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72" w:author="Unknown"/>
          <w:rFonts w:ascii="Consolas" w:eastAsia="Times New Roman" w:hAnsi="Consolas" w:cs="Consolas"/>
          <w:color w:val="F8F8F2"/>
          <w:sz w:val="27"/>
        </w:rPr>
      </w:pPr>
      <w:ins w:id="29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74" w:author="Unknown"/>
          <w:rFonts w:ascii="Consolas" w:eastAsia="Times New Roman" w:hAnsi="Consolas" w:cs="Consolas"/>
          <w:color w:val="F8F8F2"/>
          <w:sz w:val="27"/>
        </w:rPr>
      </w:pPr>
      <w:ins w:id="29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76" w:author="Unknown"/>
          <w:rFonts w:ascii="Consolas" w:eastAsia="Times New Roman" w:hAnsi="Consolas" w:cs="Consolas"/>
          <w:color w:val="F8F8F2"/>
          <w:sz w:val="27"/>
        </w:rPr>
      </w:pPr>
      <w:ins w:id="29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78" w:author="Unknown"/>
          <w:rFonts w:ascii="Consolas" w:eastAsia="Times New Roman" w:hAnsi="Consolas" w:cs="Consolas"/>
          <w:color w:val="F8F8F2"/>
          <w:sz w:val="27"/>
        </w:rPr>
      </w:pPr>
      <w:ins w:id="29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80" w:author="Unknown"/>
          <w:rFonts w:ascii="Consolas" w:eastAsia="Times New Roman" w:hAnsi="Consolas" w:cs="Consolas"/>
          <w:color w:val="F8F8F2"/>
          <w:sz w:val="27"/>
        </w:rPr>
      </w:pPr>
      <w:ins w:id="29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82" w:author="Unknown"/>
          <w:rFonts w:ascii="Consolas" w:eastAsia="Times New Roman" w:hAnsi="Consolas" w:cs="Consolas"/>
          <w:color w:val="F8F8F2"/>
          <w:sz w:val="27"/>
        </w:rPr>
      </w:pPr>
      <w:ins w:id="29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84" w:author="Unknown"/>
          <w:rFonts w:ascii="Consolas" w:eastAsia="Times New Roman" w:hAnsi="Consolas" w:cs="Consolas"/>
          <w:color w:val="F8F8F2"/>
          <w:sz w:val="27"/>
        </w:rPr>
      </w:pPr>
      <w:ins w:id="29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86" w:author="Unknown"/>
          <w:rFonts w:ascii="Consolas" w:eastAsia="Times New Roman" w:hAnsi="Consolas" w:cs="Consolas"/>
          <w:color w:val="F8F8F2"/>
          <w:sz w:val="27"/>
        </w:rPr>
      </w:pPr>
      <w:ins w:id="2987"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88" w:author="Unknown"/>
          <w:rFonts w:ascii="Consolas" w:eastAsia="Times New Roman" w:hAnsi="Consolas" w:cs="Consolas"/>
          <w:color w:val="F8F8F2"/>
          <w:sz w:val="27"/>
        </w:rPr>
      </w:pPr>
      <w:ins w:id="298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90" w:author="Unknown"/>
          <w:rFonts w:ascii="Consolas" w:eastAsia="Times New Roman" w:hAnsi="Consolas" w:cs="Consolas"/>
          <w:color w:val="F8F8F2"/>
          <w:sz w:val="27"/>
        </w:rPr>
      </w:pPr>
      <w:ins w:id="29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92" w:author="Unknown"/>
          <w:rFonts w:ascii="Consolas" w:eastAsia="Times New Roman" w:hAnsi="Consolas" w:cs="Consolas"/>
          <w:color w:val="F8F8F2"/>
          <w:sz w:val="27"/>
        </w:rPr>
      </w:pPr>
      <w:ins w:id="29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94" w:author="Unknown"/>
          <w:rFonts w:ascii="Consolas" w:eastAsia="Times New Roman" w:hAnsi="Consolas" w:cs="Consolas"/>
          <w:color w:val="F8F8F2"/>
          <w:sz w:val="27"/>
        </w:rPr>
      </w:pPr>
      <w:ins w:id="29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96" w:author="Unknown"/>
          <w:rFonts w:ascii="Consolas" w:eastAsia="Times New Roman" w:hAnsi="Consolas" w:cs="Consolas"/>
          <w:color w:val="F8F8F2"/>
          <w:sz w:val="27"/>
        </w:rPr>
      </w:pPr>
      <w:ins w:id="29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2998" w:author="Unknown"/>
          <w:rFonts w:ascii="Consolas" w:eastAsia="Times New Roman" w:hAnsi="Consolas" w:cs="Consolas"/>
          <w:color w:val="F8F8F2"/>
          <w:sz w:val="27"/>
        </w:rPr>
      </w:pPr>
      <w:ins w:id="29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00" w:author="Unknown"/>
          <w:rFonts w:ascii="Consolas" w:eastAsia="Times New Roman" w:hAnsi="Consolas" w:cs="Consolas"/>
          <w:color w:val="F8F8F2"/>
          <w:sz w:val="27"/>
        </w:rPr>
      </w:pPr>
      <w:ins w:id="30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02" w:author="Unknown"/>
          <w:rFonts w:ascii="Consolas" w:eastAsia="Times New Roman" w:hAnsi="Consolas" w:cs="Consolas"/>
          <w:color w:val="F8F8F2"/>
          <w:sz w:val="27"/>
        </w:rPr>
      </w:pPr>
      <w:ins w:id="300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04" w:author="Unknown"/>
          <w:rFonts w:ascii="Consolas" w:eastAsia="Times New Roman" w:hAnsi="Consolas" w:cs="Consolas"/>
          <w:color w:val="F8F8F2"/>
          <w:sz w:val="27"/>
        </w:rPr>
      </w:pPr>
      <w:ins w:id="3005"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06" w:author="Unknown"/>
          <w:rFonts w:ascii="Consolas" w:eastAsia="Times New Roman" w:hAnsi="Consolas" w:cs="Consolas"/>
          <w:color w:val="F8F8F2"/>
          <w:sz w:val="27"/>
        </w:rPr>
      </w:pPr>
      <w:ins w:id="3007"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08" w:author="Unknown"/>
          <w:rFonts w:ascii="Consolas" w:eastAsia="Times New Roman" w:hAnsi="Consolas" w:cs="Consolas"/>
          <w:color w:val="F8F8F2"/>
          <w:sz w:val="27"/>
        </w:rPr>
      </w:pPr>
      <w:ins w:id="300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10" w:author="Unknown"/>
          <w:rFonts w:ascii="Consolas" w:eastAsia="Times New Roman" w:hAnsi="Consolas" w:cs="Consolas"/>
          <w:color w:val="F8F8F2"/>
          <w:sz w:val="27"/>
        </w:rPr>
      </w:pPr>
      <w:ins w:id="30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3012" w:author="Unknown"/>
          <w:rFonts w:ascii="Segoe UI" w:eastAsia="Times New Roman" w:hAnsi="Segoe UI" w:cs="Segoe UI"/>
          <w:color w:val="000000"/>
          <w:sz w:val="27"/>
          <w:szCs w:val="27"/>
        </w:rPr>
      </w:pPr>
      <w:ins w:id="301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014" w:author="Unknown"/>
          <w:rFonts w:ascii="Segoe UI" w:eastAsia="Times New Roman" w:hAnsi="Segoe UI" w:cs="Segoe UI"/>
          <w:b/>
          <w:bCs/>
          <w:color w:val="000000"/>
          <w:sz w:val="24"/>
          <w:szCs w:val="24"/>
        </w:rPr>
      </w:pPr>
      <w:ins w:id="3015"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16" w:author="Unknown"/>
          <w:rFonts w:ascii="Consolas" w:eastAsia="Times New Roman" w:hAnsi="Consolas" w:cs="Consolas"/>
          <w:color w:val="F8F8F2"/>
          <w:sz w:val="27"/>
        </w:rPr>
      </w:pPr>
      <w:ins w:id="301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tutorial 14'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18" w:author="Unknown"/>
          <w:rFonts w:ascii="Consolas" w:eastAsia="Times New Roman" w:hAnsi="Consolas" w:cs="Consolas"/>
          <w:color w:val="8292A2"/>
          <w:sz w:val="27"/>
        </w:rPr>
      </w:pPr>
      <w:ins w:id="3019" w:author="Unknown">
        <w:r w:rsidRPr="0089304D">
          <w:rPr>
            <w:rFonts w:ascii="Consolas" w:eastAsia="Times New Roman" w:hAnsi="Consolas" w:cs="Consolas"/>
            <w:color w:val="8292A2"/>
            <w:sz w:val="27"/>
          </w:rPr>
          <w:lastRenderedPageBreak/>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0" w:author="Unknown"/>
          <w:rFonts w:ascii="Consolas" w:eastAsia="Times New Roman" w:hAnsi="Consolas" w:cs="Consolas"/>
          <w:color w:val="8292A2"/>
          <w:sz w:val="27"/>
        </w:rPr>
      </w:pPr>
      <w:ins w:id="3021" w:author="Unknown">
        <w:r w:rsidRPr="0089304D">
          <w:rPr>
            <w:rFonts w:ascii="Consolas" w:eastAsia="Times New Roman" w:hAnsi="Consolas" w:cs="Consolas"/>
            <w:color w:val="8292A2"/>
            <w:sz w:val="27"/>
          </w:rPr>
          <w:t>element selectors: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2" w:author="Unknown"/>
          <w:rFonts w:ascii="Consolas" w:eastAsia="Times New Roman" w:hAnsi="Consolas" w:cs="Consolas"/>
          <w:color w:val="8292A2"/>
          <w:sz w:val="27"/>
        </w:rPr>
      </w:pPr>
      <w:ins w:id="3023" w:author="Unknown">
        <w:r w:rsidRPr="0089304D">
          <w:rPr>
            <w:rFonts w:ascii="Consolas" w:eastAsia="Times New Roman" w:hAnsi="Consolas" w:cs="Consolas"/>
            <w:color w:val="8292A2"/>
            <w:sz w:val="27"/>
          </w:rPr>
          <w:t>1. Single element selector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4" w:author="Unknown"/>
          <w:rFonts w:ascii="Consolas" w:eastAsia="Times New Roman" w:hAnsi="Consolas" w:cs="Consolas"/>
          <w:color w:val="8292A2"/>
          <w:sz w:val="27"/>
        </w:rPr>
      </w:pPr>
      <w:ins w:id="3025" w:author="Unknown">
        <w:r w:rsidRPr="0089304D">
          <w:rPr>
            <w:rFonts w:ascii="Consolas" w:eastAsia="Times New Roman" w:hAnsi="Consolas" w:cs="Consolas"/>
            <w:color w:val="8292A2"/>
            <w:sz w:val="27"/>
          </w:rPr>
          <w:t>2. Multi element selector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6"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7" w:author="Unknown"/>
          <w:rFonts w:ascii="Consolas" w:eastAsia="Times New Roman" w:hAnsi="Consolas" w:cs="Consolas"/>
          <w:color w:val="F8F8F2"/>
          <w:sz w:val="27"/>
        </w:rPr>
      </w:pPr>
      <w:ins w:id="3028"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2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30" w:author="Unknown"/>
          <w:rFonts w:ascii="Consolas" w:eastAsia="Times New Roman" w:hAnsi="Consolas" w:cs="Consolas"/>
          <w:color w:val="F8F8F2"/>
          <w:sz w:val="27"/>
        </w:rPr>
      </w:pPr>
      <w:ins w:id="3031" w:author="Unknown">
        <w:r w:rsidRPr="0089304D">
          <w:rPr>
            <w:rFonts w:ascii="Consolas" w:eastAsia="Times New Roman" w:hAnsi="Consolas" w:cs="Consolas"/>
            <w:color w:val="8292A2"/>
            <w:sz w:val="27"/>
          </w:rPr>
          <w:t>// 1. Single element selector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32" w:author="Unknown"/>
          <w:rFonts w:ascii="Consolas" w:eastAsia="Times New Roman" w:hAnsi="Consolas" w:cs="Consolas"/>
          <w:color w:val="F8F8F2"/>
          <w:sz w:val="27"/>
        </w:rPr>
      </w:pPr>
      <w:ins w:id="303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element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'myfirst'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34" w:author="Unknown"/>
          <w:rFonts w:ascii="Consolas" w:eastAsia="Times New Roman" w:hAnsi="Consolas" w:cs="Consolas"/>
          <w:color w:val="F8F8F2"/>
          <w:sz w:val="27"/>
        </w:rPr>
      </w:pPr>
      <w:ins w:id="3035" w:author="Unknown">
        <w:r w:rsidRPr="0089304D">
          <w:rPr>
            <w:rFonts w:ascii="Consolas" w:eastAsia="Times New Roman" w:hAnsi="Consolas" w:cs="Consolas"/>
            <w:color w:val="8292A2"/>
            <w:sz w:val="27"/>
          </w:rPr>
          <w:t>// element = element.className;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36" w:author="Unknown"/>
          <w:rFonts w:ascii="Consolas" w:eastAsia="Times New Roman" w:hAnsi="Consolas" w:cs="Consolas"/>
          <w:color w:val="F8F8F2"/>
          <w:sz w:val="27"/>
        </w:rPr>
      </w:pPr>
      <w:ins w:id="3037" w:author="Unknown">
        <w:r w:rsidRPr="0089304D">
          <w:rPr>
            <w:rFonts w:ascii="Consolas" w:eastAsia="Times New Roman" w:hAnsi="Consolas" w:cs="Consolas"/>
            <w:color w:val="8292A2"/>
            <w:sz w:val="27"/>
          </w:rPr>
          <w:t>// element = element.childNodes;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38" w:author="Unknown"/>
          <w:rFonts w:ascii="Consolas" w:eastAsia="Times New Roman" w:hAnsi="Consolas" w:cs="Consolas"/>
          <w:color w:val="F8F8F2"/>
          <w:sz w:val="27"/>
        </w:rPr>
      </w:pPr>
      <w:ins w:id="3039" w:author="Unknown">
        <w:r w:rsidRPr="0089304D">
          <w:rPr>
            <w:rFonts w:ascii="Consolas" w:eastAsia="Times New Roman" w:hAnsi="Consolas" w:cs="Consolas"/>
            <w:color w:val="8292A2"/>
            <w:sz w:val="27"/>
          </w:rPr>
          <w:t>// element = element.parentNode;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0" w:author="Unknown"/>
          <w:rFonts w:ascii="Consolas" w:eastAsia="Times New Roman" w:hAnsi="Consolas" w:cs="Consolas"/>
          <w:color w:val="F8F8F2"/>
          <w:sz w:val="27"/>
        </w:rPr>
      </w:pPr>
      <w:ins w:id="3041" w:author="Unknown">
        <w:r w:rsidRPr="0089304D">
          <w:rPr>
            <w:rFonts w:ascii="Consolas" w:eastAsia="Times New Roman" w:hAnsi="Consolas" w:cs="Consolas"/>
            <w:color w:val="F8F8F2"/>
            <w:sz w:val="27"/>
          </w:rPr>
          <w:t xml:space="preserve">element.style.color = </w:t>
        </w:r>
        <w:r w:rsidRPr="0089304D">
          <w:rPr>
            <w:rFonts w:ascii="Consolas" w:eastAsia="Times New Roman" w:hAnsi="Consolas" w:cs="Consolas"/>
            <w:color w:val="A6E22E"/>
            <w:sz w:val="27"/>
          </w:rPr>
          <w:t>'red'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2" w:author="Unknown"/>
          <w:rFonts w:ascii="Consolas" w:eastAsia="Times New Roman" w:hAnsi="Consolas" w:cs="Consolas"/>
          <w:color w:val="F8F8F2"/>
          <w:sz w:val="27"/>
        </w:rPr>
      </w:pPr>
      <w:ins w:id="3043" w:author="Unknown">
        <w:r w:rsidRPr="0089304D">
          <w:rPr>
            <w:rFonts w:ascii="Consolas" w:eastAsia="Times New Roman" w:hAnsi="Consolas" w:cs="Consolas"/>
            <w:color w:val="F8F8F2"/>
            <w:sz w:val="27"/>
          </w:rPr>
          <w:t xml:space="preserve">element.innerText = </w:t>
        </w:r>
        <w:r w:rsidRPr="0089304D">
          <w:rPr>
            <w:rFonts w:ascii="Consolas" w:eastAsia="Times New Roman" w:hAnsi="Consolas" w:cs="Consolas"/>
            <w:color w:val="A6E22E"/>
            <w:sz w:val="27"/>
          </w:rPr>
          <w:t>'Harry is a good boy'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4" w:author="Unknown"/>
          <w:rFonts w:ascii="Consolas" w:eastAsia="Times New Roman" w:hAnsi="Consolas" w:cs="Consolas"/>
          <w:color w:val="F8F8F2"/>
          <w:sz w:val="27"/>
        </w:rPr>
      </w:pPr>
      <w:ins w:id="3045" w:author="Unknown">
        <w:r w:rsidRPr="0089304D">
          <w:rPr>
            <w:rFonts w:ascii="Consolas" w:eastAsia="Times New Roman" w:hAnsi="Consolas" w:cs="Consolas"/>
            <w:color w:val="F8F8F2"/>
            <w:sz w:val="27"/>
          </w:rPr>
          <w:t xml:space="preserve">element.innerHTML = </w:t>
        </w:r>
        <w:r w:rsidRPr="0089304D">
          <w:rPr>
            <w:rFonts w:ascii="Consolas" w:eastAsia="Times New Roman" w:hAnsi="Consolas" w:cs="Consolas"/>
            <w:color w:val="A6E22E"/>
            <w:sz w:val="27"/>
          </w:rPr>
          <w:t>'&lt;b&gt;Harry is a good boy&lt;/b&gt;'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6" w:author="Unknown"/>
          <w:rFonts w:ascii="Consolas" w:eastAsia="Times New Roman" w:hAnsi="Consolas" w:cs="Consolas"/>
          <w:color w:val="F8F8F2"/>
          <w:sz w:val="27"/>
        </w:rPr>
      </w:pPr>
      <w:ins w:id="3047" w:author="Unknown">
        <w:r w:rsidRPr="0089304D">
          <w:rPr>
            <w:rFonts w:ascii="Consolas" w:eastAsia="Times New Roman" w:hAnsi="Consolas" w:cs="Consolas"/>
            <w:color w:val="8292A2"/>
            <w:sz w:val="27"/>
          </w:rPr>
          <w:t>// console.log(element.innerText);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50" w:author="Unknown"/>
          <w:rFonts w:ascii="Consolas" w:eastAsia="Times New Roman" w:hAnsi="Consolas" w:cs="Consolas"/>
          <w:color w:val="F8F8F2"/>
          <w:sz w:val="27"/>
        </w:rPr>
      </w:pPr>
      <w:ins w:id="305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sel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'#myfirst'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52" w:author="Unknown"/>
          <w:rFonts w:ascii="Consolas" w:eastAsia="Times New Roman" w:hAnsi="Consolas" w:cs="Consolas"/>
          <w:color w:val="F8F8F2"/>
          <w:sz w:val="27"/>
        </w:rPr>
      </w:pPr>
      <w:ins w:id="3053" w:author="Unknown">
        <w:r w:rsidRPr="0089304D">
          <w:rPr>
            <w:rFonts w:ascii="Consolas" w:eastAsia="Times New Roman" w:hAnsi="Consolas" w:cs="Consolas"/>
            <w:color w:val="F8F8F2"/>
            <w:sz w:val="27"/>
          </w:rPr>
          <w:t>sel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'.child'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54" w:author="Unknown"/>
          <w:rFonts w:ascii="Consolas" w:eastAsia="Times New Roman" w:hAnsi="Consolas" w:cs="Consolas"/>
          <w:color w:val="F8F8F2"/>
          <w:sz w:val="27"/>
        </w:rPr>
      </w:pPr>
      <w:ins w:id="3055" w:author="Unknown">
        <w:r w:rsidRPr="0089304D">
          <w:rPr>
            <w:rFonts w:ascii="Consolas" w:eastAsia="Times New Roman" w:hAnsi="Consolas" w:cs="Consolas"/>
            <w:color w:val="F8F8F2"/>
            <w:sz w:val="27"/>
          </w:rPr>
          <w:t>sel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56" w:author="Unknown"/>
          <w:rFonts w:ascii="Consolas" w:eastAsia="Times New Roman" w:hAnsi="Consolas" w:cs="Consolas"/>
          <w:color w:val="F8F8F2"/>
          <w:sz w:val="27"/>
        </w:rPr>
      </w:pPr>
      <w:ins w:id="3057" w:author="Unknown">
        <w:r w:rsidRPr="0089304D">
          <w:rPr>
            <w:rFonts w:ascii="Consolas" w:eastAsia="Times New Roman" w:hAnsi="Consolas" w:cs="Consolas"/>
            <w:color w:val="F8F8F2"/>
            <w:sz w:val="27"/>
          </w:rPr>
          <w:t xml:space="preserve">sel.style.color = </w:t>
        </w:r>
        <w:r w:rsidRPr="0089304D">
          <w:rPr>
            <w:rFonts w:ascii="Consolas" w:eastAsia="Times New Roman" w:hAnsi="Consolas" w:cs="Consolas"/>
            <w:color w:val="A6E22E"/>
            <w:sz w:val="27"/>
          </w:rPr>
          <w:t>'green'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58" w:author="Unknown"/>
          <w:rFonts w:ascii="Consolas" w:eastAsia="Times New Roman" w:hAnsi="Consolas" w:cs="Consolas"/>
          <w:color w:val="F8F8F2"/>
          <w:sz w:val="27"/>
        </w:rPr>
      </w:pPr>
      <w:ins w:id="30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1" w:author="Unknown"/>
          <w:rFonts w:ascii="Consolas" w:eastAsia="Times New Roman" w:hAnsi="Consolas" w:cs="Consolas"/>
          <w:color w:val="F8F8F2"/>
          <w:sz w:val="27"/>
        </w:rPr>
      </w:pPr>
      <w:ins w:id="3062" w:author="Unknown">
        <w:r w:rsidRPr="0089304D">
          <w:rPr>
            <w:rFonts w:ascii="Consolas" w:eastAsia="Times New Roman" w:hAnsi="Consolas" w:cs="Consolas"/>
            <w:color w:val="8292A2"/>
            <w:sz w:val="27"/>
          </w:rPr>
          <w:t>// 2. Multi element selector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3" w:author="Unknown"/>
          <w:rFonts w:ascii="Consolas" w:eastAsia="Times New Roman" w:hAnsi="Consolas" w:cs="Consolas"/>
          <w:color w:val="F8F8F2"/>
          <w:sz w:val="27"/>
        </w:rPr>
      </w:pPr>
      <w:ins w:id="306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elems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'child'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5" w:author="Unknown"/>
          <w:rFonts w:ascii="Consolas" w:eastAsia="Times New Roman" w:hAnsi="Consolas" w:cs="Consolas"/>
          <w:color w:val="F8F8F2"/>
          <w:sz w:val="27"/>
        </w:rPr>
      </w:pPr>
      <w:ins w:id="3066" w:author="Unknown">
        <w:r w:rsidRPr="0089304D">
          <w:rPr>
            <w:rFonts w:ascii="Consolas" w:eastAsia="Times New Roman" w:hAnsi="Consolas" w:cs="Consolas"/>
            <w:color w:val="F8F8F2"/>
            <w:sz w:val="27"/>
          </w:rPr>
          <w:t>elems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'container'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7" w:author="Unknown"/>
          <w:rFonts w:ascii="Consolas" w:eastAsia="Times New Roman" w:hAnsi="Consolas" w:cs="Consolas"/>
          <w:color w:val="F8F8F2"/>
          <w:sz w:val="27"/>
        </w:rPr>
      </w:pPr>
      <w:ins w:id="3068" w:author="Unknown">
        <w:r w:rsidRPr="0089304D">
          <w:rPr>
            <w:rFonts w:ascii="Consolas" w:eastAsia="Times New Roman" w:hAnsi="Consolas" w:cs="Consolas"/>
            <w:color w:val="F8F8F2"/>
            <w:sz w:val="27"/>
          </w:rPr>
          <w:t>elems = document.</w:t>
        </w:r>
        <w:r w:rsidRPr="0089304D">
          <w:rPr>
            <w:rFonts w:ascii="Consolas" w:eastAsia="Times New Roman" w:hAnsi="Consolas" w:cs="Consolas"/>
            <w:color w:val="E6DB74"/>
            <w:sz w:val="27"/>
          </w:rPr>
          <w:t>getElementsByTagName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69" w:author="Unknown"/>
          <w:rFonts w:ascii="Consolas" w:eastAsia="Times New Roman" w:hAnsi="Consolas" w:cs="Consolas"/>
          <w:color w:val="F8F8F2"/>
          <w:sz w:val="27"/>
        </w:rPr>
      </w:pPr>
      <w:ins w:id="3070"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(elems)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72" w:author="Unknown"/>
          <w:rFonts w:ascii="Consolas" w:eastAsia="Times New Roman" w:hAnsi="Consolas" w:cs="Consolas"/>
          <w:color w:val="F8F8F2"/>
          <w:sz w:val="27"/>
        </w:rPr>
      </w:pPr>
      <w:ins w:id="3073"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index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index &lt; elems.length;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74" w:author="Unknown"/>
          <w:rFonts w:ascii="Consolas" w:eastAsia="Times New Roman" w:hAnsi="Consolas" w:cs="Consolas"/>
          <w:color w:val="F8F8F2"/>
          <w:sz w:val="27"/>
        </w:rPr>
      </w:pPr>
      <w:ins w:id="307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element = elems[index];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76" w:author="Unknown"/>
          <w:rFonts w:ascii="Consolas" w:eastAsia="Times New Roman" w:hAnsi="Consolas" w:cs="Consolas"/>
          <w:color w:val="F8F8F2"/>
          <w:sz w:val="27"/>
        </w:rPr>
      </w:pPr>
      <w:ins w:id="307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78" w:author="Unknown"/>
          <w:rFonts w:ascii="Consolas" w:eastAsia="Times New Roman" w:hAnsi="Consolas" w:cs="Consolas"/>
          <w:color w:val="F8F8F2"/>
          <w:sz w:val="27"/>
        </w:rPr>
      </w:pPr>
      <w:ins w:id="3079" w:author="Unknown">
        <w:r w:rsidRPr="0089304D">
          <w:rPr>
            <w:rFonts w:ascii="Consolas" w:eastAsia="Times New Roman" w:hAnsi="Consolas" w:cs="Consolas"/>
            <w:color w:val="F8F8F2"/>
            <w:sz w:val="27"/>
          </w:rPr>
          <w:t xml:space="preserve">   element.style.color = </w:t>
        </w:r>
        <w:r w:rsidRPr="0089304D">
          <w:rPr>
            <w:rFonts w:ascii="Consolas" w:eastAsia="Times New Roman" w:hAnsi="Consolas" w:cs="Consolas"/>
            <w:color w:val="A6E22E"/>
            <w:sz w:val="27"/>
          </w:rPr>
          <w:t>'blue'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0" w:author="Unknown"/>
          <w:rFonts w:ascii="Consolas" w:eastAsia="Times New Roman" w:hAnsi="Consolas" w:cs="Consolas"/>
          <w:color w:val="F8F8F2"/>
          <w:sz w:val="27"/>
        </w:rPr>
      </w:pPr>
      <w:ins w:id="308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2" w:author="Unknown"/>
          <w:rFonts w:ascii="Consolas" w:eastAsia="Times New Roman" w:hAnsi="Consolas" w:cs="Consolas"/>
          <w:color w:val="F8F8F2"/>
          <w:sz w:val="27"/>
        </w:rPr>
      </w:pPr>
      <w:ins w:id="3083" w:author="Unknown">
        <w:r w:rsidRPr="0089304D">
          <w:rPr>
            <w:rFonts w:ascii="Consolas" w:eastAsia="Times New Roman" w:hAnsi="Consolas" w:cs="Consolas"/>
            <w:color w:val="8292A2"/>
            <w:sz w:val="27"/>
          </w:rPr>
          <w:t>// Array.from(elems).forEach(element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4" w:author="Unknown"/>
          <w:rFonts w:ascii="Consolas" w:eastAsia="Times New Roman" w:hAnsi="Consolas" w:cs="Consolas"/>
          <w:color w:val="F8F8F2"/>
          <w:sz w:val="27"/>
        </w:rPr>
      </w:pPr>
      <w:ins w:id="3085" w:author="Unknown">
        <w:r w:rsidRPr="0089304D">
          <w:rPr>
            <w:rFonts w:ascii="Consolas" w:eastAsia="Times New Roman" w:hAnsi="Consolas" w:cs="Consolas"/>
            <w:color w:val="8292A2"/>
            <w:sz w:val="27"/>
          </w:rPr>
          <w:t>//     console.log(element);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6" w:author="Unknown"/>
          <w:rFonts w:ascii="Consolas" w:eastAsia="Times New Roman" w:hAnsi="Consolas" w:cs="Consolas"/>
          <w:color w:val="F8F8F2"/>
          <w:sz w:val="27"/>
        </w:rPr>
      </w:pPr>
      <w:ins w:id="3087" w:author="Unknown">
        <w:r w:rsidRPr="0089304D">
          <w:rPr>
            <w:rFonts w:ascii="Consolas" w:eastAsia="Times New Roman" w:hAnsi="Consolas" w:cs="Consolas"/>
            <w:color w:val="8292A2"/>
            <w:sz w:val="27"/>
          </w:rPr>
          <w:t xml:space="preserve">//    element.style.color = 'blue';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88" w:author="Unknown"/>
          <w:rFonts w:ascii="Consolas" w:eastAsia="Times New Roman" w:hAnsi="Consolas" w:cs="Consolas"/>
          <w:color w:val="F8F8F2"/>
          <w:sz w:val="27"/>
        </w:rPr>
      </w:pPr>
      <w:ins w:id="3089"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090" w:author="Unknown"/>
          <w:rFonts w:ascii="Consolas" w:eastAsia="Times New Roman" w:hAnsi="Consolas" w:cs="Consolas"/>
          <w:color w:val="F8F8F2"/>
          <w:sz w:val="27"/>
          <w:szCs w:val="27"/>
        </w:rPr>
      </w:pPr>
      <w:ins w:id="3091" w:author="Unknown">
        <w:r w:rsidRPr="0089304D">
          <w:rPr>
            <w:rFonts w:ascii="Consolas" w:eastAsia="Times New Roman" w:hAnsi="Consolas" w:cs="Consolas"/>
            <w:color w:val="8292A2"/>
            <w:sz w:val="27"/>
          </w:rPr>
          <w:t>// console.log(elems[0].getElementsByClassName('child'))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Children, Parent &amp; Traversing the DOM | JavaScript Tutorial In Hindi #15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previous tutorial, we have learned how to use the built-in methods of the document object to access HTML elements by ID, class, tag name, and query selectors. Often, we want to move through the DOM without specifying every element beforehand. In this tutorial, we will go over how to traverse the DOM using parent, child, and sibling properties. As we know that all the operations on the DOM start with the document object. It is the main entry point, and we can access any node from it. Here is a diagram of links that allow for travel between DOM nodes: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4641215" cy="4701540"/>
            <wp:effectExtent l="19050" t="0" r="6985" b="0"/>
            <wp:docPr id="27" name="Picture 27" descr="https://api.codewithharry.com/media/videoSeriesFiles/courseFiles/javascript-tutorials-in-hindi-1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pi.codewithharry.com/media/videoSeriesFiles/courseFiles/javascript-tutorials-in-hindi-15/base64.png"/>
                    <pic:cNvPicPr>
                      <a:picLocks noChangeAspect="1" noChangeArrowheads="1"/>
                    </pic:cNvPicPr>
                  </pic:nvPicPr>
                  <pic:blipFill>
                    <a:blip r:embed="rId24"/>
                    <a:srcRect/>
                    <a:stretch>
                      <a:fillRect/>
                    </a:stretch>
                  </pic:blipFill>
                  <pic:spPr bwMode="auto">
                    <a:xfrm>
                      <a:off x="0" y="0"/>
                      <a:ext cx="4641215" cy="470154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We can traverse the DOM in three directions, downwards, upwards and sideways. Each type of traversal uses a different method.</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092" w:author="Unknown"/>
          <w:rFonts w:ascii="Segoe UI" w:eastAsia="Times New Roman" w:hAnsi="Segoe UI" w:cs="Segoe UI"/>
          <w:b/>
          <w:bCs/>
          <w:color w:val="000000"/>
          <w:sz w:val="24"/>
          <w:szCs w:val="24"/>
        </w:rPr>
      </w:pPr>
      <w:ins w:id="3093" w:author="Unknown">
        <w:r w:rsidRPr="0089304D">
          <w:rPr>
            <w:rFonts w:ascii="Segoe UI" w:eastAsia="Times New Roman" w:hAnsi="Segoe UI" w:cs="Segoe UI"/>
            <w:b/>
            <w:bCs/>
            <w:color w:val="000000"/>
            <w:sz w:val="24"/>
            <w:szCs w:val="24"/>
          </w:rPr>
          <w:t>Traversing downwards:-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094" w:author="Unknown"/>
          <w:rFonts w:ascii="Segoe UI" w:eastAsia="Times New Roman" w:hAnsi="Segoe UI" w:cs="Segoe UI"/>
          <w:color w:val="000000"/>
          <w:sz w:val="27"/>
          <w:szCs w:val="27"/>
        </w:rPr>
      </w:pPr>
      <w:ins w:id="3095" w:author="Unknown">
        <w:r w:rsidRPr="0089304D">
          <w:rPr>
            <w:rFonts w:ascii="Segoe UI" w:eastAsia="Times New Roman" w:hAnsi="Segoe UI" w:cs="Segoe UI"/>
            <w:color w:val="000000"/>
            <w:sz w:val="27"/>
            <w:szCs w:val="27"/>
          </w:rPr>
          <w:t>There are two methods to traverse downwards, the first one is querySelector and the second one is children.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096" w:author="Unknown"/>
          <w:rFonts w:ascii="Segoe UI" w:eastAsia="Times New Roman" w:hAnsi="Segoe UI" w:cs="Segoe UI"/>
          <w:b/>
          <w:bCs/>
          <w:color w:val="000000"/>
          <w:sz w:val="24"/>
          <w:szCs w:val="24"/>
        </w:rPr>
      </w:pPr>
      <w:ins w:id="3097" w:author="Unknown">
        <w:r w:rsidRPr="0089304D">
          <w:rPr>
            <w:rFonts w:ascii="Segoe UI" w:eastAsia="Times New Roman" w:hAnsi="Segoe UI" w:cs="Segoe UI"/>
            <w:b/>
            <w:bCs/>
            <w:color w:val="000000"/>
            <w:sz w:val="24"/>
            <w:szCs w:val="24"/>
          </w:rPr>
          <w:t>querySelector or querySelectorAll:-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098" w:author="Unknown"/>
          <w:rFonts w:ascii="Segoe UI" w:eastAsia="Times New Roman" w:hAnsi="Segoe UI" w:cs="Segoe UI"/>
          <w:color w:val="000000"/>
          <w:sz w:val="27"/>
          <w:szCs w:val="27"/>
        </w:rPr>
      </w:pPr>
      <w:ins w:id="3099" w:author="Unknown">
        <w:r w:rsidRPr="0089304D">
          <w:rPr>
            <w:rFonts w:ascii="Segoe UI" w:eastAsia="Times New Roman" w:hAnsi="Segoe UI" w:cs="Segoe UI"/>
            <w:color w:val="000000"/>
            <w:sz w:val="27"/>
            <w:szCs w:val="27"/>
          </w:rPr>
          <w:t>To traverse downwards from a specific element, we can use querySelector( ) or querySelectorAll( ). The </w:t>
        </w:r>
        <w:r w:rsidRPr="0089304D">
          <w:rPr>
            <w:rFonts w:ascii="Segoe UI" w:eastAsia="Times New Roman" w:hAnsi="Segoe UI" w:cs="Segoe UI"/>
            <w:b/>
            <w:bCs/>
            <w:color w:val="000000"/>
            <w:sz w:val="27"/>
          </w:rPr>
          <w:t>querySelector()</w:t>
        </w:r>
        <w:r w:rsidRPr="0089304D">
          <w:rPr>
            <w:rFonts w:ascii="Segoe UI" w:eastAsia="Times New Roman" w:hAnsi="Segoe UI" w:cs="Segoe UI"/>
            <w:color w:val="000000"/>
            <w:sz w:val="27"/>
            <w:szCs w:val="27"/>
          </w:rPr>
          <w:t> returns the first element within the document that matches the specified selector whereas the </w:t>
        </w:r>
        <w:r w:rsidRPr="0089304D">
          <w:rPr>
            <w:rFonts w:ascii="Segoe UI" w:eastAsia="Times New Roman" w:hAnsi="Segoe UI" w:cs="Segoe UI"/>
            <w:b/>
            <w:bCs/>
            <w:color w:val="000000"/>
            <w:sz w:val="27"/>
          </w:rPr>
          <w:t>querySelectorAll()</w:t>
        </w:r>
        <w:r w:rsidRPr="0089304D">
          <w:rPr>
            <w:rFonts w:ascii="Segoe UI" w:eastAsia="Times New Roman" w:hAnsi="Segoe UI" w:cs="Segoe UI"/>
            <w:color w:val="000000"/>
            <w:sz w:val="27"/>
            <w:szCs w:val="27"/>
          </w:rPr>
          <w:t> returns the NodeList representing a list of the document's elements that match the specified group of selectors.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0" w:author="Unknown"/>
          <w:rFonts w:ascii="Consolas" w:eastAsia="Times New Roman" w:hAnsi="Consolas" w:cs="Consolas"/>
          <w:color w:val="F8F8F2"/>
          <w:sz w:val="27"/>
        </w:rPr>
      </w:pPr>
      <w:ins w:id="3101" w:author="Unknown">
        <w:r w:rsidRPr="0089304D">
          <w:rPr>
            <w:rFonts w:ascii="Consolas" w:eastAsia="Times New Roman" w:hAnsi="Consolas" w:cs="Consolas"/>
            <w:color w:val="F8F8F2"/>
            <w:sz w:val="27"/>
          </w:rPr>
          <w:lastRenderedPageBreak/>
          <w:t xml:space="preserve">&lt;div </w:t>
        </w:r>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2" w:author="Unknown"/>
          <w:rFonts w:ascii="Consolas" w:eastAsia="Times New Roman" w:hAnsi="Consolas" w:cs="Consolas"/>
          <w:color w:val="F8F8F2"/>
          <w:sz w:val="27"/>
        </w:rPr>
      </w:pPr>
      <w:ins w:id="3103" w:author="Unknown">
        <w:r w:rsidRPr="0089304D">
          <w:rPr>
            <w:rFonts w:ascii="Consolas" w:eastAsia="Times New Roman" w:hAnsi="Consolas" w:cs="Consolas"/>
            <w:color w:val="F8F8F2"/>
            <w:sz w:val="27"/>
          </w:rPr>
          <w:t xml:space="preserve">&lt;h2 </w:t>
        </w:r>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"add__title"</w:t>
        </w:r>
        <w:r w:rsidRPr="0089304D">
          <w:rPr>
            <w:rFonts w:ascii="Consolas" w:eastAsia="Times New Roman" w:hAnsi="Consolas" w:cs="Consolas"/>
            <w:color w:val="F8F8F2"/>
            <w:sz w:val="27"/>
          </w:rPr>
          <w:t>&gt;title&lt;/h2&gt;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4" w:author="Unknown"/>
          <w:rFonts w:ascii="Consolas" w:eastAsia="Times New Roman" w:hAnsi="Consolas" w:cs="Consolas"/>
          <w:color w:val="F8F8F2"/>
          <w:sz w:val="27"/>
        </w:rPr>
      </w:pPr>
      <w:ins w:id="3105" w:author="Unknown">
        <w:r w:rsidRPr="0089304D">
          <w:rPr>
            <w:rFonts w:ascii="Consolas" w:eastAsia="Times New Roman" w:hAnsi="Consolas" w:cs="Consolas"/>
            <w:color w:val="F8F8F2"/>
            <w:sz w:val="27"/>
          </w:rPr>
          <w:t>&lt;/div&gt;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6" w:author="Unknown"/>
          <w:rFonts w:ascii="Consolas" w:eastAsia="Times New Roman" w:hAnsi="Consolas" w:cs="Consolas"/>
          <w:color w:val="F8F8F2"/>
          <w:sz w:val="27"/>
        </w:rPr>
      </w:pPr>
      <w:ins w:id="3107"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component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08" w:author="Unknown"/>
          <w:rFonts w:ascii="Consolas" w:eastAsia="Times New Roman" w:hAnsi="Consolas" w:cs="Consolas"/>
          <w:color w:val="F8F8F2"/>
          <w:sz w:val="27"/>
          <w:szCs w:val="27"/>
        </w:rPr>
      </w:pPr>
      <w:ins w:id="310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(component)</w:t>
        </w:r>
      </w:ins>
    </w:p>
    <w:p w:rsidR="0089304D" w:rsidRPr="0089304D" w:rsidRDefault="0089304D" w:rsidP="0089304D">
      <w:pPr>
        <w:spacing w:after="0" w:line="240" w:lineRule="auto"/>
        <w:rPr>
          <w:ins w:id="3110" w:author="Unknown"/>
          <w:rFonts w:ascii="Segoe UI" w:eastAsia="Times New Roman" w:hAnsi="Segoe UI" w:cs="Segoe UI"/>
          <w:color w:val="000000"/>
          <w:sz w:val="27"/>
          <w:szCs w:val="27"/>
        </w:rPr>
      </w:pPr>
      <w:ins w:id="311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12" w:author="Unknown"/>
          <w:rFonts w:ascii="Segoe UI" w:eastAsia="Times New Roman" w:hAnsi="Segoe UI" w:cs="Segoe UI"/>
          <w:color w:val="000000"/>
          <w:sz w:val="27"/>
          <w:szCs w:val="27"/>
        </w:rPr>
      </w:pPr>
      <w:ins w:id="311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14"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3191510" cy="586740"/>
            <wp:effectExtent l="19050" t="0" r="8890" b="0"/>
            <wp:docPr id="28" name="Picture 28" descr="https://api.codewithharry.com/media/videoSeriesFiles/courseFiles/javascript-tutorials-in-hindi-15/base64_B7zEG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pi.codewithharry.com/media/videoSeriesFiles/courseFiles/javascript-tutorials-in-hindi-15/base64_B7zEGJR.png"/>
                    <pic:cNvPicPr>
                      <a:picLocks noChangeAspect="1" noChangeArrowheads="1"/>
                    </pic:cNvPicPr>
                  </pic:nvPicPr>
                  <pic:blipFill>
                    <a:blip r:embed="rId25"/>
                    <a:srcRect/>
                    <a:stretch>
                      <a:fillRect/>
                    </a:stretch>
                  </pic:blipFill>
                  <pic:spPr bwMode="auto">
                    <a:xfrm>
                      <a:off x="0" y="0"/>
                      <a:ext cx="3191510" cy="58674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15" w:author="Unknown"/>
          <w:rFonts w:ascii="Segoe UI" w:eastAsia="Times New Roman" w:hAnsi="Segoe UI" w:cs="Segoe UI"/>
          <w:color w:val="000000"/>
          <w:sz w:val="27"/>
          <w:szCs w:val="27"/>
        </w:rPr>
      </w:pPr>
      <w:ins w:id="311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17" w:author="Unknown"/>
          <w:rFonts w:ascii="Segoe UI" w:eastAsia="Times New Roman" w:hAnsi="Segoe UI" w:cs="Segoe UI"/>
          <w:b/>
          <w:bCs/>
          <w:color w:val="000000"/>
          <w:sz w:val="24"/>
          <w:szCs w:val="24"/>
        </w:rPr>
      </w:pPr>
      <w:ins w:id="3118" w:author="Unknown">
        <w:r w:rsidRPr="0089304D">
          <w:rPr>
            <w:rFonts w:ascii="Segoe UI" w:eastAsia="Times New Roman" w:hAnsi="Segoe UI" w:cs="Segoe UI"/>
            <w:b/>
            <w:bCs/>
            <w:color w:val="000000"/>
            <w:sz w:val="24"/>
            <w:szCs w:val="24"/>
          </w:rPr>
          <w:t>children:-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19" w:author="Unknown"/>
          <w:rFonts w:ascii="Segoe UI" w:eastAsia="Times New Roman" w:hAnsi="Segoe UI" w:cs="Segoe UI"/>
          <w:color w:val="000000"/>
          <w:sz w:val="27"/>
          <w:szCs w:val="27"/>
        </w:rPr>
      </w:pPr>
      <w:ins w:id="3120" w:author="Unknown">
        <w:r w:rsidRPr="0089304D">
          <w:rPr>
            <w:rFonts w:ascii="Segoe UI" w:eastAsia="Times New Roman" w:hAnsi="Segoe UI" w:cs="Segoe UI"/>
            <w:color w:val="000000"/>
            <w:sz w:val="27"/>
            <w:szCs w:val="27"/>
          </w:rPr>
          <w:t>The property that lets you select direct descendants is called children . It selects elements that are immediately nested in another element. The children returns a HTML Collection that updates when children elements are changed.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21" w:author="Unknown"/>
          <w:rFonts w:ascii="Consolas" w:eastAsia="Times New Roman" w:hAnsi="Consolas" w:cs="Consolas"/>
          <w:color w:val="F8F8F2"/>
          <w:sz w:val="27"/>
        </w:rPr>
      </w:pPr>
      <w:ins w:id="312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items=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'.myclass'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23" w:author="Unknown"/>
          <w:rFonts w:ascii="Consolas" w:eastAsia="Times New Roman" w:hAnsi="Consolas" w:cs="Consolas"/>
          <w:color w:val="F8F8F2"/>
          <w:sz w:val="27"/>
        </w:rPr>
      </w:pPr>
      <w:ins w:id="312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l_Items = items.children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25" w:author="Unknown"/>
          <w:rFonts w:ascii="Consolas" w:eastAsia="Times New Roman" w:hAnsi="Consolas" w:cs="Consolas"/>
          <w:color w:val="F8F8F2"/>
          <w:sz w:val="27"/>
          <w:szCs w:val="27"/>
        </w:rPr>
      </w:pPr>
      <w:ins w:id="312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(l_Items)</w:t>
        </w:r>
      </w:ins>
    </w:p>
    <w:p w:rsidR="0089304D" w:rsidRPr="0089304D" w:rsidRDefault="0089304D" w:rsidP="0089304D">
      <w:pPr>
        <w:spacing w:after="0" w:line="240" w:lineRule="auto"/>
        <w:rPr>
          <w:ins w:id="3127" w:author="Unknown"/>
          <w:rFonts w:ascii="Segoe UI" w:eastAsia="Times New Roman" w:hAnsi="Segoe UI" w:cs="Segoe UI"/>
          <w:color w:val="000000"/>
          <w:sz w:val="27"/>
          <w:szCs w:val="27"/>
        </w:rPr>
      </w:pPr>
      <w:ins w:id="312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29" w:author="Unknown"/>
          <w:rFonts w:ascii="Segoe UI" w:eastAsia="Times New Roman" w:hAnsi="Segoe UI" w:cs="Segoe UI"/>
          <w:color w:val="000000"/>
          <w:sz w:val="27"/>
          <w:szCs w:val="27"/>
        </w:rPr>
      </w:pPr>
      <w:ins w:id="313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3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915920" cy="1147445"/>
            <wp:effectExtent l="19050" t="0" r="0" b="0"/>
            <wp:docPr id="29" name="Picture 29" descr="https://api.codewithharry.com/media/videoSeriesFiles/courseFiles/javascript-tutorials-in-hindi-15/base64_8Xoly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pi.codewithharry.com/media/videoSeriesFiles/courseFiles/javascript-tutorials-in-hindi-15/base64_8XolyY9.png"/>
                    <pic:cNvPicPr>
                      <a:picLocks noChangeAspect="1" noChangeArrowheads="1"/>
                    </pic:cNvPicPr>
                  </pic:nvPicPr>
                  <pic:blipFill>
                    <a:blip r:embed="rId26"/>
                    <a:srcRect/>
                    <a:stretch>
                      <a:fillRect/>
                    </a:stretch>
                  </pic:blipFill>
                  <pic:spPr bwMode="auto">
                    <a:xfrm>
                      <a:off x="0" y="0"/>
                      <a:ext cx="2915920" cy="114744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32" w:author="Unknown"/>
          <w:rFonts w:ascii="Segoe UI" w:eastAsia="Times New Roman" w:hAnsi="Segoe UI" w:cs="Segoe UI"/>
          <w:color w:val="000000"/>
          <w:sz w:val="27"/>
          <w:szCs w:val="27"/>
        </w:rPr>
      </w:pPr>
      <w:ins w:id="313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34" w:author="Unknown"/>
          <w:rFonts w:ascii="Segoe UI" w:eastAsia="Times New Roman" w:hAnsi="Segoe UI" w:cs="Segoe UI"/>
          <w:color w:val="000000"/>
          <w:sz w:val="27"/>
          <w:szCs w:val="27"/>
        </w:rPr>
      </w:pPr>
      <w:ins w:id="3135" w:author="Unknown">
        <w:r w:rsidRPr="0089304D">
          <w:rPr>
            <w:rFonts w:ascii="Segoe UI" w:eastAsia="Times New Roman" w:hAnsi="Segoe UI" w:cs="Segoe UI"/>
            <w:color w:val="000000"/>
            <w:sz w:val="27"/>
            <w:szCs w:val="27"/>
          </w:rPr>
          <w:t>To return the first and last child of a node, use the </w:t>
        </w:r>
        <w:r w:rsidRPr="0089304D">
          <w:rPr>
            <w:rFonts w:ascii="Segoe UI" w:eastAsia="Times New Roman" w:hAnsi="Segoe UI" w:cs="Segoe UI"/>
            <w:b/>
            <w:bCs/>
            <w:i/>
            <w:iCs/>
            <w:color w:val="000000"/>
            <w:sz w:val="27"/>
          </w:rPr>
          <w:t>firstChild</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and </w:t>
        </w:r>
        <w:r w:rsidRPr="0089304D">
          <w:rPr>
            <w:rFonts w:ascii="Segoe UI" w:eastAsia="Times New Roman" w:hAnsi="Segoe UI" w:cs="Segoe UI"/>
            <w:b/>
            <w:bCs/>
            <w:i/>
            <w:iCs/>
            <w:color w:val="000000"/>
            <w:sz w:val="27"/>
          </w:rPr>
          <w:t>lastChild</w:t>
        </w:r>
        <w:r w:rsidRPr="0089304D">
          <w:rPr>
            <w:rFonts w:ascii="Segoe UI" w:eastAsia="Times New Roman" w:hAnsi="Segoe UI" w:cs="Segoe UI"/>
            <w:color w:val="000000"/>
            <w:sz w:val="27"/>
            <w:szCs w:val="27"/>
          </w:rPr>
          <w:t> property. The node can be of any node type, including text node, comment node, and element node. Similarly, </w:t>
        </w:r>
        <w:r w:rsidRPr="0089304D">
          <w:rPr>
            <w:rFonts w:ascii="Segoe UI" w:eastAsia="Times New Roman" w:hAnsi="Segoe UI" w:cs="Segoe UI"/>
            <w:b/>
            <w:bCs/>
            <w:i/>
            <w:iCs/>
            <w:color w:val="000000"/>
            <w:sz w:val="27"/>
          </w:rPr>
          <w:t>firstElementChild </w:t>
        </w:r>
        <w:r w:rsidRPr="0089304D">
          <w:rPr>
            <w:rFonts w:ascii="Segoe UI" w:eastAsia="Times New Roman" w:hAnsi="Segoe UI" w:cs="Segoe UI"/>
            <w:color w:val="000000"/>
            <w:sz w:val="27"/>
            <w:szCs w:val="27"/>
          </w:rPr>
          <w:t>and </w:t>
        </w:r>
        <w:r w:rsidRPr="0089304D">
          <w:rPr>
            <w:rFonts w:ascii="Segoe UI" w:eastAsia="Times New Roman" w:hAnsi="Segoe UI" w:cs="Segoe UI"/>
            <w:b/>
            <w:bCs/>
            <w:i/>
            <w:iCs/>
            <w:color w:val="000000"/>
            <w:sz w:val="27"/>
          </w:rPr>
          <w:t>lastElementChild</w:t>
        </w:r>
        <w:r w:rsidRPr="0089304D">
          <w:rPr>
            <w:rFonts w:ascii="Segoe UI" w:eastAsia="Times New Roman" w:hAnsi="Segoe UI" w:cs="Segoe UI"/>
            <w:color w:val="000000"/>
            <w:sz w:val="27"/>
            <w:szCs w:val="27"/>
          </w:rPr>
          <w:t xml:space="preserve"> return the first and last </w:t>
        </w:r>
        <w:r w:rsidRPr="0089304D">
          <w:rPr>
            <w:rFonts w:ascii="Segoe UI" w:eastAsia="Times New Roman" w:hAnsi="Segoe UI" w:cs="Segoe UI"/>
            <w:color w:val="000000"/>
            <w:sz w:val="27"/>
            <w:szCs w:val="27"/>
          </w:rPr>
          <w:lastRenderedPageBreak/>
          <w:t>child Element node, and the </w:t>
        </w:r>
        <w:r w:rsidRPr="0089304D">
          <w:rPr>
            <w:rFonts w:ascii="Segoe UI" w:eastAsia="Times New Roman" w:hAnsi="Segoe UI" w:cs="Segoe UI"/>
            <w:b/>
            <w:bCs/>
            <w:i/>
            <w:iCs/>
            <w:color w:val="000000"/>
            <w:sz w:val="27"/>
          </w:rPr>
          <w:t>childNodes</w:t>
        </w:r>
        <w:r w:rsidRPr="0089304D">
          <w:rPr>
            <w:rFonts w:ascii="Segoe UI" w:eastAsia="Times New Roman" w:hAnsi="Segoe UI" w:cs="Segoe UI"/>
            <w:color w:val="000000"/>
            <w:sz w:val="27"/>
            <w:szCs w:val="27"/>
          </w:rPr>
          <w:t> returns a live NodeList of all child nodes of any node type of a specified node.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36" w:author="Unknown"/>
          <w:rFonts w:ascii="Segoe UI" w:eastAsia="Times New Roman" w:hAnsi="Segoe UI" w:cs="Segoe UI"/>
          <w:b/>
          <w:bCs/>
          <w:color w:val="000000"/>
          <w:sz w:val="24"/>
          <w:szCs w:val="24"/>
        </w:rPr>
      </w:pPr>
      <w:ins w:id="3137" w:author="Unknown">
        <w:r w:rsidRPr="0089304D">
          <w:rPr>
            <w:rFonts w:ascii="Segoe UI" w:eastAsia="Times New Roman" w:hAnsi="Segoe UI" w:cs="Segoe UI"/>
            <w:b/>
            <w:bCs/>
            <w:color w:val="000000"/>
            <w:sz w:val="24"/>
            <w:szCs w:val="24"/>
          </w:rPr>
          <w:t>Selecting a specific child:-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38" w:author="Unknown"/>
          <w:rFonts w:ascii="Segoe UI" w:eastAsia="Times New Roman" w:hAnsi="Segoe UI" w:cs="Segoe UI"/>
          <w:color w:val="000000"/>
          <w:sz w:val="27"/>
          <w:szCs w:val="27"/>
        </w:rPr>
      </w:pPr>
      <w:ins w:id="3139" w:author="Unknown">
        <w:r w:rsidRPr="0089304D">
          <w:rPr>
            <w:rFonts w:ascii="Segoe UI" w:eastAsia="Times New Roman" w:hAnsi="Segoe UI" w:cs="Segoe UI"/>
            <w:color w:val="000000"/>
            <w:sz w:val="27"/>
            <w:szCs w:val="27"/>
          </w:rPr>
          <w:t>While traversing the DOM, we can select the nth-item in the list from both NodeLists and HTML Collections. For this, we use the index of the element. Similarly, we do in the case of the array to select a specific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40" w:author="Unknown"/>
          <w:rFonts w:ascii="Consolas" w:eastAsia="Times New Roman" w:hAnsi="Consolas" w:cs="Consolas"/>
          <w:color w:val="F8F8F2"/>
          <w:sz w:val="27"/>
        </w:rPr>
      </w:pPr>
      <w:ins w:id="3141"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mylist = 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42" w:author="Unknown"/>
          <w:rFonts w:ascii="Consolas" w:eastAsia="Times New Roman" w:hAnsi="Consolas" w:cs="Consolas"/>
          <w:color w:val="F8F8F2"/>
          <w:sz w:val="27"/>
        </w:rPr>
      </w:pPr>
      <w:ins w:id="314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firstItem = mylist[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44" w:author="Unknown"/>
          <w:rFonts w:ascii="Consolas" w:eastAsia="Times New Roman" w:hAnsi="Consolas" w:cs="Consolas"/>
          <w:color w:val="F8F8F2"/>
          <w:sz w:val="27"/>
        </w:rPr>
      </w:pPr>
      <w:ins w:id="314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secondItem = mylist[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46" w:author="Unknown"/>
          <w:rFonts w:ascii="Consolas" w:eastAsia="Times New Roman" w:hAnsi="Consolas" w:cs="Consolas"/>
          <w:color w:val="F8F8F2"/>
          <w:sz w:val="27"/>
        </w:rPr>
      </w:pPr>
      <w:ins w:id="314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(firstItem)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48" w:author="Unknown"/>
          <w:rFonts w:ascii="Consolas" w:eastAsia="Times New Roman" w:hAnsi="Consolas" w:cs="Consolas"/>
          <w:color w:val="F8F8F2"/>
          <w:sz w:val="27"/>
          <w:szCs w:val="27"/>
        </w:rPr>
      </w:pPr>
      <w:ins w:id="314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(secondItem)</w:t>
        </w:r>
      </w:ins>
    </w:p>
    <w:p w:rsidR="0089304D" w:rsidRPr="0089304D" w:rsidRDefault="0089304D" w:rsidP="0089304D">
      <w:pPr>
        <w:spacing w:after="0" w:line="240" w:lineRule="auto"/>
        <w:rPr>
          <w:ins w:id="3150" w:author="Unknown"/>
          <w:rFonts w:ascii="Segoe UI" w:eastAsia="Times New Roman" w:hAnsi="Segoe UI" w:cs="Segoe UI"/>
          <w:color w:val="000000"/>
          <w:sz w:val="27"/>
          <w:szCs w:val="27"/>
        </w:rPr>
      </w:pPr>
      <w:ins w:id="315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52" w:author="Unknown"/>
          <w:rFonts w:ascii="Segoe UI" w:eastAsia="Times New Roman" w:hAnsi="Segoe UI" w:cs="Segoe UI"/>
          <w:color w:val="000000"/>
          <w:sz w:val="27"/>
          <w:szCs w:val="27"/>
        </w:rPr>
      </w:pPr>
      <w:ins w:id="315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54"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415540" cy="1104265"/>
            <wp:effectExtent l="19050" t="0" r="3810" b="0"/>
            <wp:docPr id="30" name="Picture 30" descr="https://api.codewithharry.com/media/videoSeriesFiles/courseFiles/javascript-tutorials-in-hindi-15/base64_6Zt3B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pi.codewithharry.com/media/videoSeriesFiles/courseFiles/javascript-tutorials-in-hindi-15/base64_6Zt3BPG.png"/>
                    <pic:cNvPicPr>
                      <a:picLocks noChangeAspect="1" noChangeArrowheads="1"/>
                    </pic:cNvPicPr>
                  </pic:nvPicPr>
                  <pic:blipFill>
                    <a:blip r:embed="rId27"/>
                    <a:srcRect/>
                    <a:stretch>
                      <a:fillRect/>
                    </a:stretch>
                  </pic:blipFill>
                  <pic:spPr bwMode="auto">
                    <a:xfrm>
                      <a:off x="0" y="0"/>
                      <a:ext cx="2415540" cy="110426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55" w:author="Unknown"/>
          <w:rFonts w:ascii="Segoe UI" w:eastAsia="Times New Roman" w:hAnsi="Segoe UI" w:cs="Segoe UI"/>
          <w:color w:val="000000"/>
          <w:sz w:val="27"/>
          <w:szCs w:val="27"/>
        </w:rPr>
      </w:pPr>
      <w:ins w:id="315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57" w:author="Unknown"/>
          <w:rFonts w:ascii="Segoe UI" w:eastAsia="Times New Roman" w:hAnsi="Segoe UI" w:cs="Segoe UI"/>
          <w:color w:val="000000"/>
          <w:sz w:val="27"/>
          <w:szCs w:val="27"/>
        </w:rPr>
      </w:pPr>
      <w:ins w:id="315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59" w:author="Unknown"/>
          <w:rFonts w:ascii="Segoe UI" w:eastAsia="Times New Roman" w:hAnsi="Segoe UI" w:cs="Segoe UI"/>
          <w:b/>
          <w:bCs/>
          <w:color w:val="000000"/>
          <w:sz w:val="24"/>
          <w:szCs w:val="24"/>
        </w:rPr>
      </w:pPr>
      <w:ins w:id="3160" w:author="Unknown">
        <w:r w:rsidRPr="0089304D">
          <w:rPr>
            <w:rFonts w:ascii="Segoe UI" w:eastAsia="Times New Roman" w:hAnsi="Segoe UI" w:cs="Segoe UI"/>
            <w:b/>
            <w:bCs/>
            <w:color w:val="000000"/>
            <w:sz w:val="24"/>
            <w:szCs w:val="24"/>
          </w:rPr>
          <w:t>Traversing upwards:-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61" w:author="Unknown"/>
          <w:rFonts w:ascii="Segoe UI" w:eastAsia="Times New Roman" w:hAnsi="Segoe UI" w:cs="Segoe UI"/>
          <w:color w:val="000000"/>
          <w:sz w:val="27"/>
          <w:szCs w:val="27"/>
        </w:rPr>
      </w:pPr>
      <w:ins w:id="3162" w:author="Unknown">
        <w:r w:rsidRPr="0089304D">
          <w:rPr>
            <w:rFonts w:ascii="Segoe UI" w:eastAsia="Times New Roman" w:hAnsi="Segoe UI" w:cs="Segoe UI"/>
            <w:color w:val="000000"/>
            <w:sz w:val="27"/>
            <w:szCs w:val="27"/>
          </w:rPr>
          <w:t>There is one method to traverse upwards: parentElement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63" w:author="Unknown"/>
          <w:rFonts w:ascii="Segoe UI" w:eastAsia="Times New Roman" w:hAnsi="Segoe UI" w:cs="Segoe UI"/>
          <w:b/>
          <w:bCs/>
          <w:color w:val="000000"/>
          <w:sz w:val="24"/>
          <w:szCs w:val="24"/>
        </w:rPr>
      </w:pPr>
      <w:ins w:id="3164" w:author="Unknown">
        <w:r w:rsidRPr="0089304D">
          <w:rPr>
            <w:rFonts w:ascii="Segoe UI" w:eastAsia="Times New Roman" w:hAnsi="Segoe UI" w:cs="Segoe UI"/>
            <w:b/>
            <w:bCs/>
            <w:color w:val="000000"/>
            <w:sz w:val="24"/>
            <w:szCs w:val="24"/>
          </w:rPr>
          <w:t>parentElement:-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65" w:author="Unknown"/>
          <w:rFonts w:ascii="Segoe UI" w:eastAsia="Times New Roman" w:hAnsi="Segoe UI" w:cs="Segoe UI"/>
          <w:color w:val="000000"/>
          <w:sz w:val="27"/>
          <w:szCs w:val="27"/>
        </w:rPr>
      </w:pPr>
      <w:ins w:id="3166" w:author="Unknown">
        <w:r w:rsidRPr="0089304D">
          <w:rPr>
            <w:rFonts w:ascii="Segoe UI" w:eastAsia="Times New Roman" w:hAnsi="Segoe UI" w:cs="Segoe UI"/>
            <w:color w:val="000000"/>
            <w:sz w:val="27"/>
            <w:szCs w:val="27"/>
          </w:rPr>
          <w:t>The property that let us select the parent element is known as parentElement. The parentElement returns </w:t>
        </w:r>
        <w:r w:rsidRPr="0089304D">
          <w:rPr>
            <w:rFonts w:ascii="Segoe UI" w:eastAsia="Times New Roman" w:hAnsi="Segoe UI" w:cs="Segoe UI"/>
            <w:i/>
            <w:iCs/>
            <w:color w:val="000000"/>
            <w:sz w:val="27"/>
          </w:rPr>
          <w:t>null</w:t>
        </w:r>
        <w:r w:rsidRPr="0089304D">
          <w:rPr>
            <w:rFonts w:ascii="Segoe UI" w:eastAsia="Times New Roman" w:hAnsi="Segoe UI" w:cs="Segoe UI"/>
            <w:color w:val="000000"/>
            <w:sz w:val="27"/>
            <w:szCs w:val="27"/>
          </w:rPr>
          <w:t> if the parent node is not an element node. Following is the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67" w:author="Unknown"/>
          <w:rFonts w:ascii="Consolas" w:eastAsia="Times New Roman" w:hAnsi="Consolas" w:cs="Consolas"/>
          <w:color w:val="F8F8F2"/>
          <w:sz w:val="27"/>
        </w:rPr>
      </w:pPr>
      <w:ins w:id="316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mylist = 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69" w:author="Unknown"/>
          <w:rFonts w:ascii="Consolas" w:eastAsia="Times New Roman" w:hAnsi="Consolas" w:cs="Consolas"/>
          <w:color w:val="F8F8F2"/>
          <w:sz w:val="27"/>
        </w:rPr>
      </w:pPr>
      <w:ins w:id="3170"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firstItem = mylist[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71" w:author="Unknown"/>
          <w:rFonts w:ascii="Consolas" w:eastAsia="Times New Roman" w:hAnsi="Consolas" w:cs="Consolas"/>
          <w:color w:val="F8F8F2"/>
          <w:sz w:val="27"/>
        </w:rPr>
      </w:pPr>
      <w:ins w:id="3172" w:author="Unknown">
        <w:r w:rsidRPr="0089304D">
          <w:rPr>
            <w:rFonts w:ascii="Consolas" w:eastAsia="Times New Roman" w:hAnsi="Consolas" w:cs="Consolas"/>
            <w:color w:val="66D9EF"/>
            <w:sz w:val="27"/>
          </w:rPr>
          <w:lastRenderedPageBreak/>
          <w:t>const</w:t>
        </w:r>
        <w:r w:rsidRPr="0089304D">
          <w:rPr>
            <w:rFonts w:ascii="Consolas" w:eastAsia="Times New Roman" w:hAnsi="Consolas" w:cs="Consolas"/>
            <w:color w:val="F8F8F2"/>
            <w:sz w:val="27"/>
          </w:rPr>
          <w:t xml:space="preserve"> secondItem = mylist[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73" w:author="Unknown"/>
          <w:rFonts w:ascii="Consolas" w:eastAsia="Times New Roman" w:hAnsi="Consolas" w:cs="Consolas"/>
          <w:color w:val="F8F8F2"/>
          <w:sz w:val="27"/>
        </w:rPr>
      </w:pPr>
      <w:ins w:id="317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(firstItem.parentElement)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75" w:author="Unknown"/>
          <w:rFonts w:ascii="Consolas" w:eastAsia="Times New Roman" w:hAnsi="Consolas" w:cs="Consolas"/>
          <w:color w:val="F8F8F2"/>
          <w:sz w:val="27"/>
          <w:szCs w:val="27"/>
        </w:rPr>
      </w:pPr>
      <w:ins w:id="317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(secondItem.parentElement)</w:t>
        </w:r>
      </w:ins>
    </w:p>
    <w:p w:rsidR="0089304D" w:rsidRPr="0089304D" w:rsidRDefault="0089304D" w:rsidP="0089304D">
      <w:pPr>
        <w:spacing w:after="0" w:line="240" w:lineRule="auto"/>
        <w:rPr>
          <w:ins w:id="3177" w:author="Unknown"/>
          <w:rFonts w:ascii="Segoe UI" w:eastAsia="Times New Roman" w:hAnsi="Segoe UI" w:cs="Segoe UI"/>
          <w:color w:val="000000"/>
          <w:sz w:val="27"/>
          <w:szCs w:val="27"/>
        </w:rPr>
      </w:pPr>
      <w:ins w:id="317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79" w:author="Unknown"/>
          <w:rFonts w:ascii="Segoe UI" w:eastAsia="Times New Roman" w:hAnsi="Segoe UI" w:cs="Segoe UI"/>
          <w:color w:val="000000"/>
          <w:sz w:val="27"/>
          <w:szCs w:val="27"/>
        </w:rPr>
      </w:pPr>
      <w:ins w:id="318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8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760345" cy="586740"/>
            <wp:effectExtent l="19050" t="0" r="1905" b="0"/>
            <wp:docPr id="31" name="Picture 31" descr="https://api.codewithharry.com/media/videoSeriesFiles/courseFiles/javascript-tutorials-in-hindi-15/base64_w1Lqc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pi.codewithharry.com/media/videoSeriesFiles/courseFiles/javascript-tutorials-in-hindi-15/base64_w1LqcZx.png"/>
                    <pic:cNvPicPr>
                      <a:picLocks noChangeAspect="1" noChangeArrowheads="1"/>
                    </pic:cNvPicPr>
                  </pic:nvPicPr>
                  <pic:blipFill>
                    <a:blip r:embed="rId28"/>
                    <a:srcRect/>
                    <a:stretch>
                      <a:fillRect/>
                    </a:stretch>
                  </pic:blipFill>
                  <pic:spPr bwMode="auto">
                    <a:xfrm>
                      <a:off x="0" y="0"/>
                      <a:ext cx="2760345" cy="58674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82" w:author="Unknown"/>
          <w:rFonts w:ascii="Segoe UI" w:eastAsia="Times New Roman" w:hAnsi="Segoe UI" w:cs="Segoe UI"/>
          <w:color w:val="000000"/>
          <w:sz w:val="27"/>
          <w:szCs w:val="27"/>
        </w:rPr>
      </w:pPr>
      <w:ins w:id="318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84" w:author="Unknown"/>
          <w:rFonts w:ascii="Segoe UI" w:eastAsia="Times New Roman" w:hAnsi="Segoe UI" w:cs="Segoe UI"/>
          <w:b/>
          <w:bCs/>
          <w:color w:val="000000"/>
          <w:sz w:val="24"/>
          <w:szCs w:val="24"/>
        </w:rPr>
      </w:pPr>
      <w:ins w:id="3185" w:author="Unknown">
        <w:r w:rsidRPr="0089304D">
          <w:rPr>
            <w:rFonts w:ascii="Segoe UI" w:eastAsia="Times New Roman" w:hAnsi="Segoe UI" w:cs="Segoe UI"/>
            <w:b/>
            <w:bCs/>
            <w:color w:val="000000"/>
            <w:sz w:val="24"/>
            <w:szCs w:val="24"/>
          </w:rPr>
          <w:t>Traversing sideways:-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86" w:author="Unknown"/>
          <w:rFonts w:ascii="Segoe UI" w:eastAsia="Times New Roman" w:hAnsi="Segoe UI" w:cs="Segoe UI"/>
          <w:color w:val="000000"/>
          <w:sz w:val="27"/>
          <w:szCs w:val="27"/>
        </w:rPr>
      </w:pPr>
      <w:ins w:id="3187" w:author="Unknown">
        <w:r w:rsidRPr="0089304D">
          <w:rPr>
            <w:rFonts w:ascii="Segoe UI" w:eastAsia="Times New Roman" w:hAnsi="Segoe UI" w:cs="Segoe UI"/>
            <w:color w:val="000000"/>
            <w:sz w:val="27"/>
            <w:szCs w:val="27"/>
          </w:rPr>
          <w:t>There are two methods to traverse sideways. One of them is nextElementSibling, and the other one is previousElementSibling.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188" w:author="Unknown"/>
          <w:rFonts w:ascii="Segoe UI" w:eastAsia="Times New Roman" w:hAnsi="Segoe UI" w:cs="Segoe UI"/>
          <w:b/>
          <w:bCs/>
          <w:color w:val="000000"/>
          <w:sz w:val="24"/>
          <w:szCs w:val="24"/>
        </w:rPr>
      </w:pPr>
      <w:ins w:id="3189" w:author="Unknown">
        <w:r w:rsidRPr="0089304D">
          <w:rPr>
            <w:rFonts w:ascii="Segoe UI" w:eastAsia="Times New Roman" w:hAnsi="Segoe UI" w:cs="Segoe UI"/>
            <w:b/>
            <w:bCs/>
            <w:color w:val="000000"/>
            <w:sz w:val="24"/>
            <w:szCs w:val="24"/>
          </w:rPr>
          <w:t>nextElementSibling:-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190" w:author="Unknown"/>
          <w:rFonts w:ascii="Segoe UI" w:eastAsia="Times New Roman" w:hAnsi="Segoe UI" w:cs="Segoe UI"/>
          <w:color w:val="000000"/>
          <w:sz w:val="27"/>
          <w:szCs w:val="27"/>
        </w:rPr>
      </w:pPr>
      <w:ins w:id="3191" w:author="Unknown">
        <w:r w:rsidRPr="0089304D">
          <w:rPr>
            <w:rFonts w:ascii="Segoe UI" w:eastAsia="Times New Roman" w:hAnsi="Segoe UI" w:cs="Segoe UI"/>
            <w:color w:val="000000"/>
            <w:sz w:val="27"/>
            <w:szCs w:val="27"/>
          </w:rPr>
          <w:t>To select the next element, we use the nextElementSibling. The difference between this property and nextSibling is that nextSibling returns the next sibling node as an element node, a text node or a comment node, while nextElementSibling returns the next sibling node as an element node and ignores the text and comment nodes.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92" w:author="Unknown"/>
          <w:rFonts w:ascii="Consolas" w:eastAsia="Times New Roman" w:hAnsi="Consolas" w:cs="Consolas"/>
          <w:color w:val="F8F8F2"/>
          <w:sz w:val="27"/>
        </w:rPr>
      </w:pPr>
      <w:ins w:id="319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item1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94" w:author="Unknown"/>
          <w:rFonts w:ascii="Consolas" w:eastAsia="Times New Roman" w:hAnsi="Consolas" w:cs="Consolas"/>
          <w:color w:val="F8F8F2"/>
          <w:sz w:val="27"/>
        </w:rPr>
      </w:pPr>
      <w:ins w:id="319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item2 = item1.nextElementSibling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196" w:author="Unknown"/>
          <w:rFonts w:ascii="Consolas" w:eastAsia="Times New Roman" w:hAnsi="Consolas" w:cs="Consolas"/>
          <w:color w:val="F8F8F2"/>
          <w:sz w:val="27"/>
          <w:szCs w:val="27"/>
        </w:rPr>
      </w:pPr>
      <w:ins w:id="319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(item2)</w:t>
        </w:r>
      </w:ins>
    </w:p>
    <w:p w:rsidR="0089304D" w:rsidRPr="0089304D" w:rsidRDefault="0089304D" w:rsidP="0089304D">
      <w:pPr>
        <w:spacing w:after="0" w:line="240" w:lineRule="auto"/>
        <w:rPr>
          <w:ins w:id="3198" w:author="Unknown"/>
          <w:rFonts w:ascii="Segoe UI" w:eastAsia="Times New Roman" w:hAnsi="Segoe UI" w:cs="Segoe UI"/>
          <w:color w:val="000000"/>
          <w:sz w:val="27"/>
          <w:szCs w:val="27"/>
        </w:rPr>
      </w:pPr>
      <w:ins w:id="31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00" w:author="Unknown"/>
          <w:rFonts w:ascii="Segoe UI" w:eastAsia="Times New Roman" w:hAnsi="Segoe UI" w:cs="Segoe UI"/>
          <w:color w:val="000000"/>
          <w:sz w:val="27"/>
          <w:szCs w:val="27"/>
        </w:rPr>
      </w:pPr>
      <w:ins w:id="320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02"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233930" cy="707390"/>
            <wp:effectExtent l="19050" t="0" r="0" b="0"/>
            <wp:docPr id="32" name="Picture 32" descr="https://api.codewithharry.com/media/videoSeriesFiles/courseFiles/javascript-tutorials-in-hindi-15/base64_YDO3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pi.codewithharry.com/media/videoSeriesFiles/courseFiles/javascript-tutorials-in-hindi-15/base64_YDO3pq4.png"/>
                    <pic:cNvPicPr>
                      <a:picLocks noChangeAspect="1" noChangeArrowheads="1"/>
                    </pic:cNvPicPr>
                  </pic:nvPicPr>
                  <pic:blipFill>
                    <a:blip r:embed="rId29"/>
                    <a:srcRect/>
                    <a:stretch>
                      <a:fillRect/>
                    </a:stretch>
                  </pic:blipFill>
                  <pic:spPr bwMode="auto">
                    <a:xfrm>
                      <a:off x="0" y="0"/>
                      <a:ext cx="2233930" cy="70739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03" w:author="Unknown"/>
          <w:rFonts w:ascii="Segoe UI" w:eastAsia="Times New Roman" w:hAnsi="Segoe UI" w:cs="Segoe UI"/>
          <w:color w:val="000000"/>
          <w:sz w:val="27"/>
          <w:szCs w:val="27"/>
        </w:rPr>
      </w:pPr>
      <w:ins w:id="320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05" w:author="Unknown"/>
          <w:rFonts w:ascii="Segoe UI" w:eastAsia="Times New Roman" w:hAnsi="Segoe UI" w:cs="Segoe UI"/>
          <w:color w:val="000000"/>
          <w:sz w:val="27"/>
          <w:szCs w:val="27"/>
        </w:rPr>
      </w:pPr>
      <w:ins w:id="320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207" w:author="Unknown"/>
          <w:rFonts w:ascii="Segoe UI" w:eastAsia="Times New Roman" w:hAnsi="Segoe UI" w:cs="Segoe UI"/>
          <w:b/>
          <w:bCs/>
          <w:color w:val="000000"/>
          <w:sz w:val="24"/>
          <w:szCs w:val="24"/>
        </w:rPr>
      </w:pPr>
      <w:ins w:id="3208" w:author="Unknown">
        <w:r w:rsidRPr="0089304D">
          <w:rPr>
            <w:rFonts w:ascii="Segoe UI" w:eastAsia="Times New Roman" w:hAnsi="Segoe UI" w:cs="Segoe UI"/>
            <w:b/>
            <w:bCs/>
            <w:color w:val="000000"/>
            <w:sz w:val="24"/>
            <w:szCs w:val="24"/>
          </w:rPr>
          <w:t>previousElementSibling:-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09" w:author="Unknown"/>
          <w:rFonts w:ascii="Segoe UI" w:eastAsia="Times New Roman" w:hAnsi="Segoe UI" w:cs="Segoe UI"/>
          <w:color w:val="000000"/>
          <w:sz w:val="27"/>
          <w:szCs w:val="27"/>
        </w:rPr>
      </w:pPr>
      <w:ins w:id="3210" w:author="Unknown">
        <w:r w:rsidRPr="0089304D">
          <w:rPr>
            <w:rFonts w:ascii="Segoe UI" w:eastAsia="Times New Roman" w:hAnsi="Segoe UI" w:cs="Segoe UI"/>
            <w:color w:val="000000"/>
            <w:sz w:val="27"/>
            <w:szCs w:val="27"/>
          </w:rPr>
          <w:lastRenderedPageBreak/>
          <w:t>To select the previous element, we use previousElementSibling. The difference between this property and previousSibling, is that previousSibling returns the previous sibling node as an element node, a text node or a comment node, while previousElementSibling returns the previous sibling node as an element node and ignores the text and comment nodes.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11" w:author="Unknown"/>
          <w:rFonts w:ascii="Consolas" w:eastAsia="Times New Roman" w:hAnsi="Consolas" w:cs="Consolas"/>
          <w:color w:val="F8F8F2"/>
          <w:sz w:val="27"/>
        </w:rPr>
      </w:pPr>
      <w:ins w:id="321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item5 = 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13" w:author="Unknown"/>
          <w:rFonts w:ascii="Consolas" w:eastAsia="Times New Roman" w:hAnsi="Consolas" w:cs="Consolas"/>
          <w:color w:val="F8F8F2"/>
          <w:sz w:val="27"/>
        </w:rPr>
      </w:pPr>
      <w:ins w:id="321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item6 = item5.previousElementSibling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15" w:author="Unknown"/>
          <w:rFonts w:ascii="Consolas" w:eastAsia="Times New Roman" w:hAnsi="Consolas" w:cs="Consolas"/>
          <w:color w:val="F8F8F2"/>
          <w:sz w:val="27"/>
          <w:szCs w:val="27"/>
        </w:rPr>
      </w:pPr>
      <w:ins w:id="321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(item6)</w:t>
        </w:r>
      </w:ins>
    </w:p>
    <w:p w:rsidR="0089304D" w:rsidRPr="0089304D" w:rsidRDefault="0089304D" w:rsidP="0089304D">
      <w:pPr>
        <w:spacing w:after="0" w:line="240" w:lineRule="auto"/>
        <w:rPr>
          <w:ins w:id="3217" w:author="Unknown"/>
          <w:rFonts w:ascii="Segoe UI" w:eastAsia="Times New Roman" w:hAnsi="Segoe UI" w:cs="Segoe UI"/>
          <w:color w:val="000000"/>
          <w:sz w:val="27"/>
          <w:szCs w:val="27"/>
        </w:rPr>
      </w:pPr>
      <w:ins w:id="321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19" w:author="Unknown"/>
          <w:rFonts w:ascii="Segoe UI" w:eastAsia="Times New Roman" w:hAnsi="Segoe UI" w:cs="Segoe UI"/>
          <w:color w:val="000000"/>
          <w:sz w:val="27"/>
          <w:szCs w:val="27"/>
        </w:rPr>
      </w:pPr>
      <w:ins w:id="322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2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2139315" cy="716280"/>
            <wp:effectExtent l="19050" t="0" r="0" b="0"/>
            <wp:docPr id="33" name="Picture 33" descr="https://api.codewithharry.com/media/videoSeriesFiles/courseFiles/javascript-tutorials-in-hindi-15/base64_AHwaf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pi.codewithharry.com/media/videoSeriesFiles/courseFiles/javascript-tutorials-in-hindi-15/base64_AHwafMJ.png"/>
                    <pic:cNvPicPr>
                      <a:picLocks noChangeAspect="1" noChangeArrowheads="1"/>
                    </pic:cNvPicPr>
                  </pic:nvPicPr>
                  <pic:blipFill>
                    <a:blip r:embed="rId30"/>
                    <a:srcRect/>
                    <a:stretch>
                      <a:fillRect/>
                    </a:stretch>
                  </pic:blipFill>
                  <pic:spPr bwMode="auto">
                    <a:xfrm>
                      <a:off x="0" y="0"/>
                      <a:ext cx="2139315" cy="71628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22" w:author="Unknown"/>
          <w:rFonts w:ascii="Segoe UI" w:eastAsia="Times New Roman" w:hAnsi="Segoe UI" w:cs="Segoe UI"/>
          <w:color w:val="000000"/>
          <w:sz w:val="27"/>
          <w:szCs w:val="27"/>
        </w:rPr>
      </w:pPr>
      <w:ins w:id="322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224" w:author="Unknown"/>
          <w:rFonts w:ascii="Segoe UI" w:eastAsia="Times New Roman" w:hAnsi="Segoe UI" w:cs="Segoe UI"/>
          <w:b/>
          <w:bCs/>
          <w:color w:val="000000"/>
          <w:sz w:val="24"/>
          <w:szCs w:val="24"/>
        </w:rPr>
      </w:pPr>
      <w:ins w:id="3225" w:author="Unknown">
        <w:r w:rsidRPr="0089304D">
          <w:rPr>
            <w:rFonts w:ascii="Segoe UI" w:eastAsia="Times New Roman" w:hAnsi="Segoe UI" w:cs="Segoe UI"/>
            <w:b/>
            <w:bCs/>
            <w:color w:val="000000"/>
            <w:sz w:val="24"/>
            <w:szCs w:val="24"/>
          </w:rPr>
          <w:t>Node Type:-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26" w:author="Unknown"/>
          <w:rFonts w:ascii="Segoe UI" w:eastAsia="Times New Roman" w:hAnsi="Segoe UI" w:cs="Segoe UI"/>
          <w:color w:val="000000"/>
          <w:sz w:val="27"/>
          <w:szCs w:val="27"/>
        </w:rPr>
      </w:pPr>
      <w:ins w:id="3227"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nodeType</w:t>
        </w:r>
        <w:r w:rsidRPr="0089304D">
          <w:rPr>
            <w:rFonts w:ascii="Segoe UI" w:eastAsia="Times New Roman" w:hAnsi="Segoe UI" w:cs="Segoe UI"/>
            <w:color w:val="000000"/>
            <w:sz w:val="27"/>
            <w:szCs w:val="27"/>
          </w:rPr>
          <w:t> property is an integer that identifies what the node is. It differentiate between different kind of nodes from each other, such as elements, text and comments. The syntax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28" w:author="Unknown"/>
          <w:rFonts w:ascii="Consolas" w:eastAsia="Times New Roman" w:hAnsi="Consolas" w:cs="Consolas"/>
          <w:color w:val="F8F8F2"/>
          <w:sz w:val="27"/>
          <w:szCs w:val="27"/>
        </w:rPr>
      </w:pPr>
      <w:ins w:id="322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type = node.nodeType;</w:t>
        </w:r>
      </w:ins>
    </w:p>
    <w:p w:rsidR="0089304D" w:rsidRPr="0089304D" w:rsidRDefault="0089304D" w:rsidP="0089304D">
      <w:pPr>
        <w:spacing w:after="0" w:line="240" w:lineRule="auto"/>
        <w:rPr>
          <w:ins w:id="3230" w:author="Unknown"/>
          <w:rFonts w:ascii="Segoe UI" w:eastAsia="Times New Roman" w:hAnsi="Segoe UI" w:cs="Segoe UI"/>
          <w:color w:val="000000"/>
          <w:sz w:val="27"/>
          <w:szCs w:val="27"/>
        </w:rPr>
      </w:pPr>
      <w:ins w:id="323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32" w:author="Unknown"/>
          <w:rFonts w:ascii="Segoe UI" w:eastAsia="Times New Roman" w:hAnsi="Segoe UI" w:cs="Segoe UI"/>
          <w:color w:val="000000"/>
          <w:sz w:val="27"/>
          <w:szCs w:val="27"/>
        </w:rPr>
      </w:pPr>
      <w:ins w:id="3233" w:author="Unknown">
        <w:r w:rsidRPr="0089304D">
          <w:rPr>
            <w:rFonts w:ascii="Segoe UI" w:eastAsia="Times New Roman" w:hAnsi="Segoe UI" w:cs="Segoe UI"/>
            <w:color w:val="000000"/>
            <w:sz w:val="27"/>
            <w:szCs w:val="27"/>
          </w:rPr>
          <w:t>It will return an integer which specifies the type of the node.</w:t>
        </w:r>
      </w:ins>
    </w:p>
    <w:tbl>
      <w:tblPr>
        <w:tblW w:w="817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4206"/>
        <w:gridCol w:w="667"/>
        <w:gridCol w:w="3299"/>
      </w:tblGrid>
      <w:tr w:rsidR="0089304D" w:rsidRPr="0089304D" w:rsidTr="0089304D">
        <w:trPr>
          <w:tblHeader/>
        </w:trPr>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Constant</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Value</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Node.ELEMENT_NODE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1</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An Element node like &lt;h1&gt; or &lt;p&gt;.</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Node.ATTRIBUTE_NODE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2</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An Attribute of an Element.</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Node.TEXT_NODE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3</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The actual Text inside an Element</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Node.COMMENT_NODE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8</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Comment node</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Node.DOCUMENT_NODE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9</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Document node.</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Node.DOCUMENT_TYPE_NODE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10</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DocumentType(&lt;!DOCTYPE html&gt;) node</w:t>
            </w:r>
          </w:p>
        </w:tc>
      </w:tr>
      <w:tr w:rsidR="0089304D" w:rsidRPr="0089304D" w:rsidTr="0089304D">
        <w:tc>
          <w:tcPr>
            <w:tcW w:w="42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Node.DOCUMENT_FRAGMENT_NODE</w:t>
            </w:r>
          </w:p>
        </w:tc>
        <w:tc>
          <w:tcPr>
            <w:tcW w:w="667"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11</w:t>
            </w:r>
          </w:p>
        </w:tc>
        <w:tc>
          <w:tcPr>
            <w:tcW w:w="32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 DocumentFragment node.</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34" w:author="Unknown"/>
          <w:rFonts w:ascii="Segoe UI" w:eastAsia="Times New Roman" w:hAnsi="Segoe UI" w:cs="Segoe UI"/>
          <w:color w:val="000000"/>
          <w:sz w:val="27"/>
          <w:szCs w:val="27"/>
        </w:rPr>
      </w:pPr>
      <w:ins w:id="323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236" w:author="Unknown"/>
          <w:rFonts w:ascii="Segoe UI" w:eastAsia="Times New Roman" w:hAnsi="Segoe UI" w:cs="Segoe UI"/>
          <w:color w:val="000000"/>
          <w:sz w:val="27"/>
          <w:szCs w:val="27"/>
        </w:rPr>
      </w:pPr>
      <w:ins w:id="323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238" w:author="Unknown"/>
          <w:rFonts w:ascii="Segoe UI" w:eastAsia="Times New Roman" w:hAnsi="Segoe UI" w:cs="Segoe UI"/>
          <w:b/>
          <w:bCs/>
          <w:color w:val="000000"/>
          <w:sz w:val="24"/>
          <w:szCs w:val="24"/>
        </w:rPr>
      </w:pPr>
      <w:ins w:id="3239"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40" w:author="Unknown"/>
          <w:rFonts w:ascii="Consolas" w:eastAsia="Times New Roman" w:hAnsi="Consolas" w:cs="Consolas"/>
          <w:color w:val="F8F8F2"/>
          <w:sz w:val="27"/>
        </w:rPr>
      </w:pPr>
      <w:ins w:id="324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42" w:author="Unknown"/>
          <w:rFonts w:ascii="Consolas" w:eastAsia="Times New Roman" w:hAnsi="Consolas" w:cs="Consolas"/>
          <w:color w:val="F8F8F2"/>
          <w:sz w:val="27"/>
        </w:rPr>
      </w:pPr>
      <w:ins w:id="324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44" w:author="Unknown"/>
          <w:rFonts w:ascii="Consolas" w:eastAsia="Times New Roman" w:hAnsi="Consolas" w:cs="Consolas"/>
          <w:color w:val="F8F8F2"/>
          <w:sz w:val="27"/>
        </w:rPr>
      </w:pPr>
      <w:ins w:id="324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46" w:author="Unknown"/>
          <w:rFonts w:ascii="Consolas" w:eastAsia="Times New Roman" w:hAnsi="Consolas" w:cs="Consolas"/>
          <w:color w:val="F8F8F2"/>
          <w:sz w:val="27"/>
        </w:rPr>
      </w:pPr>
      <w:ins w:id="32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48" w:author="Unknown"/>
          <w:rFonts w:ascii="Consolas" w:eastAsia="Times New Roman" w:hAnsi="Consolas" w:cs="Consolas"/>
          <w:color w:val="F8F8F2"/>
          <w:sz w:val="27"/>
        </w:rPr>
      </w:pPr>
      <w:ins w:id="32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50" w:author="Unknown"/>
          <w:rFonts w:ascii="Consolas" w:eastAsia="Times New Roman" w:hAnsi="Consolas" w:cs="Consolas"/>
          <w:color w:val="F8F8F2"/>
          <w:sz w:val="27"/>
        </w:rPr>
      </w:pPr>
      <w:ins w:id="32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52" w:author="Unknown"/>
          <w:rFonts w:ascii="Consolas" w:eastAsia="Times New Roman" w:hAnsi="Consolas" w:cs="Consolas"/>
          <w:color w:val="F8F8F2"/>
          <w:sz w:val="27"/>
        </w:rPr>
      </w:pPr>
      <w:ins w:id="32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54" w:author="Unknown"/>
          <w:rFonts w:ascii="Consolas" w:eastAsia="Times New Roman" w:hAnsi="Consolas" w:cs="Consolas"/>
          <w:color w:val="F8F8F2"/>
          <w:sz w:val="27"/>
        </w:rPr>
      </w:pPr>
      <w:ins w:id="325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56" w:author="Unknown"/>
          <w:rFonts w:ascii="Consolas" w:eastAsia="Times New Roman" w:hAnsi="Consolas" w:cs="Consolas"/>
          <w:color w:val="F8F8F2"/>
          <w:sz w:val="27"/>
        </w:rPr>
      </w:pPr>
      <w:ins w:id="325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58" w:author="Unknown"/>
          <w:rFonts w:ascii="Consolas" w:eastAsia="Times New Roman" w:hAnsi="Consolas" w:cs="Consolas"/>
          <w:color w:val="F8F8F2"/>
          <w:sz w:val="27"/>
        </w:rPr>
      </w:pPr>
      <w:ins w:id="32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0" w:author="Unknown"/>
          <w:rFonts w:ascii="Consolas" w:eastAsia="Times New Roman" w:hAnsi="Consolas" w:cs="Consolas"/>
          <w:color w:val="F8F8F2"/>
          <w:sz w:val="27"/>
        </w:rPr>
      </w:pPr>
      <w:ins w:id="32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2" w:author="Unknown"/>
          <w:rFonts w:ascii="Consolas" w:eastAsia="Times New Roman" w:hAnsi="Consolas" w:cs="Consolas"/>
          <w:color w:val="F8F8F2"/>
          <w:sz w:val="27"/>
        </w:rPr>
      </w:pPr>
      <w:ins w:id="32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5" w:author="Unknown"/>
          <w:rFonts w:ascii="Consolas" w:eastAsia="Times New Roman" w:hAnsi="Consolas" w:cs="Consolas"/>
          <w:color w:val="F8F8F2"/>
          <w:sz w:val="27"/>
        </w:rPr>
      </w:pPr>
      <w:ins w:id="32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7" w:author="Unknown"/>
          <w:rFonts w:ascii="Consolas" w:eastAsia="Times New Roman" w:hAnsi="Consolas" w:cs="Consolas"/>
          <w:color w:val="F8F8F2"/>
          <w:sz w:val="27"/>
        </w:rPr>
      </w:pPr>
      <w:ins w:id="32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69" w:author="Unknown"/>
          <w:rFonts w:ascii="Consolas" w:eastAsia="Times New Roman" w:hAnsi="Consolas" w:cs="Consolas"/>
          <w:color w:val="F8F8F2"/>
          <w:sz w:val="27"/>
        </w:rPr>
      </w:pPr>
      <w:ins w:id="32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71" w:author="Unknown"/>
          <w:rFonts w:ascii="Consolas" w:eastAsia="Times New Roman" w:hAnsi="Consolas" w:cs="Consolas"/>
          <w:color w:val="F8F8F2"/>
          <w:sz w:val="27"/>
        </w:rPr>
      </w:pPr>
      <w:ins w:id="32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73" w:author="Unknown"/>
          <w:rFonts w:ascii="Consolas" w:eastAsia="Times New Roman" w:hAnsi="Consolas" w:cs="Consolas"/>
          <w:color w:val="F8F8F2"/>
          <w:sz w:val="27"/>
        </w:rPr>
      </w:pPr>
      <w:ins w:id="32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75" w:author="Unknown"/>
          <w:rFonts w:ascii="Consolas" w:eastAsia="Times New Roman" w:hAnsi="Consolas" w:cs="Consolas"/>
          <w:color w:val="F8F8F2"/>
          <w:sz w:val="27"/>
        </w:rPr>
      </w:pPr>
      <w:ins w:id="32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77" w:author="Unknown"/>
          <w:rFonts w:ascii="Consolas" w:eastAsia="Times New Roman" w:hAnsi="Consolas" w:cs="Consolas"/>
          <w:color w:val="F8F8F2"/>
          <w:sz w:val="27"/>
        </w:rPr>
      </w:pPr>
      <w:ins w:id="32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79" w:author="Unknown"/>
          <w:rFonts w:ascii="Consolas" w:eastAsia="Times New Roman" w:hAnsi="Consolas" w:cs="Consolas"/>
          <w:color w:val="F8F8F2"/>
          <w:sz w:val="27"/>
        </w:rPr>
      </w:pPr>
      <w:ins w:id="32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81" w:author="Unknown"/>
          <w:rFonts w:ascii="Consolas" w:eastAsia="Times New Roman" w:hAnsi="Consolas" w:cs="Consolas"/>
          <w:color w:val="F8F8F2"/>
          <w:sz w:val="27"/>
        </w:rPr>
      </w:pPr>
      <w:ins w:id="32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83" w:author="Unknown"/>
          <w:rFonts w:ascii="Consolas" w:eastAsia="Times New Roman" w:hAnsi="Consolas" w:cs="Consolas"/>
          <w:color w:val="F8F8F2"/>
          <w:sz w:val="27"/>
        </w:rPr>
      </w:pPr>
      <w:ins w:id="328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85" w:author="Unknown"/>
          <w:rFonts w:ascii="Consolas" w:eastAsia="Times New Roman" w:hAnsi="Consolas" w:cs="Consolas"/>
          <w:color w:val="F8F8F2"/>
          <w:sz w:val="27"/>
        </w:rPr>
      </w:pPr>
      <w:ins w:id="32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87" w:author="Unknown"/>
          <w:rFonts w:ascii="Consolas" w:eastAsia="Times New Roman" w:hAnsi="Consolas" w:cs="Consolas"/>
          <w:color w:val="F8F8F2"/>
          <w:sz w:val="27"/>
        </w:rPr>
      </w:pPr>
      <w:ins w:id="32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89" w:author="Unknown"/>
          <w:rFonts w:ascii="Consolas" w:eastAsia="Times New Roman" w:hAnsi="Consolas" w:cs="Consolas"/>
          <w:color w:val="F8F8F2"/>
          <w:sz w:val="27"/>
        </w:rPr>
      </w:pPr>
      <w:ins w:id="32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91" w:author="Unknown"/>
          <w:rFonts w:ascii="Consolas" w:eastAsia="Times New Roman" w:hAnsi="Consolas" w:cs="Consolas"/>
          <w:color w:val="F8F8F2"/>
          <w:sz w:val="27"/>
        </w:rPr>
      </w:pPr>
      <w:ins w:id="32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93" w:author="Unknown"/>
          <w:rFonts w:ascii="Consolas" w:eastAsia="Times New Roman" w:hAnsi="Consolas" w:cs="Consolas"/>
          <w:color w:val="F8F8F2"/>
          <w:sz w:val="27"/>
        </w:rPr>
      </w:pPr>
      <w:ins w:id="32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95" w:author="Unknown"/>
          <w:rFonts w:ascii="Consolas" w:eastAsia="Times New Roman" w:hAnsi="Consolas" w:cs="Consolas"/>
          <w:color w:val="F8F8F2"/>
          <w:sz w:val="27"/>
        </w:rPr>
      </w:pPr>
      <w:ins w:id="3296"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97" w:author="Unknown"/>
          <w:rFonts w:ascii="Consolas" w:eastAsia="Times New Roman" w:hAnsi="Consolas" w:cs="Consolas"/>
          <w:color w:val="F8F8F2"/>
          <w:sz w:val="27"/>
        </w:rPr>
      </w:pPr>
      <w:ins w:id="32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299" w:author="Unknown"/>
          <w:rFonts w:ascii="Consolas" w:eastAsia="Times New Roman" w:hAnsi="Consolas" w:cs="Consolas"/>
          <w:color w:val="F8F8F2"/>
          <w:sz w:val="27"/>
        </w:rPr>
      </w:pPr>
      <w:ins w:id="33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01" w:author="Unknown"/>
          <w:rFonts w:ascii="Consolas" w:eastAsia="Times New Roman" w:hAnsi="Consolas" w:cs="Consolas"/>
          <w:color w:val="F8F8F2"/>
          <w:sz w:val="27"/>
        </w:rPr>
      </w:pPr>
      <w:ins w:id="33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03" w:author="Unknown"/>
          <w:rFonts w:ascii="Consolas" w:eastAsia="Times New Roman" w:hAnsi="Consolas" w:cs="Consolas"/>
          <w:color w:val="F8F8F2"/>
          <w:sz w:val="27"/>
        </w:rPr>
      </w:pPr>
      <w:ins w:id="3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05" w:author="Unknown"/>
          <w:rFonts w:ascii="Consolas" w:eastAsia="Times New Roman" w:hAnsi="Consolas" w:cs="Consolas"/>
          <w:color w:val="F8F8F2"/>
          <w:sz w:val="27"/>
        </w:rPr>
      </w:pPr>
      <w:ins w:id="33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07" w:author="Unknown"/>
          <w:rFonts w:ascii="Consolas" w:eastAsia="Times New Roman" w:hAnsi="Consolas" w:cs="Consolas"/>
          <w:color w:val="F8F8F2"/>
          <w:sz w:val="27"/>
        </w:rPr>
      </w:pPr>
      <w:ins w:id="33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09" w:author="Unknown"/>
          <w:rFonts w:ascii="Consolas" w:eastAsia="Times New Roman" w:hAnsi="Consolas" w:cs="Consolas"/>
          <w:color w:val="F8F8F2"/>
          <w:sz w:val="27"/>
        </w:rPr>
      </w:pPr>
      <w:ins w:id="33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11" w:author="Unknown"/>
          <w:rFonts w:ascii="Consolas" w:eastAsia="Times New Roman" w:hAnsi="Consolas" w:cs="Consolas"/>
          <w:color w:val="F8F8F2"/>
          <w:sz w:val="27"/>
        </w:rPr>
      </w:pPr>
      <w:ins w:id="33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13" w:author="Unknown"/>
          <w:rFonts w:ascii="Consolas" w:eastAsia="Times New Roman" w:hAnsi="Consolas" w:cs="Consolas"/>
          <w:color w:val="F8F8F2"/>
          <w:sz w:val="27"/>
        </w:rPr>
      </w:pPr>
      <w:ins w:id="3314"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15" w:author="Unknown"/>
          <w:rFonts w:ascii="Consolas" w:eastAsia="Times New Roman" w:hAnsi="Consolas" w:cs="Consolas"/>
          <w:color w:val="F8F8F2"/>
          <w:sz w:val="27"/>
        </w:rPr>
      </w:pPr>
      <w:ins w:id="3316"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17" w:author="Unknown"/>
          <w:rFonts w:ascii="Consolas" w:eastAsia="Times New Roman" w:hAnsi="Consolas" w:cs="Consolas"/>
          <w:color w:val="F8F8F2"/>
          <w:sz w:val="27"/>
        </w:rPr>
      </w:pPr>
      <w:ins w:id="331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19" w:author="Unknown"/>
          <w:rFonts w:ascii="Consolas" w:eastAsia="Times New Roman" w:hAnsi="Consolas" w:cs="Consolas"/>
          <w:color w:val="F8F8F2"/>
          <w:sz w:val="27"/>
        </w:rPr>
      </w:pPr>
      <w:ins w:id="332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3321" w:author="Unknown"/>
          <w:rFonts w:ascii="Segoe UI" w:eastAsia="Times New Roman" w:hAnsi="Segoe UI" w:cs="Segoe UI"/>
          <w:color w:val="000000"/>
          <w:sz w:val="27"/>
          <w:szCs w:val="27"/>
        </w:rPr>
      </w:pPr>
      <w:ins w:id="332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323" w:author="Unknown"/>
          <w:rFonts w:ascii="Segoe UI" w:eastAsia="Times New Roman" w:hAnsi="Segoe UI" w:cs="Segoe UI"/>
          <w:b/>
          <w:bCs/>
          <w:color w:val="000000"/>
          <w:sz w:val="24"/>
          <w:szCs w:val="24"/>
        </w:rPr>
      </w:pPr>
      <w:ins w:id="3324"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25" w:author="Unknown"/>
          <w:rFonts w:ascii="Consolas" w:eastAsia="Times New Roman" w:hAnsi="Consolas" w:cs="Consolas"/>
          <w:color w:val="F8F8F2"/>
          <w:sz w:val="27"/>
        </w:rPr>
      </w:pPr>
      <w:ins w:id="332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tutorial 15'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28" w:author="Unknown"/>
          <w:rFonts w:ascii="Consolas" w:eastAsia="Times New Roman" w:hAnsi="Consolas" w:cs="Consolas"/>
          <w:color w:val="F8F8F2"/>
          <w:sz w:val="27"/>
        </w:rPr>
      </w:pPr>
      <w:ins w:id="332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cont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30" w:author="Unknown"/>
          <w:rFonts w:ascii="Consolas" w:eastAsia="Times New Roman" w:hAnsi="Consolas" w:cs="Consolas"/>
          <w:color w:val="F8F8F2"/>
          <w:sz w:val="27"/>
        </w:rPr>
      </w:pPr>
      <w:ins w:id="3331" w:author="Unknown">
        <w:r w:rsidRPr="0089304D">
          <w:rPr>
            <w:rFonts w:ascii="Consolas" w:eastAsia="Times New Roman" w:hAnsi="Consolas" w:cs="Consolas"/>
            <w:color w:val="F8F8F2"/>
            <w:sz w:val="27"/>
          </w:rPr>
          <w:t>cont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'.container'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32" w:author="Unknown"/>
          <w:rFonts w:ascii="Consolas" w:eastAsia="Times New Roman" w:hAnsi="Consolas" w:cs="Consolas"/>
          <w:color w:val="F8F8F2"/>
          <w:sz w:val="27"/>
        </w:rPr>
      </w:pPr>
      <w:ins w:id="3333"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nodeName = cont.childNodes[</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].nodeName;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34" w:author="Unknown"/>
          <w:rFonts w:ascii="Consolas" w:eastAsia="Times New Roman" w:hAnsi="Consolas" w:cs="Consolas"/>
          <w:color w:val="F8F8F2"/>
          <w:sz w:val="27"/>
        </w:rPr>
      </w:pPr>
      <w:ins w:id="333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nodeType = cont.childNodes[</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].nodeType;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36" w:author="Unknown"/>
          <w:rFonts w:ascii="Consolas" w:eastAsia="Times New Roman" w:hAnsi="Consolas" w:cs="Consolas"/>
          <w:color w:val="F8F8F2"/>
          <w:sz w:val="27"/>
        </w:rPr>
      </w:pPr>
      <w:ins w:id="3337" w:author="Unknown">
        <w:r w:rsidRPr="0089304D">
          <w:rPr>
            <w:rFonts w:ascii="Consolas" w:eastAsia="Times New Roman" w:hAnsi="Consolas" w:cs="Consolas"/>
            <w:color w:val="8292A2"/>
            <w:sz w:val="27"/>
          </w:rPr>
          <w:t>// console.log(nodeName)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38" w:author="Unknown"/>
          <w:rFonts w:ascii="Consolas" w:eastAsia="Times New Roman" w:hAnsi="Consolas" w:cs="Consolas"/>
          <w:color w:val="F8F8F2"/>
          <w:sz w:val="27"/>
        </w:rPr>
      </w:pPr>
      <w:ins w:id="3339" w:author="Unknown">
        <w:r w:rsidRPr="0089304D">
          <w:rPr>
            <w:rFonts w:ascii="Consolas" w:eastAsia="Times New Roman" w:hAnsi="Consolas" w:cs="Consolas"/>
            <w:color w:val="8292A2"/>
            <w:sz w:val="27"/>
          </w:rPr>
          <w:t>// console.log(nodeType)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40" w:author="Unknown"/>
          <w:rFonts w:ascii="Consolas" w:eastAsia="Times New Roman" w:hAnsi="Consolas" w:cs="Consolas"/>
          <w:color w:val="F8F8F2"/>
          <w:sz w:val="27"/>
        </w:rPr>
      </w:pPr>
      <w:ins w:id="3341" w:author="Unknown">
        <w:r w:rsidRPr="0089304D">
          <w:rPr>
            <w:rFonts w:ascii="Consolas" w:eastAsia="Times New Roman" w:hAnsi="Consolas" w:cs="Consolas"/>
            <w:color w:val="8292A2"/>
            <w:sz w:val="27"/>
          </w:rPr>
          <w:t>// Node types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42" w:author="Unknown"/>
          <w:rFonts w:ascii="Consolas" w:eastAsia="Times New Roman" w:hAnsi="Consolas" w:cs="Consolas"/>
          <w:color w:val="F8F8F2"/>
          <w:sz w:val="27"/>
        </w:rPr>
      </w:pPr>
      <w:ins w:id="3343" w:author="Unknown">
        <w:r w:rsidRPr="0089304D">
          <w:rPr>
            <w:rFonts w:ascii="Consolas" w:eastAsia="Times New Roman" w:hAnsi="Consolas" w:cs="Consolas"/>
            <w:color w:val="8292A2"/>
            <w:sz w:val="27"/>
          </w:rPr>
          <w:t>// 1.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44" w:author="Unknown"/>
          <w:rFonts w:ascii="Consolas" w:eastAsia="Times New Roman" w:hAnsi="Consolas" w:cs="Consolas"/>
          <w:color w:val="F8F8F2"/>
          <w:sz w:val="27"/>
        </w:rPr>
      </w:pPr>
      <w:ins w:id="3345" w:author="Unknown">
        <w:r w:rsidRPr="0089304D">
          <w:rPr>
            <w:rFonts w:ascii="Consolas" w:eastAsia="Times New Roman" w:hAnsi="Consolas" w:cs="Consolas"/>
            <w:color w:val="8292A2"/>
            <w:sz w:val="27"/>
          </w:rPr>
          <w:t>// 2. Attribute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46" w:author="Unknown"/>
          <w:rFonts w:ascii="Consolas" w:eastAsia="Times New Roman" w:hAnsi="Consolas" w:cs="Consolas"/>
          <w:color w:val="F8F8F2"/>
          <w:sz w:val="27"/>
        </w:rPr>
      </w:pPr>
      <w:ins w:id="3347" w:author="Unknown">
        <w:r w:rsidRPr="0089304D">
          <w:rPr>
            <w:rFonts w:ascii="Consolas" w:eastAsia="Times New Roman" w:hAnsi="Consolas" w:cs="Consolas"/>
            <w:color w:val="8292A2"/>
            <w:sz w:val="27"/>
          </w:rPr>
          <w:t>// 3. Text 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48" w:author="Unknown"/>
          <w:rFonts w:ascii="Consolas" w:eastAsia="Times New Roman" w:hAnsi="Consolas" w:cs="Consolas"/>
          <w:color w:val="F8F8F2"/>
          <w:sz w:val="27"/>
        </w:rPr>
      </w:pPr>
      <w:ins w:id="3349" w:author="Unknown">
        <w:r w:rsidRPr="0089304D">
          <w:rPr>
            <w:rFonts w:ascii="Consolas" w:eastAsia="Times New Roman" w:hAnsi="Consolas" w:cs="Consolas"/>
            <w:color w:val="8292A2"/>
            <w:sz w:val="27"/>
          </w:rPr>
          <w:t>// 8. Comment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0" w:author="Unknown"/>
          <w:rFonts w:ascii="Consolas" w:eastAsia="Times New Roman" w:hAnsi="Consolas" w:cs="Consolas"/>
          <w:color w:val="F8F8F2"/>
          <w:sz w:val="27"/>
        </w:rPr>
      </w:pPr>
      <w:ins w:id="3351" w:author="Unknown">
        <w:r w:rsidRPr="0089304D">
          <w:rPr>
            <w:rFonts w:ascii="Consolas" w:eastAsia="Times New Roman" w:hAnsi="Consolas" w:cs="Consolas"/>
            <w:color w:val="8292A2"/>
            <w:sz w:val="27"/>
          </w:rPr>
          <w:t>// 9. document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2" w:author="Unknown"/>
          <w:rFonts w:ascii="Consolas" w:eastAsia="Times New Roman" w:hAnsi="Consolas" w:cs="Consolas"/>
          <w:color w:val="F8F8F2"/>
          <w:sz w:val="27"/>
        </w:rPr>
      </w:pPr>
      <w:ins w:id="3353" w:author="Unknown">
        <w:r w:rsidRPr="0089304D">
          <w:rPr>
            <w:rFonts w:ascii="Consolas" w:eastAsia="Times New Roman" w:hAnsi="Consolas" w:cs="Consolas"/>
            <w:color w:val="8292A2"/>
            <w:sz w:val="27"/>
          </w:rPr>
          <w:t>// 10. docType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5" w:author="Unknown"/>
          <w:rFonts w:ascii="Consolas" w:eastAsia="Times New Roman" w:hAnsi="Consolas" w:cs="Consolas"/>
          <w:color w:val="F8F8F2"/>
          <w:sz w:val="27"/>
        </w:rPr>
      </w:pPr>
      <w:ins w:id="3356" w:author="Unknown">
        <w:r w:rsidRPr="0089304D">
          <w:rPr>
            <w:rFonts w:ascii="Consolas" w:eastAsia="Times New Roman" w:hAnsi="Consolas" w:cs="Consolas"/>
            <w:color w:val="8292A2"/>
            <w:sz w:val="27"/>
          </w:rPr>
          <w:t>// console.log(cont.childNodes);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7" w:author="Unknown"/>
          <w:rFonts w:ascii="Consolas" w:eastAsia="Times New Roman" w:hAnsi="Consolas" w:cs="Consolas"/>
          <w:color w:val="F8F8F2"/>
          <w:sz w:val="27"/>
        </w:rPr>
      </w:pPr>
      <w:ins w:id="3358" w:author="Unknown">
        <w:r w:rsidRPr="0089304D">
          <w:rPr>
            <w:rFonts w:ascii="Consolas" w:eastAsia="Times New Roman" w:hAnsi="Consolas" w:cs="Consolas"/>
            <w:color w:val="8292A2"/>
            <w:sz w:val="27"/>
          </w:rPr>
          <w:t>// console.log(cont.children);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0" w:author="Unknown"/>
          <w:rFonts w:ascii="Consolas" w:eastAsia="Times New Roman" w:hAnsi="Consolas" w:cs="Consolas"/>
          <w:color w:val="F8F8F2"/>
          <w:sz w:val="27"/>
        </w:rPr>
      </w:pPr>
      <w:ins w:id="336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container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'div.container'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3" w:author="Unknown"/>
          <w:rFonts w:ascii="Consolas" w:eastAsia="Times New Roman" w:hAnsi="Consolas" w:cs="Consolas"/>
          <w:color w:val="F8F8F2"/>
          <w:sz w:val="27"/>
        </w:rPr>
      </w:pPr>
      <w:ins w:id="3364" w:author="Unknown">
        <w:r w:rsidRPr="0089304D">
          <w:rPr>
            <w:rFonts w:ascii="Consolas" w:eastAsia="Times New Roman" w:hAnsi="Consolas" w:cs="Consolas"/>
            <w:color w:val="8292A2"/>
            <w:sz w:val="27"/>
          </w:rPr>
          <w:t>// console.log(container.children[1].children[0].children);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6" w:author="Unknown"/>
          <w:rFonts w:ascii="Consolas" w:eastAsia="Times New Roman" w:hAnsi="Consolas" w:cs="Consolas"/>
          <w:color w:val="F8F8F2"/>
          <w:sz w:val="27"/>
        </w:rPr>
      </w:pPr>
      <w:ins w:id="3367" w:author="Unknown">
        <w:r w:rsidRPr="0089304D">
          <w:rPr>
            <w:rFonts w:ascii="Consolas" w:eastAsia="Times New Roman" w:hAnsi="Consolas" w:cs="Consolas"/>
            <w:color w:val="8292A2"/>
            <w:sz w:val="27"/>
          </w:rPr>
          <w:t>// console.log(container.firstChild);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68" w:author="Unknown"/>
          <w:rFonts w:ascii="Consolas" w:eastAsia="Times New Roman" w:hAnsi="Consolas" w:cs="Consolas"/>
          <w:color w:val="F8F8F2"/>
          <w:sz w:val="27"/>
        </w:rPr>
      </w:pPr>
      <w:ins w:id="3369" w:author="Unknown">
        <w:r w:rsidRPr="0089304D">
          <w:rPr>
            <w:rFonts w:ascii="Consolas" w:eastAsia="Times New Roman" w:hAnsi="Consolas" w:cs="Consolas"/>
            <w:color w:val="8292A2"/>
            <w:sz w:val="27"/>
          </w:rPr>
          <w:t>// console.log(container.firstElementChild);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1" w:author="Unknown"/>
          <w:rFonts w:ascii="Consolas" w:eastAsia="Times New Roman" w:hAnsi="Consolas" w:cs="Consolas"/>
          <w:color w:val="F8F8F2"/>
          <w:sz w:val="27"/>
        </w:rPr>
      </w:pPr>
      <w:ins w:id="3372" w:author="Unknown">
        <w:r w:rsidRPr="0089304D">
          <w:rPr>
            <w:rFonts w:ascii="Consolas" w:eastAsia="Times New Roman" w:hAnsi="Consolas" w:cs="Consolas"/>
            <w:color w:val="8292A2"/>
            <w:sz w:val="27"/>
          </w:rPr>
          <w:t>// console.log(container.lastChild);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3" w:author="Unknown"/>
          <w:rFonts w:ascii="Consolas" w:eastAsia="Times New Roman" w:hAnsi="Consolas" w:cs="Consolas"/>
          <w:color w:val="F8F8F2"/>
          <w:sz w:val="27"/>
        </w:rPr>
      </w:pPr>
      <w:ins w:id="3374" w:author="Unknown">
        <w:r w:rsidRPr="0089304D">
          <w:rPr>
            <w:rFonts w:ascii="Consolas" w:eastAsia="Times New Roman" w:hAnsi="Consolas" w:cs="Consolas"/>
            <w:color w:val="8292A2"/>
            <w:sz w:val="27"/>
          </w:rPr>
          <w:t>// console.log(container.lastElementChild);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5" w:author="Unknown"/>
          <w:rFonts w:ascii="Consolas" w:eastAsia="Times New Roman" w:hAnsi="Consolas" w:cs="Consolas"/>
          <w:color w:val="F8F8F2"/>
          <w:sz w:val="27"/>
        </w:rPr>
      </w:pPr>
      <w:ins w:id="3376" w:author="Unknown">
        <w:r w:rsidRPr="0089304D">
          <w:rPr>
            <w:rFonts w:ascii="Consolas" w:eastAsia="Times New Roman" w:hAnsi="Consolas" w:cs="Consolas"/>
            <w:color w:val="8292A2"/>
            <w:sz w:val="27"/>
          </w:rPr>
          <w:t>// console.log(container.children);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7" w:author="Unknown"/>
          <w:rFonts w:ascii="Consolas" w:eastAsia="Times New Roman" w:hAnsi="Consolas" w:cs="Consolas"/>
          <w:color w:val="F8F8F2"/>
          <w:sz w:val="27"/>
        </w:rPr>
      </w:pPr>
      <w:ins w:id="3378" w:author="Unknown">
        <w:r w:rsidRPr="0089304D">
          <w:rPr>
            <w:rFonts w:ascii="Consolas" w:eastAsia="Times New Roman" w:hAnsi="Consolas" w:cs="Consolas"/>
            <w:color w:val="8292A2"/>
            <w:sz w:val="27"/>
          </w:rPr>
          <w:t>// console.log(container.childElementCount); // Count of child elements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7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80" w:author="Unknown"/>
          <w:rFonts w:ascii="Consolas" w:eastAsia="Times New Roman" w:hAnsi="Consolas" w:cs="Consolas"/>
          <w:color w:val="F8F8F2"/>
          <w:sz w:val="27"/>
        </w:rPr>
      </w:pPr>
      <w:ins w:id="338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(container.firstElementChild.parentNode);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82" w:author="Unknown"/>
          <w:rFonts w:ascii="Consolas" w:eastAsia="Times New Roman" w:hAnsi="Consolas" w:cs="Consolas"/>
          <w:color w:val="F8F8F2"/>
          <w:sz w:val="27"/>
        </w:rPr>
      </w:pPr>
      <w:ins w:id="3383"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(container.firstElementChild.nextSibling);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84" w:author="Unknown"/>
          <w:rFonts w:ascii="Consolas" w:eastAsia="Times New Roman" w:hAnsi="Consolas" w:cs="Consolas"/>
          <w:color w:val="F8F8F2"/>
          <w:sz w:val="27"/>
        </w:rPr>
      </w:pPr>
      <w:ins w:id="338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(container.firstElementChild.nextElementSibling);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86" w:author="Unknown"/>
          <w:rFonts w:ascii="Consolas" w:eastAsia="Times New Roman" w:hAnsi="Consolas" w:cs="Consolas"/>
          <w:color w:val="F8F8F2"/>
          <w:sz w:val="27"/>
        </w:rPr>
      </w:pPr>
      <w:ins w:id="338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(container.firstElementChild.nextElementSibling.nextElementSibling);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Creating, Removing &amp; Replacing Elements | JavaScript Tutorial In Hindi #16</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previous lecture, we explored a number of ways to select the HTML element. In this tutorial, we will study how to create new elements and manipulate existing elements on the page, such as removing elements from the page, replacing elements with new elements. This tutorial will help us master all the javaScript techniques that we need to manipulate elements in the DOM.</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createElement():-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document.createElement()</w:t>
      </w:r>
      <w:r w:rsidRPr="0089304D">
        <w:rPr>
          <w:rFonts w:ascii="Segoe UI" w:eastAsia="Times New Roman" w:hAnsi="Segoe UI" w:cs="Segoe UI"/>
          <w:color w:val="000000"/>
          <w:sz w:val="27"/>
          <w:szCs w:val="27"/>
        </w:rPr>
        <w:t> is a method used to create the HTML element. </w:t>
      </w:r>
      <w:r w:rsidRPr="0089304D">
        <w:rPr>
          <w:rFonts w:ascii="Segoe UI" w:eastAsia="Times New Roman" w:hAnsi="Segoe UI" w:cs="Segoe UI"/>
          <w:b/>
          <w:bCs/>
          <w:color w:val="000000"/>
          <w:sz w:val="27"/>
        </w:rPr>
        <w:t>createElement()</w:t>
      </w:r>
      <w:r w:rsidRPr="0089304D">
        <w:rPr>
          <w:rFonts w:ascii="Segoe UI" w:eastAsia="Times New Roman" w:hAnsi="Segoe UI" w:cs="Segoe UI"/>
          <w:color w:val="000000"/>
          <w:sz w:val="27"/>
          <w:szCs w:val="27"/>
        </w:rPr>
        <w:t>. Following is the syntax</w:t>
      </w:r>
      <w:r w:rsidRPr="0089304D">
        <w:rPr>
          <w:rFonts w:ascii="Segoe UI" w:eastAsia="Times New Roman" w:hAnsi="Segoe UI" w:cs="Segoe UI"/>
          <w:b/>
          <w:bCs/>
          <w:color w:val="000000"/>
          <w:sz w:val="27"/>
        </w:rPr>
        <w: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element=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above syntax, the name is passed as a parameter. The name specifies the type of the created element. The document.createElement() returns the newly created element.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following example uses the document.createElement() to create a new &lt;div&gt; element: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div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w:t>
      </w:r>
      <w:r w:rsidRPr="0089304D">
        <w:rPr>
          <w:rFonts w:ascii="Consolas" w:eastAsia="Times New Roman" w:hAnsi="Consolas" w:cs="Consolas"/>
          <w:color w:val="F8F8F2"/>
          <w:sz w:val="27"/>
        </w:rPr>
        <w:t>);</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There is also another method, which is createTextNode(). This method creates a Text Node with the specified text. Use the createElement() method to create an element Node with the specified name. After the Text Node is created, use the </w:t>
      </w:r>
      <w:r w:rsidRPr="0089304D">
        <w:rPr>
          <w:rFonts w:ascii="Segoe UI" w:eastAsia="Times New Roman" w:hAnsi="Segoe UI" w:cs="Segoe UI"/>
          <w:i/>
          <w:iCs/>
          <w:color w:val="000000"/>
          <w:sz w:val="27"/>
        </w:rPr>
        <w:t>element</w:t>
      </w:r>
      <w:r w:rsidRPr="0089304D">
        <w:rPr>
          <w:rFonts w:ascii="Segoe UI" w:eastAsia="Times New Roman" w:hAnsi="Segoe UI" w:cs="Segoe UI"/>
          <w:color w:val="000000"/>
          <w:sz w:val="27"/>
          <w:szCs w:val="27"/>
        </w:rPr>
        <w:t>.appendChild() method to append it to an element.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paragraph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w:t>
      </w:r>
      <w:r w:rsidRPr="0089304D">
        <w:rPr>
          <w:rFonts w:ascii="Consolas" w:eastAsia="Times New Roman" w:hAnsi="Consolas" w:cs="Consolas"/>
          <w:color w:val="F8F8F2"/>
          <w:sz w:val="27"/>
        </w:rPr>
        <w:t xml:space="preserve">);                </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text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paragraph."</w:t>
      </w:r>
      <w:r w:rsidRPr="0089304D">
        <w:rPr>
          <w:rFonts w:ascii="Consolas" w:eastAsia="Times New Roman" w:hAnsi="Consolas" w:cs="Consolas"/>
          <w:color w:val="F8F8F2"/>
          <w:sz w:val="27"/>
        </w:rPr>
        <w:t xml:space="preserve">);  </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388" w:author="Unknown"/>
          <w:rFonts w:ascii="Segoe UI" w:eastAsia="Times New Roman" w:hAnsi="Segoe UI" w:cs="Segoe UI"/>
          <w:b/>
          <w:bCs/>
          <w:color w:val="000000"/>
          <w:sz w:val="24"/>
          <w:szCs w:val="24"/>
        </w:rPr>
      </w:pPr>
      <w:ins w:id="3389" w:author="Unknown">
        <w:r w:rsidRPr="0089304D">
          <w:rPr>
            <w:rFonts w:ascii="Segoe UI" w:eastAsia="Times New Roman" w:hAnsi="Segoe UI" w:cs="Segoe UI"/>
            <w:b/>
            <w:bCs/>
            <w:color w:val="000000"/>
            <w:sz w:val="24"/>
            <w:szCs w:val="24"/>
          </w:rPr>
          <w:t>appendChild():-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90" w:author="Unknown"/>
          <w:rFonts w:ascii="Segoe UI" w:eastAsia="Times New Roman" w:hAnsi="Segoe UI" w:cs="Segoe UI"/>
          <w:color w:val="000000"/>
          <w:sz w:val="27"/>
          <w:szCs w:val="27"/>
        </w:rPr>
      </w:pPr>
      <w:ins w:id="3391"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appendChild()</w:t>
        </w:r>
        <w:r w:rsidRPr="0089304D">
          <w:rPr>
            <w:rFonts w:ascii="Segoe UI" w:eastAsia="Times New Roman" w:hAnsi="Segoe UI" w:cs="Segoe UI"/>
            <w:color w:val="000000"/>
            <w:sz w:val="27"/>
            <w:szCs w:val="27"/>
          </w:rPr>
          <w:t> method is used to create a text node as the node's last child. Appending in JavaScript is a way to insert content to the end of already existing elements. To append in Javascript, we use the</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appendChild() method.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92" w:author="Unknown"/>
          <w:rFonts w:ascii="Segoe UI" w:eastAsia="Times New Roman" w:hAnsi="Segoe UI" w:cs="Segoe UI"/>
          <w:color w:val="000000"/>
          <w:sz w:val="27"/>
          <w:szCs w:val="27"/>
        </w:rPr>
      </w:pPr>
      <w:ins w:id="3393" w:author="Unknown">
        <w:r w:rsidRPr="0089304D">
          <w:rPr>
            <w:rFonts w:ascii="Segoe UI" w:eastAsia="Times New Roman" w:hAnsi="Segoe UI" w:cs="Segoe UI"/>
            <w:b/>
            <w:bCs/>
            <w:color w:val="000000"/>
            <w:sz w:val="27"/>
          </w:rPr>
          <w:t>Syntax:</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94" w:author="Unknown"/>
          <w:rFonts w:ascii="Segoe UI" w:eastAsia="Times New Roman" w:hAnsi="Segoe UI" w:cs="Segoe UI"/>
          <w:color w:val="000000"/>
          <w:sz w:val="27"/>
          <w:szCs w:val="27"/>
        </w:rPr>
      </w:pPr>
      <w:ins w:id="3395" w:author="Unknown">
        <w:r w:rsidRPr="0089304D">
          <w:rPr>
            <w:rFonts w:ascii="Segoe UI" w:eastAsia="Times New Roman" w:hAnsi="Segoe UI" w:cs="Segoe UI"/>
            <w:color w:val="000000"/>
            <w:sz w:val="27"/>
            <w:szCs w:val="27"/>
          </w:rPr>
          <w:t>node.appendChild( node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396" w:author="Unknown"/>
          <w:rFonts w:ascii="Segoe UI" w:eastAsia="Times New Roman" w:hAnsi="Segoe UI" w:cs="Segoe UI"/>
          <w:color w:val="000000"/>
          <w:sz w:val="27"/>
          <w:szCs w:val="27"/>
        </w:rPr>
      </w:pPr>
      <w:ins w:id="3397" w:author="Unknown">
        <w:r w:rsidRPr="0089304D">
          <w:rPr>
            <w:rFonts w:ascii="Segoe UI" w:eastAsia="Times New Roman" w:hAnsi="Segoe UI" w:cs="Segoe UI"/>
            <w:b/>
            <w:bCs/>
            <w:color w:val="000000"/>
            <w:sz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398" w:author="Unknown"/>
          <w:rFonts w:ascii="Consolas" w:eastAsia="Times New Roman" w:hAnsi="Consolas" w:cs="Consolas"/>
          <w:color w:val="F8F8F2"/>
          <w:sz w:val="27"/>
        </w:rPr>
      </w:pPr>
      <w:ins w:id="3399"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paragraph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00" w:author="Unknown"/>
          <w:rFonts w:ascii="Consolas" w:eastAsia="Times New Roman" w:hAnsi="Consolas" w:cs="Consolas"/>
          <w:color w:val="F8F8F2"/>
          <w:sz w:val="27"/>
        </w:rPr>
      </w:pPr>
      <w:ins w:id="3401"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text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paragraph."</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02" w:author="Unknown"/>
          <w:rFonts w:ascii="Consolas" w:eastAsia="Times New Roman" w:hAnsi="Consolas" w:cs="Consolas"/>
          <w:color w:val="F8F8F2"/>
          <w:sz w:val="27"/>
          <w:szCs w:val="27"/>
        </w:rPr>
      </w:pPr>
      <w:ins w:id="3403" w:author="Unknown">
        <w:r w:rsidRPr="0089304D">
          <w:rPr>
            <w:rFonts w:ascii="Consolas" w:eastAsia="Times New Roman" w:hAnsi="Consolas" w:cs="Consolas"/>
            <w:color w:val="F8F8F2"/>
            <w:sz w:val="27"/>
          </w:rPr>
          <w:t>paragraph.</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 xml:space="preserve">(text);  </w:t>
        </w:r>
      </w:ins>
    </w:p>
    <w:p w:rsidR="0089304D" w:rsidRPr="0089304D" w:rsidRDefault="0089304D" w:rsidP="0089304D">
      <w:pPr>
        <w:spacing w:after="0" w:line="240" w:lineRule="auto"/>
        <w:rPr>
          <w:ins w:id="3404" w:author="Unknown"/>
          <w:rFonts w:ascii="Segoe UI" w:eastAsia="Times New Roman" w:hAnsi="Segoe UI" w:cs="Segoe UI"/>
          <w:color w:val="000000"/>
          <w:sz w:val="27"/>
          <w:szCs w:val="27"/>
        </w:rPr>
      </w:pPr>
      <w:ins w:id="340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06" w:author="Unknown"/>
          <w:rFonts w:ascii="Segoe UI" w:eastAsia="Times New Roman" w:hAnsi="Segoe UI" w:cs="Segoe UI"/>
          <w:b/>
          <w:bCs/>
          <w:color w:val="000000"/>
          <w:sz w:val="24"/>
          <w:szCs w:val="24"/>
        </w:rPr>
      </w:pPr>
      <w:ins w:id="3407" w:author="Unknown">
        <w:r w:rsidRPr="0089304D">
          <w:rPr>
            <w:rFonts w:ascii="Segoe UI" w:eastAsia="Times New Roman" w:hAnsi="Segoe UI" w:cs="Segoe UI"/>
            <w:b/>
            <w:bCs/>
            <w:color w:val="000000"/>
            <w:sz w:val="24"/>
            <w:szCs w:val="24"/>
          </w:rPr>
          <w:t>Working with Attributes:-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08" w:author="Unknown"/>
          <w:rFonts w:ascii="Segoe UI" w:eastAsia="Times New Roman" w:hAnsi="Segoe UI" w:cs="Segoe UI"/>
          <w:color w:val="000000"/>
          <w:sz w:val="27"/>
          <w:szCs w:val="27"/>
        </w:rPr>
      </w:pPr>
      <w:ins w:id="3409" w:author="Unknown">
        <w:r w:rsidRPr="0089304D">
          <w:rPr>
            <w:rFonts w:ascii="Segoe UI" w:eastAsia="Times New Roman" w:hAnsi="Segoe UI" w:cs="Segoe UI"/>
            <w:color w:val="000000"/>
            <w:sz w:val="27"/>
            <w:szCs w:val="27"/>
          </w:rPr>
          <w:t>The attributes are the special words used inside the start tag of an HTML element. JavaScript provides us with several methods for adding, removing or changing an HTML element's attribute. Following are the some methods to set attributes in HTML 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10" w:author="Unknown"/>
          <w:rFonts w:ascii="Segoe UI" w:eastAsia="Times New Roman" w:hAnsi="Segoe UI" w:cs="Segoe UI"/>
          <w:b/>
          <w:bCs/>
          <w:color w:val="000000"/>
          <w:sz w:val="24"/>
          <w:szCs w:val="24"/>
        </w:rPr>
      </w:pPr>
      <w:ins w:id="3411" w:author="Unknown">
        <w:r w:rsidRPr="0089304D">
          <w:rPr>
            <w:rFonts w:ascii="Segoe UI" w:eastAsia="Times New Roman" w:hAnsi="Segoe UI" w:cs="Segoe UI"/>
            <w:b/>
            <w:bCs/>
            <w:color w:val="000000"/>
            <w:sz w:val="24"/>
            <w:szCs w:val="24"/>
          </w:rPr>
          <w:t>setAttribute()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12" w:author="Unknown"/>
          <w:rFonts w:ascii="Segoe UI" w:eastAsia="Times New Roman" w:hAnsi="Segoe UI" w:cs="Segoe UI"/>
          <w:color w:val="000000"/>
          <w:sz w:val="27"/>
          <w:szCs w:val="27"/>
        </w:rPr>
      </w:pPr>
      <w:ins w:id="3413" w:author="Unknown">
        <w:r w:rsidRPr="0089304D">
          <w:rPr>
            <w:rFonts w:ascii="Segoe UI" w:eastAsia="Times New Roman" w:hAnsi="Segoe UI" w:cs="Segoe UI"/>
            <w:color w:val="000000"/>
            <w:sz w:val="27"/>
            <w:szCs w:val="27"/>
          </w:rPr>
          <w:t>The setAttribute() method is used to set an attribute on the specified element. Using this method, a new attribute is added with the specified name and value. If the attribute already exists on the element, the value is updated.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14" w:author="Unknown"/>
          <w:rFonts w:ascii="Segoe UI" w:eastAsia="Times New Roman" w:hAnsi="Segoe UI" w:cs="Segoe UI"/>
          <w:color w:val="000000"/>
          <w:sz w:val="27"/>
          <w:szCs w:val="27"/>
        </w:rPr>
      </w:pPr>
      <w:ins w:id="3415" w:author="Unknown">
        <w:r w:rsidRPr="0089304D">
          <w:rPr>
            <w:rFonts w:ascii="Segoe UI" w:eastAsia="Times New Roman" w:hAnsi="Segoe UI" w:cs="Segoe UI"/>
            <w:color w:val="000000"/>
            <w:sz w:val="27"/>
            <w:szCs w:val="27"/>
          </w:rPr>
          <w:lastRenderedPageBreak/>
          <w:t>In this example, we add a href attribute with a value of "https://codewithharry.com/" to an &lt;a&gt;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16" w:author="Unknown"/>
          <w:rFonts w:ascii="Consolas" w:eastAsia="Times New Roman" w:hAnsi="Consolas" w:cs="Consolas"/>
          <w:color w:val="F8F8F2"/>
          <w:sz w:val="27"/>
          <w:szCs w:val="27"/>
        </w:rPr>
      </w:pPr>
      <w:ins w:id="3417"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"myAnchor"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"https://codewithharry.com/"</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418" w:author="Unknown"/>
          <w:rFonts w:ascii="Segoe UI" w:eastAsia="Times New Roman" w:hAnsi="Segoe UI" w:cs="Segoe UI"/>
          <w:color w:val="000000"/>
          <w:sz w:val="27"/>
          <w:szCs w:val="27"/>
        </w:rPr>
      </w:pPr>
      <w:ins w:id="341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20" w:author="Unknown"/>
          <w:rFonts w:ascii="Segoe UI" w:eastAsia="Times New Roman" w:hAnsi="Segoe UI" w:cs="Segoe UI"/>
          <w:b/>
          <w:bCs/>
          <w:color w:val="000000"/>
          <w:sz w:val="24"/>
          <w:szCs w:val="24"/>
        </w:rPr>
      </w:pPr>
      <w:ins w:id="3421" w:author="Unknown">
        <w:r w:rsidRPr="0089304D">
          <w:rPr>
            <w:rFonts w:ascii="Segoe UI" w:eastAsia="Times New Roman" w:hAnsi="Segoe UI" w:cs="Segoe UI"/>
            <w:b/>
            <w:bCs/>
            <w:color w:val="000000"/>
            <w:sz w:val="24"/>
            <w:szCs w:val="24"/>
          </w:rPr>
          <w:t> getAttribute()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22" w:author="Unknown"/>
          <w:rFonts w:ascii="Segoe UI" w:eastAsia="Times New Roman" w:hAnsi="Segoe UI" w:cs="Segoe UI"/>
          <w:color w:val="000000"/>
          <w:sz w:val="27"/>
          <w:szCs w:val="27"/>
        </w:rPr>
      </w:pPr>
      <w:ins w:id="3423" w:author="Unknown">
        <w:r w:rsidRPr="0089304D">
          <w:rPr>
            <w:rFonts w:ascii="Segoe UI" w:eastAsia="Times New Roman" w:hAnsi="Segoe UI" w:cs="Segoe UI"/>
            <w:color w:val="000000"/>
            <w:sz w:val="27"/>
            <w:szCs w:val="27"/>
          </w:rPr>
          <w:t>The getAttribute() method is used to get the current value of a attribute on the specified element. If the attribute does not exist on the element, it will return null.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24" w:author="Unknown"/>
          <w:rFonts w:ascii="Segoe UI" w:eastAsia="Times New Roman" w:hAnsi="Segoe UI" w:cs="Segoe UI"/>
          <w:color w:val="000000"/>
          <w:sz w:val="27"/>
          <w:szCs w:val="27"/>
        </w:rPr>
      </w:pPr>
      <w:ins w:id="3425" w:author="Unknown">
        <w:r w:rsidRPr="0089304D">
          <w:rPr>
            <w:rFonts w:ascii="Segoe UI" w:eastAsia="Times New Roman" w:hAnsi="Segoe UI" w:cs="Segoe UI"/>
            <w:color w:val="000000"/>
            <w:sz w:val="27"/>
            <w:szCs w:val="27"/>
          </w:rPr>
          <w:t>In this example, we will get the value of the target attribute of an &lt;a&gt;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26" w:author="Unknown"/>
          <w:rFonts w:ascii="Consolas" w:eastAsia="Times New Roman" w:hAnsi="Consolas" w:cs="Consolas"/>
          <w:color w:val="F8F8F2"/>
          <w:sz w:val="27"/>
          <w:szCs w:val="27"/>
        </w:rPr>
      </w:pPr>
      <w:ins w:id="342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h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"myAnchor"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getAttribute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"target"</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428" w:author="Unknown"/>
          <w:rFonts w:ascii="Segoe UI" w:eastAsia="Times New Roman" w:hAnsi="Segoe UI" w:cs="Segoe UI"/>
          <w:color w:val="000000"/>
          <w:sz w:val="27"/>
          <w:szCs w:val="27"/>
        </w:rPr>
      </w:pPr>
      <w:ins w:id="34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30" w:author="Unknown"/>
          <w:rFonts w:ascii="Segoe UI" w:eastAsia="Times New Roman" w:hAnsi="Segoe UI" w:cs="Segoe UI"/>
          <w:b/>
          <w:bCs/>
          <w:color w:val="000000"/>
          <w:sz w:val="24"/>
          <w:szCs w:val="24"/>
        </w:rPr>
      </w:pPr>
      <w:ins w:id="3431" w:author="Unknown">
        <w:r w:rsidRPr="0089304D">
          <w:rPr>
            <w:rFonts w:ascii="Segoe UI" w:eastAsia="Times New Roman" w:hAnsi="Segoe UI" w:cs="Segoe UI"/>
            <w:b/>
            <w:bCs/>
            <w:color w:val="000000"/>
            <w:sz w:val="24"/>
            <w:szCs w:val="24"/>
          </w:rPr>
          <w:t>hasAttribute():-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32" w:author="Unknown"/>
          <w:rFonts w:ascii="Segoe UI" w:eastAsia="Times New Roman" w:hAnsi="Segoe UI" w:cs="Segoe UI"/>
          <w:color w:val="000000"/>
          <w:sz w:val="27"/>
          <w:szCs w:val="27"/>
        </w:rPr>
      </w:pPr>
      <w:ins w:id="3433" w:author="Unknown">
        <w:r w:rsidRPr="0089304D">
          <w:rPr>
            <w:rFonts w:ascii="Segoe UI" w:eastAsia="Times New Roman" w:hAnsi="Segoe UI" w:cs="Segoe UI"/>
            <w:color w:val="000000"/>
            <w:sz w:val="27"/>
            <w:szCs w:val="27"/>
          </w:rPr>
          <w:t>The hasAttribute() method is used to check an element has a specified attribute or not. The syntax is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34" w:author="Unknown"/>
          <w:rFonts w:ascii="Consolas" w:eastAsia="Times New Roman" w:hAnsi="Consolas" w:cs="Consolas"/>
          <w:color w:val="F8F8F2"/>
          <w:sz w:val="27"/>
          <w:szCs w:val="27"/>
        </w:rPr>
      </w:pPr>
      <w:ins w:id="343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element.</w:t>
        </w:r>
        <w:r w:rsidRPr="0089304D">
          <w:rPr>
            <w:rFonts w:ascii="Consolas" w:eastAsia="Times New Roman" w:hAnsi="Consolas" w:cs="Consolas"/>
            <w:color w:val="E6DB74"/>
            <w:sz w:val="27"/>
          </w:rPr>
          <w:t>hasAttribute</w:t>
        </w:r>
        <w:r w:rsidRPr="0089304D">
          <w:rPr>
            <w:rFonts w:ascii="Consolas" w:eastAsia="Times New Roman" w:hAnsi="Consolas" w:cs="Consolas"/>
            <w:color w:val="F8F8F2"/>
            <w:sz w:val="27"/>
          </w:rPr>
          <w:t>(name);</w:t>
        </w:r>
      </w:ins>
    </w:p>
    <w:p w:rsidR="0089304D" w:rsidRPr="0089304D" w:rsidRDefault="0089304D" w:rsidP="0089304D">
      <w:pPr>
        <w:spacing w:after="0" w:line="240" w:lineRule="auto"/>
        <w:rPr>
          <w:ins w:id="3436" w:author="Unknown"/>
          <w:rFonts w:ascii="Segoe UI" w:eastAsia="Times New Roman" w:hAnsi="Segoe UI" w:cs="Segoe UI"/>
          <w:color w:val="000000"/>
          <w:sz w:val="27"/>
          <w:szCs w:val="27"/>
        </w:rPr>
      </w:pPr>
      <w:ins w:id="343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38" w:author="Unknown"/>
          <w:rFonts w:ascii="Segoe UI" w:eastAsia="Times New Roman" w:hAnsi="Segoe UI" w:cs="Segoe UI"/>
          <w:color w:val="000000"/>
          <w:sz w:val="27"/>
          <w:szCs w:val="27"/>
        </w:rPr>
      </w:pPr>
      <w:ins w:id="3439" w:author="Unknown">
        <w:r w:rsidRPr="0089304D">
          <w:rPr>
            <w:rFonts w:ascii="Segoe UI" w:eastAsia="Times New Roman" w:hAnsi="Segoe UI" w:cs="Segoe UI"/>
            <w:color w:val="000000"/>
            <w:sz w:val="27"/>
            <w:szCs w:val="27"/>
          </w:rPr>
          <w:t>In the argument, we specifies the name of the attribute that we want to check.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40" w:author="Unknown"/>
          <w:rFonts w:ascii="Segoe UI" w:eastAsia="Times New Roman" w:hAnsi="Segoe UI" w:cs="Segoe UI"/>
          <w:color w:val="000000"/>
          <w:sz w:val="27"/>
          <w:szCs w:val="27"/>
        </w:rPr>
      </w:pPr>
      <w:ins w:id="3441" w:author="Unknown">
        <w:r w:rsidRPr="0089304D">
          <w:rPr>
            <w:rFonts w:ascii="Segoe UI" w:eastAsia="Times New Roman" w:hAnsi="Segoe UI" w:cs="Segoe UI"/>
            <w:color w:val="000000"/>
            <w:sz w:val="27"/>
            <w:szCs w:val="27"/>
          </w:rPr>
          <w:t>This method returns a Boolean value that indicates if the element has the specified attribute. If the element contains an attribute, it will return true; otherwise, it will return false.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42" w:author="Unknown"/>
          <w:rFonts w:ascii="Segoe UI" w:eastAsia="Times New Roman" w:hAnsi="Segoe UI" w:cs="Segoe UI"/>
          <w:color w:val="000000"/>
          <w:sz w:val="27"/>
          <w:szCs w:val="27"/>
        </w:rPr>
      </w:pPr>
      <w:ins w:id="3443" w:author="Unknown">
        <w:r w:rsidRPr="0089304D">
          <w:rPr>
            <w:rFonts w:ascii="Segoe UI" w:eastAsia="Times New Roman" w:hAnsi="Segoe UI" w:cs="Segoe UI"/>
            <w:color w:val="000000"/>
            <w:sz w:val="27"/>
            <w:szCs w:val="27"/>
          </w:rPr>
          <w:t>In this example, we find that if the &lt;button&gt; element has an onclick attribute: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44" w:author="Unknown"/>
          <w:rFonts w:ascii="Consolas" w:eastAsia="Times New Roman" w:hAnsi="Consolas" w:cs="Consolas"/>
          <w:color w:val="F8F8F2"/>
          <w:sz w:val="27"/>
          <w:szCs w:val="27"/>
        </w:rPr>
      </w:pPr>
      <w:ins w:id="344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h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"Btn"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hasAttribute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"onclick"</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446" w:author="Unknown"/>
          <w:rFonts w:ascii="Segoe UI" w:eastAsia="Times New Roman" w:hAnsi="Segoe UI" w:cs="Segoe UI"/>
          <w:color w:val="000000"/>
          <w:sz w:val="27"/>
          <w:szCs w:val="27"/>
        </w:rPr>
      </w:pPr>
      <w:ins w:id="344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48" w:author="Unknown"/>
          <w:rFonts w:ascii="Segoe UI" w:eastAsia="Times New Roman" w:hAnsi="Segoe UI" w:cs="Segoe UI"/>
          <w:b/>
          <w:bCs/>
          <w:color w:val="000000"/>
          <w:sz w:val="24"/>
          <w:szCs w:val="24"/>
        </w:rPr>
      </w:pPr>
      <w:ins w:id="3449" w:author="Unknown">
        <w:r w:rsidRPr="0089304D">
          <w:rPr>
            <w:rFonts w:ascii="Segoe UI" w:eastAsia="Times New Roman" w:hAnsi="Segoe UI" w:cs="Segoe UI"/>
            <w:b/>
            <w:bCs/>
            <w:color w:val="000000"/>
            <w:sz w:val="24"/>
            <w:szCs w:val="24"/>
          </w:rPr>
          <w:lastRenderedPageBreak/>
          <w:t> removeAttribute()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50" w:author="Unknown"/>
          <w:rFonts w:ascii="Segoe UI" w:eastAsia="Times New Roman" w:hAnsi="Segoe UI" w:cs="Segoe UI"/>
          <w:color w:val="000000"/>
          <w:sz w:val="27"/>
          <w:szCs w:val="27"/>
        </w:rPr>
      </w:pPr>
      <w:ins w:id="3451" w:author="Unknown">
        <w:r w:rsidRPr="0089304D">
          <w:rPr>
            <w:rFonts w:ascii="Segoe UI" w:eastAsia="Times New Roman" w:hAnsi="Segoe UI" w:cs="Segoe UI"/>
            <w:color w:val="000000"/>
            <w:sz w:val="27"/>
            <w:szCs w:val="27"/>
          </w:rPr>
          <w:t>The removeAttribute() method is used to remove an attribute from the specified element. The difference between this method and the removeAttributeNode() method is that the removeAttributeNode() method removes the specified Attr </w:t>
        </w:r>
        <w:r w:rsidRPr="0089304D">
          <w:rPr>
            <w:rFonts w:ascii="Segoe UI" w:eastAsia="Times New Roman" w:hAnsi="Segoe UI" w:cs="Segoe UI"/>
            <w:i/>
            <w:iCs/>
            <w:color w:val="000000"/>
            <w:sz w:val="27"/>
          </w:rPr>
          <w:t>object</w:t>
        </w:r>
        <w:r w:rsidRPr="0089304D">
          <w:rPr>
            <w:rFonts w:ascii="Segoe UI" w:eastAsia="Times New Roman" w:hAnsi="Segoe UI" w:cs="Segoe UI"/>
            <w:color w:val="000000"/>
            <w:sz w:val="27"/>
            <w:szCs w:val="27"/>
          </w:rPr>
          <w:t>, while this method removes the attribute with the specified </w:t>
        </w:r>
        <w:r w:rsidRPr="0089304D">
          <w:rPr>
            <w:rFonts w:ascii="Segoe UI" w:eastAsia="Times New Roman" w:hAnsi="Segoe UI" w:cs="Segoe UI"/>
            <w:i/>
            <w:iCs/>
            <w:color w:val="000000"/>
            <w:sz w:val="27"/>
          </w:rPr>
          <w:t>name</w:t>
        </w:r>
        <w:r w:rsidRPr="0089304D">
          <w:rPr>
            <w:rFonts w:ascii="Segoe UI" w:eastAsia="Times New Roman" w:hAnsi="Segoe UI" w:cs="Segoe UI"/>
            <w:color w:val="000000"/>
            <w:sz w:val="27"/>
            <w:szCs w:val="27"/>
          </w:rPr>
          <w:t>. The result will be the same. Also this method has no return value, while the removeAttributeNode() method returns the removed attribute as an Attr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52" w:author="Unknown"/>
          <w:rFonts w:ascii="Segoe UI" w:eastAsia="Times New Roman" w:hAnsi="Segoe UI" w:cs="Segoe UI"/>
          <w:color w:val="000000"/>
          <w:sz w:val="27"/>
          <w:szCs w:val="27"/>
        </w:rPr>
      </w:pPr>
      <w:ins w:id="3453" w:author="Unknown">
        <w:r w:rsidRPr="0089304D">
          <w:rPr>
            <w:rFonts w:ascii="Segoe UI" w:eastAsia="Times New Roman" w:hAnsi="Segoe UI" w:cs="Segoe UI"/>
            <w:color w:val="000000"/>
            <w:sz w:val="27"/>
            <w:szCs w:val="27"/>
          </w:rPr>
          <w:t>Remove the href attribute from an &lt;a&gt;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54" w:author="Unknown"/>
          <w:rFonts w:ascii="Consolas" w:eastAsia="Times New Roman" w:hAnsi="Consolas" w:cs="Consolas"/>
          <w:color w:val="F8F8F2"/>
          <w:sz w:val="27"/>
          <w:szCs w:val="27"/>
        </w:rPr>
      </w:pPr>
      <w:ins w:id="3455"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"myAnchor"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removeAttribute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456" w:author="Unknown"/>
          <w:rFonts w:ascii="Segoe UI" w:eastAsia="Times New Roman" w:hAnsi="Segoe UI" w:cs="Segoe UI"/>
          <w:color w:val="000000"/>
          <w:sz w:val="27"/>
          <w:szCs w:val="27"/>
        </w:rPr>
      </w:pPr>
      <w:ins w:id="345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58" w:author="Unknown"/>
          <w:rFonts w:ascii="Segoe UI" w:eastAsia="Times New Roman" w:hAnsi="Segoe UI" w:cs="Segoe UI"/>
          <w:b/>
          <w:bCs/>
          <w:color w:val="000000"/>
          <w:sz w:val="24"/>
          <w:szCs w:val="24"/>
        </w:rPr>
      </w:pPr>
      <w:ins w:id="3459" w:author="Unknown">
        <w:r w:rsidRPr="0089304D">
          <w:rPr>
            <w:rFonts w:ascii="Segoe UI" w:eastAsia="Times New Roman" w:hAnsi="Segoe UI" w:cs="Segoe UI"/>
            <w:b/>
            <w:bCs/>
            <w:color w:val="000000"/>
            <w:sz w:val="24"/>
            <w:szCs w:val="24"/>
          </w:rPr>
          <w:t>replaceWith():-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60" w:author="Unknown"/>
          <w:rFonts w:ascii="Segoe UI" w:eastAsia="Times New Roman" w:hAnsi="Segoe UI" w:cs="Segoe UI"/>
          <w:color w:val="000000"/>
          <w:sz w:val="27"/>
          <w:szCs w:val="27"/>
        </w:rPr>
      </w:pPr>
      <w:ins w:id="3461" w:author="Unknown">
        <w:r w:rsidRPr="0089304D">
          <w:rPr>
            <w:rFonts w:ascii="Segoe UI" w:eastAsia="Times New Roman" w:hAnsi="Segoe UI" w:cs="Segoe UI"/>
            <w:color w:val="000000"/>
            <w:sz w:val="27"/>
            <w:szCs w:val="27"/>
          </w:rPr>
          <w:t>The replaceWith() method replaces this ChildNode in the children list of its parent with a set of Node.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62" w:author="Unknown"/>
          <w:rFonts w:ascii="Consolas" w:eastAsia="Times New Roman" w:hAnsi="Consolas" w:cs="Consolas"/>
          <w:color w:val="F8F8F2"/>
          <w:sz w:val="27"/>
        </w:rPr>
      </w:pPr>
      <w:ins w:id="346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element1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"myid1 "</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64" w:author="Unknown"/>
          <w:rFonts w:ascii="Consolas" w:eastAsia="Times New Roman" w:hAnsi="Consolas" w:cs="Consolas"/>
          <w:color w:val="F8F8F2"/>
          <w:sz w:val="27"/>
        </w:rPr>
      </w:pPr>
      <w:ins w:id="346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element2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"u"</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66" w:author="Unknown"/>
          <w:rFonts w:ascii="Consolas" w:eastAsia="Times New Roman" w:hAnsi="Consolas" w:cs="Consolas"/>
          <w:color w:val="F8F8F2"/>
          <w:sz w:val="27"/>
        </w:rPr>
      </w:pPr>
      <w:ins w:id="346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content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"Added Content"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68" w:author="Unknown"/>
          <w:rFonts w:ascii="Consolas" w:eastAsia="Times New Roman" w:hAnsi="Consolas" w:cs="Consolas"/>
          <w:color w:val="F8F8F2"/>
          <w:sz w:val="27"/>
        </w:rPr>
      </w:pPr>
      <w:ins w:id="3469" w:author="Unknown">
        <w:r w:rsidRPr="0089304D">
          <w:rPr>
            <w:rFonts w:ascii="Consolas" w:eastAsia="Times New Roman" w:hAnsi="Consolas" w:cs="Consolas"/>
            <w:color w:val="F8F8F2"/>
            <w:sz w:val="27"/>
          </w:rPr>
          <w:t>element2.</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 xml:space="preserve">(content);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70" w:author="Unknown"/>
          <w:rFonts w:ascii="Consolas" w:eastAsia="Times New Roman" w:hAnsi="Consolas" w:cs="Consolas"/>
          <w:color w:val="F8F8F2"/>
          <w:sz w:val="27"/>
          <w:szCs w:val="27"/>
        </w:rPr>
      </w:pPr>
      <w:ins w:id="3471" w:author="Unknown">
        <w:r w:rsidRPr="0089304D">
          <w:rPr>
            <w:rFonts w:ascii="Consolas" w:eastAsia="Times New Roman" w:hAnsi="Consolas" w:cs="Consolas"/>
            <w:color w:val="F8F8F2"/>
            <w:sz w:val="27"/>
          </w:rPr>
          <w:t>element1.</w:t>
        </w:r>
        <w:r w:rsidRPr="0089304D">
          <w:rPr>
            <w:rFonts w:ascii="Consolas" w:eastAsia="Times New Roman" w:hAnsi="Consolas" w:cs="Consolas"/>
            <w:color w:val="E6DB74"/>
            <w:sz w:val="27"/>
          </w:rPr>
          <w:t>replaceWith</w:t>
        </w:r>
        <w:r w:rsidRPr="0089304D">
          <w:rPr>
            <w:rFonts w:ascii="Consolas" w:eastAsia="Times New Roman" w:hAnsi="Consolas" w:cs="Consolas"/>
            <w:color w:val="F8F8F2"/>
            <w:sz w:val="27"/>
          </w:rPr>
          <w:t>(element2);</w:t>
        </w:r>
      </w:ins>
    </w:p>
    <w:p w:rsidR="0089304D" w:rsidRPr="0089304D" w:rsidRDefault="0089304D" w:rsidP="0089304D">
      <w:pPr>
        <w:spacing w:after="0" w:line="240" w:lineRule="auto"/>
        <w:rPr>
          <w:ins w:id="3472" w:author="Unknown"/>
          <w:rFonts w:ascii="Segoe UI" w:eastAsia="Times New Roman" w:hAnsi="Segoe UI" w:cs="Segoe UI"/>
          <w:color w:val="000000"/>
          <w:sz w:val="27"/>
          <w:szCs w:val="27"/>
        </w:rPr>
      </w:pPr>
      <w:ins w:id="347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74" w:author="Unknown"/>
          <w:rFonts w:ascii="Segoe UI" w:eastAsia="Times New Roman" w:hAnsi="Segoe UI" w:cs="Segoe UI"/>
          <w:color w:val="000000"/>
          <w:sz w:val="27"/>
          <w:szCs w:val="27"/>
        </w:rPr>
      </w:pPr>
      <w:ins w:id="3475" w:author="Unknown">
        <w:r w:rsidRPr="0089304D">
          <w:rPr>
            <w:rFonts w:ascii="Segoe UI" w:eastAsia="Times New Roman" w:hAnsi="Segoe UI" w:cs="Segoe UI"/>
            <w:color w:val="000000"/>
            <w:sz w:val="27"/>
            <w:szCs w:val="27"/>
          </w:rPr>
          <w:t>We are getting the element using its id</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Then we are creating a new element</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which creates an underlined content and then we adds content to the newly created element. In next step we are adding the content to the element2. And finally we are replacing the old element, with the newly created element(old_elem.replaceWith(new_elem);).</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76" w:author="Unknown"/>
          <w:rFonts w:ascii="Segoe UI" w:eastAsia="Times New Roman" w:hAnsi="Segoe UI" w:cs="Segoe UI"/>
          <w:b/>
          <w:bCs/>
          <w:color w:val="000000"/>
          <w:sz w:val="24"/>
          <w:szCs w:val="24"/>
        </w:rPr>
      </w:pPr>
      <w:ins w:id="3477" w:author="Unknown">
        <w:r w:rsidRPr="0089304D">
          <w:rPr>
            <w:rFonts w:ascii="Segoe UI" w:eastAsia="Times New Roman" w:hAnsi="Segoe UI" w:cs="Segoe UI"/>
            <w:b/>
            <w:bCs/>
            <w:color w:val="000000"/>
            <w:sz w:val="24"/>
            <w:szCs w:val="24"/>
          </w:rPr>
          <w:t> replaceChild():-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78" w:author="Unknown"/>
          <w:rFonts w:ascii="Segoe UI" w:eastAsia="Times New Roman" w:hAnsi="Segoe UI" w:cs="Segoe UI"/>
          <w:color w:val="000000"/>
          <w:sz w:val="27"/>
          <w:szCs w:val="27"/>
        </w:rPr>
      </w:pPr>
      <w:ins w:id="3479" w:author="Unknown">
        <w:r w:rsidRPr="0089304D">
          <w:rPr>
            <w:rFonts w:ascii="Segoe UI" w:eastAsia="Times New Roman" w:hAnsi="Segoe UI" w:cs="Segoe UI"/>
            <w:color w:val="000000"/>
            <w:sz w:val="27"/>
            <w:szCs w:val="27"/>
          </w:rPr>
          <w:t xml:space="preserve">The replaceChild() method replaces a child node with a new node. We can create a new node, or The new node could be an existing node in the </w:t>
        </w:r>
        <w:r w:rsidRPr="0089304D">
          <w:rPr>
            <w:rFonts w:ascii="Segoe UI" w:eastAsia="Times New Roman" w:hAnsi="Segoe UI" w:cs="Segoe UI"/>
            <w:color w:val="000000"/>
            <w:sz w:val="27"/>
            <w:szCs w:val="27"/>
          </w:rPr>
          <w:lastRenderedPageBreak/>
          <w:t>document or the new node could be an existing node in the document. In the following example, we will replace an existing node sp2 with the new span element sp1: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80" w:author="Unknown"/>
          <w:rFonts w:ascii="Consolas" w:eastAsia="Times New Roman" w:hAnsi="Consolas" w:cs="Consolas"/>
          <w:color w:val="F8F8F2"/>
          <w:sz w:val="27"/>
          <w:szCs w:val="27"/>
        </w:rPr>
      </w:pPr>
      <w:ins w:id="3481" w:author="Unknown">
        <w:r w:rsidRPr="0089304D">
          <w:rPr>
            <w:rFonts w:ascii="Consolas" w:eastAsia="Times New Roman" w:hAnsi="Consolas" w:cs="Consolas"/>
            <w:color w:val="F8F8F2"/>
            <w:sz w:val="27"/>
          </w:rPr>
          <w:t>parentDiv.</w:t>
        </w:r>
        <w:r w:rsidRPr="0089304D">
          <w:rPr>
            <w:rFonts w:ascii="Consolas" w:eastAsia="Times New Roman" w:hAnsi="Consolas" w:cs="Consolas"/>
            <w:color w:val="E6DB74"/>
            <w:sz w:val="27"/>
          </w:rPr>
          <w:t>replaceChild</w:t>
        </w:r>
        <w:r w:rsidRPr="0089304D">
          <w:rPr>
            <w:rFonts w:ascii="Consolas" w:eastAsia="Times New Roman" w:hAnsi="Consolas" w:cs="Consolas"/>
            <w:color w:val="F8F8F2"/>
            <w:sz w:val="27"/>
          </w:rPr>
          <w:t>(sp1, sp2);</w:t>
        </w:r>
      </w:ins>
    </w:p>
    <w:p w:rsidR="0089304D" w:rsidRPr="0089304D" w:rsidRDefault="0089304D" w:rsidP="0089304D">
      <w:pPr>
        <w:spacing w:after="0" w:line="240" w:lineRule="auto"/>
        <w:rPr>
          <w:ins w:id="3482" w:author="Unknown"/>
          <w:rFonts w:ascii="Segoe UI" w:eastAsia="Times New Roman" w:hAnsi="Segoe UI" w:cs="Segoe UI"/>
          <w:color w:val="000000"/>
          <w:sz w:val="27"/>
          <w:szCs w:val="27"/>
        </w:rPr>
      </w:pPr>
      <w:ins w:id="348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484" w:author="Unknown"/>
          <w:rFonts w:ascii="Segoe UI" w:eastAsia="Times New Roman" w:hAnsi="Segoe UI" w:cs="Segoe UI"/>
          <w:b/>
          <w:bCs/>
          <w:color w:val="000000"/>
          <w:sz w:val="24"/>
          <w:szCs w:val="24"/>
        </w:rPr>
      </w:pPr>
      <w:ins w:id="3485" w:author="Unknown">
        <w:r w:rsidRPr="0089304D">
          <w:rPr>
            <w:rFonts w:ascii="Segoe UI" w:eastAsia="Times New Roman" w:hAnsi="Segoe UI" w:cs="Segoe UI"/>
            <w:b/>
            <w:bCs/>
            <w:color w:val="000000"/>
            <w:sz w:val="24"/>
            <w:szCs w:val="24"/>
          </w:rPr>
          <w:t>removeChild():-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86" w:author="Unknown"/>
          <w:rFonts w:ascii="Segoe UI" w:eastAsia="Times New Roman" w:hAnsi="Segoe UI" w:cs="Segoe UI"/>
          <w:color w:val="000000"/>
          <w:sz w:val="27"/>
          <w:szCs w:val="27"/>
        </w:rPr>
      </w:pPr>
      <w:ins w:id="3487" w:author="Unknown">
        <w:r w:rsidRPr="0089304D">
          <w:rPr>
            <w:rFonts w:ascii="Segoe UI" w:eastAsia="Times New Roman" w:hAnsi="Segoe UI" w:cs="Segoe UI"/>
            <w:color w:val="000000"/>
            <w:sz w:val="27"/>
            <w:szCs w:val="27"/>
          </w:rPr>
          <w:t>This method removes a specified child node of the specified element. It will return the removed node as a Node object, or </w:t>
        </w:r>
        <w:r w:rsidRPr="0089304D">
          <w:rPr>
            <w:rFonts w:ascii="Segoe UI" w:eastAsia="Times New Roman" w:hAnsi="Segoe UI" w:cs="Segoe UI"/>
            <w:i/>
            <w:iCs/>
            <w:color w:val="000000"/>
            <w:sz w:val="27"/>
          </w:rPr>
          <w:t>null</w:t>
        </w:r>
        <w:r w:rsidRPr="0089304D">
          <w:rPr>
            <w:rFonts w:ascii="Segoe UI" w:eastAsia="Times New Roman" w:hAnsi="Segoe UI" w:cs="Segoe UI"/>
            <w:color w:val="000000"/>
            <w:sz w:val="27"/>
            <w:szCs w:val="27"/>
          </w:rPr>
          <w:t> if the node does not exist.</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Remember that the</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removed child node is no longer part of the DOM. In the following example, we will find out if a list has any child nodes. If so, remove its second child 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88" w:author="Unknown"/>
          <w:rFonts w:ascii="Consolas" w:eastAsia="Times New Roman" w:hAnsi="Consolas" w:cs="Consolas"/>
          <w:color w:val="F8F8F2"/>
          <w:sz w:val="27"/>
        </w:rPr>
      </w:pPr>
      <w:ins w:id="348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list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"myList"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90" w:author="Unknown"/>
          <w:rFonts w:ascii="Consolas" w:eastAsia="Times New Roman" w:hAnsi="Consolas" w:cs="Consolas"/>
          <w:color w:val="F8F8F2"/>
          <w:sz w:val="27"/>
        </w:rPr>
      </w:pPr>
      <w:ins w:id="349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(list.</w:t>
        </w:r>
        <w:r w:rsidRPr="0089304D">
          <w:rPr>
            <w:rFonts w:ascii="Consolas" w:eastAsia="Times New Roman" w:hAnsi="Consolas" w:cs="Consolas"/>
            <w:color w:val="E6DB74"/>
            <w:sz w:val="27"/>
          </w:rPr>
          <w:t>hasChildNodes</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92" w:author="Unknown"/>
          <w:rFonts w:ascii="Consolas" w:eastAsia="Times New Roman" w:hAnsi="Consolas" w:cs="Consolas"/>
          <w:color w:val="F8F8F2"/>
          <w:sz w:val="27"/>
        </w:rPr>
      </w:pPr>
      <w:ins w:id="3493" w:author="Unknown">
        <w:r w:rsidRPr="0089304D">
          <w:rPr>
            <w:rFonts w:ascii="Consolas" w:eastAsia="Times New Roman" w:hAnsi="Consolas" w:cs="Consolas"/>
            <w:color w:val="F8F8F2"/>
            <w:sz w:val="27"/>
          </w:rPr>
          <w:t xml:space="preserve"> list.</w:t>
        </w:r>
        <w:r w:rsidRPr="0089304D">
          <w:rPr>
            <w:rFonts w:ascii="Consolas" w:eastAsia="Times New Roman" w:hAnsi="Consolas" w:cs="Consolas"/>
            <w:color w:val="E6DB74"/>
            <w:sz w:val="27"/>
          </w:rPr>
          <w:t>removeChild</w:t>
        </w:r>
        <w:r w:rsidRPr="0089304D">
          <w:rPr>
            <w:rFonts w:ascii="Consolas" w:eastAsia="Times New Roman" w:hAnsi="Consolas" w:cs="Consolas"/>
            <w:color w:val="F8F8F2"/>
            <w:sz w:val="27"/>
          </w:rPr>
          <w:t>(list.childNodes[</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494" w:author="Unknown"/>
          <w:rFonts w:ascii="Consolas" w:eastAsia="Times New Roman" w:hAnsi="Consolas" w:cs="Consolas"/>
          <w:color w:val="F8F8F2"/>
          <w:sz w:val="27"/>
          <w:szCs w:val="27"/>
        </w:rPr>
      </w:pPr>
      <w:ins w:id="3495"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3496" w:author="Unknown"/>
          <w:rFonts w:ascii="Segoe UI" w:eastAsia="Times New Roman" w:hAnsi="Segoe UI" w:cs="Segoe UI"/>
          <w:color w:val="000000"/>
          <w:sz w:val="27"/>
          <w:szCs w:val="27"/>
        </w:rPr>
      </w:pPr>
      <w:ins w:id="349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498" w:author="Unknown"/>
          <w:rFonts w:ascii="Segoe UI" w:eastAsia="Times New Roman" w:hAnsi="Segoe UI" w:cs="Segoe UI"/>
          <w:color w:val="000000"/>
          <w:sz w:val="27"/>
          <w:szCs w:val="27"/>
        </w:rPr>
      </w:pPr>
      <w:ins w:id="349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500" w:author="Unknown"/>
          <w:rFonts w:ascii="Segoe UI" w:eastAsia="Times New Roman" w:hAnsi="Segoe UI" w:cs="Segoe UI"/>
          <w:b/>
          <w:bCs/>
          <w:color w:val="000000"/>
          <w:sz w:val="24"/>
          <w:szCs w:val="24"/>
        </w:rPr>
      </w:pPr>
      <w:ins w:id="3501"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02" w:author="Unknown"/>
          <w:rFonts w:ascii="Consolas" w:eastAsia="Times New Roman" w:hAnsi="Consolas" w:cs="Consolas"/>
          <w:color w:val="F8F8F2"/>
          <w:sz w:val="27"/>
        </w:rPr>
      </w:pPr>
      <w:ins w:id="350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04" w:author="Unknown"/>
          <w:rFonts w:ascii="Consolas" w:eastAsia="Times New Roman" w:hAnsi="Consolas" w:cs="Consolas"/>
          <w:color w:val="F8F8F2"/>
          <w:sz w:val="27"/>
        </w:rPr>
      </w:pPr>
      <w:ins w:id="350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06" w:author="Unknown"/>
          <w:rFonts w:ascii="Consolas" w:eastAsia="Times New Roman" w:hAnsi="Consolas" w:cs="Consolas"/>
          <w:color w:val="F8F8F2"/>
          <w:sz w:val="27"/>
        </w:rPr>
      </w:pPr>
      <w:ins w:id="350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08" w:author="Unknown"/>
          <w:rFonts w:ascii="Consolas" w:eastAsia="Times New Roman" w:hAnsi="Consolas" w:cs="Consolas"/>
          <w:color w:val="F8F8F2"/>
          <w:sz w:val="27"/>
        </w:rPr>
      </w:pPr>
      <w:ins w:id="35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10" w:author="Unknown"/>
          <w:rFonts w:ascii="Consolas" w:eastAsia="Times New Roman" w:hAnsi="Consolas" w:cs="Consolas"/>
          <w:color w:val="F8F8F2"/>
          <w:sz w:val="27"/>
        </w:rPr>
      </w:pPr>
      <w:ins w:id="35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12" w:author="Unknown"/>
          <w:rFonts w:ascii="Consolas" w:eastAsia="Times New Roman" w:hAnsi="Consolas" w:cs="Consolas"/>
          <w:color w:val="F8F8F2"/>
          <w:sz w:val="27"/>
        </w:rPr>
      </w:pPr>
      <w:ins w:id="35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14" w:author="Unknown"/>
          <w:rFonts w:ascii="Consolas" w:eastAsia="Times New Roman" w:hAnsi="Consolas" w:cs="Consolas"/>
          <w:color w:val="F8F8F2"/>
          <w:sz w:val="27"/>
        </w:rPr>
      </w:pPr>
      <w:ins w:id="35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16" w:author="Unknown"/>
          <w:rFonts w:ascii="Consolas" w:eastAsia="Times New Roman" w:hAnsi="Consolas" w:cs="Consolas"/>
          <w:color w:val="F8F8F2"/>
          <w:sz w:val="27"/>
        </w:rPr>
      </w:pPr>
      <w:ins w:id="3517"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18" w:author="Unknown"/>
          <w:rFonts w:ascii="Consolas" w:eastAsia="Times New Roman" w:hAnsi="Consolas" w:cs="Consolas"/>
          <w:color w:val="F8F8F2"/>
          <w:sz w:val="27"/>
        </w:rPr>
      </w:pPr>
      <w:ins w:id="351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0" w:author="Unknown"/>
          <w:rFonts w:ascii="Consolas" w:eastAsia="Times New Roman" w:hAnsi="Consolas" w:cs="Consolas"/>
          <w:color w:val="F8F8F2"/>
          <w:sz w:val="27"/>
        </w:rPr>
      </w:pPr>
      <w:ins w:id="35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2" w:author="Unknown"/>
          <w:rFonts w:ascii="Consolas" w:eastAsia="Times New Roman" w:hAnsi="Consolas" w:cs="Consolas"/>
          <w:color w:val="F8F8F2"/>
          <w:sz w:val="27"/>
        </w:rPr>
      </w:pPr>
      <w:ins w:id="35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4" w:author="Unknown"/>
          <w:rFonts w:ascii="Consolas" w:eastAsia="Times New Roman" w:hAnsi="Consolas" w:cs="Consolas"/>
          <w:color w:val="F8F8F2"/>
          <w:sz w:val="27"/>
        </w:rPr>
      </w:pPr>
      <w:ins w:id="35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7" w:author="Unknown"/>
          <w:rFonts w:ascii="Consolas" w:eastAsia="Times New Roman" w:hAnsi="Consolas" w:cs="Consolas"/>
          <w:color w:val="F8F8F2"/>
          <w:sz w:val="27"/>
        </w:rPr>
      </w:pPr>
      <w:ins w:id="35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29" w:author="Unknown"/>
          <w:rFonts w:ascii="Consolas" w:eastAsia="Times New Roman" w:hAnsi="Consolas" w:cs="Consolas"/>
          <w:color w:val="F8F8F2"/>
          <w:sz w:val="27"/>
        </w:rPr>
      </w:pPr>
      <w:ins w:id="35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31" w:author="Unknown"/>
          <w:rFonts w:ascii="Consolas" w:eastAsia="Times New Roman" w:hAnsi="Consolas" w:cs="Consolas"/>
          <w:color w:val="F8F8F2"/>
          <w:sz w:val="27"/>
        </w:rPr>
      </w:pPr>
      <w:ins w:id="35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33" w:author="Unknown"/>
          <w:rFonts w:ascii="Consolas" w:eastAsia="Times New Roman" w:hAnsi="Consolas" w:cs="Consolas"/>
          <w:color w:val="F8F8F2"/>
          <w:sz w:val="27"/>
        </w:rPr>
      </w:pPr>
      <w:ins w:id="35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35" w:author="Unknown"/>
          <w:rFonts w:ascii="Consolas" w:eastAsia="Times New Roman" w:hAnsi="Consolas" w:cs="Consolas"/>
          <w:color w:val="F8F8F2"/>
          <w:sz w:val="27"/>
        </w:rPr>
      </w:pPr>
      <w:ins w:id="35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37" w:author="Unknown"/>
          <w:rFonts w:ascii="Consolas" w:eastAsia="Times New Roman" w:hAnsi="Consolas" w:cs="Consolas"/>
          <w:color w:val="F8F8F2"/>
          <w:sz w:val="27"/>
        </w:rPr>
      </w:pPr>
      <w:ins w:id="35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39" w:author="Unknown"/>
          <w:rFonts w:ascii="Consolas" w:eastAsia="Times New Roman" w:hAnsi="Consolas" w:cs="Consolas"/>
          <w:color w:val="F8F8F2"/>
          <w:sz w:val="27"/>
        </w:rPr>
      </w:pPr>
      <w:ins w:id="35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41" w:author="Unknown"/>
          <w:rFonts w:ascii="Consolas" w:eastAsia="Times New Roman" w:hAnsi="Consolas" w:cs="Consolas"/>
          <w:color w:val="F8F8F2"/>
          <w:sz w:val="27"/>
        </w:rPr>
      </w:pPr>
      <w:ins w:id="35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43" w:author="Unknown"/>
          <w:rFonts w:ascii="Consolas" w:eastAsia="Times New Roman" w:hAnsi="Consolas" w:cs="Consolas"/>
          <w:color w:val="F8F8F2"/>
          <w:sz w:val="27"/>
        </w:rPr>
      </w:pPr>
      <w:ins w:id="35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45" w:author="Unknown"/>
          <w:rFonts w:ascii="Consolas" w:eastAsia="Times New Roman" w:hAnsi="Consolas" w:cs="Consolas"/>
          <w:color w:val="F8F8F2"/>
          <w:sz w:val="27"/>
        </w:rPr>
      </w:pPr>
      <w:ins w:id="35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47" w:author="Unknown"/>
          <w:rFonts w:ascii="Consolas" w:eastAsia="Times New Roman" w:hAnsi="Consolas" w:cs="Consolas"/>
          <w:color w:val="F8F8F2"/>
          <w:sz w:val="27"/>
        </w:rPr>
      </w:pPr>
      <w:ins w:id="35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49" w:author="Unknown"/>
          <w:rFonts w:ascii="Consolas" w:eastAsia="Times New Roman" w:hAnsi="Consolas" w:cs="Consolas"/>
          <w:color w:val="F8F8F2"/>
          <w:sz w:val="27"/>
        </w:rPr>
      </w:pPr>
      <w:ins w:id="35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51" w:author="Unknown"/>
          <w:rFonts w:ascii="Consolas" w:eastAsia="Times New Roman" w:hAnsi="Consolas" w:cs="Consolas"/>
          <w:color w:val="F8F8F2"/>
          <w:sz w:val="27"/>
        </w:rPr>
      </w:pPr>
      <w:ins w:id="35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53" w:author="Unknown"/>
          <w:rFonts w:ascii="Consolas" w:eastAsia="Times New Roman" w:hAnsi="Consolas" w:cs="Consolas"/>
          <w:color w:val="F8F8F2"/>
          <w:sz w:val="27"/>
        </w:rPr>
      </w:pPr>
      <w:ins w:id="35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55" w:author="Unknown"/>
          <w:rFonts w:ascii="Consolas" w:eastAsia="Times New Roman" w:hAnsi="Consolas" w:cs="Consolas"/>
          <w:color w:val="F8F8F2"/>
          <w:sz w:val="27"/>
        </w:rPr>
      </w:pPr>
      <w:ins w:id="35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57" w:author="Unknown"/>
          <w:rFonts w:ascii="Consolas" w:eastAsia="Times New Roman" w:hAnsi="Consolas" w:cs="Consolas"/>
          <w:color w:val="F8F8F2"/>
          <w:sz w:val="27"/>
        </w:rPr>
      </w:pPr>
      <w:ins w:id="3558"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59" w:author="Unknown"/>
          <w:rFonts w:ascii="Consolas" w:eastAsia="Times New Roman" w:hAnsi="Consolas" w:cs="Consolas"/>
          <w:color w:val="F8F8F2"/>
          <w:sz w:val="27"/>
        </w:rPr>
      </w:pPr>
      <w:ins w:id="35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61" w:author="Unknown"/>
          <w:rFonts w:ascii="Consolas" w:eastAsia="Times New Roman" w:hAnsi="Consolas" w:cs="Consolas"/>
          <w:color w:val="F8F8F2"/>
          <w:sz w:val="27"/>
        </w:rPr>
      </w:pPr>
      <w:ins w:id="35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63" w:author="Unknown"/>
          <w:rFonts w:ascii="Consolas" w:eastAsia="Times New Roman" w:hAnsi="Consolas" w:cs="Consolas"/>
          <w:color w:val="F8F8F2"/>
          <w:sz w:val="27"/>
        </w:rPr>
      </w:pPr>
      <w:ins w:id="35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65" w:author="Unknown"/>
          <w:rFonts w:ascii="Consolas" w:eastAsia="Times New Roman" w:hAnsi="Consolas" w:cs="Consolas"/>
          <w:color w:val="F8F8F2"/>
          <w:sz w:val="27"/>
        </w:rPr>
      </w:pPr>
      <w:ins w:id="35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67" w:author="Unknown"/>
          <w:rFonts w:ascii="Consolas" w:eastAsia="Times New Roman" w:hAnsi="Consolas" w:cs="Consolas"/>
          <w:color w:val="F8F8F2"/>
          <w:sz w:val="27"/>
        </w:rPr>
      </w:pPr>
      <w:ins w:id="356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69" w:author="Unknown"/>
          <w:rFonts w:ascii="Consolas" w:eastAsia="Times New Roman" w:hAnsi="Consolas" w:cs="Consolas"/>
          <w:color w:val="F8F8F2"/>
          <w:sz w:val="27"/>
        </w:rPr>
      </w:pPr>
      <w:ins w:id="35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71" w:author="Unknown"/>
          <w:rFonts w:ascii="Consolas" w:eastAsia="Times New Roman" w:hAnsi="Consolas" w:cs="Consolas"/>
          <w:color w:val="F8F8F2"/>
          <w:sz w:val="27"/>
        </w:rPr>
      </w:pPr>
      <w:ins w:id="35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73" w:author="Unknown"/>
          <w:rFonts w:ascii="Consolas" w:eastAsia="Times New Roman" w:hAnsi="Consolas" w:cs="Consolas"/>
          <w:color w:val="F8F8F2"/>
          <w:sz w:val="27"/>
        </w:rPr>
      </w:pPr>
      <w:ins w:id="357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75" w:author="Unknown"/>
          <w:rFonts w:ascii="Consolas" w:eastAsia="Times New Roman" w:hAnsi="Consolas" w:cs="Consolas"/>
          <w:color w:val="F8F8F2"/>
          <w:sz w:val="27"/>
        </w:rPr>
      </w:pPr>
      <w:ins w:id="3576"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77" w:author="Unknown"/>
          <w:rFonts w:ascii="Consolas" w:eastAsia="Times New Roman" w:hAnsi="Consolas" w:cs="Consolas"/>
          <w:color w:val="F8F8F2"/>
          <w:sz w:val="27"/>
        </w:rPr>
      </w:pPr>
      <w:ins w:id="3578"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79" w:author="Unknown"/>
          <w:rFonts w:ascii="Consolas" w:eastAsia="Times New Roman" w:hAnsi="Consolas" w:cs="Consolas"/>
          <w:color w:val="F8F8F2"/>
          <w:sz w:val="27"/>
        </w:rPr>
      </w:pPr>
      <w:ins w:id="358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81" w:author="Unknown"/>
          <w:rFonts w:ascii="Consolas" w:eastAsia="Times New Roman" w:hAnsi="Consolas" w:cs="Consolas"/>
          <w:color w:val="F8F8F2"/>
          <w:sz w:val="27"/>
        </w:rPr>
      </w:pPr>
      <w:ins w:id="358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3583" w:author="Unknown"/>
          <w:rFonts w:ascii="Segoe UI" w:eastAsia="Times New Roman" w:hAnsi="Segoe UI" w:cs="Segoe UI"/>
          <w:color w:val="000000"/>
          <w:sz w:val="27"/>
          <w:szCs w:val="27"/>
        </w:rPr>
      </w:pPr>
      <w:ins w:id="358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585" w:author="Unknown"/>
          <w:rFonts w:ascii="Segoe UI" w:eastAsia="Times New Roman" w:hAnsi="Segoe UI" w:cs="Segoe UI"/>
          <w:b/>
          <w:bCs/>
          <w:color w:val="000000"/>
          <w:sz w:val="24"/>
          <w:szCs w:val="24"/>
        </w:rPr>
      </w:pPr>
      <w:ins w:id="358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87" w:author="Unknown"/>
          <w:rFonts w:ascii="Consolas" w:eastAsia="Times New Roman" w:hAnsi="Consolas" w:cs="Consolas"/>
          <w:color w:val="F8F8F2"/>
          <w:sz w:val="27"/>
        </w:rPr>
      </w:pPr>
      <w:ins w:id="358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16'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89" w:author="Unknown"/>
          <w:rFonts w:ascii="Consolas" w:eastAsia="Times New Roman" w:hAnsi="Consolas" w:cs="Consolas"/>
          <w:color w:val="F8F8F2"/>
          <w:sz w:val="27"/>
        </w:rPr>
      </w:pPr>
      <w:ins w:id="359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element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91" w:author="Unknown"/>
          <w:rFonts w:ascii="Consolas" w:eastAsia="Times New Roman" w:hAnsi="Consolas" w:cs="Consolas"/>
          <w:color w:val="F8F8F2"/>
          <w:sz w:val="27"/>
        </w:rPr>
      </w:pPr>
      <w:ins w:id="359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text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 am a text node'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93" w:author="Unknown"/>
          <w:rFonts w:ascii="Consolas" w:eastAsia="Times New Roman" w:hAnsi="Consolas" w:cs="Consolas"/>
          <w:color w:val="F8F8F2"/>
          <w:sz w:val="27"/>
        </w:rPr>
      </w:pPr>
      <w:ins w:id="3594" w:author="Unknown">
        <w:r w:rsidRPr="0089304D">
          <w:rPr>
            <w:rFonts w:ascii="Consolas" w:eastAsia="Times New Roman" w:hAnsi="Consolas" w:cs="Consolas"/>
            <w:color w:val="F8F8F2"/>
            <w:sz w:val="27"/>
          </w:rPr>
          <w:t>element.</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96" w:author="Unknown"/>
          <w:rFonts w:ascii="Consolas" w:eastAsia="Times New Roman" w:hAnsi="Consolas" w:cs="Consolas"/>
          <w:color w:val="F8F8F2"/>
          <w:sz w:val="27"/>
        </w:rPr>
      </w:pPr>
      <w:ins w:id="3597" w:author="Unknown">
        <w:r w:rsidRPr="0089304D">
          <w:rPr>
            <w:rFonts w:ascii="Consolas" w:eastAsia="Times New Roman" w:hAnsi="Consolas" w:cs="Consolas"/>
            <w:color w:val="8292A2"/>
            <w:sz w:val="27"/>
          </w:rPr>
          <w:t>// Add a class name to the li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598" w:author="Unknown"/>
          <w:rFonts w:ascii="Consolas" w:eastAsia="Times New Roman" w:hAnsi="Consolas" w:cs="Consolas"/>
          <w:color w:val="F8F8F2"/>
          <w:sz w:val="27"/>
        </w:rPr>
      </w:pPr>
      <w:ins w:id="3599" w:author="Unknown">
        <w:r w:rsidRPr="0089304D">
          <w:rPr>
            <w:rFonts w:ascii="Consolas" w:eastAsia="Times New Roman" w:hAnsi="Consolas" w:cs="Consolas"/>
            <w:color w:val="F8F8F2"/>
            <w:sz w:val="27"/>
          </w:rPr>
          <w:t xml:space="preserve">element.className = </w:t>
        </w:r>
        <w:r w:rsidRPr="0089304D">
          <w:rPr>
            <w:rFonts w:ascii="Consolas" w:eastAsia="Times New Roman" w:hAnsi="Consolas" w:cs="Consolas"/>
            <w:color w:val="A6E22E"/>
            <w:sz w:val="27"/>
          </w:rPr>
          <w:t>'childul'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0" w:author="Unknown"/>
          <w:rFonts w:ascii="Consolas" w:eastAsia="Times New Roman" w:hAnsi="Consolas" w:cs="Consolas"/>
          <w:color w:val="F8F8F2"/>
          <w:sz w:val="27"/>
        </w:rPr>
      </w:pPr>
      <w:ins w:id="3601" w:author="Unknown">
        <w:r w:rsidRPr="0089304D">
          <w:rPr>
            <w:rFonts w:ascii="Consolas" w:eastAsia="Times New Roman" w:hAnsi="Consolas" w:cs="Consolas"/>
            <w:color w:val="F8F8F2"/>
            <w:sz w:val="27"/>
          </w:rPr>
          <w:t xml:space="preserve">element.id = </w:t>
        </w:r>
        <w:r w:rsidRPr="0089304D">
          <w:rPr>
            <w:rFonts w:ascii="Consolas" w:eastAsia="Times New Roman" w:hAnsi="Consolas" w:cs="Consolas"/>
            <w:color w:val="A6E22E"/>
            <w:sz w:val="27"/>
          </w:rPr>
          <w:t>'createdLi'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2" w:author="Unknown"/>
          <w:rFonts w:ascii="Consolas" w:eastAsia="Times New Roman" w:hAnsi="Consolas" w:cs="Consolas"/>
          <w:color w:val="F8F8F2"/>
          <w:sz w:val="27"/>
        </w:rPr>
      </w:pPr>
      <w:ins w:id="3603" w:author="Unknown">
        <w:r w:rsidRPr="0089304D">
          <w:rPr>
            <w:rFonts w:ascii="Consolas" w:eastAsia="Times New Roman" w:hAnsi="Consolas" w:cs="Consolas"/>
            <w:color w:val="F8F8F2"/>
            <w:sz w:val="27"/>
          </w:rPr>
          <w:t>element.</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'title'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'mytitle'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4" w:author="Unknown"/>
          <w:rFonts w:ascii="Consolas" w:eastAsia="Times New Roman" w:hAnsi="Consolas" w:cs="Consolas"/>
          <w:color w:val="F8F8F2"/>
          <w:sz w:val="27"/>
        </w:rPr>
      </w:pPr>
      <w:ins w:id="3605" w:author="Unknown">
        <w:r w:rsidRPr="0089304D">
          <w:rPr>
            <w:rFonts w:ascii="Consolas" w:eastAsia="Times New Roman" w:hAnsi="Consolas" w:cs="Consolas"/>
            <w:color w:val="8292A2"/>
            <w:sz w:val="27"/>
          </w:rPr>
          <w:t>// element.innerText = '&lt;b&gt;Hello this is created by harry&lt;/b&gt;';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6" w:author="Unknown"/>
          <w:rFonts w:ascii="Consolas" w:eastAsia="Times New Roman" w:hAnsi="Consolas" w:cs="Consolas"/>
          <w:color w:val="F8F8F2"/>
          <w:sz w:val="27"/>
        </w:rPr>
      </w:pPr>
      <w:ins w:id="3607" w:author="Unknown">
        <w:r w:rsidRPr="0089304D">
          <w:rPr>
            <w:rFonts w:ascii="Consolas" w:eastAsia="Times New Roman" w:hAnsi="Consolas" w:cs="Consolas"/>
            <w:color w:val="8292A2"/>
            <w:sz w:val="27"/>
          </w:rPr>
          <w:t>// element.innerHTML = '&lt;b&gt;Hello this is created by harry&lt;/b&gt;';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09" w:author="Unknown"/>
          <w:rFonts w:ascii="Consolas" w:eastAsia="Times New Roman" w:hAnsi="Consolas" w:cs="Consolas"/>
          <w:color w:val="F8F8F2"/>
          <w:sz w:val="27"/>
        </w:rPr>
      </w:pPr>
      <w:ins w:id="361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ul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'ul.this'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11" w:author="Unknown"/>
          <w:rFonts w:ascii="Consolas" w:eastAsia="Times New Roman" w:hAnsi="Consolas" w:cs="Consolas"/>
          <w:color w:val="F8F8F2"/>
          <w:sz w:val="27"/>
        </w:rPr>
      </w:pPr>
      <w:ins w:id="3612" w:author="Unknown">
        <w:r w:rsidRPr="0089304D">
          <w:rPr>
            <w:rFonts w:ascii="Consolas" w:eastAsia="Times New Roman" w:hAnsi="Consolas" w:cs="Consolas"/>
            <w:color w:val="F8F8F2"/>
            <w:sz w:val="27"/>
          </w:rPr>
          <w:t>ul.</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13" w:author="Unknown"/>
          <w:rFonts w:ascii="Consolas" w:eastAsia="Times New Roman" w:hAnsi="Consolas" w:cs="Consolas"/>
          <w:color w:val="F8F8F2"/>
          <w:sz w:val="27"/>
        </w:rPr>
      </w:pPr>
      <w:ins w:id="3614" w:author="Unknown">
        <w:r w:rsidRPr="0089304D">
          <w:rPr>
            <w:rFonts w:ascii="Consolas" w:eastAsia="Times New Roman" w:hAnsi="Consolas" w:cs="Consolas"/>
            <w:color w:val="8292A2"/>
            <w:sz w:val="27"/>
          </w:rPr>
          <w:t>// console.log(ul)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15" w:author="Unknown"/>
          <w:rFonts w:ascii="Consolas" w:eastAsia="Times New Roman" w:hAnsi="Consolas" w:cs="Consolas"/>
          <w:color w:val="F8F8F2"/>
          <w:sz w:val="27"/>
        </w:rPr>
      </w:pPr>
      <w:ins w:id="3616" w:author="Unknown">
        <w:r w:rsidRPr="0089304D">
          <w:rPr>
            <w:rFonts w:ascii="Consolas" w:eastAsia="Times New Roman" w:hAnsi="Consolas" w:cs="Consolas"/>
            <w:color w:val="8292A2"/>
            <w:sz w:val="27"/>
          </w:rPr>
          <w:t>// console.log(element)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18" w:author="Unknown"/>
          <w:rFonts w:ascii="Consolas" w:eastAsia="Times New Roman" w:hAnsi="Consolas" w:cs="Consolas"/>
          <w:color w:val="F8F8F2"/>
          <w:sz w:val="27"/>
        </w:rPr>
      </w:pPr>
      <w:ins w:id="3619"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elem2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0" w:author="Unknown"/>
          <w:rFonts w:ascii="Consolas" w:eastAsia="Times New Roman" w:hAnsi="Consolas" w:cs="Consolas"/>
          <w:color w:val="F8F8F2"/>
          <w:sz w:val="27"/>
        </w:rPr>
      </w:pPr>
      <w:ins w:id="3621" w:author="Unknown">
        <w:r w:rsidRPr="0089304D">
          <w:rPr>
            <w:rFonts w:ascii="Consolas" w:eastAsia="Times New Roman" w:hAnsi="Consolas" w:cs="Consolas"/>
            <w:color w:val="F8F8F2"/>
            <w:sz w:val="27"/>
          </w:rPr>
          <w:t xml:space="preserve">elem2.id = </w:t>
        </w:r>
        <w:r w:rsidRPr="0089304D">
          <w:rPr>
            <w:rFonts w:ascii="Consolas" w:eastAsia="Times New Roman" w:hAnsi="Consolas" w:cs="Consolas"/>
            <w:color w:val="A6E22E"/>
            <w:sz w:val="27"/>
          </w:rPr>
          <w:t>'elem2'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2" w:author="Unknown"/>
          <w:rFonts w:ascii="Consolas" w:eastAsia="Times New Roman" w:hAnsi="Consolas" w:cs="Consolas"/>
          <w:color w:val="F8F8F2"/>
          <w:sz w:val="27"/>
        </w:rPr>
      </w:pPr>
      <w:ins w:id="3623" w:author="Unknown">
        <w:r w:rsidRPr="0089304D">
          <w:rPr>
            <w:rFonts w:ascii="Consolas" w:eastAsia="Times New Roman" w:hAnsi="Consolas" w:cs="Consolas"/>
            <w:color w:val="F8F8F2"/>
            <w:sz w:val="27"/>
          </w:rPr>
          <w:t xml:space="preserve">elem2.className = </w:t>
        </w:r>
        <w:r w:rsidRPr="0089304D">
          <w:rPr>
            <w:rFonts w:ascii="Consolas" w:eastAsia="Times New Roman" w:hAnsi="Consolas" w:cs="Consolas"/>
            <w:color w:val="A6E22E"/>
            <w:sz w:val="27"/>
          </w:rPr>
          <w:t>'elem2'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4" w:author="Unknown"/>
          <w:rFonts w:ascii="Consolas" w:eastAsia="Times New Roman" w:hAnsi="Consolas" w:cs="Consolas"/>
          <w:color w:val="F8F8F2"/>
          <w:sz w:val="27"/>
        </w:rPr>
      </w:pPr>
      <w:ins w:id="362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tnode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a created node for elem2'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6" w:author="Unknown"/>
          <w:rFonts w:ascii="Consolas" w:eastAsia="Times New Roman" w:hAnsi="Consolas" w:cs="Consolas"/>
          <w:color w:val="F8F8F2"/>
          <w:sz w:val="27"/>
        </w:rPr>
      </w:pPr>
      <w:ins w:id="3627" w:author="Unknown">
        <w:r w:rsidRPr="0089304D">
          <w:rPr>
            <w:rFonts w:ascii="Consolas" w:eastAsia="Times New Roman" w:hAnsi="Consolas" w:cs="Consolas"/>
            <w:color w:val="F8F8F2"/>
            <w:sz w:val="27"/>
          </w:rPr>
          <w:t>elem2.</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(tnode);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29" w:author="Unknown"/>
          <w:rFonts w:ascii="Consolas" w:eastAsia="Times New Roman" w:hAnsi="Consolas" w:cs="Consolas"/>
          <w:color w:val="F8F8F2"/>
          <w:sz w:val="27"/>
        </w:rPr>
      </w:pPr>
      <w:ins w:id="3630" w:author="Unknown">
        <w:r w:rsidRPr="0089304D">
          <w:rPr>
            <w:rFonts w:ascii="Consolas" w:eastAsia="Times New Roman" w:hAnsi="Consolas" w:cs="Consolas"/>
            <w:color w:val="F8F8F2"/>
            <w:sz w:val="27"/>
          </w:rPr>
          <w:t>element.</w:t>
        </w:r>
        <w:r w:rsidRPr="0089304D">
          <w:rPr>
            <w:rFonts w:ascii="Consolas" w:eastAsia="Times New Roman" w:hAnsi="Consolas" w:cs="Consolas"/>
            <w:color w:val="E6DB74"/>
            <w:sz w:val="27"/>
          </w:rPr>
          <w:t>replaceWith</w:t>
        </w:r>
        <w:r w:rsidRPr="0089304D">
          <w:rPr>
            <w:rFonts w:ascii="Consolas" w:eastAsia="Times New Roman" w:hAnsi="Consolas" w:cs="Consolas"/>
            <w:color w:val="F8F8F2"/>
            <w:sz w:val="27"/>
          </w:rPr>
          <w:t>(elem2);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31" w:author="Unknown"/>
          <w:rFonts w:ascii="Consolas" w:eastAsia="Times New Roman" w:hAnsi="Consolas" w:cs="Consolas"/>
          <w:color w:val="F8F8F2"/>
          <w:sz w:val="27"/>
        </w:rPr>
      </w:pPr>
      <w:ins w:id="363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myul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'myul'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33" w:author="Unknown"/>
          <w:rFonts w:ascii="Consolas" w:eastAsia="Times New Roman" w:hAnsi="Consolas" w:cs="Consolas"/>
          <w:color w:val="F8F8F2"/>
          <w:sz w:val="27"/>
        </w:rPr>
      </w:pPr>
      <w:ins w:id="3634" w:author="Unknown">
        <w:r w:rsidRPr="0089304D">
          <w:rPr>
            <w:rFonts w:ascii="Consolas" w:eastAsia="Times New Roman" w:hAnsi="Consolas" w:cs="Consolas"/>
            <w:color w:val="F8F8F2"/>
            <w:sz w:val="27"/>
          </w:rPr>
          <w:t>myul.</w:t>
        </w:r>
        <w:r w:rsidRPr="0089304D">
          <w:rPr>
            <w:rFonts w:ascii="Consolas" w:eastAsia="Times New Roman" w:hAnsi="Consolas" w:cs="Consolas"/>
            <w:color w:val="E6DB74"/>
            <w:sz w:val="27"/>
          </w:rPr>
          <w:t>replaceChild</w:t>
        </w:r>
        <w:r w:rsidRPr="0089304D">
          <w:rPr>
            <w:rFonts w:ascii="Consolas" w:eastAsia="Times New Roman" w:hAnsi="Consolas" w:cs="Consolas"/>
            <w:color w:val="F8F8F2"/>
            <w:sz w:val="27"/>
          </w:rPr>
          <w:t>(element,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'fui'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35" w:author="Unknown"/>
          <w:rFonts w:ascii="Consolas" w:eastAsia="Times New Roman" w:hAnsi="Consolas" w:cs="Consolas"/>
          <w:color w:val="F8F8F2"/>
          <w:sz w:val="27"/>
        </w:rPr>
      </w:pPr>
      <w:ins w:id="3636" w:author="Unknown">
        <w:r w:rsidRPr="0089304D">
          <w:rPr>
            <w:rFonts w:ascii="Consolas" w:eastAsia="Times New Roman" w:hAnsi="Consolas" w:cs="Consolas"/>
            <w:color w:val="F8F8F2"/>
            <w:sz w:val="27"/>
          </w:rPr>
          <w:t>myul.</w:t>
        </w:r>
        <w:r w:rsidRPr="0089304D">
          <w:rPr>
            <w:rFonts w:ascii="Consolas" w:eastAsia="Times New Roman" w:hAnsi="Consolas" w:cs="Consolas"/>
            <w:color w:val="E6DB74"/>
            <w:sz w:val="27"/>
          </w:rPr>
          <w:t>removeChild</w:t>
        </w:r>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'lui'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37" w:author="Unknown"/>
          <w:rFonts w:ascii="Consolas" w:eastAsia="Times New Roman" w:hAnsi="Consolas" w:cs="Consolas"/>
          <w:color w:val="F8F8F2"/>
          <w:sz w:val="27"/>
        </w:rPr>
      </w:pPr>
      <w:ins w:id="363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pr = elem2.</w:t>
        </w:r>
        <w:r w:rsidRPr="0089304D">
          <w:rPr>
            <w:rFonts w:ascii="Consolas" w:eastAsia="Times New Roman" w:hAnsi="Consolas" w:cs="Consolas"/>
            <w:color w:val="E6DB74"/>
            <w:sz w:val="27"/>
          </w:rPr>
          <w:t>hasAttribute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39" w:author="Unknown"/>
          <w:rFonts w:ascii="Consolas" w:eastAsia="Times New Roman" w:hAnsi="Consolas" w:cs="Consolas"/>
          <w:color w:val="F8F8F2"/>
          <w:sz w:val="27"/>
        </w:rPr>
      </w:pPr>
      <w:ins w:id="3640" w:author="Unknown">
        <w:r w:rsidRPr="0089304D">
          <w:rPr>
            <w:rFonts w:ascii="Consolas" w:eastAsia="Times New Roman" w:hAnsi="Consolas" w:cs="Consolas"/>
            <w:color w:val="F8F8F2"/>
            <w:sz w:val="27"/>
          </w:rPr>
          <w:t>elem2.</w:t>
        </w:r>
        <w:r w:rsidRPr="0089304D">
          <w:rPr>
            <w:rFonts w:ascii="Consolas" w:eastAsia="Times New Roman" w:hAnsi="Consolas" w:cs="Consolas"/>
            <w:color w:val="E6DB74"/>
            <w:sz w:val="27"/>
          </w:rPr>
          <w:t>removeAttribute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1" w:author="Unknown"/>
          <w:rFonts w:ascii="Consolas" w:eastAsia="Times New Roman" w:hAnsi="Consolas" w:cs="Consolas"/>
          <w:color w:val="F8F8F2"/>
          <w:sz w:val="27"/>
        </w:rPr>
      </w:pPr>
      <w:ins w:id="3642" w:author="Unknown">
        <w:r w:rsidRPr="0089304D">
          <w:rPr>
            <w:rFonts w:ascii="Consolas" w:eastAsia="Times New Roman" w:hAnsi="Consolas" w:cs="Consolas"/>
            <w:color w:val="F8F8F2"/>
            <w:sz w:val="27"/>
          </w:rPr>
          <w:t>elem2.</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'title'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'myelem2title'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3" w:author="Unknown"/>
          <w:rFonts w:ascii="Consolas" w:eastAsia="Times New Roman" w:hAnsi="Consolas" w:cs="Consolas"/>
          <w:color w:val="F8F8F2"/>
          <w:sz w:val="27"/>
        </w:rPr>
      </w:pPr>
      <w:ins w:id="364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(elem2, pr);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6" w:author="Unknown"/>
          <w:rFonts w:ascii="Consolas" w:eastAsia="Times New Roman" w:hAnsi="Consolas" w:cs="Consolas"/>
          <w:color w:val="F8F8F2"/>
          <w:sz w:val="27"/>
        </w:rPr>
      </w:pPr>
      <w:ins w:id="3647" w:author="Unknown">
        <w:r w:rsidRPr="0089304D">
          <w:rPr>
            <w:rFonts w:ascii="Consolas" w:eastAsia="Times New Roman" w:hAnsi="Consolas" w:cs="Consolas"/>
            <w:color w:val="8292A2"/>
            <w:sz w:val="27"/>
          </w:rPr>
          <w:t>// quick quiz</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48" w:author="Unknown"/>
          <w:rFonts w:ascii="Consolas" w:eastAsia="Times New Roman" w:hAnsi="Consolas" w:cs="Consolas"/>
          <w:color w:val="F8F8F2"/>
          <w:sz w:val="27"/>
        </w:rPr>
      </w:pPr>
      <w:ins w:id="3649" w:author="Unknown">
        <w:r w:rsidRPr="0089304D">
          <w:rPr>
            <w:rFonts w:ascii="Consolas" w:eastAsia="Times New Roman" w:hAnsi="Consolas" w:cs="Consolas"/>
            <w:color w:val="8292A2"/>
            <w:sz w:val="27"/>
          </w:rPr>
          <w:t>// create a heading element with text as "Go to CodeWithHarry" and create an a tag outside it with href = "https://www.codewithharry.com"</w:t>
        </w:r>
      </w:ins>
    </w:p>
    <w:p w:rsidR="0089304D" w:rsidRPr="0089304D" w:rsidRDefault="0089304D" w:rsidP="0089304D">
      <w:pPr>
        <w:spacing w:after="0" w:line="240" w:lineRule="auto"/>
        <w:rPr>
          <w:ins w:id="3650" w:author="Unknown"/>
          <w:rFonts w:ascii="Segoe UI" w:eastAsia="Times New Roman" w:hAnsi="Segoe UI" w:cs="Segoe UI"/>
          <w:color w:val="000000"/>
          <w:sz w:val="27"/>
          <w:szCs w:val="27"/>
        </w:rPr>
      </w:pPr>
      <w:ins w:id="365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3652" w:author="Unknown"/>
          <w:rFonts w:ascii="Segoe UI" w:eastAsia="Times New Roman" w:hAnsi="Segoe UI" w:cs="Segoe UI"/>
          <w:color w:val="000000"/>
          <w:sz w:val="27"/>
          <w:szCs w:val="27"/>
        </w:rPr>
      </w:pPr>
      <w:ins w:id="3653" w:author="Unknown">
        <w:r w:rsidRPr="0089304D">
          <w:rPr>
            <w:rFonts w:ascii="Segoe UI" w:eastAsia="Times New Roman" w:hAnsi="Segoe UI" w:cs="Segoe UI"/>
            <w:b/>
            <w:bCs/>
            <w:color w:val="000000"/>
            <w:sz w:val="27"/>
          </w:rPr>
          <w:t>Previous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Events &amp; Event Object In JavaScript | JavaScript Tutorial In Hindi #17</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this tutorial, we discuss some important concepts about events and look how they work in browsers.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What are Events and Event Handlers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Events are actions that happen in the webpage like clicking a button or submit the form. If the user selects a button on a webpage, we might want to respond to that action by displaying an alert on the webpage. Each available event has an </w:t>
      </w:r>
      <w:r w:rsidRPr="0089304D">
        <w:rPr>
          <w:rFonts w:ascii="Segoe UI" w:eastAsia="Times New Roman" w:hAnsi="Segoe UI" w:cs="Segoe UI"/>
          <w:b/>
          <w:bCs/>
          <w:color w:val="000000"/>
          <w:sz w:val="27"/>
        </w:rPr>
        <w:t>event handler</w:t>
      </w:r>
      <w:r w:rsidRPr="0089304D">
        <w:rPr>
          <w:rFonts w:ascii="Segoe UI" w:eastAsia="Times New Roman" w:hAnsi="Segoe UI" w:cs="Segoe UI"/>
          <w:color w:val="000000"/>
          <w:sz w:val="27"/>
          <w:szCs w:val="27"/>
        </w:rPr>
        <w:t>, which is a block of code that runs when the event occurred. Event handlers are sometimes called </w:t>
      </w:r>
      <w:r w:rsidRPr="0089304D">
        <w:rPr>
          <w:rFonts w:ascii="Segoe UI" w:eastAsia="Times New Roman" w:hAnsi="Segoe UI" w:cs="Segoe UI"/>
          <w:b/>
          <w:bCs/>
          <w:color w:val="000000"/>
          <w:sz w:val="27"/>
        </w:rPr>
        <w:t>event listeners</w:t>
      </w:r>
      <w:r w:rsidRPr="0089304D">
        <w:rPr>
          <w:rFonts w:ascii="Segoe UI" w:eastAsia="Times New Roman" w:hAnsi="Segoe UI" w:cs="Segoe UI"/>
          <w:color w:val="000000"/>
          <w:sz w:val="27"/>
          <w:szCs w:val="27"/>
        </w:rPr>
        <w:t>. The listener listens out for the event happening, and the handler is the code that is run in response to it happening. There are many ways to assign a handler. Let us see them, starting from the simplest one.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54" w:author="Unknown"/>
          <w:rFonts w:ascii="Segoe UI" w:eastAsia="Times New Roman" w:hAnsi="Segoe UI" w:cs="Segoe UI"/>
          <w:color w:val="000000"/>
          <w:sz w:val="27"/>
          <w:szCs w:val="27"/>
        </w:rPr>
      </w:pPr>
      <w:ins w:id="3655" w:author="Unknown">
        <w:r w:rsidRPr="0089304D">
          <w:rPr>
            <w:rFonts w:ascii="Segoe UI" w:eastAsia="Times New Roman" w:hAnsi="Segoe UI" w:cs="Segoe UI"/>
            <w:b/>
            <w:bCs/>
            <w:color w:val="000000"/>
            <w:sz w:val="27"/>
          </w:rPr>
          <w:t>HTML-attribute:-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56" w:author="Unknown"/>
          <w:rFonts w:ascii="Segoe UI" w:eastAsia="Times New Roman" w:hAnsi="Segoe UI" w:cs="Segoe UI"/>
          <w:color w:val="000000"/>
          <w:sz w:val="27"/>
          <w:szCs w:val="27"/>
        </w:rPr>
      </w:pPr>
      <w:ins w:id="3657" w:author="Unknown">
        <w:r w:rsidRPr="0089304D">
          <w:rPr>
            <w:rFonts w:ascii="Segoe UI" w:eastAsia="Times New Roman" w:hAnsi="Segoe UI" w:cs="Segoe UI"/>
            <w:color w:val="000000"/>
            <w:sz w:val="27"/>
            <w:szCs w:val="27"/>
          </w:rPr>
          <w:t>We can set a handler in HTML with an attribute named on&lt;event&gt;. For example, to assign a click handler for an input, we can use onclick,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58" w:author="Unknown"/>
          <w:rFonts w:ascii="Consolas" w:eastAsia="Times New Roman" w:hAnsi="Consolas" w:cs="Consolas"/>
          <w:color w:val="F8F8F2"/>
          <w:sz w:val="27"/>
          <w:szCs w:val="27"/>
        </w:rPr>
      </w:pPr>
      <w:ins w:id="365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Click here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onclick</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 here!'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3660" w:author="Unknown"/>
          <w:rFonts w:ascii="Segoe UI" w:eastAsia="Times New Roman" w:hAnsi="Segoe UI" w:cs="Segoe UI"/>
          <w:color w:val="000000"/>
          <w:sz w:val="27"/>
          <w:szCs w:val="27"/>
        </w:rPr>
      </w:pPr>
      <w:ins w:id="366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62" w:author="Unknown"/>
          <w:rFonts w:ascii="Segoe UI" w:eastAsia="Times New Roman" w:hAnsi="Segoe UI" w:cs="Segoe UI"/>
          <w:color w:val="000000"/>
          <w:sz w:val="27"/>
          <w:szCs w:val="27"/>
        </w:rPr>
      </w:pPr>
      <w:ins w:id="3663" w:author="Unknown">
        <w:r w:rsidRPr="0089304D">
          <w:rPr>
            <w:rFonts w:ascii="Segoe UI" w:eastAsia="Times New Roman" w:hAnsi="Segoe UI" w:cs="Segoe UI"/>
            <w:color w:val="000000"/>
            <w:sz w:val="27"/>
            <w:szCs w:val="27"/>
          </w:rPr>
          <w:t>The code inside onclick runs on mouse click. But note that the HTML-attribute is not a convenient place to write a lot of code, so it will better create a JavaScript function and call it there.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664" w:author="Unknown"/>
          <w:rFonts w:ascii="Segoe UI" w:eastAsia="Times New Roman" w:hAnsi="Segoe UI" w:cs="Segoe UI"/>
          <w:b/>
          <w:bCs/>
          <w:color w:val="000000"/>
          <w:sz w:val="24"/>
          <w:szCs w:val="24"/>
        </w:rPr>
      </w:pPr>
      <w:ins w:id="3665" w:author="Unknown">
        <w:r w:rsidRPr="0089304D">
          <w:rPr>
            <w:rFonts w:ascii="Segoe UI" w:eastAsia="Times New Roman" w:hAnsi="Segoe UI" w:cs="Segoe UI"/>
            <w:b/>
            <w:bCs/>
            <w:color w:val="000000"/>
            <w:sz w:val="24"/>
            <w:szCs w:val="24"/>
          </w:rPr>
          <w:t>addEventListener():-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66" w:author="Unknown"/>
          <w:rFonts w:ascii="Segoe UI" w:eastAsia="Times New Roman" w:hAnsi="Segoe UI" w:cs="Segoe UI"/>
          <w:color w:val="000000"/>
          <w:sz w:val="27"/>
          <w:szCs w:val="27"/>
        </w:rPr>
      </w:pPr>
      <w:ins w:id="3667" w:author="Unknown">
        <w:r w:rsidRPr="0089304D">
          <w:rPr>
            <w:rFonts w:ascii="Segoe UI" w:eastAsia="Times New Roman" w:hAnsi="Segoe UI" w:cs="Segoe UI"/>
            <w:color w:val="000000"/>
            <w:sz w:val="27"/>
            <w:szCs w:val="27"/>
          </w:rPr>
          <w:t>The JavaScript addEventListener() method allows the programmer to set up functions to be called when a specified event happens, such as when a user clicks a button. The purpose of using the addEventListener() method is to attach an event handler to the specified element. While using the addEventListener() method, remember that it attaches an event handler to an element without overwriting existing event handlers. We can add many event handlers to one element. Removing event is as simple as adding an event handler. This task can easily be done by using the removeEventListener() method. Following is the syntax to add an event listener.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68" w:author="Unknown"/>
          <w:rFonts w:ascii="Segoe UI" w:eastAsia="Times New Roman" w:hAnsi="Segoe UI" w:cs="Segoe UI"/>
          <w:color w:val="000000"/>
          <w:sz w:val="27"/>
          <w:szCs w:val="27"/>
        </w:rPr>
      </w:pPr>
      <w:ins w:id="3669" w:author="Unknown">
        <w:r w:rsidRPr="0089304D">
          <w:rPr>
            <w:rFonts w:ascii="Segoe UI" w:eastAsia="Times New Roman" w:hAnsi="Segoe UI" w:cs="Segoe UI"/>
            <w:b/>
            <w:bCs/>
            <w:color w:val="000000"/>
            <w:sz w:val="27"/>
          </w:rPr>
          <w:t>Syntax:-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70" w:author="Unknown"/>
          <w:rFonts w:ascii="Consolas" w:eastAsia="Times New Roman" w:hAnsi="Consolas" w:cs="Consolas"/>
          <w:color w:val="F8F8F2"/>
          <w:sz w:val="27"/>
          <w:szCs w:val="27"/>
        </w:rPr>
      </w:pPr>
      <w:ins w:id="3671" w:author="Unknown">
        <w:r w:rsidRPr="0089304D">
          <w:rPr>
            <w:rFonts w:ascii="Consolas" w:eastAsia="Times New Roman" w:hAnsi="Consolas" w:cs="Consolas"/>
            <w:color w:val="F8F8F2"/>
            <w:sz w:val="27"/>
          </w:rPr>
          <w:t>element.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 xml:space="preserve">(event,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useCapture);</w:t>
        </w:r>
      </w:ins>
    </w:p>
    <w:p w:rsidR="0089304D" w:rsidRPr="0089304D" w:rsidRDefault="0089304D" w:rsidP="0089304D">
      <w:pPr>
        <w:spacing w:after="0" w:line="240" w:lineRule="auto"/>
        <w:rPr>
          <w:ins w:id="3672" w:author="Unknown"/>
          <w:rFonts w:ascii="Segoe UI" w:eastAsia="Times New Roman" w:hAnsi="Segoe UI" w:cs="Segoe UI"/>
          <w:color w:val="000000"/>
          <w:sz w:val="27"/>
          <w:szCs w:val="27"/>
        </w:rPr>
      </w:pPr>
      <w:ins w:id="367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4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674" w:author="Unknown"/>
          <w:rFonts w:ascii="Segoe UI" w:eastAsia="Times New Roman" w:hAnsi="Segoe UI" w:cs="Segoe UI"/>
          <w:color w:val="000000"/>
          <w:sz w:val="27"/>
          <w:szCs w:val="27"/>
        </w:rPr>
      </w:pPr>
      <w:ins w:id="3675" w:author="Unknown">
        <w:r w:rsidRPr="0089304D">
          <w:rPr>
            <w:rFonts w:ascii="Segoe UI" w:eastAsia="Times New Roman" w:hAnsi="Segoe UI" w:cs="Segoe UI"/>
            <w:color w:val="000000"/>
            <w:sz w:val="27"/>
            <w:szCs w:val="27"/>
          </w:rPr>
          <w:lastRenderedPageBreak/>
          <w:t>The first parameter is the type of event like "click" or "mousedown". </w:t>
        </w:r>
      </w:ins>
    </w:p>
    <w:p w:rsidR="0089304D" w:rsidRPr="0089304D" w:rsidRDefault="0089304D" w:rsidP="0089304D">
      <w:pPr>
        <w:numPr>
          <w:ilvl w:val="0"/>
          <w:numId w:val="4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676" w:author="Unknown"/>
          <w:rFonts w:ascii="Segoe UI" w:eastAsia="Times New Roman" w:hAnsi="Segoe UI" w:cs="Segoe UI"/>
          <w:color w:val="000000"/>
          <w:sz w:val="27"/>
          <w:szCs w:val="27"/>
        </w:rPr>
      </w:pPr>
      <w:ins w:id="3677" w:author="Unknown">
        <w:r w:rsidRPr="0089304D">
          <w:rPr>
            <w:rFonts w:ascii="Segoe UI" w:eastAsia="Times New Roman" w:hAnsi="Segoe UI" w:cs="Segoe UI"/>
            <w:color w:val="000000"/>
            <w:sz w:val="27"/>
            <w:szCs w:val="27"/>
          </w:rPr>
          <w:t>The second parameter is the function we want to call when the event occurs.</w:t>
        </w:r>
      </w:ins>
    </w:p>
    <w:p w:rsidR="0089304D" w:rsidRPr="0089304D" w:rsidRDefault="0089304D" w:rsidP="0089304D">
      <w:pPr>
        <w:numPr>
          <w:ilvl w:val="0"/>
          <w:numId w:val="4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678" w:author="Unknown"/>
          <w:rFonts w:ascii="Segoe UI" w:eastAsia="Times New Roman" w:hAnsi="Segoe UI" w:cs="Segoe UI"/>
          <w:color w:val="000000"/>
          <w:sz w:val="27"/>
          <w:szCs w:val="27"/>
        </w:rPr>
      </w:pPr>
      <w:ins w:id="3679" w:author="Unknown">
        <w:r w:rsidRPr="0089304D">
          <w:rPr>
            <w:rFonts w:ascii="Segoe UI" w:eastAsia="Times New Roman" w:hAnsi="Segoe UI" w:cs="Segoe UI"/>
            <w:color w:val="000000"/>
            <w:sz w:val="27"/>
            <w:szCs w:val="27"/>
          </w:rPr>
          <w:t>The third parameter is optional. It is a boolean value specifying whether to use event bubbling or event capturing.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80" w:author="Unknown"/>
          <w:rFonts w:ascii="Segoe UI" w:eastAsia="Times New Roman" w:hAnsi="Segoe UI" w:cs="Segoe UI"/>
          <w:color w:val="000000"/>
          <w:sz w:val="27"/>
          <w:szCs w:val="27"/>
        </w:rPr>
      </w:pPr>
      <w:ins w:id="3681" w:author="Unknown">
        <w:r w:rsidRPr="0089304D">
          <w:rPr>
            <w:rFonts w:ascii="Segoe UI" w:eastAsia="Times New Roman" w:hAnsi="Segoe UI" w:cs="Segoe UI"/>
            <w:b/>
            <w:bCs/>
            <w:color w:val="000000"/>
            <w:sz w:val="27"/>
          </w:rPr>
          <w:t>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82" w:author="Unknown"/>
          <w:rFonts w:ascii="Segoe UI" w:eastAsia="Times New Roman" w:hAnsi="Segoe UI" w:cs="Segoe UI"/>
          <w:color w:val="000000"/>
          <w:sz w:val="27"/>
          <w:szCs w:val="27"/>
        </w:rPr>
      </w:pPr>
      <w:ins w:id="3683" w:author="Unknown">
        <w:r w:rsidRPr="0089304D">
          <w:rPr>
            <w:rFonts w:ascii="Segoe UI" w:eastAsia="Times New Roman" w:hAnsi="Segoe UI" w:cs="Segoe UI"/>
            <w:color w:val="000000"/>
            <w:sz w:val="27"/>
            <w:szCs w:val="27"/>
          </w:rPr>
          <w:t>Alert "Event Occurred" when the user clicks on an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84" w:author="Unknown"/>
          <w:rFonts w:ascii="Consolas" w:eastAsia="Times New Roman" w:hAnsi="Consolas" w:cs="Consolas"/>
          <w:color w:val="F8F8F2"/>
          <w:sz w:val="27"/>
          <w:szCs w:val="27"/>
        </w:rPr>
      </w:pPr>
      <w:ins w:id="3685"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"Event Occurred"</w:t>
        </w:r>
        <w:r w:rsidRPr="0089304D">
          <w:rPr>
            <w:rFonts w:ascii="Consolas" w:eastAsia="Times New Roman" w:hAnsi="Consolas" w:cs="Consolas"/>
            <w:color w:val="F8F8F2"/>
            <w:sz w:val="27"/>
          </w:rPr>
          <w:t>); });</w:t>
        </w:r>
      </w:ins>
    </w:p>
    <w:p w:rsidR="0089304D" w:rsidRPr="0089304D" w:rsidRDefault="0089304D" w:rsidP="0089304D">
      <w:pPr>
        <w:spacing w:after="0" w:line="240" w:lineRule="auto"/>
        <w:rPr>
          <w:ins w:id="3686" w:author="Unknown"/>
          <w:rFonts w:ascii="Segoe UI" w:eastAsia="Times New Roman" w:hAnsi="Segoe UI" w:cs="Segoe UI"/>
          <w:color w:val="000000"/>
          <w:sz w:val="27"/>
          <w:szCs w:val="27"/>
        </w:rPr>
      </w:pPr>
      <w:ins w:id="368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688" w:author="Unknown"/>
          <w:rFonts w:ascii="Segoe UI" w:eastAsia="Times New Roman" w:hAnsi="Segoe UI" w:cs="Segoe UI"/>
          <w:color w:val="000000"/>
          <w:sz w:val="27"/>
          <w:szCs w:val="27"/>
        </w:rPr>
      </w:pPr>
      <w:ins w:id="3689" w:author="Unknown">
        <w:r w:rsidRPr="0089304D">
          <w:rPr>
            <w:rFonts w:ascii="Segoe UI" w:eastAsia="Times New Roman" w:hAnsi="Segoe UI" w:cs="Segoe UI"/>
            <w:color w:val="000000"/>
            <w:sz w:val="27"/>
            <w:szCs w:val="27"/>
          </w:rPr>
          <w:t>Similarly, we can also refer to an external "named"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90" w:author="Unknown"/>
          <w:rFonts w:ascii="Consolas" w:eastAsia="Times New Roman" w:hAnsi="Consolas" w:cs="Consolas"/>
          <w:color w:val="F8F8F2"/>
          <w:sz w:val="27"/>
        </w:rPr>
      </w:pPr>
      <w:ins w:id="3691"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myfunc);</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92" w:author="Unknown"/>
          <w:rFonts w:ascii="Consolas" w:eastAsia="Times New Roman" w:hAnsi="Consolas" w:cs="Consolas"/>
          <w:color w:val="F8F8F2"/>
          <w:sz w:val="27"/>
        </w:rPr>
      </w:pPr>
      <w:ins w:id="369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myfunc</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94" w:author="Unknown"/>
          <w:rFonts w:ascii="Consolas" w:eastAsia="Times New Roman" w:hAnsi="Consolas" w:cs="Consolas"/>
          <w:color w:val="F8F8F2"/>
          <w:sz w:val="27"/>
        </w:rPr>
      </w:pPr>
      <w:ins w:id="3695"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"demo"</w:t>
        </w:r>
        <w:r w:rsidRPr="0089304D">
          <w:rPr>
            <w:rFonts w:ascii="Consolas" w:eastAsia="Times New Roman" w:hAnsi="Consolas" w:cs="Consolas"/>
            <w:color w:val="F8F8F2"/>
            <w:sz w:val="27"/>
          </w:rPr>
          <w:t xml:space="preserve">).innerHTML = </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696" w:author="Unknown"/>
          <w:rFonts w:ascii="Consolas" w:eastAsia="Times New Roman" w:hAnsi="Consolas" w:cs="Consolas"/>
          <w:color w:val="F8F8F2"/>
          <w:sz w:val="27"/>
          <w:szCs w:val="27"/>
        </w:rPr>
      </w:pPr>
      <w:ins w:id="3697"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3698" w:author="Unknown"/>
          <w:rFonts w:ascii="Segoe UI" w:eastAsia="Times New Roman" w:hAnsi="Segoe UI" w:cs="Segoe UI"/>
          <w:color w:val="000000"/>
          <w:sz w:val="27"/>
          <w:szCs w:val="27"/>
        </w:rPr>
      </w:pPr>
      <w:ins w:id="36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700" w:author="Unknown"/>
          <w:rFonts w:ascii="Segoe UI" w:eastAsia="Times New Roman" w:hAnsi="Segoe UI" w:cs="Segoe UI"/>
          <w:b/>
          <w:bCs/>
          <w:color w:val="000000"/>
          <w:sz w:val="24"/>
          <w:szCs w:val="24"/>
        </w:rPr>
      </w:pPr>
      <w:ins w:id="3701" w:author="Unknown">
        <w:r w:rsidRPr="0089304D">
          <w:rPr>
            <w:rFonts w:ascii="Segoe UI" w:eastAsia="Times New Roman" w:hAnsi="Segoe UI" w:cs="Segoe UI"/>
            <w:b/>
            <w:bCs/>
            <w:color w:val="000000"/>
            <w:sz w:val="24"/>
            <w:szCs w:val="24"/>
          </w:rPr>
          <w:t>Passing Event as a Parameter:-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02" w:author="Unknown"/>
          <w:rFonts w:ascii="Segoe UI" w:eastAsia="Times New Roman" w:hAnsi="Segoe UI" w:cs="Segoe UI"/>
          <w:color w:val="000000"/>
          <w:sz w:val="27"/>
          <w:szCs w:val="27"/>
        </w:rPr>
      </w:pPr>
      <w:ins w:id="3703" w:author="Unknown">
        <w:r w:rsidRPr="0089304D">
          <w:rPr>
            <w:rFonts w:ascii="Segoe UI" w:eastAsia="Times New Roman" w:hAnsi="Segoe UI" w:cs="Segoe UI"/>
            <w:color w:val="000000"/>
            <w:sz w:val="27"/>
            <w:szCs w:val="27"/>
          </w:rPr>
          <w:t>Sometimes we may want to know more information about the event, such as what element was clicked. When an event happens, the browser creates an </w:t>
        </w:r>
        <w:r w:rsidRPr="0089304D">
          <w:rPr>
            <w:rFonts w:ascii="Segoe UI" w:eastAsia="Times New Roman" w:hAnsi="Segoe UI" w:cs="Segoe UI"/>
            <w:i/>
            <w:iCs/>
            <w:color w:val="000000"/>
            <w:sz w:val="27"/>
          </w:rPr>
          <w:t>event object</w:t>
        </w:r>
        <w:r w:rsidRPr="0089304D">
          <w:rPr>
            <w:rFonts w:ascii="Segoe UI" w:eastAsia="Times New Roman" w:hAnsi="Segoe UI" w:cs="Segoe UI"/>
            <w:color w:val="000000"/>
            <w:sz w:val="27"/>
            <w:szCs w:val="27"/>
          </w:rPr>
          <w:t>, puts details into it and passes it as an argument to the handler. Here is an example that shows event type, element and coordinates of the click.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04" w:author="Unknown"/>
          <w:rFonts w:ascii="Consolas" w:eastAsia="Times New Roman" w:hAnsi="Consolas" w:cs="Consolas"/>
          <w:color w:val="F8F8F2"/>
          <w:sz w:val="27"/>
        </w:rPr>
      </w:pPr>
      <w:ins w:id="3705"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myfunc);</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06" w:author="Unknown"/>
          <w:rFonts w:ascii="Consolas" w:eastAsia="Times New Roman" w:hAnsi="Consolas" w:cs="Consolas"/>
          <w:color w:val="F8F8F2"/>
          <w:sz w:val="27"/>
        </w:rPr>
      </w:pPr>
      <w:ins w:id="3707"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myfunc</w:t>
        </w:r>
        <w:r w:rsidRPr="0089304D">
          <w:rPr>
            <w:rFonts w:ascii="Consolas" w:eastAsia="Times New Roman" w:hAnsi="Consolas" w:cs="Consolas"/>
            <w:color w:val="F8F8F2"/>
            <w:sz w:val="27"/>
          </w:rPr>
          <w:t>(event)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08" w:author="Unknown"/>
          <w:rFonts w:ascii="Consolas" w:eastAsia="Times New Roman" w:hAnsi="Consolas" w:cs="Consolas"/>
          <w:color w:val="F8F8F2"/>
          <w:sz w:val="27"/>
        </w:rPr>
      </w:pPr>
      <w:ins w:id="3709" w:author="Unknown">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 xml:space="preserve">(event.type + </w:t>
        </w:r>
        <w:r w:rsidRPr="0089304D">
          <w:rPr>
            <w:rFonts w:ascii="Consolas" w:eastAsia="Times New Roman" w:hAnsi="Consolas" w:cs="Consolas"/>
            <w:color w:val="A6E22E"/>
            <w:sz w:val="27"/>
          </w:rPr>
          <w:t>" at "</w:t>
        </w:r>
        <w:r w:rsidRPr="0089304D">
          <w:rPr>
            <w:rFonts w:ascii="Consolas" w:eastAsia="Times New Roman" w:hAnsi="Consolas" w:cs="Consolas"/>
            <w:color w:val="F8F8F2"/>
            <w:sz w:val="27"/>
          </w:rPr>
          <w:t xml:space="preserve"> + event.currentTarget);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10" w:author="Unknown"/>
          <w:rFonts w:ascii="Consolas" w:eastAsia="Times New Roman" w:hAnsi="Consolas" w:cs="Consolas"/>
          <w:color w:val="F8F8F2"/>
          <w:sz w:val="27"/>
          <w:szCs w:val="27"/>
        </w:rPr>
      </w:pPr>
      <w:ins w:id="3711" w:author="Unknown">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"Coordinates: "</w:t>
        </w:r>
        <w:r w:rsidRPr="0089304D">
          <w:rPr>
            <w:rFonts w:ascii="Consolas" w:eastAsia="Times New Roman" w:hAnsi="Consolas" w:cs="Consolas"/>
            <w:color w:val="F8F8F2"/>
            <w:sz w:val="27"/>
          </w:rPr>
          <w:t xml:space="preserve"> + event.clientX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xml:space="preserve"> + event.clientY);};</w:t>
        </w:r>
      </w:ins>
    </w:p>
    <w:p w:rsidR="0089304D" w:rsidRPr="0089304D" w:rsidRDefault="0089304D" w:rsidP="0089304D">
      <w:pPr>
        <w:spacing w:after="0" w:line="240" w:lineRule="auto"/>
        <w:rPr>
          <w:ins w:id="3712" w:author="Unknown"/>
          <w:rFonts w:ascii="Segoe UI" w:eastAsia="Times New Roman" w:hAnsi="Segoe UI" w:cs="Segoe UI"/>
          <w:color w:val="000000"/>
          <w:sz w:val="27"/>
          <w:szCs w:val="27"/>
        </w:rPr>
      </w:pPr>
      <w:ins w:id="371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14" w:author="Unknown"/>
          <w:rFonts w:ascii="Segoe UI" w:eastAsia="Times New Roman" w:hAnsi="Segoe UI" w:cs="Segoe UI"/>
          <w:color w:val="000000"/>
          <w:sz w:val="27"/>
          <w:szCs w:val="27"/>
        </w:rPr>
      </w:pPr>
      <w:ins w:id="3715" w:author="Unknown">
        <w:r w:rsidRPr="0089304D">
          <w:rPr>
            <w:rFonts w:ascii="Segoe UI" w:eastAsia="Times New Roman" w:hAnsi="Segoe UI" w:cs="Segoe UI"/>
            <w:color w:val="000000"/>
            <w:sz w:val="27"/>
            <w:szCs w:val="27"/>
          </w:rPr>
          <w:t>Some properties of the event object used in the above program are:</w:t>
        </w:r>
      </w:ins>
    </w:p>
    <w:p w:rsidR="0089304D" w:rsidRPr="0089304D" w:rsidRDefault="0089304D" w:rsidP="0089304D">
      <w:pPr>
        <w:numPr>
          <w:ilvl w:val="0"/>
          <w:numId w:val="4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716" w:author="Unknown"/>
          <w:rFonts w:ascii="Segoe UI" w:eastAsia="Times New Roman" w:hAnsi="Segoe UI" w:cs="Segoe UI"/>
          <w:color w:val="000000"/>
          <w:sz w:val="27"/>
          <w:szCs w:val="27"/>
        </w:rPr>
      </w:pPr>
      <w:ins w:id="3717" w:author="Unknown">
        <w:r w:rsidRPr="0089304D">
          <w:rPr>
            <w:rFonts w:ascii="Segoe UI" w:eastAsia="Times New Roman" w:hAnsi="Segoe UI" w:cs="Segoe UI"/>
            <w:b/>
            <w:bCs/>
            <w:color w:val="000000"/>
            <w:sz w:val="27"/>
          </w:rPr>
          <w:lastRenderedPageBreak/>
          <w:t>type: </w:t>
        </w:r>
        <w:r w:rsidRPr="0089304D">
          <w:rPr>
            <w:rFonts w:ascii="Segoe UI" w:eastAsia="Times New Roman" w:hAnsi="Segoe UI" w:cs="Segoe UI"/>
            <w:color w:val="000000"/>
            <w:sz w:val="27"/>
            <w:szCs w:val="27"/>
          </w:rPr>
          <w:t>This will tell the event type, here it is "click".</w:t>
        </w:r>
      </w:ins>
    </w:p>
    <w:p w:rsidR="0089304D" w:rsidRPr="0089304D" w:rsidRDefault="0089304D" w:rsidP="0089304D">
      <w:pPr>
        <w:numPr>
          <w:ilvl w:val="0"/>
          <w:numId w:val="4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718" w:author="Unknown"/>
          <w:rFonts w:ascii="Segoe UI" w:eastAsia="Times New Roman" w:hAnsi="Segoe UI" w:cs="Segoe UI"/>
          <w:color w:val="000000"/>
          <w:sz w:val="27"/>
          <w:szCs w:val="27"/>
        </w:rPr>
      </w:pPr>
      <w:ins w:id="3719" w:author="Unknown">
        <w:r w:rsidRPr="0089304D">
          <w:rPr>
            <w:rFonts w:ascii="Segoe UI" w:eastAsia="Times New Roman" w:hAnsi="Segoe UI" w:cs="Segoe UI"/>
            <w:b/>
            <w:bCs/>
            <w:color w:val="000000"/>
            <w:sz w:val="27"/>
          </w:rPr>
          <w:t>currentTarget:</w:t>
        </w:r>
        <w:r w:rsidRPr="0089304D">
          <w:rPr>
            <w:rFonts w:ascii="Segoe UI" w:eastAsia="Times New Roman" w:hAnsi="Segoe UI" w:cs="Segoe UI"/>
            <w:color w:val="000000"/>
            <w:sz w:val="27"/>
            <w:szCs w:val="27"/>
          </w:rPr>
          <w:t>It returns the element whose event listeners triggered the event.</w:t>
        </w:r>
      </w:ins>
    </w:p>
    <w:p w:rsidR="0089304D" w:rsidRPr="0089304D" w:rsidRDefault="0089304D" w:rsidP="0089304D">
      <w:pPr>
        <w:numPr>
          <w:ilvl w:val="0"/>
          <w:numId w:val="4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3720" w:author="Unknown"/>
          <w:rFonts w:ascii="Segoe UI" w:eastAsia="Times New Roman" w:hAnsi="Segoe UI" w:cs="Segoe UI"/>
          <w:color w:val="000000"/>
          <w:sz w:val="27"/>
          <w:szCs w:val="27"/>
        </w:rPr>
      </w:pPr>
      <w:ins w:id="3721" w:author="Unknown">
        <w:r w:rsidRPr="0089304D">
          <w:rPr>
            <w:rFonts w:ascii="Segoe UI" w:eastAsia="Times New Roman" w:hAnsi="Segoe UI" w:cs="Segoe UI"/>
            <w:b/>
            <w:bCs/>
            <w:color w:val="000000"/>
            <w:sz w:val="27"/>
          </w:rPr>
          <w:t>clientX / event.clientY: </w:t>
        </w:r>
        <w:r w:rsidRPr="0089304D">
          <w:rPr>
            <w:rFonts w:ascii="Segoe UI" w:eastAsia="Times New Roman" w:hAnsi="Segoe UI" w:cs="Segoe UI"/>
            <w:color w:val="000000"/>
            <w:sz w:val="27"/>
            <w:szCs w:val="27"/>
          </w:rPr>
          <w:t>It returns the window-relative coordinates of the cursor, for pointer events.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22" w:author="Unknown"/>
          <w:rFonts w:ascii="Segoe UI" w:eastAsia="Times New Roman" w:hAnsi="Segoe UI" w:cs="Segoe UI"/>
          <w:color w:val="000000"/>
          <w:sz w:val="27"/>
          <w:szCs w:val="27"/>
        </w:rPr>
      </w:pPr>
      <w:ins w:id="3723" w:author="Unknown">
        <w:r w:rsidRPr="0089304D">
          <w:rPr>
            <w:rFonts w:ascii="Segoe UI" w:eastAsia="Times New Roman" w:hAnsi="Segoe UI" w:cs="Segoe UI"/>
            <w:color w:val="000000"/>
            <w:sz w:val="27"/>
            <w:szCs w:val="27"/>
          </w:rPr>
          <w:t>There are many properties, and these depend on the event type. The keyboard events and pointer events have a different set of properties. Here are some properties of the event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724" w:author="Unknown"/>
          <w:rFonts w:ascii="Segoe UI" w:eastAsia="Times New Roman" w:hAnsi="Segoe UI" w:cs="Segoe UI"/>
          <w:b/>
          <w:bCs/>
          <w:color w:val="000000"/>
          <w:sz w:val="24"/>
          <w:szCs w:val="24"/>
        </w:rPr>
      </w:pPr>
      <w:ins w:id="3725" w:author="Unknown">
        <w:r w:rsidRPr="0089304D">
          <w:rPr>
            <w:rFonts w:ascii="Segoe UI" w:eastAsia="Times New Roman" w:hAnsi="Segoe UI" w:cs="Segoe UI"/>
            <w:b/>
            <w:bCs/>
            <w:color w:val="000000"/>
            <w:sz w:val="24"/>
            <w:szCs w:val="24"/>
          </w:rPr>
          <w:t>Event Properties and Methods:-</w:t>
        </w:r>
      </w:ins>
    </w:p>
    <w:tbl>
      <w:tblPr>
        <w:tblW w:w="775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283"/>
        <w:gridCol w:w="5471"/>
      </w:tblGrid>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Property/Method</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altKey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whether the "ALT" key was pressed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button</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which mouse button was pressed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charCode</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Unicode character code of the key that triggered the onkeypress event.</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clientX</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horizontal coordinate of the mouse pointer, relative to the current window,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clientY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vertical coordinate of the mouse pointer, relative to the current window,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code</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code of the key that triggered the event.</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deltaX</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horizontal scroll amount of a mouse wheel (x-axis).</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deltaY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vertical scroll amount of a mouse wheel (y-axis).</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deltaZ</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scroll amount of a mouse wheel for the z-axis.</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detail</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 number that indicates how many times the mouse was clicked.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keyCode</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Unicode character code of the key that triggered the onkeypress event, or the Unicode key code of the key that triggered the onkeydown or onkeyup event.</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location</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location of a key on the keyboard or device.</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pageX</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ml:space="preserve">It will return the horizontal coordinate of the mouse pointer, relative to the document, when the mouse event </w:t>
            </w:r>
            <w:r w:rsidRPr="0089304D">
              <w:rPr>
                <w:rFonts w:ascii="Times New Roman" w:eastAsia="Times New Roman" w:hAnsi="Times New Roman" w:cs="Times New Roman"/>
                <w:sz w:val="24"/>
                <w:szCs w:val="24"/>
              </w:rPr>
              <w:lastRenderedPageBreak/>
              <w:t>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pageY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vertical coordinate of the mouse pointer, relative to the document,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screenX</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horizontal coordinate of the mouse pointer, relative to the screen, when an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screenY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vertical coordinate of the mouse pointer, relative to the screen, when an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shiftKey</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whether the "SHIFT" key was pressed when an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type</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name of the event.</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which</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which mouse button was pressed when the mouse event was triggered.</w:t>
            </w:r>
          </w:p>
        </w:tc>
      </w:tr>
      <w:tr w:rsidR="0089304D" w:rsidRPr="0089304D" w:rsidTr="0089304D">
        <w:tc>
          <w:tcPr>
            <w:tcW w:w="22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view</w:t>
            </w:r>
          </w:p>
        </w:tc>
        <w:tc>
          <w:tcPr>
            <w:tcW w:w="547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 reference to the Window object where the event occurred.</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26" w:author="Unknown"/>
          <w:rFonts w:ascii="Segoe UI" w:eastAsia="Times New Roman" w:hAnsi="Segoe UI" w:cs="Segoe UI"/>
          <w:color w:val="000000"/>
          <w:sz w:val="27"/>
          <w:szCs w:val="27"/>
        </w:rPr>
      </w:pPr>
      <w:ins w:id="372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728" w:author="Unknown"/>
          <w:rFonts w:ascii="Segoe UI" w:eastAsia="Times New Roman" w:hAnsi="Segoe UI" w:cs="Segoe UI"/>
          <w:color w:val="000000"/>
          <w:sz w:val="27"/>
          <w:szCs w:val="27"/>
        </w:rPr>
      </w:pPr>
      <w:ins w:id="372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730" w:author="Unknown"/>
          <w:rFonts w:ascii="Segoe UI" w:eastAsia="Times New Roman" w:hAnsi="Segoe UI" w:cs="Segoe UI"/>
          <w:b/>
          <w:bCs/>
          <w:color w:val="000000"/>
          <w:sz w:val="24"/>
          <w:szCs w:val="24"/>
        </w:rPr>
      </w:pPr>
      <w:ins w:id="3731"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32" w:author="Unknown"/>
          <w:rFonts w:ascii="Consolas" w:eastAsia="Times New Roman" w:hAnsi="Consolas" w:cs="Consolas"/>
          <w:color w:val="F8F8F2"/>
          <w:sz w:val="27"/>
        </w:rPr>
      </w:pPr>
      <w:ins w:id="373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34" w:author="Unknown"/>
          <w:rFonts w:ascii="Consolas" w:eastAsia="Times New Roman" w:hAnsi="Consolas" w:cs="Consolas"/>
          <w:color w:val="F8F8F2"/>
          <w:sz w:val="27"/>
        </w:rPr>
      </w:pPr>
      <w:ins w:id="373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36" w:author="Unknown"/>
          <w:rFonts w:ascii="Consolas" w:eastAsia="Times New Roman" w:hAnsi="Consolas" w:cs="Consolas"/>
          <w:color w:val="F8F8F2"/>
          <w:sz w:val="27"/>
        </w:rPr>
      </w:pPr>
      <w:ins w:id="373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38" w:author="Unknown"/>
          <w:rFonts w:ascii="Consolas" w:eastAsia="Times New Roman" w:hAnsi="Consolas" w:cs="Consolas"/>
          <w:color w:val="F8F8F2"/>
          <w:sz w:val="27"/>
        </w:rPr>
      </w:pPr>
      <w:ins w:id="37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0" w:author="Unknown"/>
          <w:rFonts w:ascii="Consolas" w:eastAsia="Times New Roman" w:hAnsi="Consolas" w:cs="Consolas"/>
          <w:color w:val="F8F8F2"/>
          <w:sz w:val="27"/>
        </w:rPr>
      </w:pPr>
      <w:ins w:id="37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2" w:author="Unknown"/>
          <w:rFonts w:ascii="Consolas" w:eastAsia="Times New Roman" w:hAnsi="Consolas" w:cs="Consolas"/>
          <w:color w:val="F8F8F2"/>
          <w:sz w:val="27"/>
        </w:rPr>
      </w:pPr>
      <w:ins w:id="37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4" w:author="Unknown"/>
          <w:rFonts w:ascii="Consolas" w:eastAsia="Times New Roman" w:hAnsi="Consolas" w:cs="Consolas"/>
          <w:color w:val="F8F8F2"/>
          <w:sz w:val="27"/>
        </w:rPr>
      </w:pPr>
      <w:ins w:id="37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6" w:author="Unknown"/>
          <w:rFonts w:ascii="Consolas" w:eastAsia="Times New Roman" w:hAnsi="Consolas" w:cs="Consolas"/>
          <w:color w:val="F8F8F2"/>
          <w:sz w:val="27"/>
        </w:rPr>
      </w:pPr>
      <w:ins w:id="374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48" w:author="Unknown"/>
          <w:rFonts w:ascii="Consolas" w:eastAsia="Times New Roman" w:hAnsi="Consolas" w:cs="Consolas"/>
          <w:color w:val="F8F8F2"/>
          <w:sz w:val="27"/>
        </w:rPr>
      </w:pPr>
      <w:ins w:id="374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0" w:author="Unknown"/>
          <w:rFonts w:ascii="Consolas" w:eastAsia="Times New Roman" w:hAnsi="Consolas" w:cs="Consolas"/>
          <w:color w:val="F8F8F2"/>
          <w:sz w:val="27"/>
        </w:rPr>
      </w:pPr>
      <w:ins w:id="37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2" w:author="Unknown"/>
          <w:rFonts w:ascii="Consolas" w:eastAsia="Times New Roman" w:hAnsi="Consolas" w:cs="Consolas"/>
          <w:color w:val="F8F8F2"/>
          <w:sz w:val="27"/>
        </w:rPr>
      </w:pPr>
      <w:ins w:id="37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4" w:author="Unknown"/>
          <w:rFonts w:ascii="Consolas" w:eastAsia="Times New Roman" w:hAnsi="Consolas" w:cs="Consolas"/>
          <w:color w:val="F8F8F2"/>
          <w:sz w:val="27"/>
        </w:rPr>
      </w:pPr>
      <w:ins w:id="37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7" w:author="Unknown"/>
          <w:rFonts w:ascii="Consolas" w:eastAsia="Times New Roman" w:hAnsi="Consolas" w:cs="Consolas"/>
          <w:color w:val="F8F8F2"/>
          <w:sz w:val="27"/>
        </w:rPr>
      </w:pPr>
      <w:ins w:id="37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59" w:author="Unknown"/>
          <w:rFonts w:ascii="Consolas" w:eastAsia="Times New Roman" w:hAnsi="Consolas" w:cs="Consolas"/>
          <w:color w:val="F8F8F2"/>
          <w:sz w:val="27"/>
        </w:rPr>
      </w:pPr>
      <w:ins w:id="37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61" w:author="Unknown"/>
          <w:rFonts w:ascii="Consolas" w:eastAsia="Times New Roman" w:hAnsi="Consolas" w:cs="Consolas"/>
          <w:color w:val="F8F8F2"/>
          <w:sz w:val="27"/>
        </w:rPr>
      </w:pPr>
      <w:ins w:id="37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63" w:author="Unknown"/>
          <w:rFonts w:ascii="Consolas" w:eastAsia="Times New Roman" w:hAnsi="Consolas" w:cs="Consolas"/>
          <w:color w:val="F8F8F2"/>
          <w:sz w:val="27"/>
        </w:rPr>
      </w:pPr>
      <w:ins w:id="37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65" w:author="Unknown"/>
          <w:rFonts w:ascii="Consolas" w:eastAsia="Times New Roman" w:hAnsi="Consolas" w:cs="Consolas"/>
          <w:color w:val="F8F8F2"/>
          <w:sz w:val="27"/>
        </w:rPr>
      </w:pPr>
      <w:ins w:id="37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67" w:author="Unknown"/>
          <w:rFonts w:ascii="Consolas" w:eastAsia="Times New Roman" w:hAnsi="Consolas" w:cs="Consolas"/>
          <w:color w:val="F8F8F2"/>
          <w:sz w:val="27"/>
        </w:rPr>
      </w:pPr>
      <w:ins w:id="37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69" w:author="Unknown"/>
          <w:rFonts w:ascii="Consolas" w:eastAsia="Times New Roman" w:hAnsi="Consolas" w:cs="Consolas"/>
          <w:color w:val="F8F8F2"/>
          <w:sz w:val="27"/>
        </w:rPr>
      </w:pPr>
      <w:ins w:id="37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71" w:author="Unknown"/>
          <w:rFonts w:ascii="Consolas" w:eastAsia="Times New Roman" w:hAnsi="Consolas" w:cs="Consolas"/>
          <w:color w:val="F8F8F2"/>
          <w:sz w:val="27"/>
        </w:rPr>
      </w:pPr>
      <w:ins w:id="37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73" w:author="Unknown"/>
          <w:rFonts w:ascii="Consolas" w:eastAsia="Times New Roman" w:hAnsi="Consolas" w:cs="Consolas"/>
          <w:color w:val="F8F8F2"/>
          <w:sz w:val="27"/>
        </w:rPr>
      </w:pPr>
      <w:ins w:id="37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75" w:author="Unknown"/>
          <w:rFonts w:ascii="Consolas" w:eastAsia="Times New Roman" w:hAnsi="Consolas" w:cs="Consolas"/>
          <w:color w:val="F8F8F2"/>
          <w:sz w:val="27"/>
        </w:rPr>
      </w:pPr>
      <w:ins w:id="37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77" w:author="Unknown"/>
          <w:rFonts w:ascii="Consolas" w:eastAsia="Times New Roman" w:hAnsi="Consolas" w:cs="Consolas"/>
          <w:color w:val="F8F8F2"/>
          <w:sz w:val="27"/>
        </w:rPr>
      </w:pPr>
      <w:ins w:id="37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79" w:author="Unknown"/>
          <w:rFonts w:ascii="Consolas" w:eastAsia="Times New Roman" w:hAnsi="Consolas" w:cs="Consolas"/>
          <w:color w:val="F8F8F2"/>
          <w:sz w:val="27"/>
        </w:rPr>
      </w:pPr>
      <w:ins w:id="37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81" w:author="Unknown"/>
          <w:rFonts w:ascii="Consolas" w:eastAsia="Times New Roman" w:hAnsi="Consolas" w:cs="Consolas"/>
          <w:color w:val="F8F8F2"/>
          <w:sz w:val="27"/>
        </w:rPr>
      </w:pPr>
      <w:ins w:id="37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83" w:author="Unknown"/>
          <w:rFonts w:ascii="Consolas" w:eastAsia="Times New Roman" w:hAnsi="Consolas" w:cs="Consolas"/>
          <w:color w:val="F8F8F2"/>
          <w:sz w:val="27"/>
        </w:rPr>
      </w:pPr>
      <w:ins w:id="37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85" w:author="Unknown"/>
          <w:rFonts w:ascii="Consolas" w:eastAsia="Times New Roman" w:hAnsi="Consolas" w:cs="Consolas"/>
          <w:color w:val="F8F8F2"/>
          <w:sz w:val="27"/>
        </w:rPr>
      </w:pPr>
      <w:ins w:id="37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87" w:author="Unknown"/>
          <w:rFonts w:ascii="Consolas" w:eastAsia="Times New Roman" w:hAnsi="Consolas" w:cs="Consolas"/>
          <w:color w:val="F8F8F2"/>
          <w:sz w:val="27"/>
        </w:rPr>
      </w:pPr>
      <w:ins w:id="3788"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89" w:author="Unknown"/>
          <w:rFonts w:ascii="Consolas" w:eastAsia="Times New Roman" w:hAnsi="Consolas" w:cs="Consolas"/>
          <w:color w:val="F8F8F2"/>
          <w:sz w:val="27"/>
        </w:rPr>
      </w:pPr>
      <w:ins w:id="37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91" w:author="Unknown"/>
          <w:rFonts w:ascii="Consolas" w:eastAsia="Times New Roman" w:hAnsi="Consolas" w:cs="Consolas"/>
          <w:color w:val="F8F8F2"/>
          <w:sz w:val="27"/>
        </w:rPr>
      </w:pPr>
      <w:ins w:id="37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93" w:author="Unknown"/>
          <w:rFonts w:ascii="Consolas" w:eastAsia="Times New Roman" w:hAnsi="Consolas" w:cs="Consolas"/>
          <w:color w:val="F8F8F2"/>
          <w:sz w:val="27"/>
        </w:rPr>
      </w:pPr>
      <w:ins w:id="37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95" w:author="Unknown"/>
          <w:rFonts w:ascii="Consolas" w:eastAsia="Times New Roman" w:hAnsi="Consolas" w:cs="Consolas"/>
          <w:color w:val="F8F8F2"/>
          <w:sz w:val="27"/>
        </w:rPr>
      </w:pPr>
      <w:ins w:id="37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97" w:author="Unknown"/>
          <w:rFonts w:ascii="Consolas" w:eastAsia="Times New Roman" w:hAnsi="Consolas" w:cs="Consolas"/>
          <w:color w:val="F8F8F2"/>
          <w:sz w:val="27"/>
        </w:rPr>
      </w:pPr>
      <w:ins w:id="37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799" w:author="Unknown"/>
          <w:rFonts w:ascii="Consolas" w:eastAsia="Times New Roman" w:hAnsi="Consolas" w:cs="Consolas"/>
          <w:color w:val="F8F8F2"/>
          <w:sz w:val="27"/>
        </w:rPr>
      </w:pPr>
      <w:ins w:id="38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01" w:author="Unknown"/>
          <w:rFonts w:ascii="Consolas" w:eastAsia="Times New Roman" w:hAnsi="Consolas" w:cs="Consolas"/>
          <w:color w:val="F8F8F2"/>
          <w:sz w:val="27"/>
        </w:rPr>
      </w:pPr>
      <w:ins w:id="38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03" w:author="Unknown"/>
          <w:rFonts w:ascii="Consolas" w:eastAsia="Times New Roman" w:hAnsi="Consolas" w:cs="Consolas"/>
          <w:color w:val="F8F8F2"/>
          <w:sz w:val="27"/>
        </w:rPr>
      </w:pPr>
      <w:ins w:id="380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05" w:author="Unknown"/>
          <w:rFonts w:ascii="Consolas" w:eastAsia="Times New Roman" w:hAnsi="Consolas" w:cs="Consolas"/>
          <w:color w:val="F8F8F2"/>
          <w:sz w:val="27"/>
        </w:rPr>
      </w:pPr>
      <w:ins w:id="3806"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07" w:author="Unknown"/>
          <w:rFonts w:ascii="Consolas" w:eastAsia="Times New Roman" w:hAnsi="Consolas" w:cs="Consolas"/>
          <w:color w:val="F8F8F2"/>
          <w:sz w:val="27"/>
        </w:rPr>
      </w:pPr>
      <w:ins w:id="3808"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09" w:author="Unknown"/>
          <w:rFonts w:ascii="Consolas" w:eastAsia="Times New Roman" w:hAnsi="Consolas" w:cs="Consolas"/>
          <w:color w:val="F8F8F2"/>
          <w:sz w:val="27"/>
        </w:rPr>
      </w:pPr>
      <w:ins w:id="3810"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11" w:author="Unknown"/>
          <w:rFonts w:ascii="Consolas" w:eastAsia="Times New Roman" w:hAnsi="Consolas" w:cs="Consolas"/>
          <w:color w:val="F8F8F2"/>
          <w:sz w:val="27"/>
        </w:rPr>
      </w:pPr>
      <w:ins w:id="38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3813" w:author="Unknown"/>
          <w:rFonts w:ascii="Segoe UI" w:eastAsia="Times New Roman" w:hAnsi="Segoe UI" w:cs="Segoe UI"/>
          <w:color w:val="000000"/>
          <w:sz w:val="27"/>
          <w:szCs w:val="27"/>
        </w:rPr>
      </w:pPr>
      <w:ins w:id="381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815" w:author="Unknown"/>
          <w:rFonts w:ascii="Segoe UI" w:eastAsia="Times New Roman" w:hAnsi="Segoe UI" w:cs="Segoe UI"/>
          <w:b/>
          <w:bCs/>
          <w:color w:val="000000"/>
          <w:sz w:val="24"/>
          <w:szCs w:val="24"/>
        </w:rPr>
      </w:pPr>
      <w:ins w:id="381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17" w:author="Unknown"/>
          <w:rFonts w:ascii="Consolas" w:eastAsia="Times New Roman" w:hAnsi="Consolas" w:cs="Consolas"/>
          <w:color w:val="F8F8F2"/>
          <w:sz w:val="27"/>
        </w:rPr>
      </w:pPr>
      <w:ins w:id="381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17 on events"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1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0" w:author="Unknown"/>
          <w:rFonts w:ascii="Consolas" w:eastAsia="Times New Roman" w:hAnsi="Consolas" w:cs="Consolas"/>
          <w:color w:val="F8F8F2"/>
          <w:sz w:val="27"/>
        </w:rPr>
      </w:pPr>
      <w:ins w:id="3821"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2" w:author="Unknown"/>
          <w:rFonts w:ascii="Consolas" w:eastAsia="Times New Roman" w:hAnsi="Consolas" w:cs="Consolas"/>
          <w:color w:val="F8F8F2"/>
          <w:sz w:val="27"/>
        </w:rPr>
      </w:pPr>
      <w:ins w:id="38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variable;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4" w:author="Unknown"/>
          <w:rFonts w:ascii="Consolas" w:eastAsia="Times New Roman" w:hAnsi="Consolas" w:cs="Consolas"/>
          <w:color w:val="F8F8F2"/>
          <w:sz w:val="27"/>
        </w:rPr>
      </w:pPr>
      <w:ins w:id="382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have clicked the heading"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6" w:author="Unknown"/>
          <w:rFonts w:ascii="Consolas" w:eastAsia="Times New Roman" w:hAnsi="Consolas" w:cs="Consolas"/>
          <w:color w:val="F8F8F2"/>
          <w:sz w:val="27"/>
        </w:rPr>
      </w:pPr>
      <w:ins w:id="3827" w:author="Unknown">
        <w:r w:rsidRPr="0089304D">
          <w:rPr>
            <w:rFonts w:ascii="Consolas" w:eastAsia="Times New Roman" w:hAnsi="Consolas" w:cs="Consolas"/>
            <w:color w:val="F8F8F2"/>
            <w:sz w:val="27"/>
          </w:rPr>
          <w:t xml:space="preserve">  variable = e.target;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28" w:author="Unknown"/>
          <w:rFonts w:ascii="Consolas" w:eastAsia="Times New Roman" w:hAnsi="Consolas" w:cs="Consolas"/>
          <w:color w:val="F8F8F2"/>
          <w:sz w:val="27"/>
        </w:rPr>
      </w:pPr>
      <w:ins w:id="3829" w:author="Unknown">
        <w:r w:rsidRPr="0089304D">
          <w:rPr>
            <w:rFonts w:ascii="Consolas" w:eastAsia="Times New Roman" w:hAnsi="Consolas" w:cs="Consolas"/>
            <w:color w:val="F8F8F2"/>
            <w:sz w:val="27"/>
          </w:rPr>
          <w:t xml:space="preserve">  variable = e.target.className;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0" w:author="Unknown"/>
          <w:rFonts w:ascii="Consolas" w:eastAsia="Times New Roman" w:hAnsi="Consolas" w:cs="Consolas"/>
          <w:color w:val="F8F8F2"/>
          <w:sz w:val="27"/>
        </w:rPr>
      </w:pPr>
      <w:ins w:id="3831" w:author="Unknown">
        <w:r w:rsidRPr="0089304D">
          <w:rPr>
            <w:rFonts w:ascii="Consolas" w:eastAsia="Times New Roman" w:hAnsi="Consolas" w:cs="Consolas"/>
            <w:color w:val="F8F8F2"/>
            <w:sz w:val="27"/>
          </w:rPr>
          <w:t xml:space="preserve">  variable = Array.</w:t>
        </w:r>
        <w:r w:rsidRPr="0089304D">
          <w:rPr>
            <w:rFonts w:ascii="Consolas" w:eastAsia="Times New Roman" w:hAnsi="Consolas" w:cs="Consolas"/>
            <w:color w:val="E6DB74"/>
            <w:sz w:val="27"/>
          </w:rPr>
          <w:t>from</w:t>
        </w:r>
        <w:r w:rsidRPr="0089304D">
          <w:rPr>
            <w:rFonts w:ascii="Consolas" w:eastAsia="Times New Roman" w:hAnsi="Consolas" w:cs="Consolas"/>
            <w:color w:val="F8F8F2"/>
            <w:sz w:val="27"/>
          </w:rPr>
          <w:t>(e.target.classList);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3" w:author="Unknown"/>
          <w:rFonts w:ascii="Consolas" w:eastAsia="Times New Roman" w:hAnsi="Consolas" w:cs="Consolas"/>
          <w:color w:val="F8F8F2"/>
          <w:sz w:val="27"/>
        </w:rPr>
      </w:pPr>
      <w:ins w:id="3834" w:author="Unknown">
        <w:r w:rsidRPr="0089304D">
          <w:rPr>
            <w:rFonts w:ascii="Consolas" w:eastAsia="Times New Roman" w:hAnsi="Consolas" w:cs="Consolas"/>
            <w:color w:val="F8F8F2"/>
            <w:sz w:val="27"/>
          </w:rPr>
          <w:t xml:space="preserve">  variable = e.target.id;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5" w:author="Unknown"/>
          <w:rFonts w:ascii="Consolas" w:eastAsia="Times New Roman" w:hAnsi="Consolas" w:cs="Consolas"/>
          <w:color w:val="F8F8F2"/>
          <w:sz w:val="27"/>
        </w:rPr>
      </w:pPr>
      <w:ins w:id="3836" w:author="Unknown">
        <w:r w:rsidRPr="0089304D">
          <w:rPr>
            <w:rFonts w:ascii="Consolas" w:eastAsia="Times New Roman" w:hAnsi="Consolas" w:cs="Consolas"/>
            <w:color w:val="F8F8F2"/>
            <w:sz w:val="27"/>
          </w:rPr>
          <w:t xml:space="preserve">  variable = e.offsetX;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7" w:author="Unknown"/>
          <w:rFonts w:ascii="Consolas" w:eastAsia="Times New Roman" w:hAnsi="Consolas" w:cs="Consolas"/>
          <w:color w:val="F8F8F2"/>
          <w:sz w:val="27"/>
        </w:rPr>
      </w:pPr>
      <w:ins w:id="3838" w:author="Unknown">
        <w:r w:rsidRPr="0089304D">
          <w:rPr>
            <w:rFonts w:ascii="Consolas" w:eastAsia="Times New Roman" w:hAnsi="Consolas" w:cs="Consolas"/>
            <w:color w:val="F8F8F2"/>
            <w:sz w:val="27"/>
          </w:rPr>
          <w:t xml:space="preserve">  variable = e.offsetY;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39" w:author="Unknown"/>
          <w:rFonts w:ascii="Consolas" w:eastAsia="Times New Roman" w:hAnsi="Consolas" w:cs="Consolas"/>
          <w:color w:val="F8F8F2"/>
          <w:sz w:val="27"/>
        </w:rPr>
      </w:pPr>
      <w:ins w:id="3840" w:author="Unknown">
        <w:r w:rsidRPr="0089304D">
          <w:rPr>
            <w:rFonts w:ascii="Consolas" w:eastAsia="Times New Roman" w:hAnsi="Consolas" w:cs="Consolas"/>
            <w:color w:val="F8F8F2"/>
            <w:sz w:val="27"/>
          </w:rPr>
          <w:t xml:space="preserve">  variable = e.clientX;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41" w:author="Unknown"/>
          <w:rFonts w:ascii="Consolas" w:eastAsia="Times New Roman" w:hAnsi="Consolas" w:cs="Consolas"/>
          <w:color w:val="F8F8F2"/>
          <w:sz w:val="27"/>
        </w:rPr>
      </w:pPr>
      <w:ins w:id="3842" w:author="Unknown">
        <w:r w:rsidRPr="0089304D">
          <w:rPr>
            <w:rFonts w:ascii="Consolas" w:eastAsia="Times New Roman" w:hAnsi="Consolas" w:cs="Consolas"/>
            <w:color w:val="F8F8F2"/>
            <w:sz w:val="27"/>
          </w:rPr>
          <w:t xml:space="preserve">  variable = e.clientY;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43" w:author="Unknown"/>
          <w:rFonts w:ascii="Consolas" w:eastAsia="Times New Roman" w:hAnsi="Consolas" w:cs="Consolas"/>
          <w:color w:val="F8F8F2"/>
          <w:sz w:val="27"/>
        </w:rPr>
      </w:pPr>
      <w:ins w:id="384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(variable);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45" w:author="Unknown"/>
          <w:rFonts w:ascii="Consolas" w:eastAsia="Times New Roman" w:hAnsi="Consolas" w:cs="Consolas"/>
          <w:color w:val="F8F8F2"/>
          <w:sz w:val="27"/>
        </w:rPr>
      </w:pPr>
      <w:ins w:id="384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location.href = '//codewithharry.com'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47" w:author="Unknown"/>
          <w:rFonts w:ascii="Consolas" w:eastAsia="Times New Roman" w:hAnsi="Consolas" w:cs="Consolas"/>
          <w:color w:val="F8F8F2"/>
          <w:sz w:val="27"/>
        </w:rPr>
      </w:pPr>
      <w:ins w:id="3848" w:author="Unknown">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More on JavaScript Events | JavaScript Tutorial In Hindi #18</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As we have studied before, the JavaScript's interaction with HTML is handled through events that occur when the user or the browser manipulates a page. When the user clicks a button, it is called an event. Events are a part of the Document Object Model(DOM), and every HTML element contains a set of events that can trigger the JavaScript Code.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previous lecture, we have studied different events like onclick, onsubmit, etc. Now let's explore more events available in JavaScript. There are three types of events, mouse events, input events, and keyboard events. Here are some important events, along with the example.</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849" w:author="Unknown"/>
          <w:rFonts w:ascii="Segoe UI" w:eastAsia="Times New Roman" w:hAnsi="Segoe UI" w:cs="Segoe UI"/>
          <w:b/>
          <w:bCs/>
          <w:color w:val="000000"/>
          <w:sz w:val="24"/>
          <w:szCs w:val="24"/>
        </w:rPr>
      </w:pPr>
      <w:ins w:id="3850" w:author="Unknown">
        <w:r w:rsidRPr="0089304D">
          <w:rPr>
            <w:rFonts w:ascii="Segoe UI" w:eastAsia="Times New Roman" w:hAnsi="Segoe UI" w:cs="Segoe UI"/>
            <w:b/>
            <w:bCs/>
            <w:color w:val="000000"/>
            <w:sz w:val="24"/>
            <w:szCs w:val="24"/>
          </w:rPr>
          <w:t>Dblclick:-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51" w:author="Unknown"/>
          <w:rFonts w:ascii="Segoe UI" w:eastAsia="Times New Roman" w:hAnsi="Segoe UI" w:cs="Segoe UI"/>
          <w:color w:val="000000"/>
          <w:sz w:val="27"/>
          <w:szCs w:val="27"/>
        </w:rPr>
      </w:pPr>
      <w:ins w:id="3852" w:author="Unknown">
        <w:r w:rsidRPr="0089304D">
          <w:rPr>
            <w:rFonts w:ascii="Segoe UI" w:eastAsia="Times New Roman" w:hAnsi="Segoe UI" w:cs="Segoe UI"/>
            <w:color w:val="000000"/>
            <w:sz w:val="27"/>
            <w:szCs w:val="27"/>
          </w:rPr>
          <w:t>The purpose of a double click event is to triggers after two clicks on the same element within a short timeframe. This event is rarely used nowadays. Even when we use it, we should </w:t>
        </w:r>
        <w:r w:rsidRPr="0089304D">
          <w:rPr>
            <w:rFonts w:ascii="Segoe UI" w:eastAsia="Times New Roman" w:hAnsi="Segoe UI" w:cs="Segoe UI"/>
            <w:i/>
            <w:iCs/>
            <w:color w:val="000000"/>
            <w:sz w:val="27"/>
          </w:rPr>
          <w:t>never</w:t>
        </w:r>
        <w:r w:rsidRPr="0089304D">
          <w:rPr>
            <w:rFonts w:ascii="Segoe UI" w:eastAsia="Times New Roman" w:hAnsi="Segoe UI" w:cs="Segoe UI"/>
            <w:color w:val="000000"/>
            <w:sz w:val="27"/>
            <w:szCs w:val="27"/>
          </w:rPr>
          <w:t> use both an onclick and a dblclick event handler on the same HTML element. When the user double–clicks on an element, a one-click event takes place before the dblclick. This will cause a problem on the webpage. So, keep the clicks and dblclicks well separated to avoid complications.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53" w:author="Unknown"/>
          <w:rFonts w:ascii="Consolas" w:eastAsia="Times New Roman" w:hAnsi="Consolas" w:cs="Consolas"/>
          <w:color w:val="F8F8F2"/>
          <w:sz w:val="27"/>
        </w:rPr>
      </w:pPr>
      <w:ins w:id="385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myclick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'aside'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55" w:author="Unknown"/>
          <w:rFonts w:ascii="Consolas" w:eastAsia="Times New Roman" w:hAnsi="Consolas" w:cs="Consolas"/>
          <w:color w:val="F8F8F2"/>
          <w:sz w:val="27"/>
        </w:rPr>
      </w:pPr>
      <w:ins w:id="3856" w:author="Unknown">
        <w:r w:rsidRPr="0089304D">
          <w:rPr>
            <w:rFonts w:ascii="Consolas" w:eastAsia="Times New Roman" w:hAnsi="Consolas" w:cs="Consolas"/>
            <w:color w:val="F8F8F2"/>
            <w:sz w:val="27"/>
          </w:rPr>
          <w:t>myclick.</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'dblclick'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57" w:author="Unknown"/>
          <w:rFonts w:ascii="Consolas" w:eastAsia="Times New Roman" w:hAnsi="Consolas" w:cs="Consolas"/>
          <w:color w:val="F8F8F2"/>
          <w:sz w:val="27"/>
          <w:szCs w:val="27"/>
        </w:rPr>
      </w:pPr>
      <w:ins w:id="385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(“Double click event occur”);});</w:t>
        </w:r>
      </w:ins>
    </w:p>
    <w:p w:rsidR="0089304D" w:rsidRPr="0089304D" w:rsidRDefault="0089304D" w:rsidP="0089304D">
      <w:pPr>
        <w:spacing w:after="0" w:line="240" w:lineRule="auto"/>
        <w:rPr>
          <w:ins w:id="3859" w:author="Unknown"/>
          <w:rFonts w:ascii="Segoe UI" w:eastAsia="Times New Roman" w:hAnsi="Segoe UI" w:cs="Segoe UI"/>
          <w:color w:val="000000"/>
          <w:sz w:val="27"/>
          <w:szCs w:val="27"/>
        </w:rPr>
      </w:pPr>
      <w:ins w:id="386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861" w:author="Unknown"/>
          <w:rFonts w:ascii="Segoe UI" w:eastAsia="Times New Roman" w:hAnsi="Segoe UI" w:cs="Segoe UI"/>
          <w:b/>
          <w:bCs/>
          <w:color w:val="000000"/>
          <w:sz w:val="24"/>
          <w:szCs w:val="24"/>
        </w:rPr>
      </w:pPr>
      <w:ins w:id="3862" w:author="Unknown">
        <w:r w:rsidRPr="0089304D">
          <w:rPr>
            <w:rFonts w:ascii="Segoe UI" w:eastAsia="Times New Roman" w:hAnsi="Segoe UI" w:cs="Segoe UI"/>
            <w:b/>
            <w:bCs/>
            <w:color w:val="000000"/>
            <w:sz w:val="24"/>
            <w:szCs w:val="24"/>
          </w:rPr>
          <w:t>Mousemove:-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63" w:author="Unknown"/>
          <w:rFonts w:ascii="Segoe UI" w:eastAsia="Times New Roman" w:hAnsi="Segoe UI" w:cs="Segoe UI"/>
          <w:color w:val="000000"/>
          <w:sz w:val="27"/>
          <w:szCs w:val="27"/>
        </w:rPr>
      </w:pPr>
      <w:ins w:id="3864" w:author="Unknown">
        <w:r w:rsidRPr="0089304D">
          <w:rPr>
            <w:rFonts w:ascii="Segoe UI" w:eastAsia="Times New Roman" w:hAnsi="Segoe UI" w:cs="Segoe UI"/>
            <w:color w:val="000000"/>
            <w:sz w:val="27"/>
            <w:szCs w:val="27"/>
          </w:rPr>
          <w:t>The mousemove event takes place at an element when a mouse is moved while the cursor's hotspot is inside it. This event works fine, but we should know that it may take quite some system time to process all mousemove events. If we move the mouse one pixel, the mousemove event fires.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65" w:author="Unknown"/>
          <w:rFonts w:ascii="Consolas" w:eastAsia="Times New Roman" w:hAnsi="Consolas" w:cs="Consolas"/>
          <w:color w:val="F8F8F2"/>
          <w:sz w:val="27"/>
        </w:rPr>
      </w:pPr>
      <w:ins w:id="386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test=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67" w:author="Unknown"/>
          <w:rFonts w:ascii="Consolas" w:eastAsia="Times New Roman" w:hAnsi="Consolas" w:cs="Consolas"/>
          <w:color w:val="F8F8F2"/>
          <w:sz w:val="27"/>
        </w:rPr>
      </w:pPr>
      <w:ins w:id="3868" w:author="Unknown">
        <w:r w:rsidRPr="0089304D">
          <w:rPr>
            <w:rFonts w:ascii="Consolas" w:eastAsia="Times New Roman" w:hAnsi="Consolas" w:cs="Consolas"/>
            <w:color w:val="F8F8F2"/>
            <w:sz w:val="27"/>
          </w:rPr>
          <w:t>test.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'mousemove'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69" w:author="Unknown"/>
          <w:rFonts w:ascii="Consolas" w:eastAsia="Times New Roman" w:hAnsi="Consolas" w:cs="Consolas"/>
          <w:color w:val="F8F8F2"/>
          <w:sz w:val="27"/>
          <w:szCs w:val="27"/>
        </w:rPr>
      </w:pPr>
      <w:ins w:id="387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Mousemove event occur”);});</w:t>
        </w:r>
      </w:ins>
    </w:p>
    <w:p w:rsidR="0089304D" w:rsidRPr="0089304D" w:rsidRDefault="0089304D" w:rsidP="0089304D">
      <w:pPr>
        <w:spacing w:after="0" w:line="240" w:lineRule="auto"/>
        <w:rPr>
          <w:ins w:id="3871" w:author="Unknown"/>
          <w:rFonts w:ascii="Segoe UI" w:eastAsia="Times New Roman" w:hAnsi="Segoe UI" w:cs="Segoe UI"/>
          <w:color w:val="000000"/>
          <w:sz w:val="27"/>
          <w:szCs w:val="27"/>
        </w:rPr>
      </w:pPr>
      <w:ins w:id="3872"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873" w:author="Unknown"/>
          <w:rFonts w:ascii="Segoe UI" w:eastAsia="Times New Roman" w:hAnsi="Segoe UI" w:cs="Segoe UI"/>
          <w:b/>
          <w:bCs/>
          <w:color w:val="000000"/>
          <w:sz w:val="24"/>
          <w:szCs w:val="24"/>
        </w:rPr>
      </w:pPr>
      <w:ins w:id="3874" w:author="Unknown">
        <w:r w:rsidRPr="0089304D">
          <w:rPr>
            <w:rFonts w:ascii="Segoe UI" w:eastAsia="Times New Roman" w:hAnsi="Segoe UI" w:cs="Segoe UI"/>
            <w:b/>
            <w:bCs/>
            <w:color w:val="000000"/>
            <w:sz w:val="24"/>
            <w:szCs w:val="24"/>
          </w:rPr>
          <w:t>Mouseover and mouseout:-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75" w:author="Unknown"/>
          <w:rFonts w:ascii="Segoe UI" w:eastAsia="Times New Roman" w:hAnsi="Segoe UI" w:cs="Segoe UI"/>
          <w:color w:val="000000"/>
          <w:sz w:val="27"/>
          <w:szCs w:val="27"/>
        </w:rPr>
      </w:pPr>
      <w:ins w:id="3876" w:author="Unknown">
        <w:r w:rsidRPr="0089304D">
          <w:rPr>
            <w:rFonts w:ascii="Segoe UI" w:eastAsia="Times New Roman" w:hAnsi="Segoe UI" w:cs="Segoe UI"/>
            <w:color w:val="000000"/>
            <w:sz w:val="27"/>
            <w:szCs w:val="27"/>
          </w:rPr>
          <w:t>For an element when a mouse or other pointing device is used to move the cursor onto the element or one of its child elements, mouseover event is fired. Whereas, for an element when a mouse or other pointing device is used to move the cursor so that it is no longer contained within the element or one of its children, the </w:t>
        </w:r>
        <w:r w:rsidRPr="0089304D">
          <w:rPr>
            <w:rFonts w:ascii="Segoe UI" w:eastAsia="Times New Roman" w:hAnsi="Segoe UI" w:cs="Segoe UI"/>
            <w:b/>
            <w:bCs/>
            <w:color w:val="000000"/>
            <w:sz w:val="27"/>
          </w:rPr>
          <w:t>mouseout</w:t>
        </w:r>
        <w:r w:rsidRPr="0089304D">
          <w:rPr>
            <w:rFonts w:ascii="Segoe UI" w:eastAsia="Times New Roman" w:hAnsi="Segoe UI" w:cs="Segoe UI"/>
            <w:color w:val="000000"/>
            <w:sz w:val="27"/>
            <w:szCs w:val="27"/>
          </w:rPr>
          <w:t> event is fired.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77" w:author="Unknown"/>
          <w:rFonts w:ascii="Segoe UI" w:eastAsia="Times New Roman" w:hAnsi="Segoe UI" w:cs="Segoe UI"/>
          <w:color w:val="000000"/>
          <w:sz w:val="27"/>
          <w:szCs w:val="27"/>
        </w:rPr>
      </w:pPr>
      <w:ins w:id="3878" w:author="Unknown">
        <w:r w:rsidRPr="0089304D">
          <w:rPr>
            <w:rFonts w:ascii="Segoe UI" w:eastAsia="Times New Roman" w:hAnsi="Segoe UI" w:cs="Segoe UI"/>
            <w:b/>
            <w:bCs/>
            <w:color w:val="000000"/>
            <w:sz w:val="27"/>
          </w:rPr>
          <w:t>Example of Mouseover:-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79" w:author="Unknown"/>
          <w:rFonts w:ascii="Consolas" w:eastAsia="Times New Roman" w:hAnsi="Consolas" w:cs="Consolas"/>
          <w:color w:val="F8F8F2"/>
          <w:sz w:val="27"/>
        </w:rPr>
      </w:pPr>
      <w:ins w:id="3880"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test=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81" w:author="Unknown"/>
          <w:rFonts w:ascii="Consolas" w:eastAsia="Times New Roman" w:hAnsi="Consolas" w:cs="Consolas"/>
          <w:color w:val="F8F8F2"/>
          <w:sz w:val="27"/>
          <w:szCs w:val="27"/>
        </w:rPr>
      </w:pPr>
      <w:ins w:id="3882" w:author="Unknown">
        <w:r w:rsidRPr="0089304D">
          <w:rPr>
            <w:rFonts w:ascii="Consolas" w:eastAsia="Times New Roman" w:hAnsi="Consolas" w:cs="Consolas"/>
            <w:color w:val="F8F8F2"/>
            <w:sz w:val="27"/>
          </w:rPr>
          <w:t>test.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"mouseover"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event ) { event.target.style.color = </w:t>
        </w:r>
        <w:r w:rsidRPr="0089304D">
          <w:rPr>
            <w:rFonts w:ascii="Consolas" w:eastAsia="Times New Roman" w:hAnsi="Consolas" w:cs="Consolas"/>
            <w:color w:val="A6E22E"/>
            <w:sz w:val="27"/>
          </w:rPr>
          <w:t>"red"</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883" w:author="Unknown"/>
          <w:rFonts w:ascii="Segoe UI" w:eastAsia="Times New Roman" w:hAnsi="Segoe UI" w:cs="Segoe UI"/>
          <w:color w:val="000000"/>
          <w:sz w:val="27"/>
          <w:szCs w:val="27"/>
        </w:rPr>
      </w:pPr>
      <w:ins w:id="388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85" w:author="Unknown"/>
          <w:rFonts w:ascii="Segoe UI" w:eastAsia="Times New Roman" w:hAnsi="Segoe UI" w:cs="Segoe UI"/>
          <w:color w:val="000000"/>
          <w:sz w:val="27"/>
          <w:szCs w:val="27"/>
        </w:rPr>
      </w:pPr>
      <w:ins w:id="3886" w:author="Unknown">
        <w:r w:rsidRPr="0089304D">
          <w:rPr>
            <w:rFonts w:ascii="Segoe UI" w:eastAsia="Times New Roman" w:hAnsi="Segoe UI" w:cs="Segoe UI"/>
            <w:b/>
            <w:bCs/>
            <w:color w:val="000000"/>
            <w:sz w:val="27"/>
          </w:rPr>
          <w:t>Example of Mouseout:-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87" w:author="Unknown"/>
          <w:rFonts w:ascii="Consolas" w:eastAsia="Times New Roman" w:hAnsi="Consolas" w:cs="Consolas"/>
          <w:color w:val="F8F8F2"/>
          <w:sz w:val="27"/>
        </w:rPr>
      </w:pPr>
      <w:ins w:id="388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test=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89" w:author="Unknown"/>
          <w:rFonts w:ascii="Consolas" w:eastAsia="Times New Roman" w:hAnsi="Consolas" w:cs="Consolas"/>
          <w:color w:val="F8F8F2"/>
          <w:sz w:val="27"/>
        </w:rPr>
      </w:pPr>
      <w:ins w:id="3890" w:author="Unknown">
        <w:r w:rsidRPr="0089304D">
          <w:rPr>
            <w:rFonts w:ascii="Consolas" w:eastAsia="Times New Roman" w:hAnsi="Consolas" w:cs="Consolas"/>
            <w:color w:val="F8F8F2"/>
            <w:sz w:val="27"/>
          </w:rPr>
          <w:t>test.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"mouseout"</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event )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891" w:author="Unknown"/>
          <w:rFonts w:ascii="Consolas" w:eastAsia="Times New Roman" w:hAnsi="Consolas" w:cs="Consolas"/>
          <w:color w:val="F8F8F2"/>
          <w:sz w:val="27"/>
          <w:szCs w:val="27"/>
        </w:rPr>
      </w:pPr>
      <w:ins w:id="3892" w:author="Unknown">
        <w:r w:rsidRPr="0089304D">
          <w:rPr>
            <w:rFonts w:ascii="Consolas" w:eastAsia="Times New Roman" w:hAnsi="Consolas" w:cs="Consolas"/>
            <w:color w:val="F8F8F2"/>
            <w:sz w:val="27"/>
          </w:rPr>
          <w:t xml:space="preserve">event.target.style.color = </w:t>
        </w:r>
        <w:r w:rsidRPr="0089304D">
          <w:rPr>
            <w:rFonts w:ascii="Consolas" w:eastAsia="Times New Roman" w:hAnsi="Consolas" w:cs="Consolas"/>
            <w:color w:val="A6E22E"/>
            <w:sz w:val="27"/>
          </w:rPr>
          <w:t>"red"</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893" w:author="Unknown"/>
          <w:rFonts w:ascii="Segoe UI" w:eastAsia="Times New Roman" w:hAnsi="Segoe UI" w:cs="Segoe UI"/>
          <w:color w:val="000000"/>
          <w:sz w:val="27"/>
          <w:szCs w:val="27"/>
        </w:rPr>
      </w:pPr>
      <w:ins w:id="389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895" w:author="Unknown"/>
          <w:rFonts w:ascii="Segoe UI" w:eastAsia="Times New Roman" w:hAnsi="Segoe UI" w:cs="Segoe UI"/>
          <w:b/>
          <w:bCs/>
          <w:color w:val="000000"/>
          <w:sz w:val="24"/>
          <w:szCs w:val="24"/>
        </w:rPr>
      </w:pPr>
      <w:ins w:id="3896" w:author="Unknown">
        <w:r w:rsidRPr="0089304D">
          <w:rPr>
            <w:rFonts w:ascii="Segoe UI" w:eastAsia="Times New Roman" w:hAnsi="Segoe UI" w:cs="Segoe UI"/>
            <w:b/>
            <w:bCs/>
            <w:color w:val="000000"/>
            <w:sz w:val="24"/>
            <w:szCs w:val="24"/>
          </w:rPr>
          <w:t>Mouseenter and mouseleave:-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97" w:author="Unknown"/>
          <w:rFonts w:ascii="Segoe UI" w:eastAsia="Times New Roman" w:hAnsi="Segoe UI" w:cs="Segoe UI"/>
          <w:color w:val="000000"/>
          <w:sz w:val="27"/>
          <w:szCs w:val="27"/>
        </w:rPr>
      </w:pPr>
      <w:ins w:id="3898" w:author="Unknown">
        <w:r w:rsidRPr="0089304D">
          <w:rPr>
            <w:rFonts w:ascii="Segoe UI" w:eastAsia="Times New Roman" w:hAnsi="Segoe UI" w:cs="Segoe UI"/>
            <w:color w:val="000000"/>
            <w:sz w:val="27"/>
            <w:szCs w:val="27"/>
          </w:rPr>
          <w:t>The mouseenter event is fired at an element when a mouse initially moved so that its hotspot is within the element at which the event was fired. Whereas the </w:t>
        </w:r>
        <w:r w:rsidRPr="0089304D">
          <w:rPr>
            <w:rFonts w:ascii="Segoe UI" w:eastAsia="Times New Roman" w:hAnsi="Segoe UI" w:cs="Segoe UI"/>
            <w:b/>
            <w:bCs/>
            <w:color w:val="000000"/>
            <w:sz w:val="27"/>
          </w:rPr>
          <w:t>mouseleave</w:t>
        </w:r>
        <w:r w:rsidRPr="0089304D">
          <w:rPr>
            <w:rFonts w:ascii="Segoe UI" w:eastAsia="Times New Roman" w:hAnsi="Segoe UI" w:cs="Segoe UI"/>
            <w:color w:val="000000"/>
            <w:sz w:val="27"/>
            <w:szCs w:val="27"/>
          </w:rPr>
          <w:t> event is fired at an element when the mouse or other pointing device is moved out of it. These events are similar, but the difference is that the mouseleave event is fired when the pointer has exited the element </w:t>
        </w:r>
        <w:r w:rsidRPr="0089304D">
          <w:rPr>
            <w:rFonts w:ascii="Segoe UI" w:eastAsia="Times New Roman" w:hAnsi="Segoe UI" w:cs="Segoe UI"/>
            <w:i/>
            <w:iCs/>
            <w:color w:val="000000"/>
            <w:sz w:val="27"/>
          </w:rPr>
          <w:t>and</w:t>
        </w:r>
        <w:r w:rsidRPr="0089304D">
          <w:rPr>
            <w:rFonts w:ascii="Segoe UI" w:eastAsia="Times New Roman" w:hAnsi="Segoe UI" w:cs="Segoe UI"/>
            <w:color w:val="000000"/>
            <w:sz w:val="27"/>
            <w:szCs w:val="27"/>
          </w:rPr>
          <w:t> all of its descendants. In contrast, the mouseout event is fired when the pointer leaves the element </w:t>
        </w:r>
        <w:r w:rsidRPr="0089304D">
          <w:rPr>
            <w:rFonts w:ascii="Segoe UI" w:eastAsia="Times New Roman" w:hAnsi="Segoe UI" w:cs="Segoe UI"/>
            <w:i/>
            <w:iCs/>
            <w:color w:val="000000"/>
            <w:sz w:val="27"/>
          </w:rPr>
          <w:t>or</w:t>
        </w:r>
        <w:r w:rsidRPr="0089304D">
          <w:rPr>
            <w:rFonts w:ascii="Segoe UI" w:eastAsia="Times New Roman" w:hAnsi="Segoe UI" w:cs="Segoe UI"/>
            <w:color w:val="000000"/>
            <w:sz w:val="27"/>
            <w:szCs w:val="27"/>
          </w:rPr>
          <w:t> leaves one of the elements' descendants even if the pointer is still within the element.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899" w:author="Unknown"/>
          <w:rFonts w:ascii="Segoe UI" w:eastAsia="Times New Roman" w:hAnsi="Segoe UI" w:cs="Segoe UI"/>
          <w:color w:val="000000"/>
          <w:sz w:val="27"/>
          <w:szCs w:val="27"/>
        </w:rPr>
      </w:pPr>
      <w:ins w:id="3900" w:author="Unknown">
        <w:r w:rsidRPr="0089304D">
          <w:rPr>
            <w:rFonts w:ascii="Segoe UI" w:eastAsia="Times New Roman" w:hAnsi="Segoe UI" w:cs="Segoe UI"/>
            <w:b/>
            <w:bCs/>
            <w:color w:val="000000"/>
            <w:sz w:val="27"/>
          </w:rPr>
          <w:t>Example of Mouseenter:-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01" w:author="Unknown"/>
          <w:rFonts w:ascii="Consolas" w:eastAsia="Times New Roman" w:hAnsi="Consolas" w:cs="Consolas"/>
          <w:color w:val="F8F8F2"/>
          <w:sz w:val="27"/>
        </w:rPr>
      </w:pPr>
      <w:ins w:id="3902" w:author="Unknown">
        <w:r w:rsidRPr="0089304D">
          <w:rPr>
            <w:rFonts w:ascii="Consolas" w:eastAsia="Times New Roman" w:hAnsi="Consolas" w:cs="Consolas"/>
            <w:color w:val="66D9EF"/>
            <w:sz w:val="27"/>
          </w:rPr>
          <w:lastRenderedPageBreak/>
          <w:t>const</w:t>
        </w:r>
        <w:r w:rsidRPr="0089304D">
          <w:rPr>
            <w:rFonts w:ascii="Consolas" w:eastAsia="Times New Roman" w:hAnsi="Consolas" w:cs="Consolas"/>
            <w:color w:val="F8F8F2"/>
            <w:sz w:val="27"/>
          </w:rPr>
          <w:t xml:space="preserve"> mouseTarget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'mouseTarget'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03" w:author="Unknown"/>
          <w:rFonts w:ascii="Consolas" w:eastAsia="Times New Roman" w:hAnsi="Consolas" w:cs="Consolas"/>
          <w:color w:val="F8F8F2"/>
          <w:sz w:val="27"/>
        </w:rPr>
      </w:pPr>
      <w:ins w:id="3904" w:author="Unknown">
        <w:r w:rsidRPr="0089304D">
          <w:rPr>
            <w:rFonts w:ascii="Consolas" w:eastAsia="Times New Roman" w:hAnsi="Consolas" w:cs="Consolas"/>
            <w:color w:val="F8F8F2"/>
            <w:sz w:val="27"/>
          </w:rPr>
          <w:t>mouseTarget.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'mouseenter'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05" w:author="Unknown"/>
          <w:rFonts w:ascii="Consolas" w:eastAsia="Times New Roman" w:hAnsi="Consolas" w:cs="Consolas"/>
          <w:color w:val="F8F8F2"/>
          <w:sz w:val="27"/>
          <w:szCs w:val="27"/>
        </w:rPr>
      </w:pPr>
      <w:ins w:id="3906" w:author="Unknown">
        <w:r w:rsidRPr="0089304D">
          <w:rPr>
            <w:rFonts w:ascii="Consolas" w:eastAsia="Times New Roman" w:hAnsi="Consolas" w:cs="Consolas"/>
            <w:color w:val="F8F8F2"/>
            <w:sz w:val="27"/>
          </w:rPr>
          <w:t xml:space="preserve">mouseTarget.style.border = </w:t>
        </w:r>
        <w:r w:rsidRPr="0089304D">
          <w:rPr>
            <w:rFonts w:ascii="Consolas" w:eastAsia="Times New Roman" w:hAnsi="Consolas" w:cs="Consolas"/>
            <w:color w:val="A6E22E"/>
            <w:sz w:val="27"/>
          </w:rPr>
          <w:t>'5px dotted blue'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907" w:author="Unknown"/>
          <w:rFonts w:ascii="Segoe UI" w:eastAsia="Times New Roman" w:hAnsi="Segoe UI" w:cs="Segoe UI"/>
          <w:color w:val="000000"/>
          <w:sz w:val="27"/>
          <w:szCs w:val="27"/>
        </w:rPr>
      </w:pPr>
      <w:ins w:id="390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09" w:author="Unknown"/>
          <w:rFonts w:ascii="Segoe UI" w:eastAsia="Times New Roman" w:hAnsi="Segoe UI" w:cs="Segoe UI"/>
          <w:color w:val="000000"/>
          <w:sz w:val="27"/>
          <w:szCs w:val="27"/>
        </w:rPr>
      </w:pPr>
      <w:ins w:id="3910" w:author="Unknown">
        <w:r w:rsidRPr="0089304D">
          <w:rPr>
            <w:rFonts w:ascii="Segoe UI" w:eastAsia="Times New Roman" w:hAnsi="Segoe UI" w:cs="Segoe UI"/>
            <w:b/>
            <w:bCs/>
            <w:color w:val="000000"/>
            <w:sz w:val="27"/>
          </w:rPr>
          <w:t>Example of Mouseleave:-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11" w:author="Unknown"/>
          <w:rFonts w:ascii="Consolas" w:eastAsia="Times New Roman" w:hAnsi="Consolas" w:cs="Consolas"/>
          <w:color w:val="F8F8F2"/>
          <w:sz w:val="27"/>
        </w:rPr>
      </w:pPr>
      <w:ins w:id="391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mouseTarget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'mouseTarget'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13" w:author="Unknown"/>
          <w:rFonts w:ascii="Consolas" w:eastAsia="Times New Roman" w:hAnsi="Consolas" w:cs="Consolas"/>
          <w:color w:val="F8F8F2"/>
          <w:sz w:val="27"/>
        </w:rPr>
      </w:pPr>
      <w:ins w:id="3914" w:author="Unknown">
        <w:r w:rsidRPr="0089304D">
          <w:rPr>
            <w:rFonts w:ascii="Consolas" w:eastAsia="Times New Roman" w:hAnsi="Consolas" w:cs="Consolas"/>
            <w:color w:val="F8F8F2"/>
            <w:sz w:val="27"/>
          </w:rPr>
          <w:t>mouseTarget.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'mouseleave'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15" w:author="Unknown"/>
          <w:rFonts w:ascii="Consolas" w:eastAsia="Times New Roman" w:hAnsi="Consolas" w:cs="Consolas"/>
          <w:color w:val="F8F8F2"/>
          <w:sz w:val="27"/>
          <w:szCs w:val="27"/>
        </w:rPr>
      </w:pPr>
      <w:ins w:id="3916" w:author="Unknown">
        <w:r w:rsidRPr="0089304D">
          <w:rPr>
            <w:rFonts w:ascii="Consolas" w:eastAsia="Times New Roman" w:hAnsi="Consolas" w:cs="Consolas"/>
            <w:color w:val="F8F8F2"/>
            <w:sz w:val="27"/>
          </w:rPr>
          <w:t xml:space="preserve">mouseTarget.style.border = </w:t>
        </w:r>
        <w:r w:rsidRPr="0089304D">
          <w:rPr>
            <w:rFonts w:ascii="Consolas" w:eastAsia="Times New Roman" w:hAnsi="Consolas" w:cs="Consolas"/>
            <w:color w:val="A6E22E"/>
            <w:sz w:val="27"/>
          </w:rPr>
          <w:t>'1px solid red'</w:t>
        </w:r>
        <w:r w:rsidRPr="0089304D">
          <w:rPr>
            <w:rFonts w:ascii="Consolas" w:eastAsia="Times New Roman" w:hAnsi="Consolas" w:cs="Consolas"/>
            <w:color w:val="F8F8F2"/>
            <w:sz w:val="27"/>
          </w:rPr>
          <w:t>; });</w:t>
        </w:r>
      </w:ins>
    </w:p>
    <w:p w:rsidR="0089304D" w:rsidRPr="0089304D" w:rsidRDefault="0089304D" w:rsidP="0089304D">
      <w:pPr>
        <w:spacing w:after="0" w:line="240" w:lineRule="auto"/>
        <w:rPr>
          <w:ins w:id="3917" w:author="Unknown"/>
          <w:rFonts w:ascii="Segoe UI" w:eastAsia="Times New Roman" w:hAnsi="Segoe UI" w:cs="Segoe UI"/>
          <w:color w:val="000000"/>
          <w:sz w:val="27"/>
          <w:szCs w:val="27"/>
        </w:rPr>
      </w:pPr>
      <w:ins w:id="391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919" w:author="Unknown"/>
          <w:rFonts w:ascii="Segoe UI" w:eastAsia="Times New Roman" w:hAnsi="Segoe UI" w:cs="Segoe UI"/>
          <w:b/>
          <w:bCs/>
          <w:color w:val="000000"/>
          <w:sz w:val="24"/>
          <w:szCs w:val="24"/>
        </w:rPr>
      </w:pPr>
      <w:ins w:id="3920" w:author="Unknown">
        <w:r w:rsidRPr="0089304D">
          <w:rPr>
            <w:rFonts w:ascii="Segoe UI" w:eastAsia="Times New Roman" w:hAnsi="Segoe UI" w:cs="Segoe UI"/>
            <w:b/>
            <w:bCs/>
            <w:color w:val="000000"/>
            <w:sz w:val="24"/>
            <w:szCs w:val="24"/>
          </w:rPr>
          <w:t>Mousedown and mouseup:-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21" w:author="Unknown"/>
          <w:rFonts w:ascii="Segoe UI" w:eastAsia="Times New Roman" w:hAnsi="Segoe UI" w:cs="Segoe UI"/>
          <w:color w:val="000000"/>
          <w:sz w:val="27"/>
          <w:szCs w:val="27"/>
        </w:rPr>
      </w:pPr>
      <w:ins w:id="3922"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mousedown</w:t>
        </w:r>
        <w:r w:rsidRPr="0089304D">
          <w:rPr>
            <w:rFonts w:ascii="Segoe UI" w:eastAsia="Times New Roman" w:hAnsi="Segoe UI" w:cs="Segoe UI"/>
            <w:color w:val="000000"/>
            <w:sz w:val="27"/>
            <w:szCs w:val="27"/>
          </w:rPr>
          <w:t> event is fired at an element when the pointing device like mouse button is pressed while the pointer is inside the element. Whereas, the </w:t>
        </w:r>
        <w:r w:rsidRPr="0089304D">
          <w:rPr>
            <w:rFonts w:ascii="Segoe UI" w:eastAsia="Times New Roman" w:hAnsi="Segoe UI" w:cs="Segoe UI"/>
            <w:b/>
            <w:bCs/>
            <w:color w:val="000000"/>
            <w:sz w:val="27"/>
          </w:rPr>
          <w:t>mouseup</w:t>
        </w:r>
        <w:r w:rsidRPr="0089304D">
          <w:rPr>
            <w:rFonts w:ascii="Segoe UI" w:eastAsia="Times New Roman" w:hAnsi="Segoe UI" w:cs="Segoe UI"/>
            <w:color w:val="000000"/>
            <w:sz w:val="27"/>
            <w:szCs w:val="27"/>
          </w:rPr>
          <w:t> event is fired at an element when a button on a pointing device is released while the pointer is located inside it.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23" w:author="Unknown"/>
          <w:rFonts w:ascii="Segoe UI" w:eastAsia="Times New Roman" w:hAnsi="Segoe UI" w:cs="Segoe UI"/>
          <w:color w:val="000000"/>
          <w:sz w:val="27"/>
          <w:szCs w:val="27"/>
        </w:rPr>
      </w:pPr>
      <w:ins w:id="3924" w:author="Unknown">
        <w:r w:rsidRPr="0089304D">
          <w:rPr>
            <w:rFonts w:ascii="Segoe UI" w:eastAsia="Times New Roman" w:hAnsi="Segoe UI" w:cs="Segoe UI"/>
            <w:color w:val="000000"/>
            <w:sz w:val="27"/>
            <w:szCs w:val="27"/>
          </w:rPr>
          <w:t>There is a difference between click and mousedown event. As we know, that click event occurs after a full click action; that is, the mouse button is pressed and released while the pointer remains inside the same element. Whereas, the mousedown event is fired the moment the button is initially pressed.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25" w:author="Unknown"/>
          <w:rFonts w:ascii="Segoe UI" w:eastAsia="Times New Roman" w:hAnsi="Segoe UI" w:cs="Segoe UI"/>
          <w:color w:val="000000"/>
          <w:sz w:val="27"/>
          <w:szCs w:val="27"/>
        </w:rPr>
      </w:pPr>
      <w:ins w:id="3926" w:author="Unknown">
        <w:r w:rsidRPr="0089304D">
          <w:rPr>
            <w:rFonts w:ascii="Segoe UI" w:eastAsia="Times New Roman" w:hAnsi="Segoe UI" w:cs="Segoe UI"/>
            <w:b/>
            <w:bCs/>
            <w:color w:val="000000"/>
            <w:sz w:val="27"/>
          </w:rPr>
          <w:t>Example of mousedown: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27" w:author="Unknown"/>
          <w:rFonts w:ascii="Consolas" w:eastAsia="Times New Roman" w:hAnsi="Consolas" w:cs="Consolas"/>
          <w:color w:val="F8F8F2"/>
          <w:sz w:val="27"/>
        </w:rPr>
      </w:pPr>
      <w:ins w:id="3928" w:author="Unknown">
        <w:r w:rsidRPr="0089304D">
          <w:rPr>
            <w:rFonts w:ascii="Consolas" w:eastAsia="Times New Roman" w:hAnsi="Consolas" w:cs="Consolas"/>
            <w:color w:val="F8F8F2"/>
            <w:sz w:val="27"/>
          </w:rPr>
          <w:t>myevent.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'mousedown'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29" w:author="Unknown"/>
          <w:rFonts w:ascii="Consolas" w:eastAsia="Times New Roman" w:hAnsi="Consolas" w:cs="Consolas"/>
          <w:color w:val="F8F8F2"/>
          <w:sz w:val="27"/>
          <w:szCs w:val="27"/>
        </w:rPr>
      </w:pPr>
      <w:ins w:id="393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"Mousedown event occur"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931" w:author="Unknown"/>
          <w:rFonts w:ascii="Segoe UI" w:eastAsia="Times New Roman" w:hAnsi="Segoe UI" w:cs="Segoe UI"/>
          <w:color w:val="000000"/>
          <w:sz w:val="27"/>
          <w:szCs w:val="27"/>
        </w:rPr>
      </w:pPr>
      <w:ins w:id="393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33" w:author="Unknown"/>
          <w:rFonts w:ascii="Segoe UI" w:eastAsia="Times New Roman" w:hAnsi="Segoe UI" w:cs="Segoe UI"/>
          <w:color w:val="000000"/>
          <w:sz w:val="27"/>
          <w:szCs w:val="27"/>
        </w:rPr>
      </w:pPr>
      <w:ins w:id="3934" w:author="Unknown">
        <w:r w:rsidRPr="0089304D">
          <w:rPr>
            <w:rFonts w:ascii="Segoe UI" w:eastAsia="Times New Roman" w:hAnsi="Segoe UI" w:cs="Segoe UI"/>
            <w:b/>
            <w:bCs/>
            <w:color w:val="000000"/>
            <w:sz w:val="27"/>
          </w:rPr>
          <w:t>Example of mouseup: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35" w:author="Unknown"/>
          <w:rFonts w:ascii="Consolas" w:eastAsia="Times New Roman" w:hAnsi="Consolas" w:cs="Consolas"/>
          <w:color w:val="F8F8F2"/>
          <w:sz w:val="27"/>
        </w:rPr>
      </w:pPr>
      <w:ins w:id="3936" w:author="Unknown">
        <w:r w:rsidRPr="0089304D">
          <w:rPr>
            <w:rFonts w:ascii="Consolas" w:eastAsia="Times New Roman" w:hAnsi="Consolas" w:cs="Consolas"/>
            <w:color w:val="F8F8F2"/>
            <w:sz w:val="27"/>
          </w:rPr>
          <w:t>myevent.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'mouseup'</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37" w:author="Unknown"/>
          <w:rFonts w:ascii="Consolas" w:eastAsia="Times New Roman" w:hAnsi="Consolas" w:cs="Consolas"/>
          <w:color w:val="F8F8F2"/>
          <w:sz w:val="27"/>
          <w:szCs w:val="27"/>
        </w:rPr>
      </w:pPr>
      <w:ins w:id="393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"Mouseup event occur"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3939" w:author="Unknown"/>
          <w:rFonts w:ascii="Segoe UI" w:eastAsia="Times New Roman" w:hAnsi="Segoe UI" w:cs="Segoe UI"/>
          <w:color w:val="000000"/>
          <w:sz w:val="27"/>
          <w:szCs w:val="27"/>
        </w:rPr>
      </w:pPr>
      <w:ins w:id="394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41" w:author="Unknown"/>
          <w:rFonts w:ascii="Segoe UI" w:eastAsia="Times New Roman" w:hAnsi="Segoe UI" w:cs="Segoe UI"/>
          <w:color w:val="000000"/>
          <w:sz w:val="27"/>
          <w:szCs w:val="27"/>
        </w:rPr>
      </w:pPr>
      <w:ins w:id="3942" w:author="Unknown">
        <w:r w:rsidRPr="0089304D">
          <w:rPr>
            <w:rFonts w:ascii="Segoe UI" w:eastAsia="Times New Roman" w:hAnsi="Segoe UI" w:cs="Segoe UI"/>
            <w:color w:val="000000"/>
            <w:sz w:val="27"/>
            <w:szCs w:val="27"/>
          </w:rPr>
          <w:lastRenderedPageBreak/>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3943" w:author="Unknown"/>
          <w:rFonts w:ascii="Segoe UI" w:eastAsia="Times New Roman" w:hAnsi="Segoe UI" w:cs="Segoe UI"/>
          <w:color w:val="000000"/>
          <w:sz w:val="27"/>
          <w:szCs w:val="27"/>
        </w:rPr>
      </w:pPr>
      <w:ins w:id="394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3945" w:author="Unknown"/>
          <w:rFonts w:ascii="Segoe UI" w:eastAsia="Times New Roman" w:hAnsi="Segoe UI" w:cs="Segoe UI"/>
          <w:b/>
          <w:bCs/>
          <w:color w:val="000000"/>
          <w:sz w:val="24"/>
          <w:szCs w:val="24"/>
        </w:rPr>
      </w:pPr>
      <w:ins w:id="3946"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47" w:author="Unknown"/>
          <w:rFonts w:ascii="Consolas" w:eastAsia="Times New Roman" w:hAnsi="Consolas" w:cs="Consolas"/>
          <w:color w:val="F8F8F2"/>
          <w:sz w:val="27"/>
        </w:rPr>
      </w:pPr>
      <w:ins w:id="3948"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49" w:author="Unknown"/>
          <w:rFonts w:ascii="Consolas" w:eastAsia="Times New Roman" w:hAnsi="Consolas" w:cs="Consolas"/>
          <w:color w:val="F8F8F2"/>
          <w:sz w:val="27"/>
        </w:rPr>
      </w:pPr>
      <w:ins w:id="395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51" w:author="Unknown"/>
          <w:rFonts w:ascii="Consolas" w:eastAsia="Times New Roman" w:hAnsi="Consolas" w:cs="Consolas"/>
          <w:color w:val="F8F8F2"/>
          <w:sz w:val="27"/>
        </w:rPr>
      </w:pPr>
      <w:ins w:id="395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53" w:author="Unknown"/>
          <w:rFonts w:ascii="Consolas" w:eastAsia="Times New Roman" w:hAnsi="Consolas" w:cs="Consolas"/>
          <w:color w:val="F8F8F2"/>
          <w:sz w:val="27"/>
        </w:rPr>
      </w:pPr>
      <w:ins w:id="39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55" w:author="Unknown"/>
          <w:rFonts w:ascii="Consolas" w:eastAsia="Times New Roman" w:hAnsi="Consolas" w:cs="Consolas"/>
          <w:color w:val="F8F8F2"/>
          <w:sz w:val="27"/>
        </w:rPr>
      </w:pPr>
      <w:ins w:id="39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57" w:author="Unknown"/>
          <w:rFonts w:ascii="Consolas" w:eastAsia="Times New Roman" w:hAnsi="Consolas" w:cs="Consolas"/>
          <w:color w:val="F8F8F2"/>
          <w:sz w:val="27"/>
        </w:rPr>
      </w:pPr>
      <w:ins w:id="39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59" w:author="Unknown"/>
          <w:rFonts w:ascii="Consolas" w:eastAsia="Times New Roman" w:hAnsi="Consolas" w:cs="Consolas"/>
          <w:color w:val="F8F8F2"/>
          <w:sz w:val="27"/>
        </w:rPr>
      </w:pPr>
      <w:ins w:id="39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1" w:author="Unknown"/>
          <w:rFonts w:ascii="Consolas" w:eastAsia="Times New Roman" w:hAnsi="Consolas" w:cs="Consolas"/>
          <w:color w:val="F8F8F2"/>
          <w:sz w:val="27"/>
        </w:rPr>
      </w:pPr>
      <w:ins w:id="396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3" w:author="Unknown"/>
          <w:rFonts w:ascii="Consolas" w:eastAsia="Times New Roman" w:hAnsi="Consolas" w:cs="Consolas"/>
          <w:color w:val="F8F8F2"/>
          <w:sz w:val="27"/>
        </w:rPr>
      </w:pPr>
      <w:ins w:id="396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5" w:author="Unknown"/>
          <w:rFonts w:ascii="Consolas" w:eastAsia="Times New Roman" w:hAnsi="Consolas" w:cs="Consolas"/>
          <w:color w:val="F8F8F2"/>
          <w:sz w:val="27"/>
        </w:rPr>
      </w:pPr>
      <w:ins w:id="39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7" w:author="Unknown"/>
          <w:rFonts w:ascii="Consolas" w:eastAsia="Times New Roman" w:hAnsi="Consolas" w:cs="Consolas"/>
          <w:color w:val="F8F8F2"/>
          <w:sz w:val="27"/>
        </w:rPr>
      </w:pPr>
      <w:ins w:id="39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69" w:author="Unknown"/>
          <w:rFonts w:ascii="Consolas" w:eastAsia="Times New Roman" w:hAnsi="Consolas" w:cs="Consolas"/>
          <w:color w:val="F8F8F2"/>
          <w:sz w:val="27"/>
        </w:rPr>
      </w:pPr>
      <w:ins w:id="39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72" w:author="Unknown"/>
          <w:rFonts w:ascii="Consolas" w:eastAsia="Times New Roman" w:hAnsi="Consolas" w:cs="Consolas"/>
          <w:color w:val="F8F8F2"/>
          <w:sz w:val="27"/>
        </w:rPr>
      </w:pPr>
      <w:ins w:id="39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74" w:author="Unknown"/>
          <w:rFonts w:ascii="Consolas" w:eastAsia="Times New Roman" w:hAnsi="Consolas" w:cs="Consolas"/>
          <w:color w:val="F8F8F2"/>
          <w:sz w:val="27"/>
        </w:rPr>
      </w:pPr>
      <w:ins w:id="39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76" w:author="Unknown"/>
          <w:rFonts w:ascii="Consolas" w:eastAsia="Times New Roman" w:hAnsi="Consolas" w:cs="Consolas"/>
          <w:color w:val="F8F8F2"/>
          <w:sz w:val="27"/>
        </w:rPr>
      </w:pPr>
      <w:ins w:id="39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78" w:author="Unknown"/>
          <w:rFonts w:ascii="Consolas" w:eastAsia="Times New Roman" w:hAnsi="Consolas" w:cs="Consolas"/>
          <w:color w:val="F8F8F2"/>
          <w:sz w:val="27"/>
        </w:rPr>
      </w:pPr>
      <w:ins w:id="39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0" w:author="Unknown"/>
          <w:rFonts w:ascii="Consolas" w:eastAsia="Times New Roman" w:hAnsi="Consolas" w:cs="Consolas"/>
          <w:color w:val="F8F8F2"/>
          <w:sz w:val="27"/>
        </w:rPr>
      </w:pPr>
      <w:ins w:id="39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2" w:author="Unknown"/>
          <w:rFonts w:ascii="Consolas" w:eastAsia="Times New Roman" w:hAnsi="Consolas" w:cs="Consolas"/>
          <w:color w:val="F8F8F2"/>
          <w:sz w:val="27"/>
        </w:rPr>
      </w:pPr>
      <w:ins w:id="39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4" w:author="Unknown"/>
          <w:rFonts w:ascii="Consolas" w:eastAsia="Times New Roman" w:hAnsi="Consolas" w:cs="Consolas"/>
          <w:color w:val="F8F8F2"/>
          <w:sz w:val="27"/>
        </w:rPr>
      </w:pPr>
      <w:ins w:id="39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6" w:author="Unknown"/>
          <w:rFonts w:ascii="Consolas" w:eastAsia="Times New Roman" w:hAnsi="Consolas" w:cs="Consolas"/>
          <w:color w:val="F8F8F2"/>
          <w:sz w:val="27"/>
        </w:rPr>
      </w:pPr>
      <w:ins w:id="39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88" w:author="Unknown"/>
          <w:rFonts w:ascii="Consolas" w:eastAsia="Times New Roman" w:hAnsi="Consolas" w:cs="Consolas"/>
          <w:color w:val="F8F8F2"/>
          <w:sz w:val="27"/>
        </w:rPr>
      </w:pPr>
      <w:ins w:id="398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90" w:author="Unknown"/>
          <w:rFonts w:ascii="Consolas" w:eastAsia="Times New Roman" w:hAnsi="Consolas" w:cs="Consolas"/>
          <w:color w:val="F8F8F2"/>
          <w:sz w:val="27"/>
        </w:rPr>
      </w:pPr>
      <w:ins w:id="39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92" w:author="Unknown"/>
          <w:rFonts w:ascii="Consolas" w:eastAsia="Times New Roman" w:hAnsi="Consolas" w:cs="Consolas"/>
          <w:color w:val="F8F8F2"/>
          <w:sz w:val="27"/>
        </w:rPr>
      </w:pPr>
      <w:ins w:id="39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94" w:author="Unknown"/>
          <w:rFonts w:ascii="Consolas" w:eastAsia="Times New Roman" w:hAnsi="Consolas" w:cs="Consolas"/>
          <w:color w:val="F8F8F2"/>
          <w:sz w:val="27"/>
        </w:rPr>
      </w:pPr>
      <w:ins w:id="3995"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96" w:author="Unknown"/>
          <w:rFonts w:ascii="Consolas" w:eastAsia="Times New Roman" w:hAnsi="Consolas" w:cs="Consolas"/>
          <w:color w:val="F8F8F2"/>
          <w:sz w:val="27"/>
        </w:rPr>
      </w:pPr>
      <w:ins w:id="39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3998" w:author="Unknown"/>
          <w:rFonts w:ascii="Consolas" w:eastAsia="Times New Roman" w:hAnsi="Consolas" w:cs="Consolas"/>
          <w:color w:val="F8F8F2"/>
          <w:sz w:val="27"/>
        </w:rPr>
      </w:pPr>
      <w:ins w:id="39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0" w:author="Unknown"/>
          <w:rFonts w:ascii="Consolas" w:eastAsia="Times New Roman" w:hAnsi="Consolas" w:cs="Consolas"/>
          <w:color w:val="F8F8F2"/>
          <w:sz w:val="27"/>
        </w:rPr>
      </w:pPr>
      <w:ins w:id="40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2" w:author="Unknown"/>
          <w:rFonts w:ascii="Consolas" w:eastAsia="Times New Roman" w:hAnsi="Consolas" w:cs="Consolas"/>
          <w:color w:val="F8F8F2"/>
          <w:sz w:val="27"/>
        </w:rPr>
      </w:pPr>
      <w:ins w:id="4003"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4" w:author="Unknown"/>
          <w:rFonts w:ascii="Consolas" w:eastAsia="Times New Roman" w:hAnsi="Consolas" w:cs="Consolas"/>
          <w:color w:val="F8F8F2"/>
          <w:sz w:val="27"/>
        </w:rPr>
      </w:pPr>
      <w:ins w:id="40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6" w:author="Unknown"/>
          <w:rFonts w:ascii="Consolas" w:eastAsia="Times New Roman" w:hAnsi="Consolas" w:cs="Consolas"/>
          <w:color w:val="F8F8F2"/>
          <w:sz w:val="27"/>
        </w:rPr>
      </w:pPr>
      <w:ins w:id="40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08" w:author="Unknown"/>
          <w:rFonts w:ascii="Consolas" w:eastAsia="Times New Roman" w:hAnsi="Consolas" w:cs="Consolas"/>
          <w:color w:val="F8F8F2"/>
          <w:sz w:val="27"/>
        </w:rPr>
      </w:pPr>
      <w:ins w:id="40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10" w:author="Unknown"/>
          <w:rFonts w:ascii="Consolas" w:eastAsia="Times New Roman" w:hAnsi="Consolas" w:cs="Consolas"/>
          <w:color w:val="F8F8F2"/>
          <w:sz w:val="27"/>
        </w:rPr>
      </w:pPr>
      <w:ins w:id="40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12" w:author="Unknown"/>
          <w:rFonts w:ascii="Consolas" w:eastAsia="Times New Roman" w:hAnsi="Consolas" w:cs="Consolas"/>
          <w:color w:val="F8F8F2"/>
          <w:sz w:val="27"/>
        </w:rPr>
      </w:pPr>
      <w:ins w:id="40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14" w:author="Unknown"/>
          <w:rFonts w:ascii="Consolas" w:eastAsia="Times New Roman" w:hAnsi="Consolas" w:cs="Consolas"/>
          <w:color w:val="F8F8F2"/>
          <w:sz w:val="27"/>
        </w:rPr>
      </w:pPr>
      <w:ins w:id="40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16" w:author="Unknown"/>
          <w:rFonts w:ascii="Consolas" w:eastAsia="Times New Roman" w:hAnsi="Consolas" w:cs="Consolas"/>
          <w:color w:val="F8F8F2"/>
          <w:sz w:val="27"/>
        </w:rPr>
      </w:pPr>
      <w:ins w:id="40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18" w:author="Unknown"/>
          <w:rFonts w:ascii="Consolas" w:eastAsia="Times New Roman" w:hAnsi="Consolas" w:cs="Consolas"/>
          <w:color w:val="F8F8F2"/>
          <w:sz w:val="27"/>
        </w:rPr>
      </w:pPr>
      <w:ins w:id="401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20" w:author="Unknown"/>
          <w:rFonts w:ascii="Consolas" w:eastAsia="Times New Roman" w:hAnsi="Consolas" w:cs="Consolas"/>
          <w:color w:val="F8F8F2"/>
          <w:sz w:val="27"/>
        </w:rPr>
      </w:pPr>
      <w:ins w:id="4021"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22" w:author="Unknown"/>
          <w:rFonts w:ascii="Consolas" w:eastAsia="Times New Roman" w:hAnsi="Consolas" w:cs="Consolas"/>
          <w:color w:val="F8F8F2"/>
          <w:sz w:val="27"/>
        </w:rPr>
      </w:pPr>
      <w:ins w:id="4023"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24" w:author="Unknown"/>
          <w:rFonts w:ascii="Consolas" w:eastAsia="Times New Roman" w:hAnsi="Consolas" w:cs="Consolas"/>
          <w:color w:val="F8F8F2"/>
          <w:sz w:val="27"/>
        </w:rPr>
      </w:pPr>
      <w:ins w:id="40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26" w:author="Unknown"/>
          <w:rFonts w:ascii="Consolas" w:eastAsia="Times New Roman" w:hAnsi="Consolas" w:cs="Consolas"/>
          <w:color w:val="F8F8F2"/>
          <w:sz w:val="27"/>
        </w:rPr>
      </w:pPr>
      <w:ins w:id="402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028" w:author="Unknown"/>
          <w:rFonts w:ascii="Segoe UI" w:eastAsia="Times New Roman" w:hAnsi="Segoe UI" w:cs="Segoe UI"/>
          <w:color w:val="000000"/>
          <w:sz w:val="27"/>
          <w:szCs w:val="27"/>
        </w:rPr>
      </w:pPr>
      <w:ins w:id="40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030" w:author="Unknown"/>
          <w:rFonts w:ascii="Segoe UI" w:eastAsia="Times New Roman" w:hAnsi="Segoe UI" w:cs="Segoe UI"/>
          <w:b/>
          <w:bCs/>
          <w:color w:val="000000"/>
          <w:sz w:val="24"/>
          <w:szCs w:val="24"/>
        </w:rPr>
      </w:pPr>
      <w:ins w:id="4031"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32" w:author="Unknown"/>
          <w:rFonts w:ascii="Consolas" w:eastAsia="Times New Roman" w:hAnsi="Consolas" w:cs="Consolas"/>
          <w:color w:val="F8F8F2"/>
          <w:sz w:val="27"/>
        </w:rPr>
      </w:pPr>
      <w:ins w:id="40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18'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34" w:author="Unknown"/>
          <w:rFonts w:ascii="Consolas" w:eastAsia="Times New Roman" w:hAnsi="Consolas" w:cs="Consolas"/>
          <w:color w:val="F8F8F2"/>
          <w:sz w:val="27"/>
        </w:rPr>
      </w:pPr>
      <w:ins w:id="4035" w:author="Unknown">
        <w:r w:rsidRPr="0089304D">
          <w:rPr>
            <w:rFonts w:ascii="Consolas" w:eastAsia="Times New Roman" w:hAnsi="Consolas" w:cs="Consolas"/>
            <w:color w:val="8292A2"/>
            <w:sz w:val="27"/>
          </w:rPr>
          <w:t>// let btn = document.getElementById('btn');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36" w:author="Unknown"/>
          <w:rFonts w:ascii="Consolas" w:eastAsia="Times New Roman" w:hAnsi="Consolas" w:cs="Consolas"/>
          <w:color w:val="F8F8F2"/>
          <w:sz w:val="27"/>
        </w:rPr>
      </w:pPr>
      <w:ins w:id="4037" w:author="Unknown">
        <w:r w:rsidRPr="0089304D">
          <w:rPr>
            <w:rFonts w:ascii="Consolas" w:eastAsia="Times New Roman" w:hAnsi="Consolas" w:cs="Consolas"/>
            <w:color w:val="8292A2"/>
            <w:sz w:val="27"/>
          </w:rPr>
          <w:t>// btn.addEventListener('click', func1);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38" w:author="Unknown"/>
          <w:rFonts w:ascii="Consolas" w:eastAsia="Times New Roman" w:hAnsi="Consolas" w:cs="Consolas"/>
          <w:color w:val="F8F8F2"/>
          <w:sz w:val="27"/>
        </w:rPr>
      </w:pPr>
      <w:ins w:id="4039" w:author="Unknown">
        <w:r w:rsidRPr="0089304D">
          <w:rPr>
            <w:rFonts w:ascii="Consolas" w:eastAsia="Times New Roman" w:hAnsi="Consolas" w:cs="Consolas"/>
            <w:color w:val="8292A2"/>
            <w:sz w:val="27"/>
          </w:rPr>
          <w:t>// // btn.addEventListener('mousedown', func3);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0" w:author="Unknown"/>
          <w:rFonts w:ascii="Consolas" w:eastAsia="Times New Roman" w:hAnsi="Consolas" w:cs="Consolas"/>
          <w:color w:val="F8F8F2"/>
          <w:sz w:val="27"/>
        </w:rPr>
      </w:pPr>
      <w:ins w:id="4041" w:author="Unknown">
        <w:r w:rsidRPr="0089304D">
          <w:rPr>
            <w:rFonts w:ascii="Consolas" w:eastAsia="Times New Roman" w:hAnsi="Consolas" w:cs="Consolas"/>
            <w:color w:val="8292A2"/>
            <w:sz w:val="27"/>
          </w:rPr>
          <w:t>// btn.addEventListener('dblclick', func2);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3" w:author="Unknown"/>
          <w:rFonts w:ascii="Consolas" w:eastAsia="Times New Roman" w:hAnsi="Consolas" w:cs="Consolas"/>
          <w:color w:val="F8F8F2"/>
          <w:sz w:val="27"/>
        </w:rPr>
      </w:pPr>
      <w:ins w:id="4044" w:author="Unknown">
        <w:r w:rsidRPr="0089304D">
          <w:rPr>
            <w:rFonts w:ascii="Consolas" w:eastAsia="Times New Roman" w:hAnsi="Consolas" w:cs="Consolas"/>
            <w:color w:val="8292A2"/>
            <w:sz w:val="27"/>
          </w:rPr>
          <w:lastRenderedPageBreak/>
          <w:t>// function func1(e)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5" w:author="Unknown"/>
          <w:rFonts w:ascii="Consolas" w:eastAsia="Times New Roman" w:hAnsi="Consolas" w:cs="Consolas"/>
          <w:color w:val="F8F8F2"/>
          <w:sz w:val="27"/>
        </w:rPr>
      </w:pPr>
      <w:ins w:id="4046" w:author="Unknown">
        <w:r w:rsidRPr="0089304D">
          <w:rPr>
            <w:rFonts w:ascii="Consolas" w:eastAsia="Times New Roman" w:hAnsi="Consolas" w:cs="Consolas"/>
            <w:color w:val="8292A2"/>
            <w:sz w:val="27"/>
          </w:rPr>
          <w:t>//     console.log("Thanks", 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7" w:author="Unknown"/>
          <w:rFonts w:ascii="Consolas" w:eastAsia="Times New Roman" w:hAnsi="Consolas" w:cs="Consolas"/>
          <w:color w:val="F8F8F2"/>
          <w:sz w:val="27"/>
        </w:rPr>
      </w:pPr>
      <w:ins w:id="4048" w:author="Unknown">
        <w:r w:rsidRPr="0089304D">
          <w:rPr>
            <w:rFonts w:ascii="Consolas" w:eastAsia="Times New Roman" w:hAnsi="Consolas" w:cs="Consolas"/>
            <w:color w:val="8292A2"/>
            <w:sz w:val="27"/>
          </w:rPr>
          <w:t>//     e.preventDefault();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49" w:author="Unknown"/>
          <w:rFonts w:ascii="Consolas" w:eastAsia="Times New Roman" w:hAnsi="Consolas" w:cs="Consolas"/>
          <w:color w:val="F8F8F2"/>
          <w:sz w:val="27"/>
        </w:rPr>
      </w:pPr>
      <w:ins w:id="4050"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52" w:author="Unknown"/>
          <w:rFonts w:ascii="Consolas" w:eastAsia="Times New Roman" w:hAnsi="Consolas" w:cs="Consolas"/>
          <w:color w:val="F8F8F2"/>
          <w:sz w:val="27"/>
        </w:rPr>
      </w:pPr>
      <w:ins w:id="4053" w:author="Unknown">
        <w:r w:rsidRPr="0089304D">
          <w:rPr>
            <w:rFonts w:ascii="Consolas" w:eastAsia="Times New Roman" w:hAnsi="Consolas" w:cs="Consolas"/>
            <w:color w:val="8292A2"/>
            <w:sz w:val="27"/>
          </w:rPr>
          <w:t>// function func2(e)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54" w:author="Unknown"/>
          <w:rFonts w:ascii="Consolas" w:eastAsia="Times New Roman" w:hAnsi="Consolas" w:cs="Consolas"/>
          <w:color w:val="F8F8F2"/>
          <w:sz w:val="27"/>
        </w:rPr>
      </w:pPr>
      <w:ins w:id="4055" w:author="Unknown">
        <w:r w:rsidRPr="0089304D">
          <w:rPr>
            <w:rFonts w:ascii="Consolas" w:eastAsia="Times New Roman" w:hAnsi="Consolas" w:cs="Consolas"/>
            <w:color w:val="8292A2"/>
            <w:sz w:val="27"/>
          </w:rPr>
          <w:t>//     console.log("Thanks its a double click", 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56" w:author="Unknown"/>
          <w:rFonts w:ascii="Consolas" w:eastAsia="Times New Roman" w:hAnsi="Consolas" w:cs="Consolas"/>
          <w:color w:val="F8F8F2"/>
          <w:sz w:val="27"/>
        </w:rPr>
      </w:pPr>
      <w:ins w:id="4057" w:author="Unknown">
        <w:r w:rsidRPr="0089304D">
          <w:rPr>
            <w:rFonts w:ascii="Consolas" w:eastAsia="Times New Roman" w:hAnsi="Consolas" w:cs="Consolas"/>
            <w:color w:val="8292A2"/>
            <w:sz w:val="27"/>
          </w:rPr>
          <w:t>//     e.preventDefault();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58" w:author="Unknown"/>
          <w:rFonts w:ascii="Consolas" w:eastAsia="Times New Roman" w:hAnsi="Consolas" w:cs="Consolas"/>
          <w:color w:val="F8F8F2"/>
          <w:sz w:val="27"/>
        </w:rPr>
      </w:pPr>
      <w:ins w:id="4059"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1" w:author="Unknown"/>
          <w:rFonts w:ascii="Consolas" w:eastAsia="Times New Roman" w:hAnsi="Consolas" w:cs="Consolas"/>
          <w:color w:val="F8F8F2"/>
          <w:sz w:val="27"/>
        </w:rPr>
      </w:pPr>
      <w:ins w:id="4062" w:author="Unknown">
        <w:r w:rsidRPr="0089304D">
          <w:rPr>
            <w:rFonts w:ascii="Consolas" w:eastAsia="Times New Roman" w:hAnsi="Consolas" w:cs="Consolas"/>
            <w:color w:val="8292A2"/>
            <w:sz w:val="27"/>
          </w:rPr>
          <w:t>// function func3(e)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3" w:author="Unknown"/>
          <w:rFonts w:ascii="Consolas" w:eastAsia="Times New Roman" w:hAnsi="Consolas" w:cs="Consolas"/>
          <w:color w:val="F8F8F2"/>
          <w:sz w:val="27"/>
        </w:rPr>
      </w:pPr>
      <w:ins w:id="4064" w:author="Unknown">
        <w:r w:rsidRPr="0089304D">
          <w:rPr>
            <w:rFonts w:ascii="Consolas" w:eastAsia="Times New Roman" w:hAnsi="Consolas" w:cs="Consolas"/>
            <w:color w:val="8292A2"/>
            <w:sz w:val="27"/>
          </w:rPr>
          <w:t>//     console.log("Thanks its a mouse down ", 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5" w:author="Unknown"/>
          <w:rFonts w:ascii="Consolas" w:eastAsia="Times New Roman" w:hAnsi="Consolas" w:cs="Consolas"/>
          <w:color w:val="F8F8F2"/>
          <w:sz w:val="27"/>
        </w:rPr>
      </w:pPr>
      <w:ins w:id="4066" w:author="Unknown">
        <w:r w:rsidRPr="0089304D">
          <w:rPr>
            <w:rFonts w:ascii="Consolas" w:eastAsia="Times New Roman" w:hAnsi="Consolas" w:cs="Consolas"/>
            <w:color w:val="8292A2"/>
            <w:sz w:val="27"/>
          </w:rPr>
          <w:t>//     e.preventDefault();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7" w:author="Unknown"/>
          <w:rFonts w:ascii="Consolas" w:eastAsia="Times New Roman" w:hAnsi="Consolas" w:cs="Consolas"/>
          <w:color w:val="F8F8F2"/>
          <w:sz w:val="27"/>
        </w:rPr>
      </w:pPr>
      <w:ins w:id="4068"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69" w:author="Unknown"/>
          <w:rFonts w:ascii="Consolas" w:eastAsia="Times New Roman" w:hAnsi="Consolas" w:cs="Consolas"/>
          <w:color w:val="F8F8F2"/>
          <w:sz w:val="27"/>
        </w:rPr>
      </w:pPr>
      <w:ins w:id="4070" w:author="Unknown">
        <w:r w:rsidRPr="0089304D">
          <w:rPr>
            <w:rFonts w:ascii="Consolas" w:eastAsia="Times New Roman" w:hAnsi="Consolas" w:cs="Consolas"/>
            <w:color w:val="8292A2"/>
            <w:sz w:val="27"/>
          </w:rPr>
          <w:t>// document.querySelector('.no').addEventListener('mouseenter',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3" w:author="Unknown"/>
          <w:rFonts w:ascii="Consolas" w:eastAsia="Times New Roman" w:hAnsi="Consolas" w:cs="Consolas"/>
          <w:color w:val="F8F8F2"/>
          <w:sz w:val="27"/>
        </w:rPr>
      </w:pPr>
      <w:ins w:id="4074" w:author="Unknown">
        <w:r w:rsidRPr="0089304D">
          <w:rPr>
            <w:rFonts w:ascii="Consolas" w:eastAsia="Times New Roman" w:hAnsi="Consolas" w:cs="Consolas"/>
            <w:color w:val="8292A2"/>
            <w:sz w:val="27"/>
          </w:rPr>
          <w:t>//     console.log('You entered no')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5" w:author="Unknown"/>
          <w:rFonts w:ascii="Consolas" w:eastAsia="Times New Roman" w:hAnsi="Consolas" w:cs="Consolas"/>
          <w:color w:val="F8F8F2"/>
          <w:sz w:val="27"/>
        </w:rPr>
      </w:pPr>
      <w:ins w:id="4076"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78" w:author="Unknown"/>
          <w:rFonts w:ascii="Consolas" w:eastAsia="Times New Roman" w:hAnsi="Consolas" w:cs="Consolas"/>
          <w:color w:val="F8F8F2"/>
          <w:sz w:val="27"/>
        </w:rPr>
      </w:pPr>
      <w:ins w:id="4079" w:author="Unknown">
        <w:r w:rsidRPr="0089304D">
          <w:rPr>
            <w:rFonts w:ascii="Consolas" w:eastAsia="Times New Roman" w:hAnsi="Consolas" w:cs="Consolas"/>
            <w:color w:val="8292A2"/>
            <w:sz w:val="27"/>
          </w:rPr>
          <w:t>// document.querySelector('.no').addEventListener('mouseleave',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0" w:author="Unknown"/>
          <w:rFonts w:ascii="Consolas" w:eastAsia="Times New Roman" w:hAnsi="Consolas" w:cs="Consolas"/>
          <w:color w:val="F8F8F2"/>
          <w:sz w:val="27"/>
        </w:rPr>
      </w:pPr>
      <w:ins w:id="4081" w:author="Unknown">
        <w:r w:rsidRPr="0089304D">
          <w:rPr>
            <w:rFonts w:ascii="Consolas" w:eastAsia="Times New Roman" w:hAnsi="Consolas" w:cs="Consolas"/>
            <w:color w:val="8292A2"/>
            <w:sz w:val="27"/>
          </w:rPr>
          <w:t>//     console.log('You exited no')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2" w:author="Unknown"/>
          <w:rFonts w:ascii="Consolas" w:eastAsia="Times New Roman" w:hAnsi="Consolas" w:cs="Consolas"/>
          <w:color w:val="F8F8F2"/>
          <w:sz w:val="27"/>
        </w:rPr>
      </w:pPr>
      <w:ins w:id="4083"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5" w:author="Unknown"/>
          <w:rFonts w:ascii="Consolas" w:eastAsia="Times New Roman" w:hAnsi="Consolas" w:cs="Consolas"/>
          <w:color w:val="F8F8F2"/>
          <w:sz w:val="27"/>
        </w:rPr>
      </w:pPr>
      <w:ins w:id="4086"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'.container'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'mousemove'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7" w:author="Unknown"/>
          <w:rFonts w:ascii="Consolas" w:eastAsia="Times New Roman" w:hAnsi="Consolas" w:cs="Consolas"/>
          <w:color w:val="F8F8F2"/>
          <w:sz w:val="27"/>
        </w:rPr>
      </w:pPr>
      <w:ins w:id="408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(e.offsetX, e.offsetY);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89" w:author="Unknown"/>
          <w:rFonts w:ascii="Consolas" w:eastAsia="Times New Roman" w:hAnsi="Consolas" w:cs="Consolas"/>
          <w:color w:val="F8F8F2"/>
          <w:sz w:val="27"/>
        </w:rPr>
      </w:pPr>
      <w:ins w:id="4090" w:author="Unknown">
        <w:r w:rsidRPr="0089304D">
          <w:rPr>
            <w:rFonts w:ascii="Consolas" w:eastAsia="Times New Roman" w:hAnsi="Consolas" w:cs="Consolas"/>
            <w:color w:val="F8F8F2"/>
            <w:sz w:val="27"/>
          </w:rPr>
          <w:lastRenderedPageBreak/>
          <w:t xml:space="preserve">    document.body.style.backgroundColor = </w:t>
        </w:r>
        <w:r w:rsidRPr="0089304D">
          <w:rPr>
            <w:rFonts w:ascii="Consolas" w:eastAsia="Times New Roman" w:hAnsi="Consolas" w:cs="Consolas"/>
            <w:color w:val="A6E22E"/>
            <w:sz w:val="27"/>
          </w:rPr>
          <w:t>`rgb(</w:t>
        </w:r>
        <w:r w:rsidRPr="0089304D">
          <w:rPr>
            <w:rFonts w:ascii="Consolas" w:eastAsia="Times New Roman" w:hAnsi="Consolas" w:cs="Consolas"/>
            <w:color w:val="F8F8F2"/>
            <w:sz w:val="27"/>
          </w:rPr>
          <w:t>${e.offsetX}</w:t>
        </w:r>
        <w:r w:rsidRPr="0089304D">
          <w:rPr>
            <w:rFonts w:ascii="Consolas" w:eastAsia="Times New Roman" w:hAnsi="Consolas" w:cs="Consolas"/>
            <w:color w:val="A6E22E"/>
            <w:sz w:val="27"/>
          </w:rPr>
          <w:t xml:space="preserve">, </w:t>
        </w:r>
        <w:r w:rsidRPr="0089304D">
          <w:rPr>
            <w:rFonts w:ascii="Consolas" w:eastAsia="Times New Roman" w:hAnsi="Consolas" w:cs="Consolas"/>
            <w:color w:val="F8F8F2"/>
            <w:sz w:val="27"/>
          </w:rPr>
          <w:t>${e.offsetX}</w:t>
        </w:r>
        <w:r w:rsidRPr="0089304D">
          <w:rPr>
            <w:rFonts w:ascii="Consolas" w:eastAsia="Times New Roman" w:hAnsi="Consolas" w:cs="Consolas"/>
            <w:color w:val="A6E22E"/>
            <w:sz w:val="27"/>
          </w:rPr>
          <w:t>,154)`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91" w:author="Unknown"/>
          <w:rFonts w:ascii="Consolas" w:eastAsia="Times New Roman" w:hAnsi="Consolas" w:cs="Consolas"/>
          <w:color w:val="F8F8F2"/>
          <w:sz w:val="27"/>
        </w:rPr>
      </w:pPr>
      <w:ins w:id="409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triggered mouse move event'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93" w:author="Unknown"/>
          <w:rFonts w:ascii="Consolas" w:eastAsia="Times New Roman" w:hAnsi="Consolas" w:cs="Consolas"/>
          <w:color w:val="F8F8F2"/>
          <w:sz w:val="27"/>
          <w:szCs w:val="27"/>
        </w:rPr>
      </w:pPr>
      <w:ins w:id="4094" w:author="Unknown">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Smart Page Crawler In JS Exercise1: Solution | JavaScript Tutorial In Hindi #19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Exercise 1 i.e. Smart Page Crawler.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 have to create a variable, which takes a string that contains the text, which is a link you are interested in.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Your task is to fetch all the links from a given page which contains this text.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For example, you have to fetch the link which contains JavaScript word or text that looks like </w:t>
      </w:r>
      <w:hyperlink r:id="rId31" w:tgtFrame="_blank" w:history="1">
        <w:r w:rsidRPr="0089304D">
          <w:rPr>
            <w:rFonts w:ascii="Segoe UI" w:eastAsia="Times New Roman" w:hAnsi="Segoe UI" w:cs="Segoe UI"/>
            <w:b/>
            <w:bCs/>
            <w:color w:val="0000FF"/>
            <w:sz w:val="27"/>
            <w:u w:val="single"/>
          </w:rPr>
          <w:t>www.codewithharry.com</w:t>
        </w:r>
      </w:hyperlink>
      <w:r w:rsidRPr="0089304D">
        <w:rPr>
          <w:rFonts w:ascii="Segoe UI" w:eastAsia="Times New Roman" w:hAnsi="Segoe UI" w:cs="Segoe UI"/>
          <w:b/>
          <w:bCs/>
          <w:color w:val="000000"/>
          <w:sz w:val="27"/>
        </w:rPr>
        <w:t>.</w:t>
      </w:r>
      <w:r w:rsidRPr="0089304D">
        <w:rPr>
          <w:rFonts w:ascii="Segoe UI" w:eastAsia="Times New Roman" w:hAnsi="Segoe UI" w:cs="Segoe UI"/>
          <w:color w:val="000000"/>
          <w:sz w:val="27"/>
          <w:szCs w:val="27"/>
        </w:rPr>
        <w:t> You have to fetch all the links, filter them and then display the links you are interested in on the screen.</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095" w:author="Unknown"/>
          <w:rFonts w:ascii="Segoe UI" w:eastAsia="Times New Roman" w:hAnsi="Segoe UI" w:cs="Segoe UI"/>
          <w:b/>
          <w:bCs/>
          <w:color w:val="000000"/>
          <w:sz w:val="24"/>
          <w:szCs w:val="24"/>
        </w:rPr>
      </w:pPr>
      <w:ins w:id="4096"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97" w:author="Unknown"/>
          <w:rFonts w:ascii="Consolas" w:eastAsia="Times New Roman" w:hAnsi="Consolas" w:cs="Consolas"/>
          <w:color w:val="F8F8F2"/>
          <w:sz w:val="27"/>
        </w:rPr>
      </w:pPr>
      <w:ins w:id="4098"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099" w:author="Unknown"/>
          <w:rFonts w:ascii="Consolas" w:eastAsia="Times New Roman" w:hAnsi="Consolas" w:cs="Consolas"/>
          <w:color w:val="F8F8F2"/>
          <w:sz w:val="27"/>
        </w:rPr>
      </w:pPr>
      <w:ins w:id="410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1" w:author="Unknown"/>
          <w:rFonts w:ascii="Consolas" w:eastAsia="Times New Roman" w:hAnsi="Consolas" w:cs="Consolas"/>
          <w:color w:val="F8F8F2"/>
          <w:sz w:val="27"/>
        </w:rPr>
      </w:pPr>
      <w:ins w:id="410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3" w:author="Unknown"/>
          <w:rFonts w:ascii="Consolas" w:eastAsia="Times New Roman" w:hAnsi="Consolas" w:cs="Consolas"/>
          <w:color w:val="F8F8F2"/>
          <w:sz w:val="27"/>
        </w:rPr>
      </w:pPr>
      <w:ins w:id="41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5" w:author="Unknown"/>
          <w:rFonts w:ascii="Consolas" w:eastAsia="Times New Roman" w:hAnsi="Consolas" w:cs="Consolas"/>
          <w:color w:val="F8F8F2"/>
          <w:sz w:val="27"/>
        </w:rPr>
      </w:pPr>
      <w:ins w:id="41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7" w:author="Unknown"/>
          <w:rFonts w:ascii="Consolas" w:eastAsia="Times New Roman" w:hAnsi="Consolas" w:cs="Consolas"/>
          <w:color w:val="F8F8F2"/>
          <w:sz w:val="27"/>
        </w:rPr>
      </w:pPr>
      <w:ins w:id="41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09" w:author="Unknown"/>
          <w:rFonts w:ascii="Consolas" w:eastAsia="Times New Roman" w:hAnsi="Consolas" w:cs="Consolas"/>
          <w:color w:val="F8F8F2"/>
          <w:sz w:val="27"/>
        </w:rPr>
      </w:pPr>
      <w:ins w:id="41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11" w:author="Unknown"/>
          <w:rFonts w:ascii="Consolas" w:eastAsia="Times New Roman" w:hAnsi="Consolas" w:cs="Consolas"/>
          <w:color w:val="F8F8F2"/>
          <w:sz w:val="27"/>
        </w:rPr>
      </w:pPr>
      <w:ins w:id="4112"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13" w:author="Unknown"/>
          <w:rFonts w:ascii="Consolas" w:eastAsia="Times New Roman" w:hAnsi="Consolas" w:cs="Consolas"/>
          <w:color w:val="F8F8F2"/>
          <w:sz w:val="27"/>
        </w:rPr>
      </w:pPr>
      <w:ins w:id="411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15" w:author="Unknown"/>
          <w:rFonts w:ascii="Consolas" w:eastAsia="Times New Roman" w:hAnsi="Consolas" w:cs="Consolas"/>
          <w:color w:val="F8F8F2"/>
          <w:sz w:val="27"/>
        </w:rPr>
      </w:pPr>
      <w:ins w:id="41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17" w:author="Unknown"/>
          <w:rFonts w:ascii="Consolas" w:eastAsia="Times New Roman" w:hAnsi="Consolas" w:cs="Consolas"/>
          <w:color w:val="F8F8F2"/>
          <w:sz w:val="27"/>
        </w:rPr>
      </w:pPr>
      <w:ins w:id="41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19" w:author="Unknown"/>
          <w:rFonts w:ascii="Consolas" w:eastAsia="Times New Roman" w:hAnsi="Consolas" w:cs="Consolas"/>
          <w:color w:val="F8F8F2"/>
          <w:sz w:val="27"/>
        </w:rPr>
      </w:pPr>
      <w:ins w:id="41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2" w:author="Unknown"/>
          <w:rFonts w:ascii="Consolas" w:eastAsia="Times New Roman" w:hAnsi="Consolas" w:cs="Consolas"/>
          <w:color w:val="F8F8F2"/>
          <w:sz w:val="27"/>
        </w:rPr>
      </w:pPr>
      <w:ins w:id="41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4" w:author="Unknown"/>
          <w:rFonts w:ascii="Consolas" w:eastAsia="Times New Roman" w:hAnsi="Consolas" w:cs="Consolas"/>
          <w:color w:val="F8F8F2"/>
          <w:sz w:val="27"/>
        </w:rPr>
      </w:pPr>
      <w:ins w:id="41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6" w:author="Unknown"/>
          <w:rFonts w:ascii="Consolas" w:eastAsia="Times New Roman" w:hAnsi="Consolas" w:cs="Consolas"/>
          <w:color w:val="F8F8F2"/>
          <w:sz w:val="27"/>
        </w:rPr>
      </w:pPr>
      <w:ins w:id="41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28" w:author="Unknown"/>
          <w:rFonts w:ascii="Consolas" w:eastAsia="Times New Roman" w:hAnsi="Consolas" w:cs="Consolas"/>
          <w:color w:val="F8F8F2"/>
          <w:sz w:val="27"/>
        </w:rPr>
      </w:pPr>
      <w:ins w:id="41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30" w:author="Unknown"/>
          <w:rFonts w:ascii="Consolas" w:eastAsia="Times New Roman" w:hAnsi="Consolas" w:cs="Consolas"/>
          <w:color w:val="F8F8F2"/>
          <w:sz w:val="27"/>
        </w:rPr>
      </w:pPr>
      <w:ins w:id="41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32" w:author="Unknown"/>
          <w:rFonts w:ascii="Consolas" w:eastAsia="Times New Roman" w:hAnsi="Consolas" w:cs="Consolas"/>
          <w:color w:val="F8F8F2"/>
          <w:sz w:val="27"/>
        </w:rPr>
      </w:pPr>
      <w:ins w:id="41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34" w:author="Unknown"/>
          <w:rFonts w:ascii="Consolas" w:eastAsia="Times New Roman" w:hAnsi="Consolas" w:cs="Consolas"/>
          <w:color w:val="F8F8F2"/>
          <w:sz w:val="27"/>
        </w:rPr>
      </w:pPr>
      <w:ins w:id="41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36" w:author="Unknown"/>
          <w:rFonts w:ascii="Consolas" w:eastAsia="Times New Roman" w:hAnsi="Consolas" w:cs="Consolas"/>
          <w:color w:val="F8F8F2"/>
          <w:sz w:val="27"/>
        </w:rPr>
      </w:pPr>
      <w:ins w:id="41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38" w:author="Unknown"/>
          <w:rFonts w:ascii="Consolas" w:eastAsia="Times New Roman" w:hAnsi="Consolas" w:cs="Consolas"/>
          <w:color w:val="F8F8F2"/>
          <w:sz w:val="27"/>
        </w:rPr>
      </w:pPr>
      <w:ins w:id="41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0" w:author="Unknown"/>
          <w:rFonts w:ascii="Consolas" w:eastAsia="Times New Roman" w:hAnsi="Consolas" w:cs="Consolas"/>
          <w:color w:val="F8F8F2"/>
          <w:sz w:val="27"/>
        </w:rPr>
      </w:pPr>
      <w:ins w:id="41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2" w:author="Unknown"/>
          <w:rFonts w:ascii="Consolas" w:eastAsia="Times New Roman" w:hAnsi="Consolas" w:cs="Consolas"/>
          <w:color w:val="F8F8F2"/>
          <w:sz w:val="27"/>
        </w:rPr>
      </w:pPr>
      <w:ins w:id="41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4" w:author="Unknown"/>
          <w:rFonts w:ascii="Consolas" w:eastAsia="Times New Roman" w:hAnsi="Consolas" w:cs="Consolas"/>
          <w:color w:val="F8F8F2"/>
          <w:sz w:val="27"/>
        </w:rPr>
      </w:pPr>
      <w:ins w:id="41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6" w:author="Unknown"/>
          <w:rFonts w:ascii="Consolas" w:eastAsia="Times New Roman" w:hAnsi="Consolas" w:cs="Consolas"/>
          <w:color w:val="F8F8F2"/>
          <w:sz w:val="27"/>
        </w:rPr>
      </w:pPr>
      <w:ins w:id="41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48" w:author="Unknown"/>
          <w:rFonts w:ascii="Consolas" w:eastAsia="Times New Roman" w:hAnsi="Consolas" w:cs="Consolas"/>
          <w:color w:val="F8F8F2"/>
          <w:sz w:val="27"/>
        </w:rPr>
      </w:pPr>
      <w:ins w:id="41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50" w:author="Unknown"/>
          <w:rFonts w:ascii="Consolas" w:eastAsia="Times New Roman" w:hAnsi="Consolas" w:cs="Consolas"/>
          <w:color w:val="F8F8F2"/>
          <w:sz w:val="27"/>
        </w:rPr>
      </w:pPr>
      <w:ins w:id="41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52" w:author="Unknown"/>
          <w:rFonts w:ascii="Consolas" w:eastAsia="Times New Roman" w:hAnsi="Consolas" w:cs="Consolas"/>
          <w:color w:val="F8F8F2"/>
          <w:sz w:val="27"/>
        </w:rPr>
      </w:pPr>
      <w:ins w:id="4153"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54" w:author="Unknown"/>
          <w:rFonts w:ascii="Consolas" w:eastAsia="Times New Roman" w:hAnsi="Consolas" w:cs="Consolas"/>
          <w:color w:val="F8F8F2"/>
          <w:sz w:val="27"/>
        </w:rPr>
      </w:pPr>
      <w:ins w:id="41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56" w:author="Unknown"/>
          <w:rFonts w:ascii="Consolas" w:eastAsia="Times New Roman" w:hAnsi="Consolas" w:cs="Consolas"/>
          <w:color w:val="F8F8F2"/>
          <w:sz w:val="27"/>
        </w:rPr>
      </w:pPr>
      <w:ins w:id="41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58" w:author="Unknown"/>
          <w:rFonts w:ascii="Consolas" w:eastAsia="Times New Roman" w:hAnsi="Consolas" w:cs="Consolas"/>
          <w:color w:val="F8F8F2"/>
          <w:sz w:val="27"/>
        </w:rPr>
      </w:pPr>
      <w:ins w:id="41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0" w:author="Unknown"/>
          <w:rFonts w:ascii="Consolas" w:eastAsia="Times New Roman" w:hAnsi="Consolas" w:cs="Consolas"/>
          <w:color w:val="F8F8F2"/>
          <w:sz w:val="27"/>
        </w:rPr>
      </w:pPr>
      <w:ins w:id="41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2" w:author="Unknown"/>
          <w:rFonts w:ascii="Consolas" w:eastAsia="Times New Roman" w:hAnsi="Consolas" w:cs="Consolas"/>
          <w:color w:val="F8F8F2"/>
          <w:sz w:val="27"/>
        </w:rPr>
      </w:pPr>
      <w:ins w:id="416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4" w:author="Unknown"/>
          <w:rFonts w:ascii="Consolas" w:eastAsia="Times New Roman" w:hAnsi="Consolas" w:cs="Consolas"/>
          <w:color w:val="F8F8F2"/>
          <w:sz w:val="27"/>
        </w:rPr>
      </w:pPr>
      <w:ins w:id="41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6" w:author="Unknown"/>
          <w:rFonts w:ascii="Consolas" w:eastAsia="Times New Roman" w:hAnsi="Consolas" w:cs="Consolas"/>
          <w:color w:val="F8F8F2"/>
          <w:sz w:val="27"/>
        </w:rPr>
      </w:pPr>
      <w:ins w:id="41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68" w:author="Unknown"/>
          <w:rFonts w:ascii="Consolas" w:eastAsia="Times New Roman" w:hAnsi="Consolas" w:cs="Consolas"/>
          <w:color w:val="F8F8F2"/>
          <w:sz w:val="27"/>
        </w:rPr>
      </w:pPr>
      <w:ins w:id="416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70" w:author="Unknown"/>
          <w:rFonts w:ascii="Consolas" w:eastAsia="Times New Roman" w:hAnsi="Consolas" w:cs="Consolas"/>
          <w:color w:val="F8F8F2"/>
          <w:sz w:val="27"/>
        </w:rPr>
      </w:pPr>
      <w:ins w:id="4171"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72" w:author="Unknown"/>
          <w:rFonts w:ascii="Consolas" w:eastAsia="Times New Roman" w:hAnsi="Consolas" w:cs="Consolas"/>
          <w:color w:val="F8F8F2"/>
          <w:sz w:val="27"/>
        </w:rPr>
      </w:pPr>
      <w:ins w:id="4173"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74" w:author="Unknown"/>
          <w:rFonts w:ascii="Consolas" w:eastAsia="Times New Roman" w:hAnsi="Consolas" w:cs="Consolas"/>
          <w:color w:val="F8F8F2"/>
          <w:sz w:val="27"/>
        </w:rPr>
      </w:pPr>
      <w:ins w:id="417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76" w:author="Unknown"/>
          <w:rFonts w:ascii="Consolas" w:eastAsia="Times New Roman" w:hAnsi="Consolas" w:cs="Consolas"/>
          <w:color w:val="F8F8F2"/>
          <w:sz w:val="27"/>
        </w:rPr>
      </w:pPr>
      <w:ins w:id="417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178" w:author="Unknown"/>
          <w:rFonts w:ascii="Segoe UI" w:eastAsia="Times New Roman" w:hAnsi="Segoe UI" w:cs="Segoe UI"/>
          <w:color w:val="000000"/>
          <w:sz w:val="27"/>
          <w:szCs w:val="27"/>
        </w:rPr>
      </w:pPr>
      <w:ins w:id="417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180" w:author="Unknown"/>
          <w:rFonts w:ascii="Segoe UI" w:eastAsia="Times New Roman" w:hAnsi="Segoe UI" w:cs="Segoe UI"/>
          <w:b/>
          <w:bCs/>
          <w:color w:val="000000"/>
          <w:sz w:val="24"/>
          <w:szCs w:val="24"/>
        </w:rPr>
      </w:pPr>
      <w:ins w:id="4181"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82" w:author="Unknown"/>
          <w:rFonts w:ascii="Consolas" w:eastAsia="Times New Roman" w:hAnsi="Consolas" w:cs="Consolas"/>
          <w:color w:val="F8F8F2"/>
          <w:sz w:val="27"/>
        </w:rPr>
      </w:pPr>
      <w:ins w:id="418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"python"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84" w:author="Unknown"/>
          <w:rFonts w:ascii="Consolas" w:eastAsia="Times New Roman" w:hAnsi="Consolas" w:cs="Consolas"/>
          <w:color w:val="F8F8F2"/>
          <w:sz w:val="27"/>
        </w:rPr>
      </w:pPr>
      <w:ins w:id="418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links = document.links;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86" w:author="Unknown"/>
          <w:rFonts w:ascii="Consolas" w:eastAsia="Times New Roman" w:hAnsi="Consolas" w:cs="Consolas"/>
          <w:color w:val="F8F8F2"/>
          <w:sz w:val="27"/>
        </w:rPr>
      </w:pPr>
      <w:ins w:id="418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(links);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88" w:author="Unknown"/>
          <w:rFonts w:ascii="Consolas" w:eastAsia="Times New Roman" w:hAnsi="Consolas" w:cs="Consolas"/>
          <w:color w:val="F8F8F2"/>
          <w:sz w:val="27"/>
        </w:rPr>
      </w:pPr>
      <w:ins w:id="418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href;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0" w:author="Unknown"/>
          <w:rFonts w:ascii="Consolas" w:eastAsia="Times New Roman" w:hAnsi="Consolas" w:cs="Consolas"/>
          <w:color w:val="F8F8F2"/>
          <w:sz w:val="27"/>
        </w:rPr>
      </w:pPr>
      <w:ins w:id="4191" w:author="Unknown">
        <w:r w:rsidRPr="0089304D">
          <w:rPr>
            <w:rFonts w:ascii="Consolas" w:eastAsia="Times New Roman" w:hAnsi="Consolas" w:cs="Consolas"/>
            <w:color w:val="F8F8F2"/>
            <w:sz w:val="27"/>
          </w:rPr>
          <w:t>Array.</w:t>
        </w:r>
        <w:r w:rsidRPr="0089304D">
          <w:rPr>
            <w:rFonts w:ascii="Consolas" w:eastAsia="Times New Roman" w:hAnsi="Consolas" w:cs="Consolas"/>
            <w:color w:val="E6DB74"/>
            <w:sz w:val="27"/>
          </w:rPr>
          <w:t>from</w:t>
        </w:r>
        <w:r w:rsidRPr="0089304D">
          <w:rPr>
            <w:rFonts w:ascii="Consolas" w:eastAsia="Times New Roman" w:hAnsi="Consolas" w:cs="Consolas"/>
            <w:color w:val="F8F8F2"/>
            <w:sz w:val="27"/>
          </w:rPr>
          <w:t>(links).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2" w:author="Unknown"/>
          <w:rFonts w:ascii="Consolas" w:eastAsia="Times New Roman" w:hAnsi="Consolas" w:cs="Consolas"/>
          <w:color w:val="F8F8F2"/>
          <w:sz w:val="27"/>
        </w:rPr>
      </w:pPr>
      <w:ins w:id="4193" w:author="Unknown">
        <w:r w:rsidRPr="0089304D">
          <w:rPr>
            <w:rFonts w:ascii="Consolas" w:eastAsia="Times New Roman" w:hAnsi="Consolas" w:cs="Consolas"/>
            <w:color w:val="F8F8F2"/>
            <w:sz w:val="27"/>
          </w:rPr>
          <w:t xml:space="preserve">  href = element.href;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4" w:author="Unknown"/>
          <w:rFonts w:ascii="Consolas" w:eastAsia="Times New Roman" w:hAnsi="Consolas" w:cs="Consolas"/>
          <w:color w:val="F8F8F2"/>
          <w:sz w:val="27"/>
        </w:rPr>
      </w:pPr>
      <w:ins w:id="41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(href.</w:t>
        </w:r>
        <w:r w:rsidRPr="0089304D">
          <w:rPr>
            <w:rFonts w:ascii="Consolas" w:eastAsia="Times New Roman" w:hAnsi="Consolas" w:cs="Consolas"/>
            <w:color w:val="E6DB74"/>
            <w:sz w:val="27"/>
          </w:rPr>
          <w:t>includes</w:t>
        </w:r>
        <w:r w:rsidRPr="0089304D">
          <w:rPr>
            <w:rFonts w:ascii="Consolas" w:eastAsia="Times New Roman" w:hAnsi="Consolas" w:cs="Consolas"/>
            <w:color w:val="F8F8F2"/>
            <w:sz w:val="27"/>
          </w:rPr>
          <w:t>(str))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6" w:author="Unknown"/>
          <w:rFonts w:ascii="Consolas" w:eastAsia="Times New Roman" w:hAnsi="Consolas" w:cs="Consolas"/>
          <w:color w:val="F8F8F2"/>
          <w:sz w:val="27"/>
        </w:rPr>
      </w:pPr>
      <w:ins w:id="419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(href);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198" w:author="Unknown"/>
          <w:rFonts w:ascii="Consolas" w:eastAsia="Times New Roman" w:hAnsi="Consolas" w:cs="Consolas"/>
          <w:color w:val="F8F8F2"/>
          <w:sz w:val="27"/>
        </w:rPr>
      </w:pPr>
      <w:ins w:id="419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00" w:author="Unknown"/>
          <w:rFonts w:ascii="Consolas" w:eastAsia="Times New Roman" w:hAnsi="Consolas" w:cs="Consolas"/>
          <w:color w:val="F8F8F2"/>
          <w:sz w:val="27"/>
          <w:szCs w:val="27"/>
        </w:rPr>
      </w:pPr>
      <w:ins w:id="4201" w:author="Unknown">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Local &amp; Session storage in JavaScript | JavaScript Tutorial In Hindi #20</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xml:space="preserve">Web applications can store data locally within the user's browser with web storage. Before HTML5, application data stored in cookies, included in every server request. But with the Advent of Html5, we have got various options to </w:t>
      </w:r>
      <w:r w:rsidRPr="0089304D">
        <w:rPr>
          <w:rFonts w:ascii="Segoe UI" w:eastAsia="Times New Roman" w:hAnsi="Segoe UI" w:cs="Segoe UI"/>
          <w:color w:val="000000"/>
          <w:sz w:val="27"/>
          <w:szCs w:val="27"/>
        </w:rPr>
        <w:lastRenderedPageBreak/>
        <w:t>store information on the client browser. Previously we were having only cookies, which were very restrictive, and the size of the cookies was very small. But now the web storage is more secure, and large amounts of data can be stored locally, without affecting website performance. We have local storage and session storage. We can access the web storage by right-clicking on the webpage and then selecting option applications. Here we can see the option of local and session storage. Let's talk about all these web storage in detail.</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6409690" cy="3114040"/>
            <wp:effectExtent l="19050" t="0" r="0" b="0"/>
            <wp:docPr id="41" name="Picture 41" descr="https://api.codewithharry.com/media/videoSeriesFiles/courseFiles/javascript-tutorials-in-hindi-20/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pi.codewithharry.com/media/videoSeriesFiles/courseFiles/javascript-tutorials-in-hindi-20/base64.png"/>
                    <pic:cNvPicPr>
                      <a:picLocks noChangeAspect="1" noChangeArrowheads="1"/>
                    </pic:cNvPicPr>
                  </pic:nvPicPr>
                  <pic:blipFill>
                    <a:blip r:embed="rId32"/>
                    <a:srcRect/>
                    <a:stretch>
                      <a:fillRect/>
                    </a:stretch>
                  </pic:blipFill>
                  <pic:spPr bwMode="auto">
                    <a:xfrm>
                      <a:off x="0" y="0"/>
                      <a:ext cx="6409690" cy="311404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b/>
          <w:bCs/>
          <w:i/>
          <w:iCs/>
          <w:color w:val="000000"/>
          <w:sz w:val="27"/>
        </w:rPr>
        <w:t>Figure1: Inspect-&gt;Application</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HTML Web Storage Objects:-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HTML web storage provides us with two objects for storing data:</w:t>
      </w:r>
    </w:p>
    <w:p w:rsidR="0089304D" w:rsidRPr="0089304D" w:rsidRDefault="0089304D" w:rsidP="0089304D">
      <w:pPr>
        <w:numPr>
          <w:ilvl w:val="0"/>
          <w:numId w:val="4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window.localStorage </w:t>
      </w:r>
      <w:r w:rsidRPr="0089304D">
        <w:rPr>
          <w:rFonts w:ascii="Segoe UI" w:eastAsia="Times New Roman" w:hAnsi="Segoe UI" w:cs="Segoe UI"/>
          <w:color w:val="000000"/>
          <w:sz w:val="27"/>
          <w:szCs w:val="27"/>
        </w:rPr>
        <w:t>– It stores the data with no expiration date</w:t>
      </w:r>
    </w:p>
    <w:p w:rsidR="0089304D" w:rsidRPr="0089304D" w:rsidRDefault="0089304D" w:rsidP="0089304D">
      <w:pPr>
        <w:numPr>
          <w:ilvl w:val="0"/>
          <w:numId w:val="4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window.sessionStorage </w:t>
      </w:r>
      <w:r w:rsidRPr="0089304D">
        <w:rPr>
          <w:rFonts w:ascii="Segoe UI" w:eastAsia="Times New Roman" w:hAnsi="Segoe UI" w:cs="Segoe UI"/>
          <w:color w:val="000000"/>
          <w:sz w:val="27"/>
          <w:szCs w:val="27"/>
        </w:rPr>
        <w:t>-It stores the data for one session. That means the data is lost when the browser tab is closed.</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202" w:author="Unknown"/>
          <w:rFonts w:ascii="Segoe UI" w:eastAsia="Times New Roman" w:hAnsi="Segoe UI" w:cs="Segoe UI"/>
          <w:b/>
          <w:bCs/>
          <w:color w:val="000000"/>
          <w:sz w:val="24"/>
          <w:szCs w:val="24"/>
        </w:rPr>
      </w:pPr>
      <w:ins w:id="4203" w:author="Unknown">
        <w:r w:rsidRPr="0089304D">
          <w:rPr>
            <w:rFonts w:ascii="Segoe UI" w:eastAsia="Times New Roman" w:hAnsi="Segoe UI" w:cs="Segoe UI"/>
            <w:b/>
            <w:bCs/>
            <w:color w:val="000000"/>
            <w:sz w:val="24"/>
            <w:szCs w:val="24"/>
          </w:rPr>
          <w:t>LocalStorage:-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04" w:author="Unknown"/>
          <w:rFonts w:ascii="Segoe UI" w:eastAsia="Times New Roman" w:hAnsi="Segoe UI" w:cs="Segoe UI"/>
          <w:color w:val="000000"/>
          <w:sz w:val="27"/>
          <w:szCs w:val="27"/>
        </w:rPr>
      </w:pPr>
      <w:ins w:id="4205" w:author="Unknown">
        <w:r w:rsidRPr="0089304D">
          <w:rPr>
            <w:rFonts w:ascii="Segoe UI" w:eastAsia="Times New Roman" w:hAnsi="Segoe UI" w:cs="Segoe UI"/>
            <w:color w:val="000000"/>
            <w:sz w:val="27"/>
            <w:szCs w:val="27"/>
          </w:rPr>
          <w:t xml:space="preserve">The way to store data on the client's computer is by local storage. The local storage allows us to save the key/value pairs in a web browser, and it stores data with no expiration date. We can access local storage via JavaScript and </w:t>
        </w:r>
        <w:r w:rsidRPr="0089304D">
          <w:rPr>
            <w:rFonts w:ascii="Segoe UI" w:eastAsia="Times New Roman" w:hAnsi="Segoe UI" w:cs="Segoe UI"/>
            <w:color w:val="000000"/>
            <w:sz w:val="27"/>
            <w:szCs w:val="27"/>
          </w:rPr>
          <w:lastRenderedPageBreak/>
          <w:t>HTML5. However, the user can clear the browser data to erase all localStorage data.</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06" w:author="Unknown"/>
          <w:rFonts w:ascii="Segoe UI" w:eastAsia="Times New Roman" w:hAnsi="Segoe UI" w:cs="Segoe UI"/>
          <w:color w:val="000000"/>
          <w:sz w:val="27"/>
          <w:szCs w:val="27"/>
        </w:rPr>
      </w:pPr>
      <w:ins w:id="420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08"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6400800" cy="2933065"/>
            <wp:effectExtent l="19050" t="0" r="0" b="0"/>
            <wp:docPr id="42" name="Picture 42" descr="https://api.codewithharry.com/media/videoSeriesFiles/courseFiles/javascript-tutorials-in-hindi-20/base64_7Tnt6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pi.codewithharry.com/media/videoSeriesFiles/courseFiles/javascript-tutorials-in-hindi-20/base64_7Tnt6dg.png"/>
                    <pic:cNvPicPr>
                      <a:picLocks noChangeAspect="1" noChangeArrowheads="1"/>
                    </pic:cNvPicPr>
                  </pic:nvPicPr>
                  <pic:blipFill>
                    <a:blip r:embed="rId33"/>
                    <a:srcRect/>
                    <a:stretch>
                      <a:fillRect/>
                    </a:stretch>
                  </pic:blipFill>
                  <pic:spPr bwMode="auto">
                    <a:xfrm>
                      <a:off x="0" y="0"/>
                      <a:ext cx="6400800" cy="293306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09" w:author="Unknown"/>
          <w:rFonts w:ascii="Segoe UI" w:eastAsia="Times New Roman" w:hAnsi="Segoe UI" w:cs="Segoe UI"/>
          <w:color w:val="000000"/>
          <w:sz w:val="27"/>
          <w:szCs w:val="27"/>
        </w:rPr>
      </w:pPr>
      <w:ins w:id="4210" w:author="Unknown">
        <w:r w:rsidRPr="0089304D">
          <w:rPr>
            <w:rFonts w:ascii="Segoe UI" w:eastAsia="Times New Roman" w:hAnsi="Segoe UI" w:cs="Segoe UI"/>
            <w:b/>
            <w:bCs/>
            <w:i/>
            <w:iCs/>
            <w:color w:val="000000"/>
            <w:sz w:val="27"/>
          </w:rPr>
          <w:t>Figure 2: Local Storage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211" w:author="Unknown"/>
          <w:rFonts w:ascii="Segoe UI" w:eastAsia="Times New Roman" w:hAnsi="Segoe UI" w:cs="Segoe UI"/>
          <w:b/>
          <w:bCs/>
          <w:color w:val="000000"/>
          <w:sz w:val="24"/>
          <w:szCs w:val="24"/>
        </w:rPr>
      </w:pPr>
      <w:ins w:id="4212" w:author="Unknown">
        <w:r w:rsidRPr="0089304D">
          <w:rPr>
            <w:rFonts w:ascii="Segoe UI" w:eastAsia="Times New Roman" w:hAnsi="Segoe UI" w:cs="Segoe UI"/>
            <w:b/>
            <w:bCs/>
            <w:color w:val="000000"/>
            <w:sz w:val="24"/>
            <w:szCs w:val="24"/>
          </w:rPr>
          <w:t>Session storage:-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13" w:author="Unknown"/>
          <w:rFonts w:ascii="Segoe UI" w:eastAsia="Times New Roman" w:hAnsi="Segoe UI" w:cs="Segoe UI"/>
          <w:color w:val="000000"/>
          <w:sz w:val="27"/>
          <w:szCs w:val="27"/>
        </w:rPr>
      </w:pPr>
      <w:ins w:id="4214" w:author="Unknown">
        <w:r w:rsidRPr="0089304D">
          <w:rPr>
            <w:rFonts w:ascii="Segoe UI" w:eastAsia="Times New Roman" w:hAnsi="Segoe UI" w:cs="Segoe UI"/>
            <w:color w:val="000000"/>
            <w:sz w:val="27"/>
            <w:szCs w:val="27"/>
          </w:rPr>
          <w:t>The session storage is used to store data only for a session, meaning that it is stored until the browser (or tab) is closed. Remember that, in session storage, the data is never transferred to the server and can only be read on the client-side. The storage limit is between 5-10MB. By opening multiple windows or tabs with the same URL creates sessionStorage for each tab or window.</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15" w:author="Unknown"/>
          <w:rFonts w:ascii="Segoe UI" w:eastAsia="Times New Roman" w:hAnsi="Segoe UI" w:cs="Segoe UI"/>
          <w:color w:val="000000"/>
          <w:sz w:val="27"/>
          <w:szCs w:val="27"/>
        </w:rPr>
      </w:pPr>
      <w:ins w:id="421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17"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6409690" cy="3166110"/>
            <wp:effectExtent l="19050" t="0" r="0" b="0"/>
            <wp:docPr id="43" name="Picture 43" descr="https://api.codewithharry.com/media/videoSeriesFiles/courseFiles/javascript-tutorials-in-hindi-20/base64_YKEc9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pi.codewithharry.com/media/videoSeriesFiles/courseFiles/javascript-tutorials-in-hindi-20/base64_YKEc99V.png"/>
                    <pic:cNvPicPr>
                      <a:picLocks noChangeAspect="1" noChangeArrowheads="1"/>
                    </pic:cNvPicPr>
                  </pic:nvPicPr>
                  <pic:blipFill>
                    <a:blip r:embed="rId34"/>
                    <a:srcRect/>
                    <a:stretch>
                      <a:fillRect/>
                    </a:stretch>
                  </pic:blipFill>
                  <pic:spPr bwMode="auto">
                    <a:xfrm>
                      <a:off x="0" y="0"/>
                      <a:ext cx="6409690" cy="316611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18" w:author="Unknown"/>
          <w:rFonts w:ascii="Segoe UI" w:eastAsia="Times New Roman" w:hAnsi="Segoe UI" w:cs="Segoe UI"/>
          <w:color w:val="000000"/>
          <w:sz w:val="27"/>
          <w:szCs w:val="27"/>
        </w:rPr>
      </w:pPr>
      <w:ins w:id="4219" w:author="Unknown">
        <w:r w:rsidRPr="0089304D">
          <w:rPr>
            <w:rFonts w:ascii="Segoe UI" w:eastAsia="Times New Roman" w:hAnsi="Segoe UI" w:cs="Segoe UI"/>
            <w:b/>
            <w:bCs/>
            <w:i/>
            <w:iCs/>
            <w:color w:val="000000"/>
            <w:sz w:val="27"/>
          </w:rPr>
          <w:t>Figure3: Session storage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20" w:author="Unknown"/>
          <w:rFonts w:ascii="Segoe UI" w:eastAsia="Times New Roman" w:hAnsi="Segoe UI" w:cs="Segoe UI"/>
          <w:color w:val="000000"/>
          <w:sz w:val="27"/>
          <w:szCs w:val="27"/>
        </w:rPr>
      </w:pPr>
      <w:ins w:id="4221" w:author="Unknown">
        <w:r w:rsidRPr="0089304D">
          <w:rPr>
            <w:rFonts w:ascii="Segoe UI" w:eastAsia="Times New Roman" w:hAnsi="Segoe UI" w:cs="Segoe UI"/>
            <w:color w:val="000000"/>
            <w:sz w:val="27"/>
            <w:szCs w:val="27"/>
          </w:rPr>
          <w:t>Both storage objects provide the same methods and properties like setItem, getItem, removeItem, and clear. The examples in this tutorial are for localStorage, but the same syntax works for sessionStorage.</w:t>
        </w:r>
      </w:ins>
    </w:p>
    <w:p w:rsidR="0089304D" w:rsidRPr="0089304D" w:rsidRDefault="0089304D" w:rsidP="0089304D">
      <w:pPr>
        <w:numPr>
          <w:ilvl w:val="0"/>
          <w:numId w:val="4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22" w:author="Unknown"/>
          <w:rFonts w:ascii="Segoe UI" w:eastAsia="Times New Roman" w:hAnsi="Segoe UI" w:cs="Segoe UI"/>
          <w:color w:val="000000"/>
          <w:sz w:val="27"/>
          <w:szCs w:val="27"/>
        </w:rPr>
      </w:pPr>
      <w:ins w:id="4223" w:author="Unknown">
        <w:r w:rsidRPr="0089304D">
          <w:rPr>
            <w:rFonts w:ascii="Segoe UI" w:eastAsia="Times New Roman" w:hAnsi="Segoe UI" w:cs="Segoe UI"/>
            <w:b/>
            <w:bCs/>
            <w:color w:val="000000"/>
            <w:sz w:val="27"/>
          </w:rPr>
          <w:t>Creating Entries:- </w:t>
        </w:r>
        <w:r w:rsidRPr="0089304D">
          <w:rPr>
            <w:rFonts w:ascii="Segoe UI" w:eastAsia="Times New Roman" w:hAnsi="Segoe UI" w:cs="Segoe UI"/>
            <w:color w:val="000000"/>
            <w:sz w:val="27"/>
            <w:szCs w:val="27"/>
          </w:rPr>
          <w:t>We can create the key/value pair entries with localStorage.setItem, providing a key and a value.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24" w:author="Unknown"/>
          <w:rFonts w:ascii="Consolas" w:eastAsia="Times New Roman" w:hAnsi="Consolas" w:cs="Consolas"/>
          <w:color w:val="F8F8F2"/>
          <w:sz w:val="27"/>
        </w:rPr>
      </w:pPr>
      <w:ins w:id="422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key = </w:t>
        </w:r>
        <w:r w:rsidRPr="0089304D">
          <w:rPr>
            <w:rFonts w:ascii="Consolas" w:eastAsia="Times New Roman" w:hAnsi="Consolas" w:cs="Consolas"/>
            <w:color w:val="A6E22E"/>
            <w:sz w:val="27"/>
          </w:rPr>
          <w:t>'Entry_1'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26" w:author="Unknown"/>
          <w:rFonts w:ascii="Consolas" w:eastAsia="Times New Roman" w:hAnsi="Consolas" w:cs="Consolas"/>
          <w:color w:val="F8F8F2"/>
          <w:sz w:val="27"/>
          <w:szCs w:val="27"/>
        </w:rPr>
      </w:pPr>
      <w:ins w:id="4227" w:author="Unknown">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 xml:space="preserve">(key,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4228" w:author="Unknown"/>
          <w:rFonts w:ascii="Segoe UI" w:eastAsia="Times New Roman" w:hAnsi="Segoe UI" w:cs="Segoe UI"/>
          <w:color w:val="000000"/>
          <w:sz w:val="27"/>
          <w:szCs w:val="27"/>
        </w:rPr>
      </w:pPr>
      <w:ins w:id="42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4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30" w:author="Unknown"/>
          <w:rFonts w:ascii="Segoe UI" w:eastAsia="Times New Roman" w:hAnsi="Segoe UI" w:cs="Segoe UI"/>
          <w:color w:val="000000"/>
          <w:sz w:val="27"/>
          <w:szCs w:val="27"/>
        </w:rPr>
      </w:pPr>
      <w:ins w:id="4231" w:author="Unknown">
        <w:r w:rsidRPr="0089304D">
          <w:rPr>
            <w:rFonts w:ascii="Segoe UI" w:eastAsia="Times New Roman" w:hAnsi="Segoe UI" w:cs="Segoe UI"/>
            <w:b/>
            <w:bCs/>
            <w:color w:val="000000"/>
            <w:sz w:val="27"/>
          </w:rPr>
          <w:t>Reading Entries:- </w:t>
        </w:r>
        <w:r w:rsidRPr="0089304D">
          <w:rPr>
            <w:rFonts w:ascii="Segoe UI" w:eastAsia="Times New Roman" w:hAnsi="Segoe UI" w:cs="Segoe UI"/>
            <w:color w:val="000000"/>
            <w:sz w:val="27"/>
            <w:szCs w:val="27"/>
          </w:rPr>
          <w:t>We can read entries with localStorage.getItem.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32" w:author="Unknown"/>
          <w:rFonts w:ascii="Consolas" w:eastAsia="Times New Roman" w:hAnsi="Consolas" w:cs="Consolas"/>
          <w:color w:val="F8F8F2"/>
          <w:sz w:val="27"/>
          <w:szCs w:val="27"/>
        </w:rPr>
      </w:pPr>
      <w:ins w:id="423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myItem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(key);</w:t>
        </w:r>
      </w:ins>
    </w:p>
    <w:p w:rsidR="0089304D" w:rsidRPr="0089304D" w:rsidRDefault="0089304D" w:rsidP="0089304D">
      <w:pPr>
        <w:spacing w:after="0" w:line="240" w:lineRule="auto"/>
        <w:rPr>
          <w:ins w:id="4234" w:author="Unknown"/>
          <w:rFonts w:ascii="Segoe UI" w:eastAsia="Times New Roman" w:hAnsi="Segoe UI" w:cs="Segoe UI"/>
          <w:color w:val="000000"/>
          <w:sz w:val="27"/>
          <w:szCs w:val="27"/>
        </w:rPr>
      </w:pPr>
      <w:ins w:id="423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4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36" w:author="Unknown"/>
          <w:rFonts w:ascii="Segoe UI" w:eastAsia="Times New Roman" w:hAnsi="Segoe UI" w:cs="Segoe UI"/>
          <w:color w:val="000000"/>
          <w:sz w:val="27"/>
          <w:szCs w:val="27"/>
        </w:rPr>
      </w:pPr>
      <w:ins w:id="4237" w:author="Unknown">
        <w:r w:rsidRPr="0089304D">
          <w:rPr>
            <w:rFonts w:ascii="Segoe UI" w:eastAsia="Times New Roman" w:hAnsi="Segoe UI" w:cs="Segoe UI"/>
            <w:b/>
            <w:bCs/>
            <w:color w:val="000000"/>
            <w:sz w:val="27"/>
          </w:rPr>
          <w:lastRenderedPageBreak/>
          <w:t>Updating Entries:- </w:t>
        </w:r>
        <w:r w:rsidRPr="0089304D">
          <w:rPr>
            <w:rFonts w:ascii="Segoe UI" w:eastAsia="Times New Roman" w:hAnsi="Segoe UI" w:cs="Segoe UI"/>
            <w:color w:val="000000"/>
            <w:sz w:val="27"/>
            <w:szCs w:val="27"/>
          </w:rPr>
          <w:t>We can update an entry just as we create a new one with setItem, but with a key that already exists.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38" w:author="Unknown"/>
          <w:rFonts w:ascii="Consolas" w:eastAsia="Times New Roman" w:hAnsi="Consolas" w:cs="Consolas"/>
          <w:color w:val="F8F8F2"/>
          <w:sz w:val="27"/>
          <w:szCs w:val="27"/>
        </w:rPr>
      </w:pPr>
      <w:ins w:id="4239" w:author="Unknown">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 xml:space="preserve">(key, </w:t>
        </w:r>
        <w:r w:rsidRPr="0089304D">
          <w:rPr>
            <w:rFonts w:ascii="Consolas" w:eastAsia="Times New Roman" w:hAnsi="Consolas" w:cs="Consolas"/>
            <w:color w:val="A6E22E"/>
            <w:sz w:val="27"/>
          </w:rPr>
          <w:t>'New Value'</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4240" w:author="Unknown"/>
          <w:rFonts w:ascii="Segoe UI" w:eastAsia="Times New Roman" w:hAnsi="Segoe UI" w:cs="Segoe UI"/>
          <w:color w:val="000000"/>
          <w:sz w:val="27"/>
          <w:szCs w:val="27"/>
        </w:rPr>
      </w:pPr>
      <w:ins w:id="424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4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42" w:author="Unknown"/>
          <w:rFonts w:ascii="Segoe UI" w:eastAsia="Times New Roman" w:hAnsi="Segoe UI" w:cs="Segoe UI"/>
          <w:color w:val="000000"/>
          <w:sz w:val="27"/>
          <w:szCs w:val="27"/>
        </w:rPr>
      </w:pPr>
      <w:ins w:id="4243" w:author="Unknown">
        <w:r w:rsidRPr="0089304D">
          <w:rPr>
            <w:rFonts w:ascii="Segoe UI" w:eastAsia="Times New Roman" w:hAnsi="Segoe UI" w:cs="Segoe UI"/>
            <w:b/>
            <w:bCs/>
            <w:color w:val="000000"/>
            <w:sz w:val="27"/>
          </w:rPr>
          <w:t>Deleting Entries:- </w:t>
        </w:r>
        <w:r w:rsidRPr="0089304D">
          <w:rPr>
            <w:rFonts w:ascii="Segoe UI" w:eastAsia="Times New Roman" w:hAnsi="Segoe UI" w:cs="Segoe UI"/>
            <w:color w:val="000000"/>
            <w:sz w:val="27"/>
            <w:szCs w:val="27"/>
          </w:rPr>
          <w:t>We can delete an entry with the removeItem method.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44" w:author="Unknown"/>
          <w:rFonts w:ascii="Consolas" w:eastAsia="Times New Roman" w:hAnsi="Consolas" w:cs="Consolas"/>
          <w:color w:val="F8F8F2"/>
          <w:sz w:val="27"/>
          <w:szCs w:val="27"/>
        </w:rPr>
      </w:pPr>
      <w:ins w:id="4245" w:author="Unknown">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removeItem</w:t>
        </w:r>
        <w:r w:rsidRPr="0089304D">
          <w:rPr>
            <w:rFonts w:ascii="Consolas" w:eastAsia="Times New Roman" w:hAnsi="Consolas" w:cs="Consolas"/>
            <w:color w:val="F8F8F2"/>
            <w:sz w:val="27"/>
          </w:rPr>
          <w:t>(key);</w:t>
        </w:r>
      </w:ins>
    </w:p>
    <w:p w:rsidR="0089304D" w:rsidRPr="0089304D" w:rsidRDefault="0089304D" w:rsidP="0089304D">
      <w:pPr>
        <w:spacing w:after="0" w:line="240" w:lineRule="auto"/>
        <w:rPr>
          <w:ins w:id="4246" w:author="Unknown"/>
          <w:rFonts w:ascii="Segoe UI" w:eastAsia="Times New Roman" w:hAnsi="Segoe UI" w:cs="Segoe UI"/>
          <w:color w:val="000000"/>
          <w:sz w:val="27"/>
          <w:szCs w:val="27"/>
        </w:rPr>
      </w:pPr>
      <w:ins w:id="424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4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48" w:author="Unknown"/>
          <w:rFonts w:ascii="Segoe UI" w:eastAsia="Times New Roman" w:hAnsi="Segoe UI" w:cs="Segoe UI"/>
          <w:color w:val="000000"/>
          <w:sz w:val="27"/>
          <w:szCs w:val="27"/>
        </w:rPr>
      </w:pPr>
      <w:ins w:id="4249" w:author="Unknown">
        <w:r w:rsidRPr="0089304D">
          <w:rPr>
            <w:rFonts w:ascii="Segoe UI" w:eastAsia="Times New Roman" w:hAnsi="Segoe UI" w:cs="Segoe UI"/>
            <w:b/>
            <w:bCs/>
            <w:color w:val="000000"/>
            <w:sz w:val="27"/>
          </w:rPr>
          <w:t>Clearing Everything:- </w:t>
        </w:r>
        <w:r w:rsidRPr="0089304D">
          <w:rPr>
            <w:rFonts w:ascii="Segoe UI" w:eastAsia="Times New Roman" w:hAnsi="Segoe UI" w:cs="Segoe UI"/>
            <w:color w:val="000000"/>
            <w:sz w:val="27"/>
            <w:szCs w:val="27"/>
          </w:rPr>
          <w:t>We can clear everything that's stored in localStorage.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50" w:author="Unknown"/>
          <w:rFonts w:ascii="Consolas" w:eastAsia="Times New Roman" w:hAnsi="Consolas" w:cs="Consolas"/>
          <w:color w:val="F8F8F2"/>
          <w:sz w:val="27"/>
          <w:szCs w:val="27"/>
        </w:rPr>
      </w:pPr>
      <w:ins w:id="4251" w:author="Unknown">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4252" w:author="Unknown"/>
          <w:rFonts w:ascii="Segoe UI" w:eastAsia="Times New Roman" w:hAnsi="Segoe UI" w:cs="Segoe UI"/>
          <w:color w:val="000000"/>
          <w:sz w:val="27"/>
          <w:szCs w:val="27"/>
        </w:rPr>
      </w:pPr>
      <w:ins w:id="42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5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4254" w:author="Unknown"/>
          <w:rFonts w:ascii="Segoe UI" w:eastAsia="Times New Roman" w:hAnsi="Segoe UI" w:cs="Segoe UI"/>
          <w:color w:val="000000"/>
          <w:sz w:val="27"/>
          <w:szCs w:val="27"/>
        </w:rPr>
      </w:pPr>
      <w:ins w:id="4255" w:author="Unknown">
        <w:r w:rsidRPr="0089304D">
          <w:rPr>
            <w:rFonts w:ascii="Segoe UI" w:eastAsia="Times New Roman" w:hAnsi="Segoe UI" w:cs="Segoe UI"/>
            <w:b/>
            <w:bCs/>
            <w:color w:val="000000"/>
            <w:sz w:val="27"/>
          </w:rPr>
          <w:t>Storing JSON Objects:- </w:t>
        </w:r>
        <w:r w:rsidRPr="0089304D">
          <w:rPr>
            <w:rFonts w:ascii="Segoe UI" w:eastAsia="Times New Roman" w:hAnsi="Segoe UI" w:cs="Segoe UI"/>
            <w:color w:val="000000"/>
            <w:sz w:val="27"/>
            <w:szCs w:val="27"/>
          </w:rPr>
          <w:t>Only strings can be stored with localStorage or sessionStorage, but we can use </w:t>
        </w:r>
        <w:r w:rsidRPr="0089304D">
          <w:rPr>
            <w:rFonts w:ascii="Segoe UI" w:eastAsia="Times New Roman" w:hAnsi="Segoe UI" w:cs="Segoe UI"/>
            <w:b/>
            <w:bCs/>
            <w:color w:val="000000"/>
            <w:sz w:val="27"/>
          </w:rPr>
          <w:t>JSON.stringify </w:t>
        </w:r>
        <w:r w:rsidRPr="0089304D">
          <w:rPr>
            <w:rFonts w:ascii="Segoe UI" w:eastAsia="Times New Roman" w:hAnsi="Segoe UI" w:cs="Segoe UI"/>
            <w:color w:val="000000"/>
            <w:sz w:val="27"/>
            <w:szCs w:val="27"/>
          </w:rPr>
          <w:t>to store more complex objects and </w:t>
        </w:r>
        <w:r w:rsidRPr="0089304D">
          <w:rPr>
            <w:rFonts w:ascii="Segoe UI" w:eastAsia="Times New Roman" w:hAnsi="Segoe UI" w:cs="Segoe UI"/>
            <w:b/>
            <w:bCs/>
            <w:color w:val="000000"/>
            <w:sz w:val="27"/>
          </w:rPr>
          <w:t>JSON.parse</w:t>
        </w:r>
        <w:r w:rsidRPr="0089304D">
          <w:rPr>
            <w:rFonts w:ascii="Segoe UI" w:eastAsia="Times New Roman" w:hAnsi="Segoe UI" w:cs="Segoe UI"/>
            <w:color w:val="000000"/>
            <w:sz w:val="27"/>
            <w:szCs w:val="27"/>
          </w:rPr>
          <w:t> to read them.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56" w:author="Unknown"/>
          <w:rFonts w:ascii="Consolas" w:eastAsia="Times New Roman" w:hAnsi="Consolas" w:cs="Consolas"/>
          <w:color w:val="F8F8F2"/>
          <w:sz w:val="27"/>
        </w:rPr>
      </w:pPr>
      <w:ins w:id="4257" w:author="Unknown">
        <w:r w:rsidRPr="0089304D">
          <w:rPr>
            <w:rFonts w:ascii="Consolas" w:eastAsia="Times New Roman" w:hAnsi="Consolas" w:cs="Consolas"/>
            <w:color w:val="8292A2"/>
            <w:sz w:val="27"/>
          </w:rPr>
          <w:t>// Create item: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58" w:author="Unknown"/>
          <w:rFonts w:ascii="Consolas" w:eastAsia="Times New Roman" w:hAnsi="Consolas" w:cs="Consolas"/>
          <w:color w:val="F8F8F2"/>
          <w:sz w:val="27"/>
        </w:rPr>
      </w:pPr>
      <w:ins w:id="425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myObj = {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language: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60" w:author="Unknown"/>
          <w:rFonts w:ascii="Consolas" w:eastAsia="Times New Roman" w:hAnsi="Consolas" w:cs="Consolas"/>
          <w:color w:val="F8F8F2"/>
          <w:sz w:val="27"/>
        </w:rPr>
      </w:pPr>
      <w:ins w:id="4261" w:author="Unknown">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 xml:space="preserve">(key,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62" w:author="Unknown"/>
          <w:rFonts w:ascii="Consolas" w:eastAsia="Times New Roman" w:hAnsi="Consolas" w:cs="Consolas"/>
          <w:color w:val="F8F8F2"/>
          <w:sz w:val="27"/>
        </w:rPr>
      </w:pPr>
      <w:ins w:id="4263" w:author="Unknown">
        <w:r w:rsidRPr="0089304D">
          <w:rPr>
            <w:rFonts w:ascii="Consolas" w:eastAsia="Times New Roman" w:hAnsi="Consolas" w:cs="Consolas"/>
            <w:color w:val="8292A2"/>
            <w:sz w:val="27"/>
          </w:rPr>
          <w:t>// Read item: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64" w:author="Unknown"/>
          <w:rFonts w:ascii="Consolas" w:eastAsia="Times New Roman" w:hAnsi="Consolas" w:cs="Consolas"/>
          <w:color w:val="F8F8F2"/>
          <w:sz w:val="27"/>
          <w:szCs w:val="27"/>
        </w:rPr>
      </w:pPr>
      <w:ins w:id="426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item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(key));</w:t>
        </w:r>
      </w:ins>
    </w:p>
    <w:p w:rsidR="0089304D" w:rsidRPr="0089304D" w:rsidRDefault="0089304D" w:rsidP="0089304D">
      <w:pPr>
        <w:spacing w:after="0" w:line="240" w:lineRule="auto"/>
        <w:rPr>
          <w:ins w:id="4266" w:author="Unknown"/>
          <w:rFonts w:ascii="Segoe UI" w:eastAsia="Times New Roman" w:hAnsi="Segoe UI" w:cs="Segoe UI"/>
          <w:color w:val="000000"/>
          <w:sz w:val="27"/>
          <w:szCs w:val="27"/>
        </w:rPr>
      </w:pPr>
      <w:ins w:id="426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68" w:author="Unknown"/>
          <w:rFonts w:ascii="Segoe UI" w:eastAsia="Times New Roman" w:hAnsi="Segoe UI" w:cs="Segoe UI"/>
          <w:color w:val="000000"/>
          <w:sz w:val="27"/>
          <w:szCs w:val="27"/>
        </w:rPr>
      </w:pPr>
      <w:ins w:id="426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270" w:author="Unknown"/>
          <w:rFonts w:ascii="Segoe UI" w:eastAsia="Times New Roman" w:hAnsi="Segoe UI" w:cs="Segoe UI"/>
          <w:color w:val="000000"/>
          <w:sz w:val="27"/>
          <w:szCs w:val="27"/>
        </w:rPr>
      </w:pPr>
      <w:ins w:id="427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272" w:author="Unknown"/>
          <w:rFonts w:ascii="Segoe UI" w:eastAsia="Times New Roman" w:hAnsi="Segoe UI" w:cs="Segoe UI"/>
          <w:b/>
          <w:bCs/>
          <w:color w:val="000000"/>
          <w:sz w:val="24"/>
          <w:szCs w:val="24"/>
        </w:rPr>
      </w:pPr>
      <w:ins w:id="4273" w:author="Unknown">
        <w:r w:rsidRPr="0089304D">
          <w:rPr>
            <w:rFonts w:ascii="Segoe UI" w:eastAsia="Times New Roman" w:hAnsi="Segoe UI" w:cs="Segoe UI"/>
            <w:b/>
            <w:bCs/>
            <w:color w:val="000000"/>
            <w:sz w:val="24"/>
            <w:szCs w:val="24"/>
          </w:rPr>
          <w:lastRenderedPageBreak/>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74" w:author="Unknown"/>
          <w:rFonts w:ascii="Consolas" w:eastAsia="Times New Roman" w:hAnsi="Consolas" w:cs="Consolas"/>
          <w:color w:val="F8F8F2"/>
          <w:sz w:val="27"/>
        </w:rPr>
      </w:pPr>
      <w:ins w:id="4275"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76" w:author="Unknown"/>
          <w:rFonts w:ascii="Consolas" w:eastAsia="Times New Roman" w:hAnsi="Consolas" w:cs="Consolas"/>
          <w:color w:val="F8F8F2"/>
          <w:sz w:val="27"/>
        </w:rPr>
      </w:pPr>
      <w:ins w:id="427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78" w:author="Unknown"/>
          <w:rFonts w:ascii="Consolas" w:eastAsia="Times New Roman" w:hAnsi="Consolas" w:cs="Consolas"/>
          <w:color w:val="F8F8F2"/>
          <w:sz w:val="27"/>
        </w:rPr>
      </w:pPr>
      <w:ins w:id="427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80" w:author="Unknown"/>
          <w:rFonts w:ascii="Consolas" w:eastAsia="Times New Roman" w:hAnsi="Consolas" w:cs="Consolas"/>
          <w:color w:val="F8F8F2"/>
          <w:sz w:val="27"/>
        </w:rPr>
      </w:pPr>
      <w:ins w:id="42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82" w:author="Unknown"/>
          <w:rFonts w:ascii="Consolas" w:eastAsia="Times New Roman" w:hAnsi="Consolas" w:cs="Consolas"/>
          <w:color w:val="F8F8F2"/>
          <w:sz w:val="27"/>
        </w:rPr>
      </w:pPr>
      <w:ins w:id="42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84" w:author="Unknown"/>
          <w:rFonts w:ascii="Consolas" w:eastAsia="Times New Roman" w:hAnsi="Consolas" w:cs="Consolas"/>
          <w:color w:val="F8F8F2"/>
          <w:sz w:val="27"/>
        </w:rPr>
      </w:pPr>
      <w:ins w:id="42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86" w:author="Unknown"/>
          <w:rFonts w:ascii="Consolas" w:eastAsia="Times New Roman" w:hAnsi="Consolas" w:cs="Consolas"/>
          <w:color w:val="F8F8F2"/>
          <w:sz w:val="27"/>
        </w:rPr>
      </w:pPr>
      <w:ins w:id="42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88" w:author="Unknown"/>
          <w:rFonts w:ascii="Consolas" w:eastAsia="Times New Roman" w:hAnsi="Consolas" w:cs="Consolas"/>
          <w:color w:val="F8F8F2"/>
          <w:sz w:val="27"/>
        </w:rPr>
      </w:pPr>
      <w:ins w:id="428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0" w:author="Unknown"/>
          <w:rFonts w:ascii="Consolas" w:eastAsia="Times New Roman" w:hAnsi="Consolas" w:cs="Consolas"/>
          <w:color w:val="F8F8F2"/>
          <w:sz w:val="27"/>
        </w:rPr>
      </w:pPr>
      <w:ins w:id="429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2" w:author="Unknown"/>
          <w:rFonts w:ascii="Consolas" w:eastAsia="Times New Roman" w:hAnsi="Consolas" w:cs="Consolas"/>
          <w:color w:val="F8F8F2"/>
          <w:sz w:val="27"/>
        </w:rPr>
      </w:pPr>
      <w:ins w:id="42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4" w:author="Unknown"/>
          <w:rFonts w:ascii="Consolas" w:eastAsia="Times New Roman" w:hAnsi="Consolas" w:cs="Consolas"/>
          <w:color w:val="F8F8F2"/>
          <w:sz w:val="27"/>
        </w:rPr>
      </w:pPr>
      <w:ins w:id="42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6" w:author="Unknown"/>
          <w:rFonts w:ascii="Consolas" w:eastAsia="Times New Roman" w:hAnsi="Consolas" w:cs="Consolas"/>
          <w:color w:val="F8F8F2"/>
          <w:sz w:val="27"/>
        </w:rPr>
      </w:pPr>
      <w:ins w:id="42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299" w:author="Unknown"/>
          <w:rFonts w:ascii="Consolas" w:eastAsia="Times New Roman" w:hAnsi="Consolas" w:cs="Consolas"/>
          <w:color w:val="F8F8F2"/>
          <w:sz w:val="27"/>
        </w:rPr>
      </w:pPr>
      <w:ins w:id="43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01" w:author="Unknown"/>
          <w:rFonts w:ascii="Consolas" w:eastAsia="Times New Roman" w:hAnsi="Consolas" w:cs="Consolas"/>
          <w:color w:val="F8F8F2"/>
          <w:sz w:val="27"/>
        </w:rPr>
      </w:pPr>
      <w:ins w:id="43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03" w:author="Unknown"/>
          <w:rFonts w:ascii="Consolas" w:eastAsia="Times New Roman" w:hAnsi="Consolas" w:cs="Consolas"/>
          <w:color w:val="F8F8F2"/>
          <w:sz w:val="27"/>
        </w:rPr>
      </w:pPr>
      <w:ins w:id="4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05" w:author="Unknown"/>
          <w:rFonts w:ascii="Consolas" w:eastAsia="Times New Roman" w:hAnsi="Consolas" w:cs="Consolas"/>
          <w:color w:val="F8F8F2"/>
          <w:sz w:val="27"/>
        </w:rPr>
      </w:pPr>
      <w:ins w:id="43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07" w:author="Unknown"/>
          <w:rFonts w:ascii="Consolas" w:eastAsia="Times New Roman" w:hAnsi="Consolas" w:cs="Consolas"/>
          <w:color w:val="F8F8F2"/>
          <w:sz w:val="27"/>
        </w:rPr>
      </w:pPr>
      <w:ins w:id="43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09" w:author="Unknown"/>
          <w:rFonts w:ascii="Consolas" w:eastAsia="Times New Roman" w:hAnsi="Consolas" w:cs="Consolas"/>
          <w:color w:val="F8F8F2"/>
          <w:sz w:val="27"/>
        </w:rPr>
      </w:pPr>
      <w:ins w:id="43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1" w:author="Unknown"/>
          <w:rFonts w:ascii="Consolas" w:eastAsia="Times New Roman" w:hAnsi="Consolas" w:cs="Consolas"/>
          <w:color w:val="F8F8F2"/>
          <w:sz w:val="27"/>
        </w:rPr>
      </w:pPr>
      <w:ins w:id="43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3" w:author="Unknown"/>
          <w:rFonts w:ascii="Consolas" w:eastAsia="Times New Roman" w:hAnsi="Consolas" w:cs="Consolas"/>
          <w:color w:val="F8F8F2"/>
          <w:sz w:val="27"/>
        </w:rPr>
      </w:pPr>
      <w:ins w:id="43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5" w:author="Unknown"/>
          <w:rFonts w:ascii="Consolas" w:eastAsia="Times New Roman" w:hAnsi="Consolas" w:cs="Consolas"/>
          <w:color w:val="F8F8F2"/>
          <w:sz w:val="27"/>
        </w:rPr>
      </w:pPr>
      <w:ins w:id="43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7" w:author="Unknown"/>
          <w:rFonts w:ascii="Consolas" w:eastAsia="Times New Roman" w:hAnsi="Consolas" w:cs="Consolas"/>
          <w:color w:val="F8F8F2"/>
          <w:sz w:val="27"/>
        </w:rPr>
      </w:pPr>
      <w:ins w:id="43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19" w:author="Unknown"/>
          <w:rFonts w:ascii="Consolas" w:eastAsia="Times New Roman" w:hAnsi="Consolas" w:cs="Consolas"/>
          <w:color w:val="F8F8F2"/>
          <w:sz w:val="27"/>
        </w:rPr>
      </w:pPr>
      <w:ins w:id="43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21" w:author="Unknown"/>
          <w:rFonts w:ascii="Consolas" w:eastAsia="Times New Roman" w:hAnsi="Consolas" w:cs="Consolas"/>
          <w:color w:val="F8F8F2"/>
          <w:sz w:val="27"/>
        </w:rPr>
      </w:pPr>
      <w:ins w:id="43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23" w:author="Unknown"/>
          <w:rFonts w:ascii="Consolas" w:eastAsia="Times New Roman" w:hAnsi="Consolas" w:cs="Consolas"/>
          <w:color w:val="F8F8F2"/>
          <w:sz w:val="27"/>
        </w:rPr>
      </w:pPr>
      <w:ins w:id="432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25" w:author="Unknown"/>
          <w:rFonts w:ascii="Consolas" w:eastAsia="Times New Roman" w:hAnsi="Consolas" w:cs="Consolas"/>
          <w:color w:val="F8F8F2"/>
          <w:sz w:val="27"/>
        </w:rPr>
      </w:pPr>
      <w:ins w:id="43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27" w:author="Unknown"/>
          <w:rFonts w:ascii="Consolas" w:eastAsia="Times New Roman" w:hAnsi="Consolas" w:cs="Consolas"/>
          <w:color w:val="F8F8F2"/>
          <w:sz w:val="27"/>
        </w:rPr>
      </w:pPr>
      <w:ins w:id="43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29" w:author="Unknown"/>
          <w:rFonts w:ascii="Consolas" w:eastAsia="Times New Roman" w:hAnsi="Consolas" w:cs="Consolas"/>
          <w:color w:val="F8F8F2"/>
          <w:sz w:val="27"/>
        </w:rPr>
      </w:pPr>
      <w:ins w:id="4330"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1" w:author="Unknown"/>
          <w:rFonts w:ascii="Consolas" w:eastAsia="Times New Roman" w:hAnsi="Consolas" w:cs="Consolas"/>
          <w:color w:val="F8F8F2"/>
          <w:sz w:val="27"/>
        </w:rPr>
      </w:pPr>
      <w:ins w:id="43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3" w:author="Unknown"/>
          <w:rFonts w:ascii="Consolas" w:eastAsia="Times New Roman" w:hAnsi="Consolas" w:cs="Consolas"/>
          <w:color w:val="F8F8F2"/>
          <w:sz w:val="27"/>
        </w:rPr>
      </w:pPr>
      <w:ins w:id="43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5" w:author="Unknown"/>
          <w:rFonts w:ascii="Consolas" w:eastAsia="Times New Roman" w:hAnsi="Consolas" w:cs="Consolas"/>
          <w:color w:val="F8F8F2"/>
          <w:sz w:val="27"/>
        </w:rPr>
      </w:pPr>
      <w:ins w:id="43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7" w:author="Unknown"/>
          <w:rFonts w:ascii="Consolas" w:eastAsia="Times New Roman" w:hAnsi="Consolas" w:cs="Consolas"/>
          <w:color w:val="F8F8F2"/>
          <w:sz w:val="27"/>
        </w:rPr>
      </w:pPr>
      <w:ins w:id="43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39" w:author="Unknown"/>
          <w:rFonts w:ascii="Consolas" w:eastAsia="Times New Roman" w:hAnsi="Consolas" w:cs="Consolas"/>
          <w:color w:val="F8F8F2"/>
          <w:sz w:val="27"/>
        </w:rPr>
      </w:pPr>
      <w:ins w:id="43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41" w:author="Unknown"/>
          <w:rFonts w:ascii="Consolas" w:eastAsia="Times New Roman" w:hAnsi="Consolas" w:cs="Consolas"/>
          <w:color w:val="F8F8F2"/>
          <w:sz w:val="27"/>
        </w:rPr>
      </w:pPr>
      <w:ins w:id="43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43" w:author="Unknown"/>
          <w:rFonts w:ascii="Consolas" w:eastAsia="Times New Roman" w:hAnsi="Consolas" w:cs="Consolas"/>
          <w:color w:val="F8F8F2"/>
          <w:sz w:val="27"/>
        </w:rPr>
      </w:pPr>
      <w:ins w:id="43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45" w:author="Unknown"/>
          <w:rFonts w:ascii="Consolas" w:eastAsia="Times New Roman" w:hAnsi="Consolas" w:cs="Consolas"/>
          <w:color w:val="F8F8F2"/>
          <w:sz w:val="27"/>
        </w:rPr>
      </w:pPr>
      <w:ins w:id="434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47" w:author="Unknown"/>
          <w:rFonts w:ascii="Consolas" w:eastAsia="Times New Roman" w:hAnsi="Consolas" w:cs="Consolas"/>
          <w:color w:val="F8F8F2"/>
          <w:sz w:val="27"/>
        </w:rPr>
      </w:pPr>
      <w:ins w:id="4348"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49" w:author="Unknown"/>
          <w:rFonts w:ascii="Consolas" w:eastAsia="Times New Roman" w:hAnsi="Consolas" w:cs="Consolas"/>
          <w:color w:val="F8F8F2"/>
          <w:sz w:val="27"/>
        </w:rPr>
      </w:pPr>
      <w:ins w:id="4350"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51" w:author="Unknown"/>
          <w:rFonts w:ascii="Consolas" w:eastAsia="Times New Roman" w:hAnsi="Consolas" w:cs="Consolas"/>
          <w:color w:val="F8F8F2"/>
          <w:sz w:val="27"/>
        </w:rPr>
      </w:pPr>
      <w:ins w:id="435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53" w:author="Unknown"/>
          <w:rFonts w:ascii="Consolas" w:eastAsia="Times New Roman" w:hAnsi="Consolas" w:cs="Consolas"/>
          <w:color w:val="F8F8F2"/>
          <w:sz w:val="27"/>
        </w:rPr>
      </w:pPr>
      <w:ins w:id="435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355" w:author="Unknown"/>
          <w:rFonts w:ascii="Segoe UI" w:eastAsia="Times New Roman" w:hAnsi="Segoe UI" w:cs="Segoe UI"/>
          <w:color w:val="000000"/>
          <w:sz w:val="27"/>
          <w:szCs w:val="27"/>
        </w:rPr>
      </w:pPr>
      <w:ins w:id="435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357" w:author="Unknown"/>
          <w:rFonts w:ascii="Segoe UI" w:eastAsia="Times New Roman" w:hAnsi="Segoe UI" w:cs="Segoe UI"/>
          <w:b/>
          <w:bCs/>
          <w:color w:val="000000"/>
          <w:sz w:val="24"/>
          <w:szCs w:val="24"/>
        </w:rPr>
      </w:pPr>
      <w:ins w:id="4358"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59" w:author="Unknown"/>
          <w:rFonts w:ascii="Consolas" w:eastAsia="Times New Roman" w:hAnsi="Consolas" w:cs="Consolas"/>
          <w:color w:val="F8F8F2"/>
          <w:sz w:val="27"/>
        </w:rPr>
      </w:pPr>
      <w:ins w:id="436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20'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61" w:author="Unknown"/>
          <w:rFonts w:ascii="Consolas" w:eastAsia="Times New Roman" w:hAnsi="Consolas" w:cs="Consolas"/>
          <w:color w:val="F8F8F2"/>
          <w:sz w:val="27"/>
        </w:rPr>
      </w:pPr>
      <w:ins w:id="436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impArray = [</w:t>
        </w:r>
        <w:r w:rsidRPr="0089304D">
          <w:rPr>
            <w:rFonts w:ascii="Consolas" w:eastAsia="Times New Roman" w:hAnsi="Consolas" w:cs="Consolas"/>
            <w:color w:val="A6E22E"/>
            <w:sz w:val="27"/>
          </w:rPr>
          <w:t>'adrak'</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'pyaz'</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'bhindi'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64" w:author="Unknown"/>
          <w:rFonts w:ascii="Consolas" w:eastAsia="Times New Roman" w:hAnsi="Consolas" w:cs="Consolas"/>
          <w:color w:val="F8F8F2"/>
          <w:sz w:val="27"/>
        </w:rPr>
      </w:pPr>
      <w:ins w:id="4365" w:author="Unknown">
        <w:r w:rsidRPr="0089304D">
          <w:rPr>
            <w:rFonts w:ascii="Consolas" w:eastAsia="Times New Roman" w:hAnsi="Consolas" w:cs="Consolas"/>
            <w:color w:val="8292A2"/>
            <w:sz w:val="27"/>
          </w:rPr>
          <w:t>// // Add a key-value pair inside local 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66" w:author="Unknown"/>
          <w:rFonts w:ascii="Consolas" w:eastAsia="Times New Roman" w:hAnsi="Consolas" w:cs="Consolas"/>
          <w:color w:val="F8F8F2"/>
          <w:sz w:val="27"/>
        </w:rPr>
      </w:pPr>
      <w:ins w:id="4367" w:author="Unknown">
        <w:r w:rsidRPr="0089304D">
          <w:rPr>
            <w:rFonts w:ascii="Consolas" w:eastAsia="Times New Roman" w:hAnsi="Consolas" w:cs="Consolas"/>
            <w:color w:val="8292A2"/>
            <w:sz w:val="27"/>
          </w:rPr>
          <w:t>// localStorage.setItem('Name',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68" w:author="Unknown"/>
          <w:rFonts w:ascii="Consolas" w:eastAsia="Times New Roman" w:hAnsi="Consolas" w:cs="Consolas"/>
          <w:color w:val="F8F8F2"/>
          <w:sz w:val="27"/>
        </w:rPr>
      </w:pPr>
      <w:ins w:id="4369" w:author="Unknown">
        <w:r w:rsidRPr="0089304D">
          <w:rPr>
            <w:rFonts w:ascii="Consolas" w:eastAsia="Times New Roman" w:hAnsi="Consolas" w:cs="Consolas"/>
            <w:color w:val="8292A2"/>
            <w:sz w:val="27"/>
          </w:rPr>
          <w:t>// localStorage.setItem('Name2', 'Rohan');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0" w:author="Unknown"/>
          <w:rFonts w:ascii="Consolas" w:eastAsia="Times New Roman" w:hAnsi="Consolas" w:cs="Consolas"/>
          <w:color w:val="F8F8F2"/>
          <w:sz w:val="27"/>
        </w:rPr>
      </w:pPr>
      <w:ins w:id="4371" w:author="Unknown">
        <w:r w:rsidRPr="0089304D">
          <w:rPr>
            <w:rFonts w:ascii="Consolas" w:eastAsia="Times New Roman" w:hAnsi="Consolas" w:cs="Consolas"/>
            <w:color w:val="8292A2"/>
            <w:sz w:val="27"/>
          </w:rPr>
          <w:t>// localStorage.setItem('Sabzi', JSON.stringify(impArray));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3" w:author="Unknown"/>
          <w:rFonts w:ascii="Consolas" w:eastAsia="Times New Roman" w:hAnsi="Consolas" w:cs="Consolas"/>
          <w:color w:val="F8F8F2"/>
          <w:sz w:val="27"/>
        </w:rPr>
      </w:pPr>
      <w:ins w:id="4374" w:author="Unknown">
        <w:r w:rsidRPr="0089304D">
          <w:rPr>
            <w:rFonts w:ascii="Consolas" w:eastAsia="Times New Roman" w:hAnsi="Consolas" w:cs="Consolas"/>
            <w:color w:val="8292A2"/>
            <w:sz w:val="27"/>
          </w:rPr>
          <w:t>// Clears the entire local 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5" w:author="Unknown"/>
          <w:rFonts w:ascii="Consolas" w:eastAsia="Times New Roman" w:hAnsi="Consolas" w:cs="Consolas"/>
          <w:color w:val="F8F8F2"/>
          <w:sz w:val="27"/>
        </w:rPr>
      </w:pPr>
      <w:ins w:id="4376" w:author="Unknown">
        <w:r w:rsidRPr="0089304D">
          <w:rPr>
            <w:rFonts w:ascii="Consolas" w:eastAsia="Times New Roman" w:hAnsi="Consolas" w:cs="Consolas"/>
            <w:color w:val="8292A2"/>
            <w:sz w:val="27"/>
          </w:rPr>
          <w:t>// localStorage.clear();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78" w:author="Unknown"/>
          <w:rFonts w:ascii="Consolas" w:eastAsia="Times New Roman" w:hAnsi="Consolas" w:cs="Consolas"/>
          <w:color w:val="F8F8F2"/>
          <w:sz w:val="27"/>
        </w:rPr>
      </w:pPr>
      <w:ins w:id="4379" w:author="Unknown">
        <w:r w:rsidRPr="0089304D">
          <w:rPr>
            <w:rFonts w:ascii="Consolas" w:eastAsia="Times New Roman" w:hAnsi="Consolas" w:cs="Consolas"/>
            <w:color w:val="8292A2"/>
            <w:sz w:val="27"/>
          </w:rPr>
          <w:t>// Clear a particular key-value pair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0" w:author="Unknown"/>
          <w:rFonts w:ascii="Consolas" w:eastAsia="Times New Roman" w:hAnsi="Consolas" w:cs="Consolas"/>
          <w:color w:val="F8F8F2"/>
          <w:sz w:val="27"/>
        </w:rPr>
      </w:pPr>
      <w:ins w:id="4381" w:author="Unknown">
        <w:r w:rsidRPr="0089304D">
          <w:rPr>
            <w:rFonts w:ascii="Consolas" w:eastAsia="Times New Roman" w:hAnsi="Consolas" w:cs="Consolas"/>
            <w:color w:val="8292A2"/>
            <w:sz w:val="27"/>
          </w:rPr>
          <w:t>// localStorage.removeItem('Name2');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3" w:author="Unknown"/>
          <w:rFonts w:ascii="Consolas" w:eastAsia="Times New Roman" w:hAnsi="Consolas" w:cs="Consolas"/>
          <w:color w:val="F8F8F2"/>
          <w:sz w:val="27"/>
        </w:rPr>
      </w:pPr>
      <w:ins w:id="4384" w:author="Unknown">
        <w:r w:rsidRPr="0089304D">
          <w:rPr>
            <w:rFonts w:ascii="Consolas" w:eastAsia="Times New Roman" w:hAnsi="Consolas" w:cs="Consolas"/>
            <w:color w:val="8292A2"/>
            <w:sz w:val="27"/>
          </w:rPr>
          <w:t>// Retrieve an item from the local 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5" w:author="Unknown"/>
          <w:rFonts w:ascii="Consolas" w:eastAsia="Times New Roman" w:hAnsi="Consolas" w:cs="Consolas"/>
          <w:color w:val="F8F8F2"/>
          <w:sz w:val="27"/>
        </w:rPr>
      </w:pPr>
      <w:ins w:id="438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7" w:author="Unknown"/>
          <w:rFonts w:ascii="Consolas" w:eastAsia="Times New Roman" w:hAnsi="Consolas" w:cs="Consolas"/>
          <w:color w:val="F8F8F2"/>
          <w:sz w:val="27"/>
        </w:rPr>
      </w:pPr>
      <w:ins w:id="4388" w:author="Unknown">
        <w:r w:rsidRPr="0089304D">
          <w:rPr>
            <w:rFonts w:ascii="Consolas" w:eastAsia="Times New Roman" w:hAnsi="Consolas" w:cs="Consolas"/>
            <w:color w:val="F8F8F2"/>
            <w:sz w:val="27"/>
          </w:rPr>
          <w:t xml:space="preserve">name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'Sabzi'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89" w:author="Unknown"/>
          <w:rFonts w:ascii="Consolas" w:eastAsia="Times New Roman" w:hAnsi="Consolas" w:cs="Consolas"/>
          <w:color w:val="F8F8F2"/>
          <w:sz w:val="27"/>
        </w:rPr>
      </w:pPr>
      <w:ins w:id="439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92" w:author="Unknown"/>
          <w:rFonts w:ascii="Consolas" w:eastAsia="Times New Roman" w:hAnsi="Consolas" w:cs="Consolas"/>
          <w:color w:val="F8F8F2"/>
          <w:sz w:val="27"/>
        </w:rPr>
      </w:pPr>
      <w:ins w:id="4393" w:author="Unknown">
        <w:r w:rsidRPr="0089304D">
          <w:rPr>
            <w:rFonts w:ascii="Consolas" w:eastAsia="Times New Roman" w:hAnsi="Consolas" w:cs="Consolas"/>
            <w:color w:val="8292A2"/>
            <w:sz w:val="27"/>
          </w:rPr>
          <w:t>// sessionStorage.setItem('sessionName', 'sHarry');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94" w:author="Unknown"/>
          <w:rFonts w:ascii="Consolas" w:eastAsia="Times New Roman" w:hAnsi="Consolas" w:cs="Consolas"/>
          <w:color w:val="F8F8F2"/>
          <w:sz w:val="27"/>
        </w:rPr>
      </w:pPr>
      <w:ins w:id="4395" w:author="Unknown">
        <w:r w:rsidRPr="0089304D">
          <w:rPr>
            <w:rFonts w:ascii="Consolas" w:eastAsia="Times New Roman" w:hAnsi="Consolas" w:cs="Consolas"/>
            <w:color w:val="8292A2"/>
            <w:sz w:val="27"/>
          </w:rPr>
          <w:t>// sessionStorage.setItem('sessionName2', 'sRohan');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396" w:author="Unknown"/>
          <w:rFonts w:ascii="Consolas" w:eastAsia="Times New Roman" w:hAnsi="Consolas" w:cs="Consolas"/>
          <w:color w:val="F8F8F2"/>
          <w:sz w:val="27"/>
        </w:rPr>
      </w:pPr>
      <w:ins w:id="4397" w:author="Unknown">
        <w:r w:rsidRPr="0089304D">
          <w:rPr>
            <w:rFonts w:ascii="Consolas" w:eastAsia="Times New Roman" w:hAnsi="Consolas" w:cs="Consolas"/>
            <w:color w:val="8292A2"/>
            <w:sz w:val="27"/>
          </w:rPr>
          <w:t>// sessionStorage.setItem('sessionSabzi', JSON.stringify(impArray));</w:t>
        </w:r>
      </w:ins>
    </w:p>
    <w:p w:rsidR="0089304D" w:rsidRPr="0089304D" w:rsidRDefault="0089304D" w:rsidP="0089304D">
      <w:pPr>
        <w:spacing w:after="0" w:line="240" w:lineRule="auto"/>
        <w:rPr>
          <w:ins w:id="4398" w:author="Unknown"/>
          <w:rFonts w:ascii="Segoe UI" w:eastAsia="Times New Roman" w:hAnsi="Segoe UI" w:cs="Segoe UI"/>
          <w:color w:val="000000"/>
          <w:sz w:val="27"/>
          <w:szCs w:val="27"/>
        </w:rPr>
      </w:pPr>
      <w:ins w:id="43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4400" w:author="Unknown"/>
          <w:rFonts w:ascii="Segoe UI" w:eastAsia="Times New Roman" w:hAnsi="Segoe UI" w:cs="Segoe UI"/>
          <w:color w:val="000000"/>
          <w:sz w:val="27"/>
          <w:szCs w:val="27"/>
        </w:rPr>
      </w:pPr>
      <w:ins w:id="4401" w:author="Unknown">
        <w:r w:rsidRPr="0089304D">
          <w:rPr>
            <w:rFonts w:ascii="Segoe UI" w:eastAsia="Times New Roman" w:hAnsi="Segoe UI" w:cs="Segoe UI"/>
            <w:b/>
            <w:bCs/>
            <w:color w:val="000000"/>
            <w:sz w:val="27"/>
          </w:rPr>
          <w:t>Previous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Creating Editable Div Using JavaScript: Exercise 2 | JavaScript Tutorial In Hindi #21</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Until now, we have explored many new concepts of JavaScript. Now it’s time to solve the exercise. The task you have to do is </w:t>
      </w:r>
      <w:r w:rsidRPr="0089304D">
        <w:rPr>
          <w:rFonts w:ascii="Segoe UI" w:eastAsia="Times New Roman" w:hAnsi="Segoe UI" w:cs="Segoe UI"/>
          <w:b/>
          <w:bCs/>
          <w:i/>
          <w:iCs/>
          <w:color w:val="000000"/>
          <w:sz w:val="27"/>
        </w:rPr>
        <w:t>"Creating Editable Div Using JavaScript"</w:t>
      </w:r>
      <w:r w:rsidRPr="0089304D">
        <w:rPr>
          <w:rFonts w:ascii="Segoe UI" w:eastAsia="Times New Roman" w:hAnsi="Segoe UI" w:cs="Segoe UI"/>
          <w:color w:val="000000"/>
          <w:sz w:val="27"/>
          <w:szCs w:val="27"/>
        </w:rPr>
        <w:t>. In this exercise, you have to use an event listener. If you have not watched the tutorial about events and event objects in JavaScript, then check </w:t>
      </w:r>
      <w:hyperlink r:id="rId35" w:history="1">
        <w:r w:rsidRPr="0089304D">
          <w:rPr>
            <w:rFonts w:ascii="Segoe UI" w:eastAsia="Times New Roman" w:hAnsi="Segoe UI" w:cs="Segoe UI"/>
            <w:b/>
            <w:bCs/>
            <w:i/>
            <w:iCs/>
            <w:color w:val="0000FF"/>
            <w:sz w:val="27"/>
            <w:u w:val="single"/>
          </w:rPr>
          <w:t>tutorial#17</w:t>
        </w:r>
      </w:hyperlink>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You have to create a div and inject it into the page, which has the heading. Whenever someone clicks on the div, it should be converted into an editable div. When the user clicks away (use blur event), save the note into the local storage.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are not familiar with the concept of local storage, check </w:t>
      </w:r>
      <w:hyperlink r:id="rId36" w:history="1">
        <w:r w:rsidRPr="0089304D">
          <w:rPr>
            <w:rFonts w:ascii="Segoe UI" w:eastAsia="Times New Roman" w:hAnsi="Segoe UI" w:cs="Segoe UI"/>
            <w:b/>
            <w:bCs/>
            <w:i/>
            <w:iCs/>
            <w:color w:val="0000FF"/>
            <w:sz w:val="27"/>
            <w:u w:val="single"/>
          </w:rPr>
          <w:t>tutorial#20</w:t>
        </w:r>
      </w:hyperlink>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You are advised to participate in solving this problem. You cannot learn to code by just watching the code implementation until you start doing it yourself.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Have you solved this task? If yes, then it’s time to check the solution. The solution is discussed in </w:t>
      </w:r>
      <w:hyperlink r:id="rId37" w:history="1">
        <w:r w:rsidRPr="0089304D">
          <w:rPr>
            <w:rFonts w:ascii="Segoe UI" w:eastAsia="Times New Roman" w:hAnsi="Segoe UI" w:cs="Segoe UI"/>
            <w:b/>
            <w:bCs/>
            <w:i/>
            <w:iCs/>
            <w:color w:val="0000FF"/>
            <w:sz w:val="27"/>
            <w:u w:val="single"/>
          </w:rPr>
          <w:t>tutorial#25</w:t>
        </w:r>
      </w:hyperlink>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like my work, then keep supporting and stay up to date with </w:t>
      </w:r>
      <w:hyperlink r:id="rId38" w:history="1">
        <w:r w:rsidRPr="0089304D">
          <w:rPr>
            <w:rFonts w:ascii="Segoe UI" w:eastAsia="Times New Roman" w:hAnsi="Segoe UI" w:cs="Segoe UI"/>
            <w:b/>
            <w:bCs/>
            <w:color w:val="0000FF"/>
            <w:sz w:val="27"/>
            <w:u w:val="single"/>
          </w:rPr>
          <w:t>codewithharry</w:t>
        </w:r>
      </w:hyperlink>
      <w:r w:rsidRPr="0089304D">
        <w:rPr>
          <w:rFonts w:ascii="Segoe UI" w:eastAsia="Times New Roman" w:hAnsi="Segoe UI" w:cs="Segoe UI"/>
          <w:b/>
          <w:bCs/>
          <w:color w:val="000000"/>
          <w:sz w:val="27"/>
        </w:rPr>
        <w: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402" w:author="Unknown"/>
          <w:rFonts w:ascii="Segoe UI" w:eastAsia="Times New Roman" w:hAnsi="Segoe UI" w:cs="Segoe UI"/>
          <w:color w:val="000000"/>
          <w:sz w:val="27"/>
          <w:szCs w:val="27"/>
        </w:rPr>
      </w:pPr>
      <w:ins w:id="440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404" w:author="Unknown"/>
          <w:rFonts w:ascii="Segoe UI" w:eastAsia="Times New Roman" w:hAnsi="Segoe UI" w:cs="Segoe UI"/>
          <w:b/>
          <w:bCs/>
          <w:color w:val="000000"/>
          <w:sz w:val="24"/>
          <w:szCs w:val="24"/>
        </w:rPr>
      </w:pPr>
      <w:ins w:id="4405"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06" w:author="Unknown"/>
          <w:rFonts w:ascii="Consolas" w:eastAsia="Times New Roman" w:hAnsi="Consolas" w:cs="Consolas"/>
          <w:color w:val="F8F8F2"/>
          <w:sz w:val="27"/>
        </w:rPr>
      </w:pPr>
      <w:ins w:id="440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08" w:author="Unknown"/>
          <w:rFonts w:ascii="Consolas" w:eastAsia="Times New Roman" w:hAnsi="Consolas" w:cs="Consolas"/>
          <w:color w:val="F8F8F2"/>
          <w:sz w:val="27"/>
        </w:rPr>
      </w:pPr>
      <w:ins w:id="440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10" w:author="Unknown"/>
          <w:rFonts w:ascii="Consolas" w:eastAsia="Times New Roman" w:hAnsi="Consolas" w:cs="Consolas"/>
          <w:color w:val="F8F8F2"/>
          <w:sz w:val="27"/>
        </w:rPr>
      </w:pPr>
      <w:ins w:id="44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12" w:author="Unknown"/>
          <w:rFonts w:ascii="Consolas" w:eastAsia="Times New Roman" w:hAnsi="Consolas" w:cs="Consolas"/>
          <w:color w:val="F8F8F2"/>
          <w:sz w:val="27"/>
        </w:rPr>
      </w:pPr>
      <w:ins w:id="44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14" w:author="Unknown"/>
          <w:rFonts w:ascii="Consolas" w:eastAsia="Times New Roman" w:hAnsi="Consolas" w:cs="Consolas"/>
          <w:color w:val="F8F8F2"/>
          <w:sz w:val="27"/>
        </w:rPr>
      </w:pPr>
      <w:ins w:id="44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16" w:author="Unknown"/>
          <w:rFonts w:ascii="Consolas" w:eastAsia="Times New Roman" w:hAnsi="Consolas" w:cs="Consolas"/>
          <w:color w:val="F8F8F2"/>
          <w:sz w:val="27"/>
        </w:rPr>
      </w:pPr>
      <w:ins w:id="44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18" w:author="Unknown"/>
          <w:rFonts w:ascii="Consolas" w:eastAsia="Times New Roman" w:hAnsi="Consolas" w:cs="Consolas"/>
          <w:color w:val="F8F8F2"/>
          <w:sz w:val="27"/>
        </w:rPr>
      </w:pPr>
      <w:ins w:id="44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20" w:author="Unknown"/>
          <w:rFonts w:ascii="Consolas" w:eastAsia="Times New Roman" w:hAnsi="Consolas" w:cs="Consolas"/>
          <w:color w:val="F8F8F2"/>
          <w:sz w:val="27"/>
        </w:rPr>
      </w:pPr>
      <w:ins w:id="442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22" w:author="Unknown"/>
          <w:rFonts w:ascii="Consolas" w:eastAsia="Times New Roman" w:hAnsi="Consolas" w:cs="Consolas"/>
          <w:color w:val="F8F8F2"/>
          <w:sz w:val="27"/>
        </w:rPr>
      </w:pPr>
      <w:ins w:id="44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24" w:author="Unknown"/>
          <w:rFonts w:ascii="Consolas" w:eastAsia="Times New Roman" w:hAnsi="Consolas" w:cs="Consolas"/>
          <w:color w:val="F8F8F2"/>
          <w:sz w:val="27"/>
        </w:rPr>
      </w:pPr>
      <w:ins w:id="44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26" w:author="Unknown"/>
          <w:rFonts w:ascii="Consolas" w:eastAsia="Times New Roman" w:hAnsi="Consolas" w:cs="Consolas"/>
          <w:color w:val="F8F8F2"/>
          <w:sz w:val="27"/>
        </w:rPr>
      </w:pPr>
      <w:ins w:id="44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28" w:author="Unknown"/>
          <w:rFonts w:ascii="Consolas" w:eastAsia="Times New Roman" w:hAnsi="Consolas" w:cs="Consolas"/>
          <w:color w:val="F8F8F2"/>
          <w:sz w:val="27"/>
        </w:rPr>
      </w:pPr>
      <w:ins w:id="44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1" w:author="Unknown"/>
          <w:rFonts w:ascii="Consolas" w:eastAsia="Times New Roman" w:hAnsi="Consolas" w:cs="Consolas"/>
          <w:color w:val="F8F8F2"/>
          <w:sz w:val="27"/>
        </w:rPr>
      </w:pPr>
      <w:ins w:id="44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3" w:author="Unknown"/>
          <w:rFonts w:ascii="Consolas" w:eastAsia="Times New Roman" w:hAnsi="Consolas" w:cs="Consolas"/>
          <w:color w:val="F8F8F2"/>
          <w:sz w:val="27"/>
        </w:rPr>
      </w:pPr>
      <w:ins w:id="443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5" w:author="Unknown"/>
          <w:rFonts w:ascii="Consolas" w:eastAsia="Times New Roman" w:hAnsi="Consolas" w:cs="Consolas"/>
          <w:color w:val="F8F8F2"/>
          <w:sz w:val="27"/>
        </w:rPr>
      </w:pPr>
      <w:ins w:id="44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7" w:author="Unknown"/>
          <w:rFonts w:ascii="Consolas" w:eastAsia="Times New Roman" w:hAnsi="Consolas" w:cs="Consolas"/>
          <w:color w:val="F8F8F2"/>
          <w:sz w:val="27"/>
        </w:rPr>
      </w:pPr>
      <w:ins w:id="44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39" w:author="Unknown"/>
          <w:rFonts w:ascii="Consolas" w:eastAsia="Times New Roman" w:hAnsi="Consolas" w:cs="Consolas"/>
          <w:color w:val="F8F8F2"/>
          <w:sz w:val="27"/>
        </w:rPr>
      </w:pPr>
      <w:ins w:id="44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41" w:author="Unknown"/>
          <w:rFonts w:ascii="Consolas" w:eastAsia="Times New Roman" w:hAnsi="Consolas" w:cs="Consolas"/>
          <w:color w:val="F8F8F2"/>
          <w:sz w:val="27"/>
        </w:rPr>
      </w:pPr>
      <w:ins w:id="44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43" w:author="Unknown"/>
          <w:rFonts w:ascii="Consolas" w:eastAsia="Times New Roman" w:hAnsi="Consolas" w:cs="Consolas"/>
          <w:color w:val="F8F8F2"/>
          <w:sz w:val="27"/>
        </w:rPr>
      </w:pPr>
      <w:ins w:id="44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45" w:author="Unknown"/>
          <w:rFonts w:ascii="Consolas" w:eastAsia="Times New Roman" w:hAnsi="Consolas" w:cs="Consolas"/>
          <w:color w:val="F8F8F2"/>
          <w:sz w:val="27"/>
        </w:rPr>
      </w:pPr>
      <w:ins w:id="44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47" w:author="Unknown"/>
          <w:rFonts w:ascii="Consolas" w:eastAsia="Times New Roman" w:hAnsi="Consolas" w:cs="Consolas"/>
          <w:color w:val="F8F8F2"/>
          <w:sz w:val="27"/>
        </w:rPr>
      </w:pPr>
      <w:ins w:id="44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49" w:author="Unknown"/>
          <w:rFonts w:ascii="Consolas" w:eastAsia="Times New Roman" w:hAnsi="Consolas" w:cs="Consolas"/>
          <w:color w:val="F8F8F2"/>
          <w:sz w:val="27"/>
        </w:rPr>
      </w:pPr>
      <w:ins w:id="44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1" w:author="Unknown"/>
          <w:rFonts w:ascii="Consolas" w:eastAsia="Times New Roman" w:hAnsi="Consolas" w:cs="Consolas"/>
          <w:color w:val="F8F8F2"/>
          <w:sz w:val="27"/>
        </w:rPr>
      </w:pPr>
      <w:ins w:id="44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3" w:author="Unknown"/>
          <w:rFonts w:ascii="Consolas" w:eastAsia="Times New Roman" w:hAnsi="Consolas" w:cs="Consolas"/>
          <w:color w:val="F8F8F2"/>
          <w:sz w:val="27"/>
        </w:rPr>
      </w:pPr>
      <w:ins w:id="44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5" w:author="Unknown"/>
          <w:rFonts w:ascii="Consolas" w:eastAsia="Times New Roman" w:hAnsi="Consolas" w:cs="Consolas"/>
          <w:color w:val="F8F8F2"/>
          <w:sz w:val="27"/>
        </w:rPr>
      </w:pPr>
      <w:ins w:id="44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7" w:author="Unknown"/>
          <w:rFonts w:ascii="Consolas" w:eastAsia="Times New Roman" w:hAnsi="Consolas" w:cs="Consolas"/>
          <w:color w:val="F8F8F2"/>
          <w:sz w:val="27"/>
        </w:rPr>
      </w:pPr>
      <w:ins w:id="44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59" w:author="Unknown"/>
          <w:rFonts w:ascii="Consolas" w:eastAsia="Times New Roman" w:hAnsi="Consolas" w:cs="Consolas"/>
          <w:color w:val="F8F8F2"/>
          <w:sz w:val="27"/>
        </w:rPr>
      </w:pPr>
      <w:ins w:id="44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61" w:author="Unknown"/>
          <w:rFonts w:ascii="Consolas" w:eastAsia="Times New Roman" w:hAnsi="Consolas" w:cs="Consolas"/>
          <w:color w:val="F8F8F2"/>
          <w:sz w:val="27"/>
        </w:rPr>
      </w:pPr>
      <w:ins w:id="4462"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63" w:author="Unknown"/>
          <w:rFonts w:ascii="Consolas" w:eastAsia="Times New Roman" w:hAnsi="Consolas" w:cs="Consolas"/>
          <w:color w:val="F8F8F2"/>
          <w:sz w:val="27"/>
        </w:rPr>
      </w:pPr>
      <w:ins w:id="44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65" w:author="Unknown"/>
          <w:rFonts w:ascii="Consolas" w:eastAsia="Times New Roman" w:hAnsi="Consolas" w:cs="Consolas"/>
          <w:color w:val="F8F8F2"/>
          <w:sz w:val="27"/>
        </w:rPr>
      </w:pPr>
      <w:ins w:id="44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67" w:author="Unknown"/>
          <w:rFonts w:ascii="Consolas" w:eastAsia="Times New Roman" w:hAnsi="Consolas" w:cs="Consolas"/>
          <w:color w:val="F8F8F2"/>
          <w:sz w:val="27"/>
        </w:rPr>
      </w:pPr>
      <w:ins w:id="44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69" w:author="Unknown"/>
          <w:rFonts w:ascii="Consolas" w:eastAsia="Times New Roman" w:hAnsi="Consolas" w:cs="Consolas"/>
          <w:color w:val="F8F8F2"/>
          <w:sz w:val="27"/>
        </w:rPr>
      </w:pPr>
      <w:ins w:id="44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1" w:author="Unknown"/>
          <w:rFonts w:ascii="Consolas" w:eastAsia="Times New Roman" w:hAnsi="Consolas" w:cs="Consolas"/>
          <w:color w:val="F8F8F2"/>
          <w:sz w:val="27"/>
        </w:rPr>
      </w:pPr>
      <w:ins w:id="44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3" w:author="Unknown"/>
          <w:rFonts w:ascii="Consolas" w:eastAsia="Times New Roman" w:hAnsi="Consolas" w:cs="Consolas"/>
          <w:color w:val="F8F8F2"/>
          <w:sz w:val="27"/>
        </w:rPr>
      </w:pPr>
      <w:ins w:id="44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5" w:author="Unknown"/>
          <w:rFonts w:ascii="Consolas" w:eastAsia="Times New Roman" w:hAnsi="Consolas" w:cs="Consolas"/>
          <w:color w:val="F8F8F2"/>
          <w:sz w:val="27"/>
        </w:rPr>
      </w:pPr>
      <w:ins w:id="44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7" w:author="Unknown"/>
          <w:rFonts w:ascii="Consolas" w:eastAsia="Times New Roman" w:hAnsi="Consolas" w:cs="Consolas"/>
          <w:color w:val="F8F8F2"/>
          <w:sz w:val="27"/>
        </w:rPr>
      </w:pPr>
      <w:ins w:id="447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79" w:author="Unknown"/>
          <w:rFonts w:ascii="Consolas" w:eastAsia="Times New Roman" w:hAnsi="Consolas" w:cs="Consolas"/>
          <w:color w:val="F8F8F2"/>
          <w:sz w:val="27"/>
        </w:rPr>
      </w:pPr>
      <w:ins w:id="4480"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81" w:author="Unknown"/>
          <w:rFonts w:ascii="Consolas" w:eastAsia="Times New Roman" w:hAnsi="Consolas" w:cs="Consolas"/>
          <w:color w:val="F8F8F2"/>
          <w:sz w:val="27"/>
        </w:rPr>
      </w:pPr>
      <w:ins w:id="4482"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83" w:author="Unknown"/>
          <w:rFonts w:ascii="Consolas" w:eastAsia="Times New Roman" w:hAnsi="Consolas" w:cs="Consolas"/>
          <w:color w:val="F8F8F2"/>
          <w:sz w:val="27"/>
        </w:rPr>
      </w:pPr>
      <w:ins w:id="448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js/tut15.js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85" w:author="Unknown"/>
          <w:rFonts w:ascii="Consolas" w:eastAsia="Times New Roman" w:hAnsi="Consolas" w:cs="Consolas"/>
          <w:color w:val="F8F8F2"/>
          <w:sz w:val="27"/>
        </w:rPr>
      </w:pPr>
      <w:ins w:id="448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487" w:author="Unknown"/>
          <w:rFonts w:ascii="Segoe UI" w:eastAsia="Times New Roman" w:hAnsi="Segoe UI" w:cs="Segoe UI"/>
          <w:color w:val="000000"/>
          <w:sz w:val="27"/>
          <w:szCs w:val="27"/>
        </w:rPr>
      </w:pPr>
      <w:ins w:id="4488"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489" w:author="Unknown"/>
          <w:rFonts w:ascii="Segoe UI" w:eastAsia="Times New Roman" w:hAnsi="Segoe UI" w:cs="Segoe UI"/>
          <w:b/>
          <w:bCs/>
          <w:color w:val="000000"/>
          <w:sz w:val="24"/>
          <w:szCs w:val="24"/>
        </w:rPr>
      </w:pPr>
      <w:ins w:id="4490"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1" w:author="Unknown"/>
          <w:rFonts w:ascii="Consolas" w:eastAsia="Times New Roman" w:hAnsi="Consolas" w:cs="Consolas"/>
          <w:color w:val="F8F8F2"/>
          <w:sz w:val="27"/>
        </w:rPr>
      </w:pPr>
      <w:ins w:id="449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'Tutorial 21 exercise 2 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3" w:author="Unknown"/>
          <w:rFonts w:ascii="Consolas" w:eastAsia="Times New Roman" w:hAnsi="Consolas" w:cs="Consolas"/>
          <w:color w:val="8292A2"/>
          <w:sz w:val="27"/>
        </w:rPr>
      </w:pPr>
      <w:ins w:id="4494"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5" w:author="Unknown"/>
          <w:rFonts w:ascii="Consolas" w:eastAsia="Times New Roman" w:hAnsi="Consolas" w:cs="Consolas"/>
          <w:color w:val="8292A2"/>
          <w:sz w:val="27"/>
        </w:rPr>
      </w:pPr>
      <w:ins w:id="4496" w:author="Unknown">
        <w:r w:rsidRPr="0089304D">
          <w:rPr>
            <w:rFonts w:ascii="Consolas" w:eastAsia="Times New Roman" w:hAnsi="Consolas" w:cs="Consolas"/>
            <w:color w:val="8292A2"/>
            <w:sz w:val="27"/>
          </w:rPr>
          <w:t>You have to create a div and inject it into the page which contains a heading.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7" w:author="Unknown"/>
          <w:rFonts w:ascii="Consolas" w:eastAsia="Times New Roman" w:hAnsi="Consolas" w:cs="Consolas"/>
          <w:color w:val="8292A2"/>
          <w:sz w:val="27"/>
        </w:rPr>
      </w:pPr>
      <w:ins w:id="4498" w:author="Unknown">
        <w:r w:rsidRPr="0089304D">
          <w:rPr>
            <w:rFonts w:ascii="Consolas" w:eastAsia="Times New Roman" w:hAnsi="Consolas" w:cs="Consolas"/>
            <w:color w:val="8292A2"/>
            <w:sz w:val="27"/>
          </w:rPr>
          <w:t>whenever someone clicks on the div, it should be converted into an editable item. whenever user clicks away (blur). save the note into the local 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499"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00" w:author="Unknown"/>
          <w:rFonts w:ascii="Consolas" w:eastAsia="Times New Roman" w:hAnsi="Consolas" w:cs="Consolas"/>
          <w:color w:val="F8F8F2"/>
          <w:sz w:val="27"/>
          <w:szCs w:val="27"/>
        </w:rPr>
      </w:pPr>
      <w:ins w:id="4501" w:author="Unknown">
        <w:r w:rsidRPr="0089304D">
          <w:rPr>
            <w:rFonts w:ascii="Consolas" w:eastAsia="Times New Roman" w:hAnsi="Consolas" w:cs="Consolas"/>
            <w:color w:val="8292A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Project 1: Build a Notes Taking Website Using Pure JavaScript | JavaScript Tutorial In Hindi #22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Now it’s time to start our first project, which is to build a note taking website</w:t>
      </w:r>
      <w:r w:rsidRPr="0089304D">
        <w:rPr>
          <w:rFonts w:ascii="Segoe UI" w:eastAsia="Times New Roman" w:hAnsi="Segoe UI" w:cs="Segoe UI"/>
          <w:i/>
          <w:iCs/>
          <w:color w:val="000000"/>
          <w:sz w:val="27"/>
        </w:rPr>
        <w:t>. </w:t>
      </w:r>
      <w:r w:rsidRPr="0089304D">
        <w:rPr>
          <w:rFonts w:ascii="Segoe UI" w:eastAsia="Times New Roman" w:hAnsi="Segoe UI" w:cs="Segoe UI"/>
          <w:color w:val="000000"/>
          <w:sz w:val="27"/>
          <w:szCs w:val="27"/>
        </w:rPr>
        <w:t>Projects snowball your coding skills. Programmers are always learning new things from new projects. The project details are explained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Project Explanation: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project we are building is </w:t>
      </w:r>
      <w:r w:rsidRPr="0089304D">
        <w:rPr>
          <w:rFonts w:ascii="Segoe UI" w:eastAsia="Times New Roman" w:hAnsi="Segoe UI" w:cs="Segoe UI"/>
          <w:b/>
          <w:bCs/>
          <w:i/>
          <w:iCs/>
          <w:color w:val="000000"/>
          <w:sz w:val="27"/>
        </w:rPr>
        <w:t>“Note Taking Website App Using Pure JavaScript.”</w:t>
      </w:r>
      <w:r w:rsidRPr="0089304D">
        <w:rPr>
          <w:rFonts w:ascii="Segoe UI" w:eastAsia="Times New Roman" w:hAnsi="Segoe UI" w:cs="Segoe UI"/>
          <w:i/>
          <w:iCs/>
          <w:color w:val="000000"/>
          <w:sz w:val="27"/>
        </w:rPr>
        <w:t> </w:t>
      </w:r>
      <w:r w:rsidRPr="0089304D">
        <w:rPr>
          <w:rFonts w:ascii="Segoe UI" w:eastAsia="Times New Roman" w:hAnsi="Segoe UI" w:cs="Segoe UI"/>
          <w:color w:val="000000"/>
          <w:sz w:val="27"/>
          <w:szCs w:val="27"/>
        </w:rPr>
        <w:t>We all have a notes app on our mobiles or laptop. </w:t>
      </w:r>
      <w:r w:rsidRPr="0089304D">
        <w:rPr>
          <w:rFonts w:ascii="Segoe UI" w:eastAsia="Times New Roman" w:hAnsi="Segoe UI" w:cs="Segoe UI"/>
          <w:b/>
          <w:bCs/>
          <w:color w:val="000000"/>
          <w:sz w:val="27"/>
        </w:rPr>
        <w:t>Note-taking</w:t>
      </w:r>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websites </w:t>
      </w:r>
      <w:r w:rsidRPr="0089304D">
        <w:rPr>
          <w:rFonts w:ascii="Segoe UI" w:eastAsia="Times New Roman" w:hAnsi="Segoe UI" w:cs="Segoe UI"/>
          <w:color w:val="000000"/>
          <w:sz w:val="27"/>
          <w:szCs w:val="27"/>
        </w:rPr>
        <w:t>are the online equivalent of notebooks, and because they are digital, they can do more for you than paper ever could. You can even build a more advanced level note-taking website, but we will keep it simple for now, as it is our first project!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website we are going to build in this tutorial looks like the following image: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12999720" cy="4856480"/>
            <wp:effectExtent l="19050" t="0" r="0" b="0"/>
            <wp:docPr id="47" name="Picture 47" descr="https://api.codewithharry.com/media/videoSeriesFiles/courseFiles/javascript-tutorials-in-hindi-22/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pi.codewithharry.com/media/videoSeriesFiles/courseFiles/javascript-tutorials-in-hindi-22/base64.png"/>
                    <pic:cNvPicPr>
                      <a:picLocks noChangeAspect="1" noChangeArrowheads="1"/>
                    </pic:cNvPicPr>
                  </pic:nvPicPr>
                  <pic:blipFill>
                    <a:blip r:embed="rId39"/>
                    <a:srcRect/>
                    <a:stretch>
                      <a:fillRect/>
                    </a:stretch>
                  </pic:blipFill>
                  <pic:spPr bwMode="auto">
                    <a:xfrm>
                      <a:off x="0" y="0"/>
                      <a:ext cx="12999720" cy="485648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502" w:author="Unknown"/>
          <w:rFonts w:ascii="Segoe UI" w:eastAsia="Times New Roman" w:hAnsi="Segoe UI" w:cs="Segoe UI"/>
          <w:b/>
          <w:bCs/>
          <w:color w:val="000000"/>
          <w:sz w:val="24"/>
          <w:szCs w:val="24"/>
        </w:rPr>
      </w:pPr>
      <w:ins w:id="4503" w:author="Unknown">
        <w:r w:rsidRPr="0089304D">
          <w:rPr>
            <w:rFonts w:ascii="Segoe UI" w:eastAsia="Times New Roman" w:hAnsi="Segoe UI" w:cs="Segoe UI"/>
            <w:b/>
            <w:bCs/>
            <w:color w:val="000000"/>
            <w:sz w:val="24"/>
            <w:szCs w:val="24"/>
          </w:rPr>
          <w:t>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04" w:author="Unknown"/>
          <w:rFonts w:ascii="Segoe UI" w:eastAsia="Times New Roman" w:hAnsi="Segoe UI" w:cs="Segoe UI"/>
          <w:color w:val="000000"/>
          <w:sz w:val="27"/>
          <w:szCs w:val="27"/>
        </w:rPr>
      </w:pPr>
      <w:ins w:id="4505" w:author="Unknown">
        <w:r w:rsidRPr="0089304D">
          <w:rPr>
            <w:rFonts w:ascii="Segoe UI" w:eastAsia="Times New Roman" w:hAnsi="Segoe UI" w:cs="Segoe UI"/>
            <w:color w:val="000000"/>
            <w:sz w:val="27"/>
            <w:szCs w:val="27"/>
          </w:rPr>
          <w:t>For this project, we will use the VS Code. </w:t>
        </w:r>
        <w:r w:rsidRPr="0089304D">
          <w:rPr>
            <w:rFonts w:ascii="Segoe UI" w:eastAsia="Times New Roman" w:hAnsi="Segoe UI" w:cs="Segoe UI"/>
            <w:b/>
            <w:bCs/>
            <w:color w:val="000000"/>
            <w:sz w:val="27"/>
          </w:rPr>
          <w:t>Visual Studio Code</w:t>
        </w:r>
        <w:r w:rsidRPr="0089304D">
          <w:rPr>
            <w:rFonts w:ascii="Segoe UI" w:eastAsia="Times New Roman" w:hAnsi="Segoe UI" w:cs="Segoe UI"/>
            <w:color w:val="000000"/>
            <w:sz w:val="27"/>
            <w:szCs w:val="27"/>
          </w:rPr>
          <w:t> is a free and powerful source-code editor that runs on the desktop. If you have not installed the Virtual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06" w:author="Unknown"/>
          <w:rFonts w:ascii="Segoe UI" w:eastAsia="Times New Roman" w:hAnsi="Segoe UI" w:cs="Segoe UI"/>
          <w:color w:val="000000"/>
          <w:sz w:val="27"/>
          <w:szCs w:val="27"/>
        </w:rPr>
      </w:pPr>
      <w:ins w:id="4507" w:author="Unknown">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"https://codewithharry.com/videos/javascript-tutorials-in-hindi-1"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b/>
            <w:bCs/>
            <w:i/>
            <w:iCs/>
            <w:color w:val="000000"/>
            <w:sz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08" w:author="Unknown"/>
          <w:rFonts w:ascii="Segoe UI" w:eastAsia="Times New Roman" w:hAnsi="Segoe UI" w:cs="Segoe UI"/>
          <w:color w:val="000000"/>
          <w:sz w:val="27"/>
          <w:szCs w:val="27"/>
        </w:rPr>
      </w:pPr>
      <w:ins w:id="4509" w:author="Unknown">
        <w:r w:rsidRPr="0089304D">
          <w:rPr>
            <w:rFonts w:ascii="Segoe UI" w:eastAsia="Times New Roman" w:hAnsi="Segoe UI" w:cs="Segoe UI"/>
            <w:color w:val="000000"/>
            <w:sz w:val="27"/>
            <w:szCs w:val="27"/>
          </w:rPr>
          <w:t>The project setup is really simple. Because we only want to use JavaScript without any frameworks. Start by creating a new project folder in VS Code, and inside that project folder, create two empty new files: </w:t>
        </w:r>
        <w:r w:rsidRPr="0089304D">
          <w:rPr>
            <w:rFonts w:ascii="Segoe UI" w:eastAsia="Times New Roman" w:hAnsi="Segoe UI" w:cs="Segoe UI"/>
            <w:i/>
            <w:iCs/>
            <w:color w:val="000000"/>
            <w:sz w:val="27"/>
          </w:rPr>
          <w:t>index.html</w:t>
        </w:r>
        <w:r w:rsidRPr="0089304D">
          <w:rPr>
            <w:rFonts w:ascii="Segoe UI" w:eastAsia="Times New Roman" w:hAnsi="Segoe UI" w:cs="Segoe UI"/>
            <w:color w:val="000000"/>
            <w:sz w:val="27"/>
            <w:szCs w:val="27"/>
            <w:bdr w:val="single" w:sz="2" w:space="0" w:color="auto" w:frame="1"/>
          </w:rPr>
          <w:t> and </w:t>
        </w:r>
        <w:r w:rsidRPr="0089304D">
          <w:rPr>
            <w:rFonts w:ascii="Segoe UI" w:eastAsia="Times New Roman" w:hAnsi="Segoe UI" w:cs="Segoe UI"/>
            <w:i/>
            <w:iCs/>
            <w:color w:val="000000"/>
            <w:sz w:val="27"/>
          </w:rPr>
          <w:t>app.js</w:t>
        </w:r>
        <w:r w:rsidRPr="0089304D">
          <w:rPr>
            <w:rFonts w:ascii="Segoe UI" w:eastAsia="Times New Roman" w:hAnsi="Segoe UI" w:cs="Segoe UI"/>
            <w:color w:val="000000"/>
            <w:sz w:val="27"/>
            <w:szCs w:val="27"/>
            <w:bdr w:val="single" w:sz="2" w:space="0" w:color="auto" w:frame="1"/>
          </w:rPr>
          <w:t>. The </w:t>
        </w:r>
        <w:r w:rsidRPr="0089304D">
          <w:rPr>
            <w:rFonts w:ascii="Segoe UI" w:eastAsia="Times New Roman" w:hAnsi="Segoe UI" w:cs="Segoe UI"/>
            <w:i/>
            <w:iCs/>
            <w:color w:val="000000"/>
            <w:sz w:val="27"/>
          </w:rPr>
          <w:t>index.html file</w:t>
        </w:r>
        <w:r w:rsidRPr="0089304D">
          <w:rPr>
            <w:rFonts w:ascii="Segoe UI" w:eastAsia="Times New Roman" w:hAnsi="Segoe UI" w:cs="Segoe UI"/>
            <w:color w:val="000000"/>
            <w:sz w:val="27"/>
            <w:szCs w:val="27"/>
            <w:bdr w:val="single" w:sz="2" w:space="0" w:color="auto" w:frame="1"/>
          </w:rPr>
          <w:t xml:space="preserve"> is the entry point for our website and contains the HTML code. In this project, we are also </w:t>
        </w:r>
        <w:r w:rsidRPr="0089304D">
          <w:rPr>
            <w:rFonts w:ascii="Segoe UI" w:eastAsia="Times New Roman" w:hAnsi="Segoe UI" w:cs="Segoe UI"/>
            <w:color w:val="000000"/>
            <w:sz w:val="27"/>
            <w:szCs w:val="27"/>
            <w:bdr w:val="single" w:sz="2" w:space="0" w:color="auto" w:frame="1"/>
          </w:rPr>
          <w:lastRenderedPageBreak/>
          <w:t>using </w:t>
        </w:r>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bdr w:val="single" w:sz="2" w:space="0" w:color="auto" w:frame="1"/>
          </w:rPr>
          <w:t>. If you are not familiar with Bootstrap, then do not worry; just follow the tutorial. The file </w:t>
        </w:r>
        <w:r w:rsidRPr="0089304D">
          <w:rPr>
            <w:rFonts w:ascii="Segoe UI" w:eastAsia="Times New Roman" w:hAnsi="Segoe UI" w:cs="Segoe UI"/>
            <w:i/>
            <w:iCs/>
            <w:color w:val="000000"/>
            <w:sz w:val="27"/>
          </w:rPr>
          <w:t>app.js</w:t>
        </w:r>
        <w:r w:rsidRPr="0089304D">
          <w:rPr>
            <w:rFonts w:ascii="Segoe UI" w:eastAsia="Times New Roman" w:hAnsi="Segoe UI" w:cs="Segoe UI"/>
            <w:color w:val="000000"/>
            <w:sz w:val="27"/>
            <w:szCs w:val="27"/>
            <w:bdr w:val="single" w:sz="2" w:space="0" w:color="auto" w:frame="1"/>
          </w:rPr>
          <w:t> will be included in </w:t>
        </w:r>
        <w:r w:rsidRPr="0089304D">
          <w:rPr>
            <w:rFonts w:ascii="Segoe UI" w:eastAsia="Times New Roman" w:hAnsi="Segoe UI" w:cs="Segoe UI"/>
            <w:i/>
            <w:iCs/>
            <w:color w:val="000000"/>
            <w:sz w:val="27"/>
          </w:rPr>
          <w:t>index.html</w:t>
        </w:r>
        <w:r w:rsidRPr="0089304D">
          <w:rPr>
            <w:rFonts w:ascii="Segoe UI" w:eastAsia="Times New Roman" w:hAnsi="Segoe UI" w:cs="Segoe UI"/>
            <w:color w:val="000000"/>
            <w:sz w:val="27"/>
            <w:szCs w:val="27"/>
            <w:bdr w:val="single" w:sz="2" w:space="0" w:color="auto" w:frame="1"/>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510" w:author="Unknown"/>
          <w:rFonts w:ascii="Segoe UI" w:eastAsia="Times New Roman" w:hAnsi="Segoe UI" w:cs="Segoe UI"/>
          <w:b/>
          <w:bCs/>
          <w:color w:val="000000"/>
          <w:sz w:val="24"/>
          <w:szCs w:val="24"/>
        </w:rPr>
      </w:pPr>
      <w:ins w:id="4511" w:author="Unknown">
        <w:r w:rsidRPr="0089304D">
          <w:rPr>
            <w:rFonts w:ascii="Segoe UI" w:eastAsia="Times New Roman" w:hAnsi="Segoe UI" w:cs="Segoe UI"/>
            <w:b/>
            <w:bCs/>
            <w:color w:val="000000"/>
            <w:sz w:val="24"/>
            <w:szCs w:val="24"/>
          </w:rPr>
          <w:t>Bootstrap:-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12" w:author="Unknown"/>
          <w:rFonts w:ascii="Segoe UI" w:eastAsia="Times New Roman" w:hAnsi="Segoe UI" w:cs="Segoe UI"/>
          <w:color w:val="000000"/>
          <w:sz w:val="27"/>
          <w:szCs w:val="27"/>
        </w:rPr>
      </w:pPr>
      <w:ins w:id="4513" w:author="Unknown">
        <w:r w:rsidRPr="0089304D">
          <w:rPr>
            <w:rFonts w:ascii="Segoe UI" w:eastAsia="Times New Roman" w:hAnsi="Segoe UI" w:cs="Segoe UI"/>
            <w:color w:val="000000"/>
            <w:sz w:val="27"/>
            <w:szCs w:val="27"/>
          </w:rPr>
          <w:t>If you are studying web development, you must have come across t</w:t>
        </w:r>
        <w:r w:rsidRPr="0089304D">
          <w:rPr>
            <w:rFonts w:ascii="Segoe UI" w:eastAsia="Times New Roman" w:hAnsi="Segoe UI" w:cs="Segoe UI"/>
            <w:color w:val="000000"/>
            <w:sz w:val="27"/>
            <w:szCs w:val="27"/>
            <w:bdr w:val="single" w:sz="2" w:space="0" w:color="auto" w:frame="1"/>
          </w:rPr>
          <w:t>he word Bootstrap. It is used for applying styling the user interface components. The easiest way to include Bootstrap is to add it from https://getbootstrap.com/docs/4.0/getting-started/introduction/.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14" w:author="Unknown"/>
          <w:rFonts w:ascii="Segoe UI" w:eastAsia="Times New Roman" w:hAnsi="Segoe UI" w:cs="Segoe UI"/>
          <w:color w:val="000000"/>
          <w:sz w:val="27"/>
          <w:szCs w:val="27"/>
        </w:rPr>
      </w:pPr>
      <w:ins w:id="4515" w:author="Unknown">
        <w:r w:rsidRPr="0089304D">
          <w:rPr>
            <w:rFonts w:ascii="Segoe UI" w:eastAsia="Times New Roman" w:hAnsi="Segoe UI" w:cs="Segoe UI"/>
            <w:color w:val="000000"/>
            <w:sz w:val="27"/>
            <w:szCs w:val="27"/>
            <w:bdr w:val="single" w:sz="2" w:space="0" w:color="auto" w:frame="1"/>
          </w:rPr>
          <w:t> First add the following in the head section: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16" w:author="Unknown"/>
          <w:rFonts w:ascii="Consolas" w:eastAsia="Times New Roman" w:hAnsi="Consolas" w:cs="Consolas"/>
          <w:color w:val="F92672"/>
          <w:sz w:val="27"/>
        </w:rPr>
      </w:pPr>
      <w:ins w:id="451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18" w:author="Unknown"/>
          <w:rFonts w:ascii="Consolas" w:eastAsia="Times New Roman" w:hAnsi="Consolas" w:cs="Consolas"/>
          <w:color w:val="F8F8F2"/>
          <w:sz w:val="27"/>
          <w:szCs w:val="27"/>
        </w:rPr>
      </w:pPr>
      <w:ins w:id="451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520" w:author="Unknown"/>
          <w:rFonts w:ascii="Segoe UI" w:eastAsia="Times New Roman" w:hAnsi="Segoe UI" w:cs="Segoe UI"/>
          <w:color w:val="000000"/>
          <w:sz w:val="27"/>
          <w:szCs w:val="27"/>
        </w:rPr>
      </w:pPr>
      <w:ins w:id="452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22" w:author="Unknown"/>
          <w:rFonts w:ascii="Segoe UI" w:eastAsia="Times New Roman" w:hAnsi="Segoe UI" w:cs="Segoe UI"/>
          <w:color w:val="000000"/>
          <w:sz w:val="27"/>
          <w:szCs w:val="27"/>
        </w:rPr>
      </w:pPr>
      <w:ins w:id="4523" w:author="Unknown">
        <w:r w:rsidRPr="0089304D">
          <w:rPr>
            <w:rFonts w:ascii="Segoe UI" w:eastAsia="Times New Roman" w:hAnsi="Segoe UI" w:cs="Segoe UI"/>
            <w:color w:val="000000"/>
            <w:sz w:val="27"/>
            <w:szCs w:val="27"/>
            <w:bdr w:val="single" w:sz="2" w:space="0" w:color="auto" w:frame="1"/>
          </w:rPr>
          <w:t>Then include the following code in the body section, before the closing &lt;/body&gt;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24" w:author="Unknown"/>
          <w:rFonts w:ascii="Consolas" w:eastAsia="Times New Roman" w:hAnsi="Consolas" w:cs="Consolas"/>
          <w:color w:val="F92672"/>
          <w:sz w:val="27"/>
        </w:rPr>
      </w:pPr>
      <w:ins w:id="45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26" w:author="Unknown"/>
          <w:rFonts w:ascii="Consolas" w:eastAsia="Times New Roman" w:hAnsi="Consolas" w:cs="Consolas"/>
          <w:color w:val="F92672"/>
          <w:sz w:val="27"/>
        </w:rPr>
      </w:pPr>
      <w:ins w:id="4527" w:author="Unknown">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28" w:author="Unknown"/>
          <w:rFonts w:ascii="Consolas" w:eastAsia="Times New Roman" w:hAnsi="Consolas" w:cs="Consolas"/>
          <w:color w:val="F8F8F2"/>
          <w:sz w:val="27"/>
        </w:rPr>
      </w:pPr>
      <w:ins w:id="4529" w:author="Unknown">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0" w:author="Unknown"/>
          <w:rFonts w:ascii="Consolas" w:eastAsia="Times New Roman" w:hAnsi="Consolas" w:cs="Consolas"/>
          <w:color w:val="F92672"/>
          <w:sz w:val="27"/>
        </w:rPr>
      </w:pPr>
      <w:ins w:id="453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2" w:author="Unknown"/>
          <w:rFonts w:ascii="Consolas" w:eastAsia="Times New Roman" w:hAnsi="Consolas" w:cs="Consolas"/>
          <w:color w:val="F92672"/>
          <w:sz w:val="27"/>
        </w:rPr>
      </w:pPr>
      <w:ins w:id="453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4" w:author="Unknown"/>
          <w:rFonts w:ascii="Consolas" w:eastAsia="Times New Roman" w:hAnsi="Consolas" w:cs="Consolas"/>
          <w:color w:val="F8F8F2"/>
          <w:sz w:val="27"/>
        </w:rPr>
      </w:pPr>
      <w:ins w:id="453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6" w:author="Unknown"/>
          <w:rFonts w:ascii="Consolas" w:eastAsia="Times New Roman" w:hAnsi="Consolas" w:cs="Consolas"/>
          <w:color w:val="F92672"/>
          <w:sz w:val="27"/>
        </w:rPr>
      </w:pPr>
      <w:ins w:id="4537"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38" w:author="Unknown"/>
          <w:rFonts w:ascii="Consolas" w:eastAsia="Times New Roman" w:hAnsi="Consolas" w:cs="Consolas"/>
          <w:color w:val="F92672"/>
          <w:sz w:val="27"/>
        </w:rPr>
      </w:pPr>
      <w:ins w:id="453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40" w:author="Unknown"/>
          <w:rFonts w:ascii="Consolas" w:eastAsia="Times New Roman" w:hAnsi="Consolas" w:cs="Consolas"/>
          <w:color w:val="F8F8F2"/>
          <w:sz w:val="27"/>
          <w:szCs w:val="27"/>
        </w:rPr>
      </w:pPr>
      <w:ins w:id="454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542" w:author="Unknown"/>
          <w:rFonts w:ascii="Segoe UI" w:eastAsia="Times New Roman" w:hAnsi="Segoe UI" w:cs="Segoe UI"/>
          <w:color w:val="000000"/>
          <w:sz w:val="27"/>
          <w:szCs w:val="27"/>
        </w:rPr>
      </w:pPr>
      <w:ins w:id="454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44" w:author="Unknown"/>
          <w:rFonts w:ascii="Segoe UI" w:eastAsia="Times New Roman" w:hAnsi="Segoe UI" w:cs="Segoe UI"/>
          <w:color w:val="000000"/>
          <w:sz w:val="27"/>
          <w:szCs w:val="27"/>
        </w:rPr>
      </w:pPr>
      <w:ins w:id="4545" w:author="Unknown">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bdr w:val="single" w:sz="2" w:space="0" w:color="auto" w:frame="1"/>
          </w:rPr>
          <w:t> is bundled with many </w:t>
        </w:r>
        <w:r w:rsidRPr="0089304D">
          <w:rPr>
            <w:rFonts w:ascii="Segoe UI" w:eastAsia="Times New Roman" w:hAnsi="Segoe UI" w:cs="Segoe UI"/>
            <w:color w:val="000000"/>
            <w:sz w:val="27"/>
            <w:szCs w:val="27"/>
          </w:rPr>
          <w:t>components</w:t>
        </w:r>
        <w:r w:rsidRPr="0089304D">
          <w:rPr>
            <w:rFonts w:ascii="Segoe UI" w:eastAsia="Times New Roman" w:hAnsi="Segoe UI" w:cs="Segoe UI"/>
            <w:color w:val="000000"/>
            <w:sz w:val="27"/>
            <w:szCs w:val="27"/>
            <w:bdr w:val="single" w:sz="2" w:space="0" w:color="auto" w:frame="1"/>
          </w:rPr>
          <w:t> that can be used to provide good user experience and user interactions in a web page like cards, navigation bars, dropdowns, icons, buttons, forms and also sizing options for different DOM elements. In this project, we are using bootstrap components for making the front end of website. Then after desiging thewebsite, we will add logic into it using pure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46" w:author="Unknown"/>
          <w:rFonts w:ascii="Segoe UI" w:eastAsia="Times New Roman" w:hAnsi="Segoe UI" w:cs="Segoe UI"/>
          <w:color w:val="000000"/>
          <w:sz w:val="27"/>
          <w:szCs w:val="27"/>
        </w:rPr>
      </w:pPr>
      <w:ins w:id="4547" w:author="Unknown">
        <w:r w:rsidRPr="0089304D">
          <w:rPr>
            <w:rFonts w:ascii="Segoe UI" w:eastAsia="Times New Roman" w:hAnsi="Segoe UI" w:cs="Segoe UI"/>
            <w:color w:val="000000"/>
            <w:sz w:val="27"/>
            <w:szCs w:val="27"/>
            <w:bdr w:val="single" w:sz="2" w:space="0" w:color="auto" w:frame="1"/>
          </w:rPr>
          <w:t>So, let’s start coding!!!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548" w:author="Unknown"/>
          <w:rFonts w:ascii="Segoe UI" w:eastAsia="Times New Roman" w:hAnsi="Segoe UI" w:cs="Segoe UI"/>
          <w:color w:val="000000"/>
          <w:sz w:val="27"/>
          <w:szCs w:val="27"/>
        </w:rPr>
      </w:pPr>
      <w:ins w:id="454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550" w:author="Unknown"/>
          <w:rFonts w:ascii="Segoe UI" w:eastAsia="Times New Roman" w:hAnsi="Segoe UI" w:cs="Segoe UI"/>
          <w:b/>
          <w:bCs/>
          <w:color w:val="000000"/>
          <w:sz w:val="24"/>
          <w:szCs w:val="24"/>
        </w:rPr>
      </w:pPr>
      <w:ins w:id="4551"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2" w:author="Unknown"/>
          <w:rFonts w:ascii="Consolas" w:eastAsia="Times New Roman" w:hAnsi="Consolas" w:cs="Consolas"/>
          <w:color w:val="F8F8F2"/>
          <w:sz w:val="27"/>
        </w:rPr>
      </w:pPr>
      <w:ins w:id="455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4" w:author="Unknown"/>
          <w:rFonts w:ascii="Consolas" w:eastAsia="Times New Roman" w:hAnsi="Consolas" w:cs="Consolas"/>
          <w:color w:val="F8F8F2"/>
          <w:sz w:val="27"/>
        </w:rPr>
      </w:pPr>
      <w:ins w:id="455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7" w:author="Unknown"/>
          <w:rFonts w:ascii="Consolas" w:eastAsia="Times New Roman" w:hAnsi="Consolas" w:cs="Consolas"/>
          <w:color w:val="F8F8F2"/>
          <w:sz w:val="27"/>
        </w:rPr>
      </w:pPr>
      <w:ins w:id="455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59" w:author="Unknown"/>
          <w:rFonts w:ascii="Consolas" w:eastAsia="Times New Roman" w:hAnsi="Consolas" w:cs="Consolas"/>
          <w:color w:val="F8F8F2"/>
          <w:sz w:val="27"/>
        </w:rPr>
      </w:pPr>
      <w:ins w:id="45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61" w:author="Unknown"/>
          <w:rFonts w:ascii="Consolas" w:eastAsia="Times New Roman" w:hAnsi="Consolas" w:cs="Consolas"/>
          <w:color w:val="F8F8F2"/>
          <w:sz w:val="27"/>
        </w:rPr>
      </w:pPr>
      <w:ins w:id="45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63" w:author="Unknown"/>
          <w:rFonts w:ascii="Consolas" w:eastAsia="Times New Roman" w:hAnsi="Consolas" w:cs="Consolas"/>
          <w:color w:val="F8F8F2"/>
          <w:sz w:val="27"/>
        </w:rPr>
      </w:pPr>
      <w:ins w:id="45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65" w:author="Unknown"/>
          <w:rFonts w:ascii="Consolas" w:eastAsia="Times New Roman" w:hAnsi="Consolas" w:cs="Consolas"/>
          <w:color w:val="F8F8F2"/>
          <w:sz w:val="27"/>
        </w:rPr>
      </w:pPr>
      <w:ins w:id="45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&gt;Notes App&lt;/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67" w:author="Unknown"/>
          <w:rFonts w:ascii="Consolas" w:eastAsia="Times New Roman" w:hAnsi="Consolas" w:cs="Consolas"/>
          <w:color w:val="F92672"/>
          <w:sz w:val="27"/>
        </w:rPr>
      </w:pPr>
      <w:ins w:id="45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69" w:author="Unknown"/>
          <w:rFonts w:ascii="Consolas" w:eastAsia="Times New Roman" w:hAnsi="Consolas" w:cs="Consolas"/>
          <w:color w:val="F8F8F2"/>
          <w:sz w:val="27"/>
        </w:rPr>
      </w:pPr>
      <w:ins w:id="4570" w:author="Unknown">
        <w:r w:rsidRPr="0089304D">
          <w:rPr>
            <w:rFonts w:ascii="Consolas" w:eastAsia="Times New Roman" w:hAnsi="Consolas" w:cs="Consolas"/>
            <w:color w:val="F92672"/>
            <w:sz w:val="27"/>
          </w:rPr>
          <w:lastRenderedPageBreak/>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1" w:author="Unknown"/>
          <w:rFonts w:ascii="Consolas" w:eastAsia="Times New Roman" w:hAnsi="Consolas" w:cs="Consolas"/>
          <w:color w:val="F8F8F2"/>
          <w:sz w:val="27"/>
        </w:rPr>
      </w:pPr>
      <w:ins w:id="457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4" w:author="Unknown"/>
          <w:rFonts w:ascii="Consolas" w:eastAsia="Times New Roman" w:hAnsi="Consolas" w:cs="Consolas"/>
          <w:color w:val="F8F8F2"/>
          <w:sz w:val="27"/>
        </w:rPr>
      </w:pPr>
      <w:ins w:id="457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7" w:author="Unknown"/>
          <w:rFonts w:ascii="Consolas" w:eastAsia="Times New Roman" w:hAnsi="Consolas" w:cs="Consolas"/>
          <w:color w:val="F8F8F2"/>
          <w:sz w:val="27"/>
        </w:rPr>
      </w:pPr>
      <w:ins w:id="45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nav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 navbar-expand-lg navbar-dark bg-dark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79" w:author="Unknown"/>
          <w:rFonts w:ascii="Consolas" w:eastAsia="Times New Roman" w:hAnsi="Consolas" w:cs="Consolas"/>
          <w:color w:val="F8F8F2"/>
          <w:sz w:val="27"/>
        </w:rPr>
      </w:pPr>
      <w:ins w:id="45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navbar-brand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"&gt;Magic Notes&lt;/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81" w:author="Unknown"/>
          <w:rFonts w:ascii="Consolas" w:eastAsia="Times New Roman" w:hAnsi="Consolas" w:cs="Consolas"/>
          <w:color w:val="F92672"/>
          <w:sz w:val="27"/>
        </w:rPr>
      </w:pPr>
      <w:ins w:id="45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data-toggle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data-target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83" w:author="Unknown"/>
          <w:rFonts w:ascii="Consolas" w:eastAsia="Times New Roman" w:hAnsi="Consolas" w:cs="Consolas"/>
          <w:color w:val="F8F8F2"/>
          <w:sz w:val="27"/>
        </w:rPr>
      </w:pPr>
      <w:ins w:id="458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aria-controls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aria-expanded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false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Toggle navigation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85" w:author="Unknown"/>
          <w:rFonts w:ascii="Consolas" w:eastAsia="Times New Roman" w:hAnsi="Consolas" w:cs="Consolas"/>
          <w:color w:val="F8F8F2"/>
          <w:sz w:val="27"/>
        </w:rPr>
      </w:pPr>
      <w:ins w:id="45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navbar-toggler-icon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87" w:author="Unknown"/>
          <w:rFonts w:ascii="Consolas" w:eastAsia="Times New Roman" w:hAnsi="Consolas" w:cs="Consolas"/>
          <w:color w:val="F8F8F2"/>
          <w:sz w:val="27"/>
        </w:rPr>
      </w:pPr>
      <w:ins w:id="45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8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0" w:author="Unknown"/>
          <w:rFonts w:ascii="Consolas" w:eastAsia="Times New Roman" w:hAnsi="Consolas" w:cs="Consolas"/>
          <w:color w:val="F8F8F2"/>
          <w:sz w:val="27"/>
        </w:rPr>
      </w:pPr>
      <w:ins w:id="45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 navbar-collapse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2" w:author="Unknown"/>
          <w:rFonts w:ascii="Consolas" w:eastAsia="Times New Roman" w:hAnsi="Consolas" w:cs="Consolas"/>
          <w:color w:val="F8F8F2"/>
          <w:sz w:val="27"/>
        </w:rPr>
      </w:pPr>
      <w:ins w:id="45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navbar-nav mr-auto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4" w:author="Unknown"/>
          <w:rFonts w:ascii="Consolas" w:eastAsia="Times New Roman" w:hAnsi="Consolas" w:cs="Consolas"/>
          <w:color w:val="F8F8F2"/>
          <w:sz w:val="27"/>
        </w:rPr>
      </w:pPr>
      <w:ins w:id="45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 active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6" w:author="Unknown"/>
          <w:rFonts w:ascii="Consolas" w:eastAsia="Times New Roman" w:hAnsi="Consolas" w:cs="Consolas"/>
          <w:color w:val="F8F8F2"/>
          <w:sz w:val="27"/>
        </w:rPr>
      </w:pPr>
      <w:ins w:id="45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"&gt;Home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sr-only</w:t>
        </w:r>
        <w:r w:rsidRPr="0089304D">
          <w:rPr>
            <w:rFonts w:ascii="Consolas" w:eastAsia="Times New Roman" w:hAnsi="Consolas" w:cs="Consolas"/>
            <w:color w:val="F8F8F2"/>
            <w:sz w:val="27"/>
          </w:rPr>
          <w:t>"&gt;(current)&lt;/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598" w:author="Unknown"/>
          <w:rFonts w:ascii="Consolas" w:eastAsia="Times New Roman" w:hAnsi="Consolas" w:cs="Consolas"/>
          <w:color w:val="F8F8F2"/>
          <w:sz w:val="27"/>
        </w:rPr>
      </w:pPr>
      <w:ins w:id="45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1" w:author="Unknown"/>
          <w:rFonts w:ascii="Consolas" w:eastAsia="Times New Roman" w:hAnsi="Consolas" w:cs="Consolas"/>
          <w:color w:val="F8F8F2"/>
          <w:sz w:val="27"/>
        </w:rPr>
      </w:pPr>
      <w:ins w:id="46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3" w:author="Unknown"/>
          <w:rFonts w:ascii="Consolas" w:eastAsia="Times New Roman" w:hAnsi="Consolas" w:cs="Consolas"/>
          <w:color w:val="F8F8F2"/>
          <w:sz w:val="27"/>
        </w:rPr>
      </w:pPr>
      <w:ins w:id="46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form-inline my-2 my-lg-0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5" w:author="Unknown"/>
          <w:rFonts w:ascii="Consolas" w:eastAsia="Times New Roman" w:hAnsi="Consolas" w:cs="Consolas"/>
          <w:color w:val="F8F8F2"/>
          <w:sz w:val="27"/>
        </w:rPr>
      </w:pPr>
      <w:ins w:id="46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 mr-sm-2</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searchTxt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7" w:author="Unknown"/>
          <w:rFonts w:ascii="Consolas" w:eastAsia="Times New Roman" w:hAnsi="Consolas" w:cs="Consolas"/>
          <w:color w:val="F8F8F2"/>
          <w:sz w:val="27"/>
        </w:rPr>
      </w:pPr>
      <w:ins w:id="46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btn-outline-success my-2 my-sm-0</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"&gt;Search&lt;/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09" w:author="Unknown"/>
          <w:rFonts w:ascii="Consolas" w:eastAsia="Times New Roman" w:hAnsi="Consolas" w:cs="Consolas"/>
          <w:color w:val="F8F8F2"/>
          <w:sz w:val="27"/>
        </w:rPr>
      </w:pPr>
      <w:ins w:id="4610"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1" w:author="Unknown"/>
          <w:rFonts w:ascii="Consolas" w:eastAsia="Times New Roman" w:hAnsi="Consolas" w:cs="Consolas"/>
          <w:color w:val="F8F8F2"/>
          <w:sz w:val="27"/>
        </w:rPr>
      </w:pPr>
      <w:ins w:id="46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3" w:author="Unknown"/>
          <w:rFonts w:ascii="Consolas" w:eastAsia="Times New Roman" w:hAnsi="Consolas" w:cs="Consolas"/>
          <w:color w:val="F8F8F2"/>
          <w:sz w:val="27"/>
        </w:rPr>
      </w:pPr>
      <w:ins w:id="46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nav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7" w:author="Unknown"/>
          <w:rFonts w:ascii="Consolas" w:eastAsia="Times New Roman" w:hAnsi="Consolas" w:cs="Consolas"/>
          <w:color w:val="F8F8F2"/>
          <w:sz w:val="27"/>
        </w:rPr>
      </w:pPr>
      <w:ins w:id="46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19" w:author="Unknown"/>
          <w:rFonts w:ascii="Consolas" w:eastAsia="Times New Roman" w:hAnsi="Consolas" w:cs="Consolas"/>
          <w:color w:val="F8F8F2"/>
          <w:sz w:val="27"/>
        </w:rPr>
      </w:pPr>
      <w:ins w:id="46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&gt;Welcome To Magic Notes&lt;/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21" w:author="Unknown"/>
          <w:rFonts w:ascii="Consolas" w:eastAsia="Times New Roman" w:hAnsi="Consolas" w:cs="Consolas"/>
          <w:color w:val="F8F8F2"/>
          <w:sz w:val="27"/>
        </w:rPr>
      </w:pPr>
      <w:ins w:id="46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23" w:author="Unknown"/>
          <w:rFonts w:ascii="Consolas" w:eastAsia="Times New Roman" w:hAnsi="Consolas" w:cs="Consolas"/>
          <w:color w:val="F8F8F2"/>
          <w:sz w:val="27"/>
        </w:rPr>
      </w:pPr>
      <w:ins w:id="46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25" w:author="Unknown"/>
          <w:rFonts w:ascii="Consolas" w:eastAsia="Times New Roman" w:hAnsi="Consolas" w:cs="Consolas"/>
          <w:color w:val="F8F8F2"/>
          <w:sz w:val="27"/>
        </w:rPr>
      </w:pPr>
      <w:ins w:id="46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h5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card-title</w:t>
        </w:r>
        <w:r w:rsidRPr="0089304D">
          <w:rPr>
            <w:rFonts w:ascii="Consolas" w:eastAsia="Times New Roman" w:hAnsi="Consolas" w:cs="Consolas"/>
            <w:color w:val="F8F8F2"/>
            <w:sz w:val="27"/>
          </w:rPr>
          <w:t>"&gt;Add a note&lt;/</w:t>
        </w:r>
        <w:r w:rsidRPr="0089304D">
          <w:rPr>
            <w:rFonts w:ascii="Consolas" w:eastAsia="Times New Roman" w:hAnsi="Consolas" w:cs="Consolas"/>
            <w:color w:val="F92672"/>
            <w:sz w:val="27"/>
          </w:rPr>
          <w:t>h5</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27" w:author="Unknown"/>
          <w:rFonts w:ascii="Consolas" w:eastAsia="Times New Roman" w:hAnsi="Consolas" w:cs="Consolas"/>
          <w:color w:val="F8F8F2"/>
          <w:sz w:val="27"/>
        </w:rPr>
      </w:pPr>
      <w:ins w:id="46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29" w:author="Unknown"/>
          <w:rFonts w:ascii="Consolas" w:eastAsia="Times New Roman" w:hAnsi="Consolas" w:cs="Consolas"/>
          <w:color w:val="F8F8F2"/>
          <w:sz w:val="27"/>
        </w:rPr>
      </w:pPr>
      <w:ins w:id="46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textarea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addTxt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rows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3</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textarea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1" w:author="Unknown"/>
          <w:rFonts w:ascii="Consolas" w:eastAsia="Times New Roman" w:hAnsi="Consolas" w:cs="Consolas"/>
          <w:color w:val="F8F8F2"/>
          <w:sz w:val="27"/>
        </w:rPr>
      </w:pPr>
      <w:ins w:id="46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3" w:author="Unknown"/>
          <w:rFonts w:ascii="Consolas" w:eastAsia="Times New Roman" w:hAnsi="Consolas" w:cs="Consolas"/>
          <w:color w:val="F8F8F2"/>
          <w:sz w:val="27"/>
        </w:rPr>
      </w:pPr>
      <w:ins w:id="46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addBtn</w:t>
        </w:r>
        <w:r w:rsidRPr="0089304D">
          <w:rPr>
            <w:rFonts w:ascii="Consolas" w:eastAsia="Times New Roman" w:hAnsi="Consolas" w:cs="Consolas"/>
            <w:color w:val="F8F8F2"/>
            <w:sz w:val="27"/>
          </w:rPr>
          <w:t>"&gt;Add Note&lt;/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5" w:author="Unknown"/>
          <w:rFonts w:ascii="Consolas" w:eastAsia="Times New Roman" w:hAnsi="Consolas" w:cs="Consolas"/>
          <w:color w:val="F8F8F2"/>
          <w:sz w:val="27"/>
        </w:rPr>
      </w:pPr>
      <w:ins w:id="46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7" w:author="Unknown"/>
          <w:rFonts w:ascii="Consolas" w:eastAsia="Times New Roman" w:hAnsi="Consolas" w:cs="Consolas"/>
          <w:color w:val="F8F8F2"/>
          <w:sz w:val="27"/>
        </w:rPr>
      </w:pPr>
      <w:ins w:id="46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39" w:author="Unknown"/>
          <w:rFonts w:ascii="Consolas" w:eastAsia="Times New Roman" w:hAnsi="Consolas" w:cs="Consolas"/>
          <w:color w:val="F8F8F2"/>
          <w:sz w:val="27"/>
        </w:rPr>
      </w:pPr>
      <w:ins w:id="46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41" w:author="Unknown"/>
          <w:rFonts w:ascii="Consolas" w:eastAsia="Times New Roman" w:hAnsi="Consolas" w:cs="Consolas"/>
          <w:color w:val="F8F8F2"/>
          <w:sz w:val="27"/>
        </w:rPr>
      </w:pPr>
      <w:ins w:id="46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&gt;Your Notes&lt;/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43" w:author="Unknown"/>
          <w:rFonts w:ascii="Consolas" w:eastAsia="Times New Roman" w:hAnsi="Consolas" w:cs="Consolas"/>
          <w:color w:val="F8F8F2"/>
          <w:sz w:val="27"/>
        </w:rPr>
      </w:pPr>
      <w:ins w:id="46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45" w:author="Unknown"/>
          <w:rFonts w:ascii="Consolas" w:eastAsia="Times New Roman" w:hAnsi="Consolas" w:cs="Consolas"/>
          <w:color w:val="F8F8F2"/>
          <w:sz w:val="27"/>
        </w:rPr>
      </w:pPr>
      <w:ins w:id="46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notes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row container-fluid</w:t>
        </w:r>
        <w:r w:rsidRPr="0089304D">
          <w:rPr>
            <w:rFonts w:ascii="Consolas" w:eastAsia="Times New Roman" w:hAnsi="Consolas" w:cs="Consolas"/>
            <w:color w:val="F8F8F2"/>
            <w:sz w:val="27"/>
          </w:rPr>
          <w:t>"&gt;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47" w:author="Unknown"/>
          <w:rFonts w:ascii="Consolas" w:eastAsia="Times New Roman" w:hAnsi="Consolas" w:cs="Consolas"/>
          <w:color w:val="F8F8F2"/>
          <w:sz w:val="27"/>
        </w:rPr>
      </w:pPr>
      <w:ins w:id="46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0" w:author="Unknown"/>
          <w:rFonts w:ascii="Consolas" w:eastAsia="Times New Roman" w:hAnsi="Consolas" w:cs="Consolas"/>
          <w:color w:val="F92672"/>
          <w:sz w:val="27"/>
        </w:rPr>
      </w:pPr>
      <w:ins w:id="46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2" w:author="Unknown"/>
          <w:rFonts w:ascii="Consolas" w:eastAsia="Times New Roman" w:hAnsi="Consolas" w:cs="Consolas"/>
          <w:color w:val="F92672"/>
          <w:sz w:val="27"/>
        </w:rPr>
      </w:pPr>
      <w:ins w:id="465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4" w:author="Unknown"/>
          <w:rFonts w:ascii="Consolas" w:eastAsia="Times New Roman" w:hAnsi="Consolas" w:cs="Consolas"/>
          <w:color w:val="F8F8F2"/>
          <w:sz w:val="27"/>
        </w:rPr>
      </w:pPr>
      <w:ins w:id="465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6" w:author="Unknown"/>
          <w:rFonts w:ascii="Consolas" w:eastAsia="Times New Roman" w:hAnsi="Consolas" w:cs="Consolas"/>
          <w:color w:val="F92672"/>
          <w:sz w:val="27"/>
        </w:rPr>
      </w:pPr>
      <w:ins w:id="4657"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58" w:author="Unknown"/>
          <w:rFonts w:ascii="Consolas" w:eastAsia="Times New Roman" w:hAnsi="Consolas" w:cs="Consolas"/>
          <w:color w:val="F92672"/>
          <w:sz w:val="27"/>
        </w:rPr>
      </w:pPr>
      <w:ins w:id="465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60" w:author="Unknown"/>
          <w:rFonts w:ascii="Consolas" w:eastAsia="Times New Roman" w:hAnsi="Consolas" w:cs="Consolas"/>
          <w:color w:val="F8F8F2"/>
          <w:sz w:val="27"/>
        </w:rPr>
      </w:pPr>
      <w:ins w:id="466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62" w:author="Unknown"/>
          <w:rFonts w:ascii="Consolas" w:eastAsia="Times New Roman" w:hAnsi="Consolas" w:cs="Consolas"/>
          <w:color w:val="F92672"/>
          <w:sz w:val="27"/>
        </w:rPr>
      </w:pPr>
      <w:ins w:id="46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64" w:author="Unknown"/>
          <w:rFonts w:ascii="Consolas" w:eastAsia="Times New Roman" w:hAnsi="Consolas" w:cs="Consolas"/>
          <w:color w:val="F92672"/>
          <w:sz w:val="27"/>
        </w:rPr>
      </w:pPr>
      <w:ins w:id="466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66" w:author="Unknown"/>
          <w:rFonts w:ascii="Consolas" w:eastAsia="Times New Roman" w:hAnsi="Consolas" w:cs="Consolas"/>
          <w:color w:val="F8F8F2"/>
          <w:sz w:val="27"/>
        </w:rPr>
      </w:pPr>
      <w:ins w:id="466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68" w:author="Unknown"/>
          <w:rFonts w:ascii="Consolas" w:eastAsia="Times New Roman" w:hAnsi="Consolas" w:cs="Consolas"/>
          <w:color w:val="F8F8F2"/>
          <w:sz w:val="27"/>
        </w:rPr>
      </w:pPr>
      <w:ins w:id="46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js/app.js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70" w:author="Unknown"/>
          <w:rFonts w:ascii="Consolas" w:eastAsia="Times New Roman" w:hAnsi="Consolas" w:cs="Consolas"/>
          <w:color w:val="F8F8F2"/>
          <w:sz w:val="27"/>
        </w:rPr>
      </w:pPr>
      <w:ins w:id="467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7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73" w:author="Unknown"/>
          <w:rFonts w:ascii="Consolas" w:eastAsia="Times New Roman" w:hAnsi="Consolas" w:cs="Consolas"/>
          <w:color w:val="F8F8F2"/>
          <w:sz w:val="27"/>
        </w:rPr>
      </w:pPr>
      <w:ins w:id="467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675" w:author="Unknown"/>
          <w:rFonts w:ascii="Segoe UI" w:eastAsia="Times New Roman" w:hAnsi="Segoe UI" w:cs="Segoe UI"/>
          <w:color w:val="000000"/>
          <w:sz w:val="27"/>
          <w:szCs w:val="27"/>
        </w:rPr>
      </w:pPr>
      <w:ins w:id="467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677" w:author="Unknown"/>
          <w:rFonts w:ascii="Segoe UI" w:eastAsia="Times New Roman" w:hAnsi="Segoe UI" w:cs="Segoe UI"/>
          <w:b/>
          <w:bCs/>
          <w:color w:val="000000"/>
          <w:sz w:val="24"/>
          <w:szCs w:val="24"/>
        </w:rPr>
      </w:pPr>
      <w:ins w:id="4678"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79" w:author="Unknown"/>
          <w:rFonts w:ascii="Consolas" w:eastAsia="Times New Roman" w:hAnsi="Consolas" w:cs="Consolas"/>
          <w:color w:val="F8F8F2"/>
          <w:sz w:val="27"/>
        </w:rPr>
      </w:pPr>
      <w:ins w:id="468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81" w:author="Unknown"/>
          <w:rFonts w:ascii="Consolas" w:eastAsia="Times New Roman" w:hAnsi="Consolas" w:cs="Consolas"/>
          <w:color w:val="F8F8F2"/>
          <w:sz w:val="27"/>
        </w:rPr>
      </w:pPr>
      <w:ins w:id="468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notes app. This is app.js"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83" w:author="Unknown"/>
          <w:rFonts w:ascii="Consolas" w:eastAsia="Times New Roman" w:hAnsi="Consolas" w:cs="Consolas"/>
          <w:color w:val="F8F8F2"/>
          <w:sz w:val="27"/>
        </w:rPr>
      </w:pPr>
      <w:ins w:id="4684" w:author="Unknown">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8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86" w:author="Unknown"/>
          <w:rFonts w:ascii="Consolas" w:eastAsia="Times New Roman" w:hAnsi="Consolas" w:cs="Consolas"/>
          <w:color w:val="F8F8F2"/>
          <w:sz w:val="27"/>
        </w:rPr>
      </w:pPr>
      <w:ins w:id="4687" w:author="Unknown">
        <w:r w:rsidRPr="0089304D">
          <w:rPr>
            <w:rFonts w:ascii="Consolas" w:eastAsia="Times New Roman" w:hAnsi="Consolas" w:cs="Consolas"/>
            <w:color w:val="8292A2"/>
            <w:sz w:val="27"/>
          </w:rPr>
          <w:t>// If user adds a note, add it to the localStorage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88" w:author="Unknown"/>
          <w:rFonts w:ascii="Consolas" w:eastAsia="Times New Roman" w:hAnsi="Consolas" w:cs="Consolas"/>
          <w:color w:val="F8F8F2"/>
          <w:sz w:val="27"/>
        </w:rPr>
      </w:pPr>
      <w:ins w:id="468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addBtn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"addBtn"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0" w:author="Unknown"/>
          <w:rFonts w:ascii="Consolas" w:eastAsia="Times New Roman" w:hAnsi="Consolas" w:cs="Consolas"/>
          <w:color w:val="F8F8F2"/>
          <w:sz w:val="27"/>
        </w:rPr>
      </w:pPr>
      <w:ins w:id="4691" w:author="Unknown">
        <w:r w:rsidRPr="0089304D">
          <w:rPr>
            <w:rFonts w:ascii="Consolas" w:eastAsia="Times New Roman" w:hAnsi="Consolas" w:cs="Consolas"/>
            <w:color w:val="F8F8F2"/>
            <w:sz w:val="27"/>
          </w:rPr>
          <w:t>addBtn.</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2" w:author="Unknown"/>
          <w:rFonts w:ascii="Consolas" w:eastAsia="Times New Roman" w:hAnsi="Consolas" w:cs="Consolas"/>
          <w:color w:val="F8F8F2"/>
          <w:sz w:val="27"/>
        </w:rPr>
      </w:pPr>
      <w:ins w:id="469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addTxt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"addTxt"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4" w:author="Unknown"/>
          <w:rFonts w:ascii="Consolas" w:eastAsia="Times New Roman" w:hAnsi="Consolas" w:cs="Consolas"/>
          <w:color w:val="F8F8F2"/>
          <w:sz w:val="27"/>
        </w:rPr>
      </w:pPr>
      <w:ins w:id="46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6" w:author="Unknown"/>
          <w:rFonts w:ascii="Consolas" w:eastAsia="Times New Roman" w:hAnsi="Consolas" w:cs="Consolas"/>
          <w:color w:val="F8F8F2"/>
          <w:sz w:val="27"/>
        </w:rPr>
      </w:pPr>
      <w:ins w:id="4697"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698" w:author="Unknown"/>
          <w:rFonts w:ascii="Consolas" w:eastAsia="Times New Roman" w:hAnsi="Consolas" w:cs="Consolas"/>
          <w:color w:val="F8F8F2"/>
          <w:sz w:val="27"/>
        </w:rPr>
      </w:pPr>
      <w:ins w:id="4699"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00" w:author="Unknown"/>
          <w:rFonts w:ascii="Consolas" w:eastAsia="Times New Roman" w:hAnsi="Consolas" w:cs="Consolas"/>
          <w:color w:val="F8F8F2"/>
          <w:sz w:val="27"/>
        </w:rPr>
      </w:pPr>
      <w:ins w:id="4701"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02" w:author="Unknown"/>
          <w:rFonts w:ascii="Consolas" w:eastAsia="Times New Roman" w:hAnsi="Consolas" w:cs="Consolas"/>
          <w:color w:val="F8F8F2"/>
          <w:sz w:val="27"/>
        </w:rPr>
      </w:pPr>
      <w:ins w:id="4703"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04" w:author="Unknown"/>
          <w:rFonts w:ascii="Consolas" w:eastAsia="Times New Roman" w:hAnsi="Consolas" w:cs="Consolas"/>
          <w:color w:val="F8F8F2"/>
          <w:sz w:val="27"/>
        </w:rPr>
      </w:pPr>
      <w:ins w:id="470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06" w:author="Unknown"/>
          <w:rFonts w:ascii="Consolas" w:eastAsia="Times New Roman" w:hAnsi="Consolas" w:cs="Consolas"/>
          <w:color w:val="F8F8F2"/>
          <w:sz w:val="27"/>
        </w:rPr>
      </w:pPr>
      <w:ins w:id="4707"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push</w:t>
        </w:r>
        <w:r w:rsidRPr="0089304D">
          <w:rPr>
            <w:rFonts w:ascii="Consolas" w:eastAsia="Times New Roman" w:hAnsi="Consolas" w:cs="Consolas"/>
            <w:color w:val="F8F8F2"/>
            <w:sz w:val="27"/>
          </w:rPr>
          <w:t>(addTxt.value);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08" w:author="Unknown"/>
          <w:rFonts w:ascii="Consolas" w:eastAsia="Times New Roman" w:hAnsi="Consolas" w:cs="Consolas"/>
          <w:color w:val="F8F8F2"/>
          <w:sz w:val="27"/>
        </w:rPr>
      </w:pPr>
      <w:ins w:id="4709" w:author="Unknown">
        <w:r w:rsidRPr="0089304D">
          <w:rPr>
            <w:rFonts w:ascii="Consolas" w:eastAsia="Times New Roman" w:hAnsi="Consolas" w:cs="Consolas"/>
            <w:color w:val="F8F8F2"/>
            <w:sz w:val="27"/>
          </w:rPr>
          <w:t xml:space="preserve">  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0" w:author="Unknown"/>
          <w:rFonts w:ascii="Consolas" w:eastAsia="Times New Roman" w:hAnsi="Consolas" w:cs="Consolas"/>
          <w:color w:val="F8F8F2"/>
          <w:sz w:val="27"/>
        </w:rPr>
      </w:pPr>
      <w:ins w:id="4711" w:author="Unknown">
        <w:r w:rsidRPr="0089304D">
          <w:rPr>
            <w:rFonts w:ascii="Consolas" w:eastAsia="Times New Roman" w:hAnsi="Consolas" w:cs="Consolas"/>
            <w:color w:val="F8F8F2"/>
            <w:sz w:val="27"/>
          </w:rPr>
          <w:t xml:space="preserve">  addTxt.value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2" w:author="Unknown"/>
          <w:rFonts w:ascii="Consolas" w:eastAsia="Times New Roman" w:hAnsi="Consolas" w:cs="Consolas"/>
          <w:color w:val="F8F8F2"/>
          <w:sz w:val="27"/>
        </w:rPr>
      </w:pPr>
      <w:ins w:id="4713" w:author="Unknown">
        <w:r w:rsidRPr="0089304D">
          <w:rPr>
            <w:rFonts w:ascii="Consolas" w:eastAsia="Times New Roman" w:hAnsi="Consolas" w:cs="Consolas"/>
            <w:color w:val="8292A2"/>
            <w:sz w:val="27"/>
          </w:rPr>
          <w:t>//   console.log(notesObj);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4" w:author="Unknown"/>
          <w:rFonts w:ascii="Consolas" w:eastAsia="Times New Roman" w:hAnsi="Consolas" w:cs="Consolas"/>
          <w:color w:val="F8F8F2"/>
          <w:sz w:val="27"/>
        </w:rPr>
      </w:pPr>
      <w:ins w:id="47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6" w:author="Unknown"/>
          <w:rFonts w:ascii="Consolas" w:eastAsia="Times New Roman" w:hAnsi="Consolas" w:cs="Consolas"/>
          <w:color w:val="F8F8F2"/>
          <w:sz w:val="27"/>
        </w:rPr>
      </w:pPr>
      <w:ins w:id="471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19" w:author="Unknown"/>
          <w:rFonts w:ascii="Consolas" w:eastAsia="Times New Roman" w:hAnsi="Consolas" w:cs="Consolas"/>
          <w:color w:val="F8F8F2"/>
          <w:sz w:val="27"/>
        </w:rPr>
      </w:pPr>
      <w:ins w:id="4720" w:author="Unknown">
        <w:r w:rsidRPr="0089304D">
          <w:rPr>
            <w:rFonts w:ascii="Consolas" w:eastAsia="Times New Roman" w:hAnsi="Consolas" w:cs="Consolas"/>
            <w:color w:val="8292A2"/>
            <w:sz w:val="27"/>
          </w:rPr>
          <w:t>// Function to show elements from localStorage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21" w:author="Unknown"/>
          <w:rFonts w:ascii="Consolas" w:eastAsia="Times New Roman" w:hAnsi="Consolas" w:cs="Consolas"/>
          <w:color w:val="F8F8F2"/>
          <w:sz w:val="27"/>
        </w:rPr>
      </w:pPr>
      <w:ins w:id="4722"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23" w:author="Unknown"/>
          <w:rFonts w:ascii="Consolas" w:eastAsia="Times New Roman" w:hAnsi="Consolas" w:cs="Consolas"/>
          <w:color w:val="F8F8F2"/>
          <w:sz w:val="27"/>
        </w:rPr>
      </w:pPr>
      <w:ins w:id="472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25" w:author="Unknown"/>
          <w:rFonts w:ascii="Consolas" w:eastAsia="Times New Roman" w:hAnsi="Consolas" w:cs="Consolas"/>
          <w:color w:val="F8F8F2"/>
          <w:sz w:val="27"/>
        </w:rPr>
      </w:pPr>
      <w:ins w:id="472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27" w:author="Unknown"/>
          <w:rFonts w:ascii="Consolas" w:eastAsia="Times New Roman" w:hAnsi="Consolas" w:cs="Consolas"/>
          <w:color w:val="F8F8F2"/>
          <w:sz w:val="27"/>
        </w:rPr>
      </w:pPr>
      <w:ins w:id="4728"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29" w:author="Unknown"/>
          <w:rFonts w:ascii="Consolas" w:eastAsia="Times New Roman" w:hAnsi="Consolas" w:cs="Consolas"/>
          <w:color w:val="F8F8F2"/>
          <w:sz w:val="27"/>
        </w:rPr>
      </w:pPr>
      <w:ins w:id="4730"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1" w:author="Unknown"/>
          <w:rFonts w:ascii="Consolas" w:eastAsia="Times New Roman" w:hAnsi="Consolas" w:cs="Consolas"/>
          <w:color w:val="F8F8F2"/>
          <w:sz w:val="27"/>
        </w:rPr>
      </w:pPr>
      <w:ins w:id="4732"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3" w:author="Unknown"/>
          <w:rFonts w:ascii="Consolas" w:eastAsia="Times New Roman" w:hAnsi="Consolas" w:cs="Consolas"/>
          <w:color w:val="F8F8F2"/>
          <w:sz w:val="27"/>
        </w:rPr>
      </w:pPr>
      <w:ins w:id="473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5" w:author="Unknown"/>
          <w:rFonts w:ascii="Consolas" w:eastAsia="Times New Roman" w:hAnsi="Consolas" w:cs="Consolas"/>
          <w:color w:val="F8F8F2"/>
          <w:sz w:val="27"/>
        </w:rPr>
      </w:pPr>
      <w:ins w:id="473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7" w:author="Unknown"/>
          <w:rFonts w:ascii="Consolas" w:eastAsia="Times New Roman" w:hAnsi="Consolas" w:cs="Consolas"/>
          <w:color w:val="F8F8F2"/>
          <w:sz w:val="27"/>
        </w:rPr>
      </w:pPr>
      <w:ins w:id="4738"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39" w:author="Unknown"/>
          <w:rFonts w:ascii="Consolas" w:eastAsia="Times New Roman" w:hAnsi="Consolas" w:cs="Consolas"/>
          <w:color w:val="A6E22E"/>
          <w:sz w:val="27"/>
        </w:rPr>
      </w:pPr>
      <w:ins w:id="4740" w:author="Unknown">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41" w:author="Unknown"/>
          <w:rFonts w:ascii="Consolas" w:eastAsia="Times New Roman" w:hAnsi="Consolas" w:cs="Consolas"/>
          <w:color w:val="A6E22E"/>
          <w:sz w:val="27"/>
        </w:rPr>
      </w:pPr>
      <w:ins w:id="4742" w:author="Unknown">
        <w:r w:rsidRPr="0089304D">
          <w:rPr>
            <w:rFonts w:ascii="Consolas" w:eastAsia="Times New Roman" w:hAnsi="Consolas" w:cs="Consolas"/>
            <w:color w:val="A6E22E"/>
            <w:sz w:val="27"/>
          </w:rPr>
          <w:t xml:space="preserve">            &lt;div class="noteCard my-2 mx-2 card" style="width: 18rem;"&gt;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43" w:author="Unknown"/>
          <w:rFonts w:ascii="Consolas" w:eastAsia="Times New Roman" w:hAnsi="Consolas" w:cs="Consolas"/>
          <w:color w:val="A6E22E"/>
          <w:sz w:val="27"/>
        </w:rPr>
      </w:pPr>
      <w:ins w:id="4744" w:author="Unknown">
        <w:r w:rsidRPr="0089304D">
          <w:rPr>
            <w:rFonts w:ascii="Consolas" w:eastAsia="Times New Roman" w:hAnsi="Consolas" w:cs="Consolas"/>
            <w:color w:val="A6E22E"/>
            <w:sz w:val="27"/>
          </w:rPr>
          <w:t xml:space="preserve">                    &lt;div class="card-body"&gt;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45" w:author="Unknown"/>
          <w:rFonts w:ascii="Consolas" w:eastAsia="Times New Roman" w:hAnsi="Consolas" w:cs="Consolas"/>
          <w:color w:val="A6E22E"/>
          <w:sz w:val="27"/>
        </w:rPr>
      </w:pPr>
      <w:ins w:id="4746" w:author="Unknown">
        <w:r w:rsidRPr="0089304D">
          <w:rPr>
            <w:rFonts w:ascii="Consolas" w:eastAsia="Times New Roman" w:hAnsi="Consolas" w:cs="Consolas"/>
            <w:color w:val="A6E22E"/>
            <w:sz w:val="27"/>
          </w:rPr>
          <w:t xml:space="preserve">                        &lt;h5 class="card-title"&gt;Note </w:t>
        </w:r>
        <w:r w:rsidRPr="0089304D">
          <w:rPr>
            <w:rFonts w:ascii="Consolas" w:eastAsia="Times New Roman" w:hAnsi="Consolas" w:cs="Consolas"/>
            <w:color w:val="F8F8F2"/>
            <w:sz w:val="27"/>
          </w:rPr>
          <w:t xml:space="preserve">${index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&lt;/h5&gt;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47" w:author="Unknown"/>
          <w:rFonts w:ascii="Consolas" w:eastAsia="Times New Roman" w:hAnsi="Consolas" w:cs="Consolas"/>
          <w:color w:val="A6E22E"/>
          <w:sz w:val="27"/>
        </w:rPr>
      </w:pPr>
      <w:ins w:id="4748" w:author="Unknown">
        <w:r w:rsidRPr="0089304D">
          <w:rPr>
            <w:rFonts w:ascii="Consolas" w:eastAsia="Times New Roman" w:hAnsi="Consolas" w:cs="Consolas"/>
            <w:color w:val="A6E22E"/>
            <w:sz w:val="27"/>
          </w:rPr>
          <w:t xml:space="preserve">                        &lt;p class="card-text"&gt; </w:t>
        </w:r>
        <w:r w:rsidRPr="0089304D">
          <w:rPr>
            <w:rFonts w:ascii="Consolas" w:eastAsia="Times New Roman" w:hAnsi="Consolas" w:cs="Consolas"/>
            <w:color w:val="F8F8F2"/>
            <w:sz w:val="27"/>
          </w:rPr>
          <w:t>${element}</w:t>
        </w:r>
        <w:r w:rsidRPr="0089304D">
          <w:rPr>
            <w:rFonts w:ascii="Consolas" w:eastAsia="Times New Roman" w:hAnsi="Consolas" w:cs="Consolas"/>
            <w:color w:val="A6E22E"/>
            <w:sz w:val="27"/>
          </w:rPr>
          <w:t>&lt;/p&gt;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49" w:author="Unknown"/>
          <w:rFonts w:ascii="Consolas" w:eastAsia="Times New Roman" w:hAnsi="Consolas" w:cs="Consolas"/>
          <w:color w:val="A6E22E"/>
          <w:sz w:val="27"/>
        </w:rPr>
      </w:pPr>
      <w:ins w:id="4750" w:author="Unknown">
        <w:r w:rsidRPr="0089304D">
          <w:rPr>
            <w:rFonts w:ascii="Consolas" w:eastAsia="Times New Roman" w:hAnsi="Consolas" w:cs="Consolas"/>
            <w:color w:val="A6E22E"/>
            <w:sz w:val="27"/>
          </w:rPr>
          <w:lastRenderedPageBreak/>
          <w:t xml:space="preserve">                        &lt;button id="</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"onclick="deleteNote(this.id)" class="btn btn-primary"&gt;Delete Note&lt;/button&gt;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1" w:author="Unknown"/>
          <w:rFonts w:ascii="Consolas" w:eastAsia="Times New Roman" w:hAnsi="Consolas" w:cs="Consolas"/>
          <w:color w:val="A6E22E"/>
          <w:sz w:val="27"/>
        </w:rPr>
      </w:pPr>
      <w:ins w:id="4752"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3" w:author="Unknown"/>
          <w:rFonts w:ascii="Consolas" w:eastAsia="Times New Roman" w:hAnsi="Consolas" w:cs="Consolas"/>
          <w:color w:val="F8F8F2"/>
          <w:sz w:val="27"/>
        </w:rPr>
      </w:pPr>
      <w:ins w:id="4754"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5" w:author="Unknown"/>
          <w:rFonts w:ascii="Consolas" w:eastAsia="Times New Roman" w:hAnsi="Consolas" w:cs="Consolas"/>
          <w:color w:val="F8F8F2"/>
          <w:sz w:val="27"/>
        </w:rPr>
      </w:pPr>
      <w:ins w:id="475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7" w:author="Unknown"/>
          <w:rFonts w:ascii="Consolas" w:eastAsia="Times New Roman" w:hAnsi="Consolas" w:cs="Consolas"/>
          <w:color w:val="F8F8F2"/>
          <w:sz w:val="27"/>
        </w:rPr>
      </w:pPr>
      <w:ins w:id="475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notesElm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59" w:author="Unknown"/>
          <w:rFonts w:ascii="Consolas" w:eastAsia="Times New Roman" w:hAnsi="Consolas" w:cs="Consolas"/>
          <w:color w:val="F8F8F2"/>
          <w:sz w:val="27"/>
        </w:rPr>
      </w:pPr>
      <w:ins w:id="476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(notesObj.length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61" w:author="Unknown"/>
          <w:rFonts w:ascii="Consolas" w:eastAsia="Times New Roman" w:hAnsi="Consolas" w:cs="Consolas"/>
          <w:color w:val="F8F8F2"/>
          <w:sz w:val="27"/>
        </w:rPr>
      </w:pPr>
      <w:ins w:id="4762" w:author="Unknown">
        <w:r w:rsidRPr="0089304D">
          <w:rPr>
            <w:rFonts w:ascii="Consolas" w:eastAsia="Times New Roman" w:hAnsi="Consolas" w:cs="Consolas"/>
            <w:color w:val="F8F8F2"/>
            <w:sz w:val="27"/>
          </w:rPr>
          <w:t xml:space="preserve">    notesElm.innerHTML = 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63" w:author="Unknown"/>
          <w:rFonts w:ascii="Consolas" w:eastAsia="Times New Roman" w:hAnsi="Consolas" w:cs="Consolas"/>
          <w:color w:val="F8F8F2"/>
          <w:sz w:val="27"/>
        </w:rPr>
      </w:pPr>
      <w:ins w:id="4764"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65" w:author="Unknown"/>
          <w:rFonts w:ascii="Consolas" w:eastAsia="Times New Roman" w:hAnsi="Consolas" w:cs="Consolas"/>
          <w:color w:val="F8F8F2"/>
          <w:sz w:val="27"/>
        </w:rPr>
      </w:pPr>
      <w:ins w:id="4766" w:author="Unknown">
        <w:r w:rsidRPr="0089304D">
          <w:rPr>
            <w:rFonts w:ascii="Consolas" w:eastAsia="Times New Roman" w:hAnsi="Consolas" w:cs="Consolas"/>
            <w:color w:val="F8F8F2"/>
            <w:sz w:val="27"/>
          </w:rPr>
          <w:t xml:space="preserve">    notesElm.innerHTML = </w:t>
        </w:r>
        <w:r w:rsidRPr="0089304D">
          <w:rPr>
            <w:rFonts w:ascii="Consolas" w:eastAsia="Times New Roman" w:hAnsi="Consolas" w:cs="Consolas"/>
            <w:color w:val="A6E22E"/>
            <w:sz w:val="27"/>
          </w:rPr>
          <w:t>`Nothing to show! Use "Add a Note" section above to add 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67" w:author="Unknown"/>
          <w:rFonts w:ascii="Consolas" w:eastAsia="Times New Roman" w:hAnsi="Consolas" w:cs="Consolas"/>
          <w:color w:val="F8F8F2"/>
          <w:sz w:val="27"/>
        </w:rPr>
      </w:pPr>
      <w:ins w:id="476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69" w:author="Unknown"/>
          <w:rFonts w:ascii="Consolas" w:eastAsia="Times New Roman" w:hAnsi="Consolas" w:cs="Consolas"/>
          <w:color w:val="F8F8F2"/>
          <w:sz w:val="27"/>
        </w:rPr>
      </w:pPr>
      <w:ins w:id="477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2" w:author="Unknown"/>
          <w:rFonts w:ascii="Consolas" w:eastAsia="Times New Roman" w:hAnsi="Consolas" w:cs="Consolas"/>
          <w:color w:val="F8F8F2"/>
          <w:sz w:val="27"/>
        </w:rPr>
      </w:pPr>
      <w:ins w:id="4773" w:author="Unknown">
        <w:r w:rsidRPr="0089304D">
          <w:rPr>
            <w:rFonts w:ascii="Consolas" w:eastAsia="Times New Roman" w:hAnsi="Consolas" w:cs="Consolas"/>
            <w:color w:val="8292A2"/>
            <w:sz w:val="27"/>
          </w:rPr>
          <w:t>// Function to delete a note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4" w:author="Unknown"/>
          <w:rFonts w:ascii="Consolas" w:eastAsia="Times New Roman" w:hAnsi="Consolas" w:cs="Consolas"/>
          <w:color w:val="F8F8F2"/>
          <w:sz w:val="27"/>
        </w:rPr>
      </w:pPr>
      <w:ins w:id="4775"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deleteNote</w:t>
        </w:r>
        <w:r w:rsidRPr="0089304D">
          <w:rPr>
            <w:rFonts w:ascii="Consolas" w:eastAsia="Times New Roman" w:hAnsi="Consolas" w:cs="Consolas"/>
            <w:color w:val="F8F8F2"/>
            <w:sz w:val="27"/>
          </w:rPr>
          <w:t>(index)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6" w:author="Unknown"/>
          <w:rFonts w:ascii="Consolas" w:eastAsia="Times New Roman" w:hAnsi="Consolas" w:cs="Consolas"/>
          <w:color w:val="F8F8F2"/>
          <w:sz w:val="27"/>
        </w:rPr>
      </w:pPr>
      <w:ins w:id="4777" w:author="Unknown">
        <w:r w:rsidRPr="0089304D">
          <w:rPr>
            <w:rFonts w:ascii="Consolas" w:eastAsia="Times New Roman" w:hAnsi="Consolas" w:cs="Consolas"/>
            <w:color w:val="8292A2"/>
            <w:sz w:val="27"/>
          </w:rPr>
          <w:t>//   console.log("I am deleting",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79" w:author="Unknown"/>
          <w:rFonts w:ascii="Consolas" w:eastAsia="Times New Roman" w:hAnsi="Consolas" w:cs="Consolas"/>
          <w:color w:val="F8F8F2"/>
          <w:sz w:val="27"/>
        </w:rPr>
      </w:pPr>
      <w:ins w:id="47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81" w:author="Unknown"/>
          <w:rFonts w:ascii="Consolas" w:eastAsia="Times New Roman" w:hAnsi="Consolas" w:cs="Consolas"/>
          <w:color w:val="F8F8F2"/>
          <w:sz w:val="27"/>
        </w:rPr>
      </w:pPr>
      <w:ins w:id="478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83" w:author="Unknown"/>
          <w:rFonts w:ascii="Consolas" w:eastAsia="Times New Roman" w:hAnsi="Consolas" w:cs="Consolas"/>
          <w:color w:val="F8F8F2"/>
          <w:sz w:val="27"/>
        </w:rPr>
      </w:pPr>
      <w:ins w:id="4784"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85" w:author="Unknown"/>
          <w:rFonts w:ascii="Consolas" w:eastAsia="Times New Roman" w:hAnsi="Consolas" w:cs="Consolas"/>
          <w:color w:val="F8F8F2"/>
          <w:sz w:val="27"/>
        </w:rPr>
      </w:pPr>
      <w:ins w:id="4786"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87" w:author="Unknown"/>
          <w:rFonts w:ascii="Consolas" w:eastAsia="Times New Roman" w:hAnsi="Consolas" w:cs="Consolas"/>
          <w:color w:val="F8F8F2"/>
          <w:sz w:val="27"/>
        </w:rPr>
      </w:pPr>
      <w:ins w:id="4788"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89" w:author="Unknown"/>
          <w:rFonts w:ascii="Consolas" w:eastAsia="Times New Roman" w:hAnsi="Consolas" w:cs="Consolas"/>
          <w:color w:val="F8F8F2"/>
          <w:sz w:val="27"/>
        </w:rPr>
      </w:pPr>
      <w:ins w:id="479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2" w:author="Unknown"/>
          <w:rFonts w:ascii="Consolas" w:eastAsia="Times New Roman" w:hAnsi="Consolas" w:cs="Consolas"/>
          <w:color w:val="F8F8F2"/>
          <w:sz w:val="27"/>
        </w:rPr>
      </w:pPr>
      <w:ins w:id="4793"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splice</w:t>
        </w:r>
        <w:r w:rsidRPr="0089304D">
          <w:rPr>
            <w:rFonts w:ascii="Consolas" w:eastAsia="Times New Roman" w:hAnsi="Consolas" w:cs="Consolas"/>
            <w:color w:val="F8F8F2"/>
            <w:sz w:val="27"/>
          </w:rPr>
          <w:t xml:space="preserve">(index,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4" w:author="Unknown"/>
          <w:rFonts w:ascii="Consolas" w:eastAsia="Times New Roman" w:hAnsi="Consolas" w:cs="Consolas"/>
          <w:color w:val="F8F8F2"/>
          <w:sz w:val="27"/>
        </w:rPr>
      </w:pPr>
      <w:ins w:id="4795" w:author="Unknown">
        <w:r w:rsidRPr="0089304D">
          <w:rPr>
            <w:rFonts w:ascii="Consolas" w:eastAsia="Times New Roman" w:hAnsi="Consolas" w:cs="Consolas"/>
            <w:color w:val="F8F8F2"/>
            <w:sz w:val="27"/>
          </w:rPr>
          <w:t xml:space="preserve">  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6" w:author="Unknown"/>
          <w:rFonts w:ascii="Consolas" w:eastAsia="Times New Roman" w:hAnsi="Consolas" w:cs="Consolas"/>
          <w:color w:val="F8F8F2"/>
          <w:sz w:val="27"/>
        </w:rPr>
      </w:pPr>
      <w:ins w:id="479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798" w:author="Unknown"/>
          <w:rFonts w:ascii="Consolas" w:eastAsia="Times New Roman" w:hAnsi="Consolas" w:cs="Consolas"/>
          <w:color w:val="F8F8F2"/>
          <w:sz w:val="27"/>
        </w:rPr>
      </w:pPr>
      <w:ins w:id="4799" w:author="Unknown">
        <w:r w:rsidRPr="0089304D">
          <w:rPr>
            <w:rFonts w:ascii="Consolas" w:eastAsia="Times New Roman" w:hAnsi="Consolas" w:cs="Consolas"/>
            <w:color w:val="F8F8F2"/>
            <w:sz w:val="27"/>
          </w:rPr>
          <w:lastRenderedPageBreak/>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2" w:author="Unknown"/>
          <w:rFonts w:ascii="Consolas" w:eastAsia="Times New Roman" w:hAnsi="Consolas" w:cs="Consolas"/>
          <w:color w:val="F8F8F2"/>
          <w:sz w:val="27"/>
        </w:rPr>
      </w:pPr>
      <w:ins w:id="480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search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'searchTxt'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4" w:author="Unknown"/>
          <w:rFonts w:ascii="Consolas" w:eastAsia="Times New Roman" w:hAnsi="Consolas" w:cs="Consolas"/>
          <w:color w:val="F8F8F2"/>
          <w:sz w:val="27"/>
        </w:rPr>
      </w:pPr>
      <w:ins w:id="4805" w:author="Unknown">
        <w:r w:rsidRPr="0089304D">
          <w:rPr>
            <w:rFonts w:ascii="Consolas" w:eastAsia="Times New Roman" w:hAnsi="Consolas" w:cs="Consolas"/>
            <w:color w:val="F8F8F2"/>
            <w:sz w:val="27"/>
          </w:rPr>
          <w:t>search.</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"input"</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7" w:author="Unknown"/>
          <w:rFonts w:ascii="Consolas" w:eastAsia="Times New Roman" w:hAnsi="Consolas" w:cs="Consolas"/>
          <w:color w:val="F8F8F2"/>
          <w:sz w:val="27"/>
        </w:rPr>
      </w:pPr>
      <w:ins w:id="480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inputVal = search.value.</w:t>
        </w:r>
        <w:r w:rsidRPr="0089304D">
          <w:rPr>
            <w:rFonts w:ascii="Consolas" w:eastAsia="Times New Roman" w:hAnsi="Consolas" w:cs="Consolas"/>
            <w:color w:val="E6DB74"/>
            <w:sz w:val="27"/>
          </w:rPr>
          <w:t>toLowerCase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09" w:author="Unknown"/>
          <w:rFonts w:ascii="Consolas" w:eastAsia="Times New Roman" w:hAnsi="Consolas" w:cs="Consolas"/>
          <w:color w:val="F8F8F2"/>
          <w:sz w:val="27"/>
        </w:rPr>
      </w:pPr>
      <w:ins w:id="481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console.log('Input event fired!', inputVal);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11" w:author="Unknown"/>
          <w:rFonts w:ascii="Consolas" w:eastAsia="Times New Roman" w:hAnsi="Consolas" w:cs="Consolas"/>
          <w:color w:val="F8F8F2"/>
          <w:sz w:val="27"/>
        </w:rPr>
      </w:pPr>
      <w:ins w:id="481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noteCards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'noteCard'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13" w:author="Unknown"/>
          <w:rFonts w:ascii="Consolas" w:eastAsia="Times New Roman" w:hAnsi="Consolas" w:cs="Consolas"/>
          <w:color w:val="F8F8F2"/>
          <w:sz w:val="27"/>
        </w:rPr>
      </w:pPr>
      <w:ins w:id="4814" w:author="Unknown">
        <w:r w:rsidRPr="0089304D">
          <w:rPr>
            <w:rFonts w:ascii="Consolas" w:eastAsia="Times New Roman" w:hAnsi="Consolas" w:cs="Consolas"/>
            <w:color w:val="F8F8F2"/>
            <w:sz w:val="27"/>
          </w:rPr>
          <w:t xml:space="preserve">    Array.</w:t>
        </w:r>
        <w:r w:rsidRPr="0089304D">
          <w:rPr>
            <w:rFonts w:ascii="Consolas" w:eastAsia="Times New Roman" w:hAnsi="Consolas" w:cs="Consolas"/>
            <w:color w:val="E6DB74"/>
            <w:sz w:val="27"/>
          </w:rPr>
          <w:t>from</w:t>
        </w:r>
        <w:r w:rsidRPr="0089304D">
          <w:rPr>
            <w:rFonts w:ascii="Consolas" w:eastAsia="Times New Roman" w:hAnsi="Consolas" w:cs="Consolas"/>
            <w:color w:val="F8F8F2"/>
            <w:sz w:val="27"/>
          </w:rPr>
          <w:t>(noteCards).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15" w:author="Unknown"/>
          <w:rFonts w:ascii="Consolas" w:eastAsia="Times New Roman" w:hAnsi="Consolas" w:cs="Consolas"/>
          <w:color w:val="F8F8F2"/>
          <w:sz w:val="27"/>
        </w:rPr>
      </w:pPr>
      <w:ins w:id="481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cardTxt = element.</w:t>
        </w:r>
        <w:r w:rsidRPr="0089304D">
          <w:rPr>
            <w:rFonts w:ascii="Consolas" w:eastAsia="Times New Roman" w:hAnsi="Consolas" w:cs="Consolas"/>
            <w:color w:val="E6DB74"/>
            <w:sz w:val="27"/>
          </w:rPr>
          <w:t>getElementsByTagName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].innerText;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17" w:author="Unknown"/>
          <w:rFonts w:ascii="Consolas" w:eastAsia="Times New Roman" w:hAnsi="Consolas" w:cs="Consolas"/>
          <w:color w:val="F8F8F2"/>
          <w:sz w:val="27"/>
        </w:rPr>
      </w:pPr>
      <w:ins w:id="481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(cardTxt.</w:t>
        </w:r>
        <w:r w:rsidRPr="0089304D">
          <w:rPr>
            <w:rFonts w:ascii="Consolas" w:eastAsia="Times New Roman" w:hAnsi="Consolas" w:cs="Consolas"/>
            <w:color w:val="E6DB74"/>
            <w:sz w:val="27"/>
          </w:rPr>
          <w:t>includes</w:t>
        </w:r>
        <w:r w:rsidRPr="0089304D">
          <w:rPr>
            <w:rFonts w:ascii="Consolas" w:eastAsia="Times New Roman" w:hAnsi="Consolas" w:cs="Consolas"/>
            <w:color w:val="F8F8F2"/>
            <w:sz w:val="27"/>
          </w:rPr>
          <w:t>(inputVal)){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19" w:author="Unknown"/>
          <w:rFonts w:ascii="Consolas" w:eastAsia="Times New Roman" w:hAnsi="Consolas" w:cs="Consolas"/>
          <w:color w:val="F8F8F2"/>
          <w:sz w:val="27"/>
        </w:rPr>
      </w:pPr>
      <w:ins w:id="4820" w:author="Unknown">
        <w:r w:rsidRPr="0089304D">
          <w:rPr>
            <w:rFonts w:ascii="Consolas" w:eastAsia="Times New Roman" w:hAnsi="Consolas" w:cs="Consolas"/>
            <w:color w:val="F8F8F2"/>
            <w:sz w:val="27"/>
          </w:rPr>
          <w:t xml:space="preserve">            element.style.display = </w:t>
        </w:r>
        <w:r w:rsidRPr="0089304D">
          <w:rPr>
            <w:rFonts w:ascii="Consolas" w:eastAsia="Times New Roman" w:hAnsi="Consolas" w:cs="Consolas"/>
            <w:color w:val="A6E22E"/>
            <w:sz w:val="27"/>
          </w:rPr>
          <w:t>"block"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1" w:author="Unknown"/>
          <w:rFonts w:ascii="Consolas" w:eastAsia="Times New Roman" w:hAnsi="Consolas" w:cs="Consolas"/>
          <w:color w:val="F8F8F2"/>
          <w:sz w:val="27"/>
        </w:rPr>
      </w:pPr>
      <w:ins w:id="482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3" w:author="Unknown"/>
          <w:rFonts w:ascii="Consolas" w:eastAsia="Times New Roman" w:hAnsi="Consolas" w:cs="Consolas"/>
          <w:color w:val="F8F8F2"/>
          <w:sz w:val="27"/>
        </w:rPr>
      </w:pPr>
      <w:ins w:id="482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5" w:author="Unknown"/>
          <w:rFonts w:ascii="Consolas" w:eastAsia="Times New Roman" w:hAnsi="Consolas" w:cs="Consolas"/>
          <w:color w:val="F8F8F2"/>
          <w:sz w:val="27"/>
        </w:rPr>
      </w:pPr>
      <w:ins w:id="4826" w:author="Unknown">
        <w:r w:rsidRPr="0089304D">
          <w:rPr>
            <w:rFonts w:ascii="Consolas" w:eastAsia="Times New Roman" w:hAnsi="Consolas" w:cs="Consolas"/>
            <w:color w:val="F8F8F2"/>
            <w:sz w:val="27"/>
          </w:rPr>
          <w:t xml:space="preserve">            element.style.display = </w:t>
        </w:r>
        <w:r w:rsidRPr="0089304D">
          <w:rPr>
            <w:rFonts w:ascii="Consolas" w:eastAsia="Times New Roman" w:hAnsi="Consolas" w:cs="Consolas"/>
            <w:color w:val="A6E22E"/>
            <w:sz w:val="27"/>
          </w:rPr>
          <w:t>"none"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7" w:author="Unknown"/>
          <w:rFonts w:ascii="Consolas" w:eastAsia="Times New Roman" w:hAnsi="Consolas" w:cs="Consolas"/>
          <w:color w:val="F8F8F2"/>
          <w:sz w:val="27"/>
        </w:rPr>
      </w:pPr>
      <w:ins w:id="482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29" w:author="Unknown"/>
          <w:rFonts w:ascii="Consolas" w:eastAsia="Times New Roman" w:hAnsi="Consolas" w:cs="Consolas"/>
          <w:color w:val="F8F8F2"/>
          <w:sz w:val="27"/>
        </w:rPr>
      </w:pPr>
      <w:ins w:id="483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console.log(cardTxt);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31" w:author="Unknown"/>
          <w:rFonts w:ascii="Consolas" w:eastAsia="Times New Roman" w:hAnsi="Consolas" w:cs="Consolas"/>
          <w:color w:val="F8F8F2"/>
          <w:sz w:val="27"/>
        </w:rPr>
      </w:pPr>
      <w:ins w:id="483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33" w:author="Unknown"/>
          <w:rFonts w:ascii="Consolas" w:eastAsia="Times New Roman" w:hAnsi="Consolas" w:cs="Consolas"/>
          <w:color w:val="F8F8F2"/>
          <w:sz w:val="27"/>
        </w:rPr>
      </w:pPr>
      <w:ins w:id="483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3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36" w:author="Unknown"/>
          <w:rFonts w:ascii="Consolas" w:eastAsia="Times New Roman" w:hAnsi="Consolas" w:cs="Consolas"/>
          <w:color w:val="8292A2"/>
          <w:sz w:val="27"/>
        </w:rPr>
      </w:pPr>
      <w:ins w:id="4837"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38" w:author="Unknown"/>
          <w:rFonts w:ascii="Consolas" w:eastAsia="Times New Roman" w:hAnsi="Consolas" w:cs="Consolas"/>
          <w:color w:val="8292A2"/>
          <w:sz w:val="27"/>
        </w:rPr>
      </w:pPr>
      <w:ins w:id="4839" w:author="Unknown">
        <w:r w:rsidRPr="0089304D">
          <w:rPr>
            <w:rFonts w:ascii="Consolas" w:eastAsia="Times New Roman" w:hAnsi="Consolas" w:cs="Consolas"/>
            <w:color w:val="8292A2"/>
            <w:sz w:val="27"/>
          </w:rPr>
          <w:t>Further Features: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0" w:author="Unknown"/>
          <w:rFonts w:ascii="Consolas" w:eastAsia="Times New Roman" w:hAnsi="Consolas" w:cs="Consolas"/>
          <w:color w:val="8292A2"/>
          <w:sz w:val="27"/>
        </w:rPr>
      </w:pPr>
      <w:ins w:id="4841" w:author="Unknown">
        <w:r w:rsidRPr="0089304D">
          <w:rPr>
            <w:rFonts w:ascii="Consolas" w:eastAsia="Times New Roman" w:hAnsi="Consolas" w:cs="Consolas"/>
            <w:color w:val="8292A2"/>
            <w:sz w:val="27"/>
          </w:rPr>
          <w:t>1. Add Title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2" w:author="Unknown"/>
          <w:rFonts w:ascii="Consolas" w:eastAsia="Times New Roman" w:hAnsi="Consolas" w:cs="Consolas"/>
          <w:color w:val="8292A2"/>
          <w:sz w:val="27"/>
        </w:rPr>
      </w:pPr>
      <w:ins w:id="4843" w:author="Unknown">
        <w:r w:rsidRPr="0089304D">
          <w:rPr>
            <w:rFonts w:ascii="Consolas" w:eastAsia="Times New Roman" w:hAnsi="Consolas" w:cs="Consolas"/>
            <w:color w:val="8292A2"/>
            <w:sz w:val="27"/>
          </w:rPr>
          <w:t>2. Mark a note as Important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4" w:author="Unknown"/>
          <w:rFonts w:ascii="Consolas" w:eastAsia="Times New Roman" w:hAnsi="Consolas" w:cs="Consolas"/>
          <w:color w:val="8292A2"/>
          <w:sz w:val="27"/>
        </w:rPr>
      </w:pPr>
      <w:ins w:id="4845" w:author="Unknown">
        <w:r w:rsidRPr="0089304D">
          <w:rPr>
            <w:rFonts w:ascii="Consolas" w:eastAsia="Times New Roman" w:hAnsi="Consolas" w:cs="Consolas"/>
            <w:color w:val="8292A2"/>
            <w:sz w:val="27"/>
          </w:rPr>
          <w:t>3. Separate notes by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6" w:author="Unknown"/>
          <w:rFonts w:ascii="Consolas" w:eastAsia="Times New Roman" w:hAnsi="Consolas" w:cs="Consolas"/>
          <w:color w:val="8292A2"/>
          <w:sz w:val="27"/>
        </w:rPr>
      </w:pPr>
      <w:ins w:id="4847" w:author="Unknown">
        <w:r w:rsidRPr="0089304D">
          <w:rPr>
            <w:rFonts w:ascii="Consolas" w:eastAsia="Times New Roman" w:hAnsi="Consolas" w:cs="Consolas"/>
            <w:color w:val="8292A2"/>
            <w:sz w:val="27"/>
          </w:rPr>
          <w:t xml:space="preserve">4. Sync and host to web server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48" w:author="Unknown"/>
          <w:rFonts w:ascii="Consolas" w:eastAsia="Times New Roman" w:hAnsi="Consolas" w:cs="Consolas"/>
          <w:color w:val="F8F8F2"/>
          <w:sz w:val="27"/>
          <w:szCs w:val="27"/>
        </w:rPr>
      </w:pPr>
      <w:ins w:id="4849" w:author="Unknown">
        <w:r w:rsidRPr="0089304D">
          <w:rPr>
            <w:rFonts w:ascii="Consolas" w:eastAsia="Times New Roman" w:hAnsi="Consolas" w:cs="Consolas"/>
            <w:color w:val="8292A2"/>
            <w:sz w:val="27"/>
          </w:rPr>
          <w:lastRenderedPageBreak/>
          <w:t>*/</w:t>
        </w:r>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4850" w:author="Unknown"/>
          <w:rFonts w:ascii="Segoe UI" w:eastAsia="Times New Roman" w:hAnsi="Segoe UI" w:cs="Segoe UI"/>
          <w:color w:val="000000"/>
          <w:sz w:val="27"/>
          <w:szCs w:val="27"/>
        </w:rPr>
      </w:pPr>
      <w:ins w:id="485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4852" w:author="Unknown"/>
          <w:rFonts w:ascii="Segoe UI" w:eastAsia="Times New Roman" w:hAnsi="Segoe UI" w:cs="Segoe UI"/>
          <w:color w:val="000000"/>
          <w:sz w:val="27"/>
          <w:szCs w:val="27"/>
        </w:rPr>
      </w:pPr>
      <w:ins w:id="4853"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4854"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48" name="Picture 48"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4855"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4856" w:author="Unknown"/>
          <w:rFonts w:ascii="Segoe UI" w:eastAsia="Times New Roman" w:hAnsi="Segoe UI" w:cs="Segoe UI"/>
          <w:color w:val="000000"/>
          <w:sz w:val="27"/>
          <w:szCs w:val="27"/>
        </w:rPr>
      </w:pPr>
      <w:ins w:id="4857" w:author="Unknown">
        <w:r w:rsidRPr="0089304D">
          <w:rPr>
            <w:rFonts w:ascii="Segoe UI" w:eastAsia="Times New Roman" w:hAnsi="Segoe UI" w:cs="Segoe UI"/>
            <w:color w:val="000000"/>
            <w:sz w:val="27"/>
            <w:szCs w:val="27"/>
          </w:rPr>
          <w:t>Copyright © 2022</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Math Object In JavaScript | JavaScript Tutorial In Hindi #23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Date and time are the prominent features in computer programming. In JavaScript, suppose our task is to create a website with a calendar, a train schedule, or an interface to set up appointments. These applications need to show relevant times or perform calculations around arrivals and departures or start and end times. To perform all of these tasks, JavaScript comes with the Date object and related methods. In this tutorial, we will go over how to format and use date and time in JavaScript.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858" w:author="Unknown"/>
          <w:rFonts w:ascii="Segoe UI" w:eastAsia="Times New Roman" w:hAnsi="Segoe UI" w:cs="Segoe UI"/>
          <w:b/>
          <w:bCs/>
          <w:color w:val="000000"/>
          <w:sz w:val="24"/>
          <w:szCs w:val="24"/>
        </w:rPr>
      </w:pPr>
      <w:ins w:id="4859" w:author="Unknown">
        <w:r w:rsidRPr="0089304D">
          <w:rPr>
            <w:rFonts w:ascii="Segoe UI" w:eastAsia="Times New Roman" w:hAnsi="Segoe UI" w:cs="Segoe UI"/>
            <w:b/>
            <w:bCs/>
            <w:color w:val="000000"/>
            <w:sz w:val="24"/>
            <w:szCs w:val="24"/>
          </w:rPr>
          <w:t>Date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60" w:author="Unknown"/>
          <w:rFonts w:ascii="Segoe UI" w:eastAsia="Times New Roman" w:hAnsi="Segoe UI" w:cs="Segoe UI"/>
          <w:color w:val="000000"/>
          <w:sz w:val="27"/>
          <w:szCs w:val="27"/>
        </w:rPr>
      </w:pPr>
      <w:ins w:id="4861" w:author="Unknown">
        <w:r w:rsidRPr="0089304D">
          <w:rPr>
            <w:rFonts w:ascii="Segoe UI" w:eastAsia="Times New Roman" w:hAnsi="Segoe UI" w:cs="Segoe UI"/>
            <w:color w:val="000000"/>
            <w:sz w:val="27"/>
            <w:szCs w:val="27"/>
          </w:rPr>
          <w:t>The Date object is a built-in datatype into the JavaScript language. The Date object is used to deal with dates and times in JavaScript. Once a Date object is created, many methods allow us to operate on it. Most methods allow us to get and set the month, day, year, hour, minute, and second using either local time or universal time. There are four ways of instantiating a 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62" w:author="Unknown"/>
          <w:rFonts w:ascii="Consolas" w:eastAsia="Times New Roman" w:hAnsi="Consolas" w:cs="Consolas"/>
          <w:color w:val="F8F8F2"/>
          <w:sz w:val="27"/>
        </w:rPr>
      </w:pPr>
      <w:ins w:id="486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64" w:author="Unknown"/>
          <w:rFonts w:ascii="Consolas" w:eastAsia="Times New Roman" w:hAnsi="Consolas" w:cs="Consolas"/>
          <w:color w:val="F8F8F2"/>
          <w:sz w:val="27"/>
        </w:rPr>
      </w:pPr>
      <w:ins w:id="486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(milliseconds);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66" w:author="Unknown"/>
          <w:rFonts w:ascii="Consolas" w:eastAsia="Times New Roman" w:hAnsi="Consolas" w:cs="Consolas"/>
          <w:color w:val="F8F8F2"/>
          <w:sz w:val="27"/>
        </w:rPr>
      </w:pPr>
      <w:ins w:id="4867"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(dateString);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68" w:author="Unknown"/>
          <w:rFonts w:ascii="Consolas" w:eastAsia="Times New Roman" w:hAnsi="Consolas" w:cs="Consolas"/>
          <w:color w:val="F8F8F2"/>
          <w:sz w:val="27"/>
          <w:szCs w:val="27"/>
        </w:rPr>
      </w:pPr>
      <w:ins w:id="486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(year, month, day, hours, minutes, seconds, milliseconds);</w:t>
        </w:r>
      </w:ins>
    </w:p>
    <w:p w:rsidR="0089304D" w:rsidRPr="0089304D" w:rsidRDefault="0089304D" w:rsidP="0089304D">
      <w:pPr>
        <w:spacing w:after="0" w:line="240" w:lineRule="auto"/>
        <w:rPr>
          <w:ins w:id="4870" w:author="Unknown"/>
          <w:rFonts w:ascii="Segoe UI" w:eastAsia="Times New Roman" w:hAnsi="Segoe UI" w:cs="Segoe UI"/>
          <w:color w:val="000000"/>
          <w:sz w:val="27"/>
          <w:szCs w:val="27"/>
        </w:rPr>
      </w:pPr>
      <w:ins w:id="487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72" w:author="Unknown"/>
          <w:rFonts w:ascii="Segoe UI" w:eastAsia="Times New Roman" w:hAnsi="Segoe UI" w:cs="Segoe UI"/>
          <w:color w:val="000000"/>
          <w:sz w:val="27"/>
          <w:szCs w:val="27"/>
        </w:rPr>
      </w:pPr>
      <w:ins w:id="4873" w:author="Unknown">
        <w:r w:rsidRPr="0089304D">
          <w:rPr>
            <w:rFonts w:ascii="Segoe UI" w:eastAsia="Times New Roman" w:hAnsi="Segoe UI" w:cs="Segoe UI"/>
            <w:b/>
            <w:bCs/>
            <w:color w:val="000000"/>
            <w:sz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74" w:author="Unknown"/>
          <w:rFonts w:ascii="Consolas" w:eastAsia="Times New Roman" w:hAnsi="Consolas" w:cs="Consolas"/>
          <w:color w:val="F8F8F2"/>
          <w:sz w:val="27"/>
        </w:rPr>
      </w:pPr>
      <w:ins w:id="487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mydate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76" w:author="Unknown"/>
          <w:rFonts w:ascii="Consolas" w:eastAsia="Times New Roman" w:hAnsi="Consolas" w:cs="Consolas"/>
          <w:color w:val="F8F8F2"/>
          <w:sz w:val="27"/>
        </w:rPr>
      </w:pPr>
      <w:ins w:id="4877" w:author="Unknown">
        <w:r w:rsidRPr="0089304D">
          <w:rPr>
            <w:rFonts w:ascii="Consolas" w:eastAsia="Times New Roman" w:hAnsi="Consolas" w:cs="Consolas"/>
            <w:color w:val="F8F8F2"/>
            <w:sz w:val="27"/>
          </w:rPr>
          <w:t>mydate.</w:t>
        </w:r>
        <w:r w:rsidRPr="0089304D">
          <w:rPr>
            <w:rFonts w:ascii="Consolas" w:eastAsia="Times New Roman" w:hAnsi="Consolas" w:cs="Consolas"/>
            <w:color w:val="E6DB74"/>
            <w:sz w:val="27"/>
          </w:rPr>
          <w:t>setHours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78" w:author="Unknown"/>
          <w:rFonts w:ascii="Consolas" w:eastAsia="Times New Roman" w:hAnsi="Consolas" w:cs="Consolas"/>
          <w:color w:val="F8F8F2"/>
          <w:sz w:val="27"/>
        </w:rPr>
      </w:pPr>
      <w:ins w:id="4879" w:author="Unknown">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 xml:space="preserve">(mydate);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80" w:author="Unknown"/>
          <w:rFonts w:ascii="Consolas" w:eastAsia="Times New Roman" w:hAnsi="Consolas" w:cs="Consolas"/>
          <w:color w:val="F8F8F2"/>
          <w:sz w:val="27"/>
        </w:rPr>
      </w:pPr>
      <w:ins w:id="4881" w:author="Unknown">
        <w:r w:rsidRPr="0089304D">
          <w:rPr>
            <w:rFonts w:ascii="Consolas" w:eastAsia="Times New Roman" w:hAnsi="Consolas" w:cs="Consolas"/>
            <w:color w:val="F8F8F2"/>
            <w:sz w:val="27"/>
          </w:rPr>
          <w:t>mydate.</w:t>
        </w:r>
        <w:r w:rsidRPr="0089304D">
          <w:rPr>
            <w:rFonts w:ascii="Consolas" w:eastAsia="Times New Roman" w:hAnsi="Consolas" w:cs="Consolas"/>
            <w:color w:val="E6DB74"/>
            <w:sz w:val="27"/>
          </w:rPr>
          <w:t>setHours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882" w:author="Unknown"/>
          <w:rFonts w:ascii="Consolas" w:eastAsia="Times New Roman" w:hAnsi="Consolas" w:cs="Consolas"/>
          <w:color w:val="F8F8F2"/>
          <w:sz w:val="27"/>
          <w:szCs w:val="27"/>
        </w:rPr>
      </w:pPr>
      <w:ins w:id="4883" w:author="Unknown">
        <w:r w:rsidRPr="0089304D">
          <w:rPr>
            <w:rFonts w:ascii="Consolas" w:eastAsia="Times New Roman" w:hAnsi="Consolas" w:cs="Consolas"/>
            <w:color w:val="E6DB74"/>
            <w:sz w:val="27"/>
          </w:rPr>
          <w:t>alert</w:t>
        </w:r>
        <w:r w:rsidRPr="0089304D">
          <w:rPr>
            <w:rFonts w:ascii="Consolas" w:eastAsia="Times New Roman" w:hAnsi="Consolas" w:cs="Consolas"/>
            <w:color w:val="F8F8F2"/>
            <w:sz w:val="27"/>
          </w:rPr>
          <w:t xml:space="preserve">(mydate); </w:t>
        </w:r>
      </w:ins>
    </w:p>
    <w:p w:rsidR="0089304D" w:rsidRPr="0089304D" w:rsidRDefault="0089304D" w:rsidP="0089304D">
      <w:pPr>
        <w:spacing w:after="0" w:line="240" w:lineRule="auto"/>
        <w:rPr>
          <w:ins w:id="4884" w:author="Unknown"/>
          <w:rFonts w:ascii="Segoe UI" w:eastAsia="Times New Roman" w:hAnsi="Segoe UI" w:cs="Segoe UI"/>
          <w:color w:val="000000"/>
          <w:sz w:val="27"/>
          <w:szCs w:val="27"/>
        </w:rPr>
      </w:pPr>
      <w:ins w:id="488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86" w:author="Unknown"/>
          <w:rFonts w:ascii="Segoe UI" w:eastAsia="Times New Roman" w:hAnsi="Segoe UI" w:cs="Segoe UI"/>
          <w:color w:val="000000"/>
          <w:sz w:val="27"/>
          <w:szCs w:val="27"/>
        </w:rPr>
      </w:pPr>
      <w:ins w:id="4887" w:author="Unknown">
        <w:r w:rsidRPr="0089304D">
          <w:rPr>
            <w:rFonts w:ascii="Segoe UI" w:eastAsia="Times New Roman" w:hAnsi="Segoe UI" w:cs="Segoe UI"/>
            <w:color w:val="000000"/>
            <w:sz w:val="27"/>
            <w:szCs w:val="27"/>
          </w:rPr>
          <w:t>There are many methods available to obtain a date in various formats and perform time zone conversions. There are methods to read and alter individual components of the local date and time, such as </w:t>
        </w:r>
        <w:r w:rsidRPr="0089304D">
          <w:rPr>
            <w:rFonts w:ascii="Segoe UI" w:eastAsia="Times New Roman" w:hAnsi="Segoe UI" w:cs="Segoe UI"/>
            <w:b/>
            <w:bCs/>
            <w:color w:val="000000"/>
            <w:sz w:val="27"/>
          </w:rPr>
          <w:t>getDay()</w:t>
        </w:r>
        <w:r w:rsidRPr="0089304D">
          <w:rPr>
            <w:rFonts w:ascii="Segoe UI" w:eastAsia="Times New Roman" w:hAnsi="Segoe UI" w:cs="Segoe UI"/>
            <w:color w:val="000000"/>
            <w:sz w:val="27"/>
            <w:szCs w:val="27"/>
          </w:rPr>
          <w:t> and </w:t>
        </w:r>
        <w:r w:rsidRPr="0089304D">
          <w:rPr>
            <w:rFonts w:ascii="Segoe UI" w:eastAsia="Times New Roman" w:hAnsi="Segoe UI" w:cs="Segoe UI"/>
            <w:b/>
            <w:bCs/>
            <w:color w:val="000000"/>
            <w:sz w:val="27"/>
          </w:rPr>
          <w:t>setHours()</w:t>
        </w:r>
        <w:r w:rsidRPr="0089304D">
          <w:rPr>
            <w:rFonts w:ascii="Segoe UI" w:eastAsia="Times New Roman" w:hAnsi="Segoe UI" w:cs="Segoe UI"/>
            <w:color w:val="000000"/>
            <w:sz w:val="27"/>
            <w:szCs w:val="27"/>
          </w:rPr>
          <w:t>. Versions of the same methods also exist to read and manipulate UTC's date and time, such as </w:t>
        </w:r>
        <w:r w:rsidRPr="0089304D">
          <w:rPr>
            <w:rFonts w:ascii="Segoe UI" w:eastAsia="Times New Roman" w:hAnsi="Segoe UI" w:cs="Segoe UI"/>
            <w:b/>
            <w:bCs/>
            <w:color w:val="000000"/>
            <w:sz w:val="27"/>
          </w:rPr>
          <w:t>getUTCDay() </w:t>
        </w:r>
        <w:r w:rsidRPr="0089304D">
          <w:rPr>
            <w:rFonts w:ascii="Segoe UI" w:eastAsia="Times New Roman" w:hAnsi="Segoe UI" w:cs="Segoe UI"/>
            <w:color w:val="000000"/>
            <w:sz w:val="27"/>
            <w:szCs w:val="27"/>
          </w:rPr>
          <w:t>and </w:t>
        </w:r>
        <w:r w:rsidRPr="0089304D">
          <w:rPr>
            <w:rFonts w:ascii="Segoe UI" w:eastAsia="Times New Roman" w:hAnsi="Segoe UI" w:cs="Segoe UI"/>
            <w:b/>
            <w:bCs/>
            <w:color w:val="000000"/>
            <w:sz w:val="27"/>
          </w:rPr>
          <w:t>setUTCHours()</w:t>
        </w:r>
        <w:r w:rsidRPr="0089304D">
          <w:rPr>
            <w:rFonts w:ascii="Segoe UI" w:eastAsia="Times New Roman" w:hAnsi="Segoe UI" w:cs="Segoe UI"/>
            <w:color w:val="000000"/>
            <w:sz w:val="27"/>
            <w:szCs w:val="27"/>
          </w:rPr>
          <w:t>. Here is the list of some of the data object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888" w:author="Unknown"/>
          <w:rFonts w:ascii="Segoe UI" w:eastAsia="Times New Roman" w:hAnsi="Segoe UI" w:cs="Segoe UI"/>
          <w:b/>
          <w:bCs/>
          <w:color w:val="000000"/>
          <w:sz w:val="24"/>
          <w:szCs w:val="24"/>
        </w:rPr>
      </w:pPr>
      <w:ins w:id="4889" w:author="Unknown">
        <w:r w:rsidRPr="0089304D">
          <w:rPr>
            <w:rFonts w:ascii="Segoe UI" w:eastAsia="Times New Roman" w:hAnsi="Segoe UI" w:cs="Segoe UI"/>
            <w:b/>
            <w:bCs/>
            <w:color w:val="000000"/>
            <w:sz w:val="24"/>
            <w:szCs w:val="24"/>
          </w:rPr>
          <w:t>Date Object Methods</w:t>
        </w:r>
      </w:ins>
    </w:p>
    <w:tbl>
      <w:tblPr>
        <w:tblW w:w="603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721"/>
        <w:gridCol w:w="3314"/>
      </w:tblGrid>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Method</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getDate()</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day of the month (from 1-31)</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getDay()</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day of the week (from 0-6)</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getFullYear()</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year</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getHours()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hour (from 0-23)</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getMilliseconds()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milliseconds (from 0-999)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getMinutes()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minutes (from 0-59)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getMonth()</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month (from 0-11)</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getSeconds()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seconds (from 0-</w:t>
            </w:r>
            <w:r w:rsidRPr="0089304D">
              <w:rPr>
                <w:rFonts w:ascii="Times New Roman" w:eastAsia="Times New Roman" w:hAnsi="Times New Roman" w:cs="Times New Roman"/>
                <w:sz w:val="24"/>
                <w:szCs w:val="24"/>
              </w:rPr>
              <w:lastRenderedPageBreak/>
              <w:t>59)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getTime()</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number of milliseconds since midnight Jan 1 1970, and a specified date</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getTimezoneOffset()</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time difference between UTC time and local time, in minutes</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getUTCDate()</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day of the month, according to universal time (from 1-31)</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getUTCHours()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hour, according to universal time (from 0-23)</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getUTCMilliseconds()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milliseconds, according to universal time (from 0-999)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getUTCMinutes()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minutes, according to universal time (from 0-59)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getUTCMonth()</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month, according to universal time (from 0-11)</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getUTCSeconds()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seconds, according to universal time (from 0-59)</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setDate()</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day of the month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setFullYear()</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year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setHours()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hour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setMilliseconds()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milliseconds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setMinutes()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minutes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setMonth()</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month of a date object</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setUTCHours()</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set the hour of a date object, according to universal time</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toDateString()</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convert the date portion of a Date object into a readable string</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toLocaleString()</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convert a Date object to a string, using locale conventions</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toString()</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convert a Date object to a string</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toTimeString()</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convert the time portion of a Date object to a string</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toUTCString()</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convert a Date object to a string, according to universal time</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UTC()</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number of milliseconds in a date since midnight of January 1, 1970, according to UTC time</w:t>
            </w:r>
          </w:p>
        </w:tc>
      </w:tr>
      <w:tr w:rsidR="0089304D" w:rsidRPr="0089304D" w:rsidTr="0089304D">
        <w:tc>
          <w:tcPr>
            <w:tcW w:w="2721"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valueOf()</w:t>
            </w:r>
          </w:p>
        </w:tc>
        <w:tc>
          <w:tcPr>
            <w:tcW w:w="3314"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primitive value of a Date object</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890" w:author="Unknown"/>
          <w:rFonts w:ascii="Segoe UI" w:eastAsia="Times New Roman" w:hAnsi="Segoe UI" w:cs="Segoe UI"/>
          <w:b/>
          <w:bCs/>
          <w:color w:val="000000"/>
          <w:sz w:val="24"/>
          <w:szCs w:val="24"/>
        </w:rPr>
      </w:pPr>
      <w:ins w:id="4891" w:author="Unknown">
        <w:r w:rsidRPr="0089304D">
          <w:rPr>
            <w:rFonts w:ascii="Segoe UI" w:eastAsia="Times New Roman" w:hAnsi="Segoe UI" w:cs="Segoe UI"/>
            <w:b/>
            <w:bCs/>
            <w:color w:val="000000"/>
            <w:sz w:val="24"/>
            <w:szCs w:val="24"/>
          </w:rPr>
          <w:t>Conclusion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92" w:author="Unknown"/>
          <w:rFonts w:ascii="Segoe UI" w:eastAsia="Times New Roman" w:hAnsi="Segoe UI" w:cs="Segoe UI"/>
          <w:color w:val="000000"/>
          <w:sz w:val="27"/>
          <w:szCs w:val="27"/>
        </w:rPr>
      </w:pPr>
      <w:ins w:id="4893" w:author="Unknown">
        <w:r w:rsidRPr="0089304D">
          <w:rPr>
            <w:rFonts w:ascii="Segoe UI" w:eastAsia="Times New Roman" w:hAnsi="Segoe UI" w:cs="Segoe UI"/>
            <w:color w:val="000000"/>
            <w:sz w:val="27"/>
            <w:szCs w:val="27"/>
          </w:rPr>
          <w:t>In this tutorial, we learned how to create an instance of the Date object and use its built-in methods. It is very important to know how to work with dates is essential for many common tasks in JavaScript, as this can enable us to do many things from setting up a repeating report to displaying dates and schedules in the correct time zone.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94" w:author="Unknown"/>
          <w:rFonts w:ascii="Segoe UI" w:eastAsia="Times New Roman" w:hAnsi="Segoe UI" w:cs="Segoe UI"/>
          <w:color w:val="000000"/>
          <w:sz w:val="27"/>
          <w:szCs w:val="27"/>
        </w:rPr>
      </w:pPr>
      <w:ins w:id="489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4896" w:author="Unknown"/>
          <w:rFonts w:ascii="Segoe UI" w:eastAsia="Times New Roman" w:hAnsi="Segoe UI" w:cs="Segoe UI"/>
          <w:color w:val="000000"/>
          <w:sz w:val="27"/>
          <w:szCs w:val="27"/>
        </w:rPr>
      </w:pPr>
      <w:ins w:id="489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898" w:author="Unknown"/>
          <w:rFonts w:ascii="Segoe UI" w:eastAsia="Times New Roman" w:hAnsi="Segoe UI" w:cs="Segoe UI"/>
          <w:b/>
          <w:bCs/>
          <w:color w:val="000000"/>
          <w:sz w:val="24"/>
          <w:szCs w:val="24"/>
        </w:rPr>
      </w:pPr>
      <w:ins w:id="4899"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00" w:author="Unknown"/>
          <w:rFonts w:ascii="Consolas" w:eastAsia="Times New Roman" w:hAnsi="Consolas" w:cs="Consolas"/>
          <w:color w:val="F8F8F2"/>
          <w:sz w:val="27"/>
        </w:rPr>
      </w:pPr>
      <w:ins w:id="490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02" w:author="Unknown"/>
          <w:rFonts w:ascii="Consolas" w:eastAsia="Times New Roman" w:hAnsi="Consolas" w:cs="Consolas"/>
          <w:color w:val="F8F8F2"/>
          <w:sz w:val="27"/>
        </w:rPr>
      </w:pPr>
      <w:ins w:id="490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04" w:author="Unknown"/>
          <w:rFonts w:ascii="Consolas" w:eastAsia="Times New Roman" w:hAnsi="Consolas" w:cs="Consolas"/>
          <w:color w:val="F8F8F2"/>
          <w:sz w:val="27"/>
        </w:rPr>
      </w:pPr>
      <w:ins w:id="490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06" w:author="Unknown"/>
          <w:rFonts w:ascii="Consolas" w:eastAsia="Times New Roman" w:hAnsi="Consolas" w:cs="Consolas"/>
          <w:color w:val="F8F8F2"/>
          <w:sz w:val="27"/>
        </w:rPr>
      </w:pPr>
      <w:ins w:id="49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08" w:author="Unknown"/>
          <w:rFonts w:ascii="Consolas" w:eastAsia="Times New Roman" w:hAnsi="Consolas" w:cs="Consolas"/>
          <w:color w:val="F8F8F2"/>
          <w:sz w:val="27"/>
        </w:rPr>
      </w:pPr>
      <w:ins w:id="49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0" w:author="Unknown"/>
          <w:rFonts w:ascii="Consolas" w:eastAsia="Times New Roman" w:hAnsi="Consolas" w:cs="Consolas"/>
          <w:color w:val="F8F8F2"/>
          <w:sz w:val="27"/>
        </w:rPr>
      </w:pPr>
      <w:ins w:id="49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2" w:author="Unknown"/>
          <w:rFonts w:ascii="Consolas" w:eastAsia="Times New Roman" w:hAnsi="Consolas" w:cs="Consolas"/>
          <w:color w:val="F8F8F2"/>
          <w:sz w:val="27"/>
        </w:rPr>
      </w:pPr>
      <w:ins w:id="49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4" w:author="Unknown"/>
          <w:rFonts w:ascii="Consolas" w:eastAsia="Times New Roman" w:hAnsi="Consolas" w:cs="Consolas"/>
          <w:color w:val="F8F8F2"/>
          <w:sz w:val="27"/>
        </w:rPr>
      </w:pPr>
      <w:ins w:id="491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6" w:author="Unknown"/>
          <w:rFonts w:ascii="Consolas" w:eastAsia="Times New Roman" w:hAnsi="Consolas" w:cs="Consolas"/>
          <w:color w:val="F8F8F2"/>
          <w:sz w:val="27"/>
        </w:rPr>
      </w:pPr>
      <w:ins w:id="491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18" w:author="Unknown"/>
          <w:rFonts w:ascii="Consolas" w:eastAsia="Times New Roman" w:hAnsi="Consolas" w:cs="Consolas"/>
          <w:color w:val="F8F8F2"/>
          <w:sz w:val="27"/>
        </w:rPr>
      </w:pPr>
      <w:ins w:id="49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0" w:author="Unknown"/>
          <w:rFonts w:ascii="Consolas" w:eastAsia="Times New Roman" w:hAnsi="Consolas" w:cs="Consolas"/>
          <w:color w:val="F8F8F2"/>
          <w:sz w:val="27"/>
        </w:rPr>
      </w:pPr>
      <w:ins w:id="4921"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2" w:author="Unknown"/>
          <w:rFonts w:ascii="Consolas" w:eastAsia="Times New Roman" w:hAnsi="Consolas" w:cs="Consolas"/>
          <w:color w:val="F8F8F2"/>
          <w:sz w:val="27"/>
        </w:rPr>
      </w:pPr>
      <w:ins w:id="49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5" w:author="Unknown"/>
          <w:rFonts w:ascii="Consolas" w:eastAsia="Times New Roman" w:hAnsi="Consolas" w:cs="Consolas"/>
          <w:color w:val="F8F8F2"/>
          <w:sz w:val="27"/>
        </w:rPr>
      </w:pPr>
      <w:ins w:id="49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7" w:author="Unknown"/>
          <w:rFonts w:ascii="Consolas" w:eastAsia="Times New Roman" w:hAnsi="Consolas" w:cs="Consolas"/>
          <w:color w:val="F8F8F2"/>
          <w:sz w:val="27"/>
        </w:rPr>
      </w:pPr>
      <w:ins w:id="49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29" w:author="Unknown"/>
          <w:rFonts w:ascii="Consolas" w:eastAsia="Times New Roman" w:hAnsi="Consolas" w:cs="Consolas"/>
          <w:color w:val="F8F8F2"/>
          <w:sz w:val="27"/>
        </w:rPr>
      </w:pPr>
      <w:ins w:id="49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1" w:author="Unknown"/>
          <w:rFonts w:ascii="Consolas" w:eastAsia="Times New Roman" w:hAnsi="Consolas" w:cs="Consolas"/>
          <w:color w:val="F8F8F2"/>
          <w:sz w:val="27"/>
        </w:rPr>
      </w:pPr>
      <w:ins w:id="49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3" w:author="Unknown"/>
          <w:rFonts w:ascii="Consolas" w:eastAsia="Times New Roman" w:hAnsi="Consolas" w:cs="Consolas"/>
          <w:color w:val="F8F8F2"/>
          <w:sz w:val="27"/>
        </w:rPr>
      </w:pPr>
      <w:ins w:id="49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5" w:author="Unknown"/>
          <w:rFonts w:ascii="Consolas" w:eastAsia="Times New Roman" w:hAnsi="Consolas" w:cs="Consolas"/>
          <w:color w:val="F8F8F2"/>
          <w:sz w:val="27"/>
        </w:rPr>
      </w:pPr>
      <w:ins w:id="49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7" w:author="Unknown"/>
          <w:rFonts w:ascii="Consolas" w:eastAsia="Times New Roman" w:hAnsi="Consolas" w:cs="Consolas"/>
          <w:color w:val="F8F8F2"/>
          <w:sz w:val="27"/>
        </w:rPr>
      </w:pPr>
      <w:ins w:id="49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39" w:author="Unknown"/>
          <w:rFonts w:ascii="Consolas" w:eastAsia="Times New Roman" w:hAnsi="Consolas" w:cs="Consolas"/>
          <w:color w:val="F8F8F2"/>
          <w:sz w:val="27"/>
        </w:rPr>
      </w:pPr>
      <w:ins w:id="49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41" w:author="Unknown"/>
          <w:rFonts w:ascii="Consolas" w:eastAsia="Times New Roman" w:hAnsi="Consolas" w:cs="Consolas"/>
          <w:color w:val="F8F8F2"/>
          <w:sz w:val="27"/>
        </w:rPr>
      </w:pPr>
      <w:ins w:id="49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43" w:author="Unknown"/>
          <w:rFonts w:ascii="Consolas" w:eastAsia="Times New Roman" w:hAnsi="Consolas" w:cs="Consolas"/>
          <w:color w:val="F8F8F2"/>
          <w:sz w:val="27"/>
        </w:rPr>
      </w:pPr>
      <w:ins w:id="49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45" w:author="Unknown"/>
          <w:rFonts w:ascii="Consolas" w:eastAsia="Times New Roman" w:hAnsi="Consolas" w:cs="Consolas"/>
          <w:color w:val="F8F8F2"/>
          <w:sz w:val="27"/>
        </w:rPr>
      </w:pPr>
      <w:ins w:id="49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47" w:author="Unknown"/>
          <w:rFonts w:ascii="Consolas" w:eastAsia="Times New Roman" w:hAnsi="Consolas" w:cs="Consolas"/>
          <w:color w:val="F8F8F2"/>
          <w:sz w:val="27"/>
        </w:rPr>
      </w:pPr>
      <w:ins w:id="49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49" w:author="Unknown"/>
          <w:rFonts w:ascii="Consolas" w:eastAsia="Times New Roman" w:hAnsi="Consolas" w:cs="Consolas"/>
          <w:color w:val="F8F8F2"/>
          <w:sz w:val="27"/>
        </w:rPr>
      </w:pPr>
      <w:ins w:id="49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1" w:author="Unknown"/>
          <w:rFonts w:ascii="Consolas" w:eastAsia="Times New Roman" w:hAnsi="Consolas" w:cs="Consolas"/>
          <w:color w:val="F8F8F2"/>
          <w:sz w:val="27"/>
        </w:rPr>
      </w:pPr>
      <w:ins w:id="49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3" w:author="Unknown"/>
          <w:rFonts w:ascii="Consolas" w:eastAsia="Times New Roman" w:hAnsi="Consolas" w:cs="Consolas"/>
          <w:color w:val="F8F8F2"/>
          <w:sz w:val="27"/>
        </w:rPr>
      </w:pPr>
      <w:ins w:id="4954"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5" w:author="Unknown"/>
          <w:rFonts w:ascii="Consolas" w:eastAsia="Times New Roman" w:hAnsi="Consolas" w:cs="Consolas"/>
          <w:color w:val="F8F8F2"/>
          <w:sz w:val="27"/>
        </w:rPr>
      </w:pPr>
      <w:ins w:id="49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7" w:author="Unknown"/>
          <w:rFonts w:ascii="Consolas" w:eastAsia="Times New Roman" w:hAnsi="Consolas" w:cs="Consolas"/>
          <w:color w:val="F8F8F2"/>
          <w:sz w:val="27"/>
        </w:rPr>
      </w:pPr>
      <w:ins w:id="495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59" w:author="Unknown"/>
          <w:rFonts w:ascii="Consolas" w:eastAsia="Times New Roman" w:hAnsi="Consolas" w:cs="Consolas"/>
          <w:color w:val="F8F8F2"/>
          <w:sz w:val="27"/>
        </w:rPr>
      </w:pPr>
      <w:ins w:id="49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61" w:author="Unknown"/>
          <w:rFonts w:ascii="Consolas" w:eastAsia="Times New Roman" w:hAnsi="Consolas" w:cs="Consolas"/>
          <w:color w:val="F8F8F2"/>
          <w:sz w:val="27"/>
        </w:rPr>
      </w:pPr>
      <w:ins w:id="49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63" w:author="Unknown"/>
          <w:rFonts w:ascii="Consolas" w:eastAsia="Times New Roman" w:hAnsi="Consolas" w:cs="Consolas"/>
          <w:color w:val="F8F8F2"/>
          <w:sz w:val="27"/>
        </w:rPr>
      </w:pPr>
      <w:ins w:id="49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65" w:author="Unknown"/>
          <w:rFonts w:ascii="Consolas" w:eastAsia="Times New Roman" w:hAnsi="Consolas" w:cs="Consolas"/>
          <w:color w:val="F8F8F2"/>
          <w:sz w:val="27"/>
        </w:rPr>
      </w:pPr>
      <w:ins w:id="49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67" w:author="Unknown"/>
          <w:rFonts w:ascii="Consolas" w:eastAsia="Times New Roman" w:hAnsi="Consolas" w:cs="Consolas"/>
          <w:color w:val="F8F8F2"/>
          <w:sz w:val="27"/>
        </w:rPr>
      </w:pPr>
      <w:ins w:id="49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69" w:author="Unknown"/>
          <w:rFonts w:ascii="Consolas" w:eastAsia="Times New Roman" w:hAnsi="Consolas" w:cs="Consolas"/>
          <w:color w:val="F8F8F2"/>
          <w:sz w:val="27"/>
        </w:rPr>
      </w:pPr>
      <w:ins w:id="4970"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1" w:author="Unknown"/>
          <w:rFonts w:ascii="Consolas" w:eastAsia="Times New Roman" w:hAnsi="Consolas" w:cs="Consolas"/>
          <w:color w:val="F8F8F2"/>
          <w:sz w:val="27"/>
        </w:rPr>
      </w:pPr>
      <w:ins w:id="497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3" w:author="Unknown"/>
          <w:rFonts w:ascii="Consolas" w:eastAsia="Times New Roman" w:hAnsi="Consolas" w:cs="Consolas"/>
          <w:color w:val="F8F8F2"/>
          <w:sz w:val="27"/>
        </w:rPr>
      </w:pPr>
      <w:ins w:id="4974"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5" w:author="Unknown"/>
          <w:rFonts w:ascii="Consolas" w:eastAsia="Times New Roman" w:hAnsi="Consolas" w:cs="Consolas"/>
          <w:color w:val="F8F8F2"/>
          <w:sz w:val="27"/>
        </w:rPr>
      </w:pPr>
      <w:ins w:id="4976"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7" w:author="Unknown"/>
          <w:rFonts w:ascii="Consolas" w:eastAsia="Times New Roman" w:hAnsi="Consolas" w:cs="Consolas"/>
          <w:color w:val="F8F8F2"/>
          <w:sz w:val="27"/>
        </w:rPr>
      </w:pPr>
      <w:ins w:id="4978"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79" w:author="Unknown"/>
          <w:rFonts w:ascii="Consolas" w:eastAsia="Times New Roman" w:hAnsi="Consolas" w:cs="Consolas"/>
          <w:color w:val="F8F8F2"/>
          <w:sz w:val="27"/>
        </w:rPr>
      </w:pPr>
      <w:ins w:id="4980"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81" w:author="Unknown"/>
          <w:rFonts w:ascii="Consolas" w:eastAsia="Times New Roman" w:hAnsi="Consolas" w:cs="Consolas"/>
          <w:color w:val="F8F8F2"/>
          <w:sz w:val="27"/>
        </w:rPr>
      </w:pPr>
      <w:ins w:id="4982"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83" w:author="Unknown"/>
          <w:rFonts w:ascii="Consolas" w:eastAsia="Times New Roman" w:hAnsi="Consolas" w:cs="Consolas"/>
          <w:color w:val="F8F8F2"/>
          <w:sz w:val="27"/>
        </w:rPr>
      </w:pPr>
      <w:ins w:id="4984"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85" w:author="Unknown"/>
          <w:rFonts w:ascii="Consolas" w:eastAsia="Times New Roman" w:hAnsi="Consolas" w:cs="Consolas"/>
          <w:color w:val="F8F8F2"/>
          <w:sz w:val="27"/>
        </w:rPr>
      </w:pPr>
      <w:ins w:id="4986"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87" w:author="Unknown"/>
          <w:rFonts w:ascii="Consolas" w:eastAsia="Times New Roman" w:hAnsi="Consolas" w:cs="Consolas"/>
          <w:color w:val="F8F8F2"/>
          <w:sz w:val="27"/>
        </w:rPr>
      </w:pPr>
      <w:ins w:id="4988"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89" w:author="Unknown"/>
          <w:rFonts w:ascii="Consolas" w:eastAsia="Times New Roman" w:hAnsi="Consolas" w:cs="Consolas"/>
          <w:color w:val="F8F8F2"/>
          <w:sz w:val="27"/>
        </w:rPr>
      </w:pPr>
      <w:ins w:id="499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js/tut23.js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91" w:author="Unknown"/>
          <w:rFonts w:ascii="Consolas" w:eastAsia="Times New Roman" w:hAnsi="Consolas" w:cs="Consolas"/>
          <w:color w:val="F8F8F2"/>
          <w:sz w:val="27"/>
        </w:rPr>
      </w:pPr>
      <w:ins w:id="499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4993" w:author="Unknown"/>
          <w:rFonts w:ascii="Segoe UI" w:eastAsia="Times New Roman" w:hAnsi="Segoe UI" w:cs="Segoe UI"/>
          <w:color w:val="000000"/>
          <w:sz w:val="27"/>
          <w:szCs w:val="27"/>
        </w:rPr>
      </w:pPr>
      <w:ins w:id="499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4995" w:author="Unknown"/>
          <w:rFonts w:ascii="Segoe UI" w:eastAsia="Times New Roman" w:hAnsi="Segoe UI" w:cs="Segoe UI"/>
          <w:b/>
          <w:bCs/>
          <w:color w:val="000000"/>
          <w:sz w:val="24"/>
          <w:szCs w:val="24"/>
        </w:rPr>
      </w:pPr>
      <w:ins w:id="499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97" w:author="Unknown"/>
          <w:rFonts w:ascii="Consolas" w:eastAsia="Times New Roman" w:hAnsi="Consolas" w:cs="Consolas"/>
          <w:color w:val="F8F8F2"/>
          <w:sz w:val="27"/>
        </w:rPr>
      </w:pPr>
      <w:ins w:id="499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tutorial number 23"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4999" w:author="Unknown"/>
          <w:rFonts w:ascii="Consolas" w:eastAsia="Times New Roman" w:hAnsi="Consolas" w:cs="Consolas"/>
          <w:color w:val="F8F8F2"/>
          <w:sz w:val="27"/>
        </w:rPr>
      </w:pPr>
      <w:ins w:id="500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x =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01" w:author="Unknown"/>
          <w:rFonts w:ascii="Consolas" w:eastAsia="Times New Roman" w:hAnsi="Consolas" w:cs="Consolas"/>
          <w:color w:val="F8F8F2"/>
          <w:sz w:val="27"/>
        </w:rPr>
      </w:pPr>
      <w:ins w:id="500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y = </w:t>
        </w:r>
        <w:r w:rsidRPr="0089304D">
          <w:rPr>
            <w:rFonts w:ascii="Consolas" w:eastAsia="Times New Roman" w:hAnsi="Consolas" w:cs="Consolas"/>
            <w:color w:val="AE81FF"/>
            <w:sz w:val="27"/>
          </w:rPr>
          <w:t>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03" w:author="Unknown"/>
          <w:rFonts w:ascii="Consolas" w:eastAsia="Times New Roman" w:hAnsi="Consolas" w:cs="Consolas"/>
          <w:color w:val="F8F8F2"/>
          <w:sz w:val="27"/>
        </w:rPr>
      </w:pPr>
      <w:ins w:id="500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z;</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05" w:author="Unknown"/>
          <w:rFonts w:ascii="Consolas" w:eastAsia="Times New Roman" w:hAnsi="Consolas" w:cs="Consolas"/>
          <w:color w:val="F8F8F2"/>
          <w:sz w:val="27"/>
        </w:rPr>
      </w:pPr>
      <w:ins w:id="5006" w:author="Unknown">
        <w:r w:rsidRPr="0089304D">
          <w:rPr>
            <w:rFonts w:ascii="Consolas" w:eastAsia="Times New Roman" w:hAnsi="Consolas" w:cs="Consolas"/>
            <w:color w:val="F8F8F2"/>
            <w:sz w:val="27"/>
          </w:rPr>
          <w:t>z = x+y;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07" w:author="Unknown"/>
          <w:rFonts w:ascii="Consolas" w:eastAsia="Times New Roman" w:hAnsi="Consolas" w:cs="Consolas"/>
          <w:color w:val="F8F8F2"/>
          <w:sz w:val="27"/>
        </w:rPr>
      </w:pPr>
      <w:ins w:id="5008" w:author="Unknown">
        <w:r w:rsidRPr="0089304D">
          <w:rPr>
            <w:rFonts w:ascii="Consolas" w:eastAsia="Times New Roman" w:hAnsi="Consolas" w:cs="Consolas"/>
            <w:color w:val="F8F8F2"/>
            <w:sz w:val="27"/>
          </w:rPr>
          <w:t>z = x-y;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09" w:author="Unknown"/>
          <w:rFonts w:ascii="Consolas" w:eastAsia="Times New Roman" w:hAnsi="Consolas" w:cs="Consolas"/>
          <w:color w:val="F8F8F2"/>
          <w:sz w:val="27"/>
        </w:rPr>
      </w:pPr>
      <w:ins w:id="5010" w:author="Unknown">
        <w:r w:rsidRPr="0089304D">
          <w:rPr>
            <w:rFonts w:ascii="Consolas" w:eastAsia="Times New Roman" w:hAnsi="Consolas" w:cs="Consolas"/>
            <w:color w:val="F8F8F2"/>
            <w:sz w:val="27"/>
          </w:rPr>
          <w:t>z = x*y;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1" w:author="Unknown"/>
          <w:rFonts w:ascii="Consolas" w:eastAsia="Times New Roman" w:hAnsi="Consolas" w:cs="Consolas"/>
          <w:color w:val="F8F8F2"/>
          <w:sz w:val="27"/>
        </w:rPr>
      </w:pPr>
      <w:ins w:id="5012" w:author="Unknown">
        <w:r w:rsidRPr="0089304D">
          <w:rPr>
            <w:rFonts w:ascii="Consolas" w:eastAsia="Times New Roman" w:hAnsi="Consolas" w:cs="Consolas"/>
            <w:color w:val="F8F8F2"/>
            <w:sz w:val="27"/>
          </w:rPr>
          <w:t>z = x/y;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4" w:author="Unknown"/>
          <w:rFonts w:ascii="Consolas" w:eastAsia="Times New Roman" w:hAnsi="Consolas" w:cs="Consolas"/>
          <w:color w:val="F8F8F2"/>
          <w:sz w:val="27"/>
        </w:rPr>
      </w:pPr>
      <w:ins w:id="5015" w:author="Unknown">
        <w:r w:rsidRPr="0089304D">
          <w:rPr>
            <w:rFonts w:ascii="Consolas" w:eastAsia="Times New Roman" w:hAnsi="Consolas" w:cs="Consolas"/>
            <w:color w:val="8292A2"/>
            <w:sz w:val="27"/>
          </w:rPr>
          <w:t>// Exploring the Math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6" w:author="Unknown"/>
          <w:rFonts w:ascii="Consolas" w:eastAsia="Times New Roman" w:hAnsi="Consolas" w:cs="Consolas"/>
          <w:color w:val="F8F8F2"/>
          <w:sz w:val="27"/>
        </w:rPr>
      </w:pPr>
      <w:ins w:id="5017" w:author="Unknown">
        <w:r w:rsidRPr="0089304D">
          <w:rPr>
            <w:rFonts w:ascii="Consolas" w:eastAsia="Times New Roman" w:hAnsi="Consolas" w:cs="Consolas"/>
            <w:color w:val="F8F8F2"/>
            <w:sz w:val="27"/>
          </w:rPr>
          <w:t>z = Math;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18" w:author="Unknown"/>
          <w:rFonts w:ascii="Consolas" w:eastAsia="Times New Roman" w:hAnsi="Consolas" w:cs="Consolas"/>
          <w:color w:val="F8F8F2"/>
          <w:sz w:val="27"/>
        </w:rPr>
      </w:pPr>
      <w:ins w:id="5019" w:author="Unknown">
        <w:r w:rsidRPr="0089304D">
          <w:rPr>
            <w:rFonts w:ascii="Consolas" w:eastAsia="Times New Roman" w:hAnsi="Consolas" w:cs="Consolas"/>
            <w:color w:val="F8F8F2"/>
            <w:sz w:val="27"/>
          </w:rPr>
          <w:t>z = Math.</w:t>
        </w:r>
        <w:r w:rsidRPr="0089304D">
          <w:rPr>
            <w:rFonts w:ascii="Consolas" w:eastAsia="Times New Roman" w:hAnsi="Consolas" w:cs="Consolas"/>
            <w:color w:val="F92672"/>
            <w:sz w:val="27"/>
          </w:rPr>
          <w:t>PI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0" w:author="Unknown"/>
          <w:rFonts w:ascii="Consolas" w:eastAsia="Times New Roman" w:hAnsi="Consolas" w:cs="Consolas"/>
          <w:color w:val="F8F8F2"/>
          <w:sz w:val="27"/>
        </w:rPr>
      </w:pPr>
      <w:ins w:id="5021" w:author="Unknown">
        <w:r w:rsidRPr="0089304D">
          <w:rPr>
            <w:rFonts w:ascii="Consolas" w:eastAsia="Times New Roman" w:hAnsi="Consolas" w:cs="Consolas"/>
            <w:color w:val="F8F8F2"/>
            <w:sz w:val="27"/>
          </w:rPr>
          <w:t>z = Math.</w:t>
        </w:r>
        <w:r w:rsidRPr="0089304D">
          <w:rPr>
            <w:rFonts w:ascii="Consolas" w:eastAsia="Times New Roman" w:hAnsi="Consolas" w:cs="Consolas"/>
            <w:color w:val="F92672"/>
            <w:sz w:val="27"/>
          </w:rPr>
          <w: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2" w:author="Unknown"/>
          <w:rFonts w:ascii="Consolas" w:eastAsia="Times New Roman" w:hAnsi="Consolas" w:cs="Consolas"/>
          <w:color w:val="F8F8F2"/>
          <w:sz w:val="27"/>
        </w:rPr>
      </w:pPr>
      <w:ins w:id="5023" w:author="Unknown">
        <w:r w:rsidRPr="0089304D">
          <w:rPr>
            <w:rFonts w:ascii="Consolas" w:eastAsia="Times New Roman" w:hAnsi="Consolas" w:cs="Consolas"/>
            <w:color w:val="F8F8F2"/>
            <w:sz w:val="27"/>
          </w:rPr>
          <w:lastRenderedPageBreak/>
          <w:t>z = Math.</w:t>
        </w:r>
        <w:r w:rsidRPr="0089304D">
          <w:rPr>
            <w:rFonts w:ascii="Consolas" w:eastAsia="Times New Roman" w:hAnsi="Consolas" w:cs="Consolas"/>
            <w:color w:val="E6DB74"/>
            <w:sz w:val="27"/>
          </w:rPr>
          <w:t>round</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4" w:author="Unknown"/>
          <w:rFonts w:ascii="Consolas" w:eastAsia="Times New Roman" w:hAnsi="Consolas" w:cs="Consolas"/>
          <w:color w:val="F8F8F2"/>
          <w:sz w:val="27"/>
        </w:rPr>
      </w:pPr>
      <w:ins w:id="5025"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ceil</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6" w:author="Unknown"/>
          <w:rFonts w:ascii="Consolas" w:eastAsia="Times New Roman" w:hAnsi="Consolas" w:cs="Consolas"/>
          <w:color w:val="F8F8F2"/>
          <w:sz w:val="27"/>
        </w:rPr>
      </w:pPr>
      <w:ins w:id="5027"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floor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28" w:author="Unknown"/>
          <w:rFonts w:ascii="Consolas" w:eastAsia="Times New Roman" w:hAnsi="Consolas" w:cs="Consolas"/>
          <w:color w:val="F8F8F2"/>
          <w:sz w:val="27"/>
        </w:rPr>
      </w:pPr>
      <w:ins w:id="5029"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abs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0" w:author="Unknown"/>
          <w:rFonts w:ascii="Consolas" w:eastAsia="Times New Roman" w:hAnsi="Consolas" w:cs="Consolas"/>
          <w:color w:val="F8F8F2"/>
          <w:sz w:val="27"/>
        </w:rPr>
      </w:pPr>
      <w:ins w:id="5031"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sqrt</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64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2" w:author="Unknown"/>
          <w:rFonts w:ascii="Consolas" w:eastAsia="Times New Roman" w:hAnsi="Consolas" w:cs="Consolas"/>
          <w:color w:val="F8F8F2"/>
          <w:sz w:val="27"/>
        </w:rPr>
      </w:pPr>
      <w:ins w:id="5033"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pow</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4" w:author="Unknown"/>
          <w:rFonts w:ascii="Consolas" w:eastAsia="Times New Roman" w:hAnsi="Consolas" w:cs="Consolas"/>
          <w:color w:val="F8F8F2"/>
          <w:sz w:val="27"/>
        </w:rPr>
      </w:pPr>
      <w:ins w:id="5035"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min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234</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2342</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6" w:author="Unknown"/>
          <w:rFonts w:ascii="Consolas" w:eastAsia="Times New Roman" w:hAnsi="Consolas" w:cs="Consolas"/>
          <w:color w:val="F8F8F2"/>
          <w:sz w:val="27"/>
        </w:rPr>
      </w:pPr>
      <w:ins w:id="5037"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max</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234</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38" w:author="Unknown"/>
          <w:rFonts w:ascii="Consolas" w:eastAsia="Times New Roman" w:hAnsi="Consolas" w:cs="Consolas"/>
          <w:color w:val="F8F8F2"/>
          <w:sz w:val="27"/>
        </w:rPr>
      </w:pPr>
      <w:ins w:id="5039"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random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40" w:author="Unknown"/>
          <w:rFonts w:ascii="Consolas" w:eastAsia="Times New Roman" w:hAnsi="Consolas" w:cs="Consolas"/>
          <w:color w:val="F8F8F2"/>
          <w:sz w:val="27"/>
        </w:rPr>
      </w:pPr>
      <w:ins w:id="5041" w:author="Unknown">
        <w:r w:rsidRPr="0089304D">
          <w:rPr>
            <w:rFonts w:ascii="Consolas" w:eastAsia="Times New Roman" w:hAnsi="Consolas" w:cs="Consolas"/>
            <w:color w:val="F8F8F2"/>
            <w:sz w:val="27"/>
          </w:rPr>
          <w:t xml:space="preserve">z =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*Math.</w:t>
        </w:r>
        <w:r w:rsidRPr="0089304D">
          <w:rPr>
            <w:rFonts w:ascii="Consolas" w:eastAsia="Times New Roman" w:hAnsi="Consolas" w:cs="Consolas"/>
            <w:color w:val="E6DB74"/>
            <w:sz w:val="27"/>
          </w:rPr>
          <w:t>random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42" w:author="Unknown"/>
          <w:rFonts w:ascii="Consolas" w:eastAsia="Times New Roman" w:hAnsi="Consolas" w:cs="Consolas"/>
          <w:color w:val="F8F8F2"/>
          <w:sz w:val="27"/>
        </w:rPr>
      </w:pPr>
      <w:ins w:id="5043" w:author="Unknown">
        <w:r w:rsidRPr="0089304D">
          <w:rPr>
            <w:rFonts w:ascii="Consolas" w:eastAsia="Times New Roman" w:hAnsi="Consolas" w:cs="Consolas"/>
            <w:color w:val="F8F8F2"/>
            <w:sz w:val="27"/>
          </w:rPr>
          <w:t>z = Math.</w:t>
        </w:r>
        <w:r w:rsidRPr="0089304D">
          <w:rPr>
            <w:rFonts w:ascii="Consolas" w:eastAsia="Times New Roman" w:hAnsi="Consolas" w:cs="Consolas"/>
            <w:color w:val="E6DB74"/>
            <w:sz w:val="27"/>
          </w:rPr>
          <w:t>ceil</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50</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50</w:t>
        </w:r>
        <w:r w:rsidRPr="0089304D">
          <w:rPr>
            <w:rFonts w:ascii="Consolas" w:eastAsia="Times New Roman" w:hAnsi="Consolas" w:cs="Consolas"/>
            <w:color w:val="F8F8F2"/>
            <w:sz w:val="27"/>
          </w:rPr>
          <w:t>)*Math.</w:t>
        </w:r>
        <w:r w:rsidRPr="0089304D">
          <w:rPr>
            <w:rFonts w:ascii="Consolas" w:eastAsia="Times New Roman" w:hAnsi="Consolas" w:cs="Consolas"/>
            <w:color w:val="E6DB74"/>
            <w:sz w:val="27"/>
          </w:rPr>
          <w:t>random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44" w:author="Unknown"/>
          <w:rFonts w:ascii="Consolas" w:eastAsia="Times New Roman" w:hAnsi="Consolas" w:cs="Consolas"/>
          <w:color w:val="F8F8F2"/>
          <w:sz w:val="27"/>
        </w:rPr>
      </w:pPr>
      <w:ins w:id="5045" w:author="Unknown">
        <w:r w:rsidRPr="0089304D">
          <w:rPr>
            <w:rFonts w:ascii="Consolas" w:eastAsia="Times New Roman" w:hAnsi="Consolas" w:cs="Consolas"/>
            <w:color w:val="8292A2"/>
            <w:sz w:val="27"/>
          </w:rPr>
          <w:t>// a = (0,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46" w:author="Unknown"/>
          <w:rFonts w:ascii="Consolas" w:eastAsia="Times New Roman" w:hAnsi="Consolas" w:cs="Consolas"/>
          <w:color w:val="F8F8F2"/>
          <w:sz w:val="27"/>
        </w:rPr>
      </w:pPr>
      <w:ins w:id="5047" w:author="Unknown">
        <w:r w:rsidRPr="0089304D">
          <w:rPr>
            <w:rFonts w:ascii="Consolas" w:eastAsia="Times New Roman" w:hAnsi="Consolas" w:cs="Consolas"/>
            <w:color w:val="8292A2"/>
            <w:sz w:val="27"/>
          </w:rPr>
          <w:t>// a100 = a*100 = (0, 100)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48" w:author="Unknown"/>
          <w:rFonts w:ascii="Consolas" w:eastAsia="Times New Roman" w:hAnsi="Consolas" w:cs="Consolas"/>
          <w:color w:val="F8F8F2"/>
          <w:sz w:val="27"/>
        </w:rPr>
      </w:pPr>
      <w:ins w:id="5049" w:author="Unknown">
        <w:r w:rsidRPr="0089304D">
          <w:rPr>
            <w:rFonts w:ascii="Consolas" w:eastAsia="Times New Roman" w:hAnsi="Consolas" w:cs="Consolas"/>
            <w:color w:val="8292A2"/>
            <w:sz w:val="27"/>
          </w:rPr>
          <w:t>// a10_100 = 10+a*(100 - 10)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1" w:author="Unknown"/>
          <w:rFonts w:ascii="Consolas" w:eastAsia="Times New Roman" w:hAnsi="Consolas" w:cs="Consolas"/>
          <w:color w:val="F8F8F2"/>
          <w:sz w:val="27"/>
        </w:rPr>
      </w:pPr>
      <w:ins w:id="505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(z);</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4" w:author="Unknown"/>
          <w:rFonts w:ascii="Consolas" w:eastAsia="Times New Roman" w:hAnsi="Consolas" w:cs="Consolas"/>
          <w:color w:val="F8F8F2"/>
          <w:sz w:val="27"/>
        </w:rPr>
      </w:pPr>
      <w:ins w:id="5055" w:author="Unknown">
        <w:r w:rsidRPr="0089304D">
          <w:rPr>
            <w:rFonts w:ascii="Consolas" w:eastAsia="Times New Roman" w:hAnsi="Consolas" w:cs="Consolas"/>
            <w:color w:val="8292A2"/>
            <w:sz w:val="27"/>
          </w:rPr>
          <w:t>// 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6" w:author="Unknown"/>
          <w:rFonts w:ascii="Consolas" w:eastAsia="Times New Roman" w:hAnsi="Consolas" w:cs="Consolas"/>
          <w:color w:val="F8F8F2"/>
          <w:sz w:val="27"/>
        </w:rPr>
      </w:pPr>
      <w:ins w:id="5057" w:author="Unknown">
        <w:r w:rsidRPr="0089304D">
          <w:rPr>
            <w:rFonts w:ascii="Consolas" w:eastAsia="Times New Roman" w:hAnsi="Consolas" w:cs="Consolas"/>
            <w:color w:val="8292A2"/>
            <w:sz w:val="27"/>
          </w:rPr>
          <w:t>// 2.8</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58" w:author="Unknown"/>
          <w:rFonts w:ascii="Consolas" w:eastAsia="Times New Roman" w:hAnsi="Consolas" w:cs="Consolas"/>
          <w:color w:val="F8F8F2"/>
          <w:sz w:val="27"/>
        </w:rPr>
      </w:pPr>
      <w:ins w:id="5059" w:author="Unknown">
        <w:r w:rsidRPr="0089304D">
          <w:rPr>
            <w:rFonts w:ascii="Consolas" w:eastAsia="Times New Roman" w:hAnsi="Consolas" w:cs="Consolas"/>
            <w:color w:val="8292A2"/>
            <w:sz w:val="27"/>
          </w:rPr>
          <w:t>// 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60" w:author="Unknown"/>
          <w:rFonts w:ascii="Consolas" w:eastAsia="Times New Roman" w:hAnsi="Consolas" w:cs="Consolas"/>
          <w:color w:val="F8F8F2"/>
          <w:sz w:val="27"/>
        </w:rPr>
      </w:pPr>
      <w:ins w:id="5061" w:author="Unknown">
        <w:r w:rsidRPr="0089304D">
          <w:rPr>
            <w:rFonts w:ascii="Consolas" w:eastAsia="Times New Roman" w:hAnsi="Consolas" w:cs="Consolas"/>
            <w:color w:val="8292A2"/>
            <w:sz w:val="27"/>
          </w:rPr>
          <w:t>//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62" w:author="Unknown"/>
          <w:rFonts w:ascii="Consolas" w:eastAsia="Times New Roman" w:hAnsi="Consolas" w:cs="Consolas"/>
          <w:color w:val="F8F8F2"/>
          <w:sz w:val="27"/>
        </w:rPr>
      </w:pPr>
      <w:ins w:id="5063" w:author="Unknown">
        <w:r w:rsidRPr="0089304D">
          <w:rPr>
            <w:rFonts w:ascii="Consolas" w:eastAsia="Times New Roman" w:hAnsi="Consolas" w:cs="Consolas"/>
            <w:color w:val="8292A2"/>
            <w:sz w:val="27"/>
          </w:rPr>
          <w:t>// 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64" w:author="Unknown"/>
          <w:rFonts w:ascii="Consolas" w:eastAsia="Times New Roman" w:hAnsi="Consolas" w:cs="Consolas"/>
          <w:color w:val="F8F8F2"/>
          <w:sz w:val="27"/>
        </w:rPr>
      </w:pPr>
      <w:ins w:id="5065" w:author="Unknown">
        <w:r w:rsidRPr="0089304D">
          <w:rPr>
            <w:rFonts w:ascii="Consolas" w:eastAsia="Times New Roman" w:hAnsi="Consolas" w:cs="Consolas"/>
            <w:color w:val="8292A2"/>
            <w:sz w:val="27"/>
          </w:rPr>
          <w:t>//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66" w:author="Unknown"/>
          <w:rFonts w:ascii="Consolas" w:eastAsia="Times New Roman" w:hAnsi="Consolas" w:cs="Consolas"/>
          <w:color w:val="F8F8F2"/>
          <w:sz w:val="27"/>
        </w:rPr>
      </w:pPr>
      <w:ins w:id="5067" w:author="Unknown">
        <w:r w:rsidRPr="0089304D">
          <w:rPr>
            <w:rFonts w:ascii="Consolas" w:eastAsia="Times New Roman" w:hAnsi="Consolas" w:cs="Consolas"/>
            <w:color w:val="8292A2"/>
            <w:sz w:val="27"/>
          </w:rPr>
          <w:t>// -2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68" w:author="Unknown"/>
          <w:rFonts w:ascii="Consolas" w:eastAsia="Times New Roman" w:hAnsi="Consolas" w:cs="Consolas"/>
          <w:color w:val="F8F8F2"/>
          <w:sz w:val="27"/>
        </w:rPr>
      </w:pPr>
      <w:ins w:id="5069" w:author="Unknown">
        <w:r w:rsidRPr="0089304D">
          <w:rPr>
            <w:rFonts w:ascii="Consolas" w:eastAsia="Times New Roman" w:hAnsi="Consolas" w:cs="Consolas"/>
            <w:color w:val="8292A2"/>
            <w:sz w:val="27"/>
          </w:rPr>
          <w:t>// -2.7</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70" w:author="Unknown"/>
          <w:rFonts w:ascii="Consolas" w:eastAsia="Times New Roman" w:hAnsi="Consolas" w:cs="Consolas"/>
          <w:color w:val="F8F8F2"/>
          <w:sz w:val="27"/>
        </w:rPr>
      </w:pPr>
      <w:ins w:id="5071" w:author="Unknown">
        <w:r w:rsidRPr="0089304D">
          <w:rPr>
            <w:rFonts w:ascii="Consolas" w:eastAsia="Times New Roman" w:hAnsi="Consolas" w:cs="Consolas"/>
            <w:color w:val="8292A2"/>
            <w:sz w:val="27"/>
          </w:rPr>
          <w:t>// -3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72" w:author="Unknown"/>
          <w:rFonts w:ascii="Consolas" w:eastAsia="Times New Roman" w:hAnsi="Consolas" w:cs="Consolas"/>
          <w:color w:val="F8F8F2"/>
          <w:sz w:val="27"/>
          <w:szCs w:val="27"/>
        </w:rPr>
      </w:pPr>
      <w:ins w:id="507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Date Object: Date &amp; Time In JavaScript | JavaScript Tutorial In Hindi #24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With the advent of time, mathematical calculations have become an integral part of every programming language. In this article, we will cover the details of the Math object in JavaScript, which helps the user to perform all kinds of mathematical operations.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The JavaScript Math Object:-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Math object is used to perform mathematical tasks. It is a built-in static object, so we do not need to instantiate it. We can access all its properties and methods directly. Math object works with the Number type. Unlike many other global objects, Math is not a constructor. We refer to the constant pi as </w:t>
      </w:r>
      <w:r w:rsidRPr="0089304D">
        <w:rPr>
          <w:rFonts w:ascii="Segoe UI" w:eastAsia="Times New Roman" w:hAnsi="Segoe UI" w:cs="Segoe UI"/>
          <w:b/>
          <w:bCs/>
          <w:color w:val="000000"/>
          <w:sz w:val="27"/>
        </w:rPr>
        <w:t>Math.PI</w:t>
      </w:r>
      <w:r w:rsidRPr="0089304D">
        <w:rPr>
          <w:rFonts w:ascii="Segoe UI" w:eastAsia="Times New Roman" w:hAnsi="Segoe UI" w:cs="Segoe UI"/>
          <w:color w:val="000000"/>
          <w:sz w:val="27"/>
          <w:szCs w:val="27"/>
        </w:rPr>
        <w:t> and we call the cos function as </w:t>
      </w:r>
      <w:r w:rsidRPr="0089304D">
        <w:rPr>
          <w:rFonts w:ascii="Segoe UI" w:eastAsia="Times New Roman" w:hAnsi="Segoe UI" w:cs="Segoe UI"/>
          <w:b/>
          <w:bCs/>
          <w:color w:val="000000"/>
          <w:sz w:val="27"/>
        </w:rPr>
        <w:t>Math.cos(x), </w:t>
      </w:r>
      <w:r w:rsidRPr="0089304D">
        <w:rPr>
          <w:rFonts w:ascii="Segoe UI" w:eastAsia="Times New Roman" w:hAnsi="Segoe UI" w:cs="Segoe UI"/>
          <w:color w:val="000000"/>
          <w:sz w:val="27"/>
          <w:szCs w:val="27"/>
        </w:rPr>
        <w:t>where x is the method's argument.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b/>
          <w:bCs/>
          <w:color w:val="000000"/>
          <w:sz w:val="27"/>
        </w:rPr>
        <w:t>Note: </w:t>
      </w:r>
      <w:r w:rsidRPr="0089304D">
        <w:rPr>
          <w:rFonts w:ascii="Segoe UI" w:eastAsia="Times New Roman" w:hAnsi="Segoe UI" w:cs="Segoe UI"/>
          <w:color w:val="000000"/>
          <w:sz w:val="27"/>
          <w:szCs w:val="27"/>
          <w:bdr w:val="single" w:sz="2" w:space="0" w:color="auto" w:frame="1"/>
          <w:shd w:val="clear" w:color="auto" w:fill="ECF0F1"/>
        </w:rPr>
        <w:t>Different browsers can give a different result. Even the same JavaScript engine on a different OS or architecture can give different results!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074" w:author="Unknown"/>
          <w:rFonts w:ascii="Segoe UI" w:eastAsia="Times New Roman" w:hAnsi="Segoe UI" w:cs="Segoe UI"/>
          <w:b/>
          <w:bCs/>
          <w:color w:val="000000"/>
          <w:sz w:val="24"/>
          <w:szCs w:val="24"/>
        </w:rPr>
      </w:pPr>
      <w:ins w:id="5075" w:author="Unknown">
        <w:r w:rsidRPr="0089304D">
          <w:rPr>
            <w:rFonts w:ascii="Segoe UI" w:eastAsia="Times New Roman" w:hAnsi="Segoe UI" w:cs="Segoe UI"/>
            <w:b/>
            <w:bCs/>
            <w:color w:val="000000"/>
            <w:sz w:val="24"/>
            <w:szCs w:val="24"/>
          </w:rPr>
          <w:t>JavaScript Math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076" w:author="Unknown"/>
          <w:rFonts w:ascii="Segoe UI" w:eastAsia="Times New Roman" w:hAnsi="Segoe UI" w:cs="Segoe UI"/>
          <w:color w:val="000000"/>
          <w:sz w:val="27"/>
          <w:szCs w:val="27"/>
        </w:rPr>
      </w:pPr>
      <w:ins w:id="5077" w:author="Unknown">
        <w:r w:rsidRPr="0089304D">
          <w:rPr>
            <w:rFonts w:ascii="Segoe UI" w:eastAsia="Times New Roman" w:hAnsi="Segoe UI" w:cs="Segoe UI"/>
            <w:color w:val="000000"/>
            <w:sz w:val="27"/>
            <w:szCs w:val="27"/>
          </w:rPr>
          <w:t>Let's see the list of JavaScript Math methods with descriptions.</w:t>
        </w:r>
      </w:ins>
    </w:p>
    <w:tbl>
      <w:tblPr>
        <w:tblW w:w="579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310"/>
        <w:gridCol w:w="4484"/>
      </w:tblGrid>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Methods</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abs()</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absolute value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acos()</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arccosine of the given number in radians.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asin()</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arcsine of the given number in radians.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atan()</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arc-tangent of the given number in radians.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cbrt()</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cube root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ceil()</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 smallest integer value, greater than or equal to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cos()</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cosine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cosh()</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hyperbolic cosine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exp()</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ml:space="preserve">It will return the exponential form of the </w:t>
            </w:r>
            <w:r w:rsidRPr="0089304D">
              <w:rPr>
                <w:rFonts w:ascii="Times New Roman" w:eastAsia="Times New Roman" w:hAnsi="Times New Roman" w:cs="Times New Roman"/>
                <w:sz w:val="24"/>
                <w:szCs w:val="24"/>
              </w:rPr>
              <w:lastRenderedPageBreak/>
              <w:t>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floor()</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largest integer value, lower than or equal to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hypot()</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square root of sum of the squares of given numbers.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log()</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natural logarithm of a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max()</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maximum value of the given numbers.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min()</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minimum value of the given numbers.</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pow()</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value of base to the power of exponent.</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random()</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random number between 0 (inclusive) and 1 (exclusive).</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round()</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closest integer value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sin()</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will return the sine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sinh()</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hyperbolic sine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sqrt()</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square root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tan()</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tangent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tanh()</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the hyperbolic tangent of the given number.</w:t>
            </w:r>
          </w:p>
        </w:tc>
      </w:tr>
      <w:tr w:rsidR="0089304D" w:rsidRPr="0089304D" w:rsidTr="0089304D">
        <w:tc>
          <w:tcPr>
            <w:tcW w:w="1310"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trunc()</w:t>
            </w:r>
          </w:p>
        </w:tc>
        <w:tc>
          <w:tcPr>
            <w:tcW w:w="448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will return an integer part of the given number.</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078" w:author="Unknown"/>
          <w:rFonts w:ascii="Segoe UI" w:eastAsia="Times New Roman" w:hAnsi="Segoe UI" w:cs="Segoe UI"/>
          <w:color w:val="000000"/>
          <w:sz w:val="27"/>
          <w:szCs w:val="27"/>
        </w:rPr>
      </w:pPr>
      <w:ins w:id="5079" w:author="Unknown">
        <w:r w:rsidRPr="0089304D">
          <w:rPr>
            <w:rFonts w:ascii="Segoe UI" w:eastAsia="Times New Roman" w:hAnsi="Segoe UI" w:cs="Segoe UI"/>
            <w:b/>
            <w:bCs/>
            <w:color w:val="000000"/>
            <w:sz w:val="27"/>
          </w:rPr>
          <w:t>Converting between degrees and radians:-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080" w:author="Unknown"/>
          <w:rFonts w:ascii="Segoe UI" w:eastAsia="Times New Roman" w:hAnsi="Segoe UI" w:cs="Segoe UI"/>
          <w:color w:val="000000"/>
          <w:sz w:val="27"/>
          <w:szCs w:val="27"/>
        </w:rPr>
      </w:pPr>
      <w:ins w:id="5081" w:author="Unknown">
        <w:r w:rsidRPr="0089304D">
          <w:rPr>
            <w:rFonts w:ascii="Segoe UI" w:eastAsia="Times New Roman" w:hAnsi="Segoe UI" w:cs="Segoe UI"/>
            <w:color w:val="000000"/>
            <w:sz w:val="27"/>
            <w:szCs w:val="27"/>
          </w:rPr>
          <w:t>The trigonometric functions such as sin(), cos(),tan() expect angles in </w:t>
        </w:r>
        <w:r w:rsidRPr="0089304D">
          <w:rPr>
            <w:rFonts w:ascii="Segoe UI" w:eastAsia="Times New Roman" w:hAnsi="Segoe UI" w:cs="Segoe UI"/>
            <w:i/>
            <w:iCs/>
            <w:color w:val="000000"/>
            <w:sz w:val="27"/>
          </w:rPr>
          <w:t>radians</w:t>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082" w:author="Unknown"/>
          <w:rFonts w:ascii="Segoe UI" w:eastAsia="Times New Roman" w:hAnsi="Segoe UI" w:cs="Segoe UI"/>
          <w:color w:val="000000"/>
          <w:sz w:val="27"/>
          <w:szCs w:val="27"/>
        </w:rPr>
      </w:pPr>
      <w:ins w:id="5083" w:author="Unknown">
        <w:r w:rsidRPr="0089304D">
          <w:rPr>
            <w:rFonts w:ascii="Segoe UI" w:eastAsia="Times New Roman" w:hAnsi="Segoe UI" w:cs="Segoe UI"/>
            <w:color w:val="000000"/>
            <w:sz w:val="27"/>
            <w:szCs w:val="27"/>
          </w:rPr>
          <w:t>Since humans tend to think in degrees, and some functions can accept degrees, it is good to keep functions handy that convert between the two.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84" w:author="Unknown"/>
          <w:rFonts w:ascii="Consolas" w:eastAsia="Times New Roman" w:hAnsi="Consolas" w:cs="Consolas"/>
          <w:color w:val="F8F8F2"/>
          <w:sz w:val="27"/>
        </w:rPr>
      </w:pPr>
      <w:ins w:id="5085"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degToRad</w:t>
        </w:r>
        <w:r w:rsidRPr="0089304D">
          <w:rPr>
            <w:rFonts w:ascii="Consolas" w:eastAsia="Times New Roman" w:hAnsi="Consolas" w:cs="Consolas"/>
            <w:color w:val="F8F8F2"/>
            <w:sz w:val="27"/>
          </w:rPr>
          <w:t>(degrees)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86" w:author="Unknown"/>
          <w:rFonts w:ascii="Consolas" w:eastAsia="Times New Roman" w:hAnsi="Consolas" w:cs="Consolas"/>
          <w:color w:val="F8F8F2"/>
          <w:sz w:val="27"/>
        </w:rPr>
      </w:pPr>
      <w:ins w:id="508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degrees * (Math.</w:t>
        </w:r>
        <w:r w:rsidRPr="0089304D">
          <w:rPr>
            <w:rFonts w:ascii="Consolas" w:eastAsia="Times New Roman" w:hAnsi="Consolas" w:cs="Consolas"/>
            <w:color w:val="F92672"/>
            <w:sz w:val="27"/>
          </w:rPr>
          <w:t>PI</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180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88" w:author="Unknown"/>
          <w:rFonts w:ascii="Consolas" w:eastAsia="Times New Roman" w:hAnsi="Consolas" w:cs="Consolas"/>
          <w:color w:val="F8F8F2"/>
          <w:sz w:val="27"/>
        </w:rPr>
      </w:pPr>
      <w:ins w:id="508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90" w:author="Unknown"/>
          <w:rFonts w:ascii="Consolas" w:eastAsia="Times New Roman" w:hAnsi="Consolas" w:cs="Consolas"/>
          <w:color w:val="F8F8F2"/>
          <w:sz w:val="27"/>
        </w:rPr>
      </w:pPr>
      <w:ins w:id="509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radToDeg</w:t>
        </w:r>
        <w:r w:rsidRPr="0089304D">
          <w:rPr>
            <w:rFonts w:ascii="Consolas" w:eastAsia="Times New Roman" w:hAnsi="Consolas" w:cs="Consolas"/>
            <w:color w:val="F8F8F2"/>
            <w:sz w:val="27"/>
          </w:rPr>
          <w:t>(rad)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92" w:author="Unknown"/>
          <w:rFonts w:ascii="Consolas" w:eastAsia="Times New Roman" w:hAnsi="Consolas" w:cs="Consolas"/>
          <w:color w:val="F8F8F2"/>
          <w:sz w:val="27"/>
        </w:rPr>
      </w:pPr>
      <w:ins w:id="509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rad / (Math.</w:t>
        </w:r>
        <w:r w:rsidRPr="0089304D">
          <w:rPr>
            <w:rFonts w:ascii="Consolas" w:eastAsia="Times New Roman" w:hAnsi="Consolas" w:cs="Consolas"/>
            <w:color w:val="F92672"/>
            <w:sz w:val="27"/>
          </w:rPr>
          <w:t>PI</w:t>
        </w:r>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180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094" w:author="Unknown"/>
          <w:rFonts w:ascii="Consolas" w:eastAsia="Times New Roman" w:hAnsi="Consolas" w:cs="Consolas"/>
          <w:color w:val="F8F8F2"/>
          <w:sz w:val="27"/>
          <w:szCs w:val="27"/>
        </w:rPr>
      </w:pPr>
      <w:ins w:id="5095" w:author="Unknown">
        <w:r w:rsidRPr="0089304D">
          <w:rPr>
            <w:rFonts w:ascii="Consolas" w:eastAsia="Times New Roman" w:hAnsi="Consolas" w:cs="Consolas"/>
            <w:color w:val="F8F8F2"/>
            <w:sz w:val="27"/>
          </w:rPr>
          <w:lastRenderedPageBreak/>
          <w:t>};</w:t>
        </w:r>
      </w:ins>
    </w:p>
    <w:p w:rsidR="0089304D" w:rsidRPr="0089304D" w:rsidRDefault="0089304D" w:rsidP="0089304D">
      <w:pPr>
        <w:spacing w:after="0" w:line="240" w:lineRule="auto"/>
        <w:rPr>
          <w:ins w:id="5096" w:author="Unknown"/>
          <w:rFonts w:ascii="Segoe UI" w:eastAsia="Times New Roman" w:hAnsi="Segoe UI" w:cs="Segoe UI"/>
          <w:color w:val="000000"/>
          <w:sz w:val="27"/>
          <w:szCs w:val="27"/>
        </w:rPr>
      </w:pPr>
      <w:ins w:id="509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098" w:author="Unknown"/>
          <w:rFonts w:ascii="Segoe UI" w:eastAsia="Times New Roman" w:hAnsi="Segoe UI" w:cs="Segoe UI"/>
          <w:b/>
          <w:bCs/>
          <w:color w:val="000000"/>
          <w:sz w:val="24"/>
          <w:szCs w:val="24"/>
        </w:rPr>
      </w:pPr>
      <w:ins w:id="5099" w:author="Unknown">
        <w:r w:rsidRPr="0089304D">
          <w:rPr>
            <w:rFonts w:ascii="Segoe UI" w:eastAsia="Times New Roman" w:hAnsi="Segoe UI" w:cs="Segoe UI"/>
            <w:b/>
            <w:bCs/>
            <w:color w:val="000000"/>
            <w:sz w:val="24"/>
            <w:szCs w:val="24"/>
          </w:rPr>
          <w:t>Key Takeaways:-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100" w:author="Unknown"/>
          <w:rFonts w:ascii="Segoe UI" w:eastAsia="Times New Roman" w:hAnsi="Segoe UI" w:cs="Segoe UI"/>
          <w:color w:val="000000"/>
          <w:sz w:val="27"/>
          <w:szCs w:val="27"/>
        </w:rPr>
      </w:pPr>
      <w:ins w:id="5101" w:author="Unknown">
        <w:r w:rsidRPr="0089304D">
          <w:rPr>
            <w:rFonts w:ascii="Segoe UI" w:eastAsia="Times New Roman" w:hAnsi="Segoe UI" w:cs="Segoe UI"/>
            <w:color w:val="000000"/>
            <w:sz w:val="27"/>
            <w:szCs w:val="27"/>
          </w:rPr>
          <w:t>The math object is one of the most important features in JavaScript, as it provides various properties and methods which can perform mathematical operations. We can use mathematical constants such as PI and Log values using the properties provided by Math object such as Math.PI. In addition to the above, we can also invoke the methods provided by Math object such as abs(), ceil(), etc. to perform various mathematical operations on multiple variables.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102" w:author="Unknown"/>
          <w:rFonts w:ascii="Segoe UI" w:eastAsia="Times New Roman" w:hAnsi="Segoe UI" w:cs="Segoe UI"/>
          <w:color w:val="000000"/>
          <w:sz w:val="27"/>
          <w:szCs w:val="27"/>
        </w:rPr>
      </w:pPr>
      <w:ins w:id="510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104" w:author="Unknown"/>
          <w:rFonts w:ascii="Segoe UI" w:eastAsia="Times New Roman" w:hAnsi="Segoe UI" w:cs="Segoe UI"/>
          <w:b/>
          <w:bCs/>
          <w:color w:val="000000"/>
          <w:sz w:val="24"/>
          <w:szCs w:val="24"/>
        </w:rPr>
      </w:pPr>
      <w:ins w:id="5105"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06" w:author="Unknown"/>
          <w:rFonts w:ascii="Consolas" w:eastAsia="Times New Roman" w:hAnsi="Consolas" w:cs="Consolas"/>
          <w:color w:val="F8F8F2"/>
          <w:sz w:val="27"/>
        </w:rPr>
      </w:pPr>
      <w:ins w:id="510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08" w:author="Unknown"/>
          <w:rFonts w:ascii="Consolas" w:eastAsia="Times New Roman" w:hAnsi="Consolas" w:cs="Consolas"/>
          <w:color w:val="F8F8F2"/>
          <w:sz w:val="27"/>
        </w:rPr>
      </w:pPr>
      <w:ins w:id="510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10" w:author="Unknown"/>
          <w:rFonts w:ascii="Consolas" w:eastAsia="Times New Roman" w:hAnsi="Consolas" w:cs="Consolas"/>
          <w:color w:val="F8F8F2"/>
          <w:sz w:val="27"/>
        </w:rPr>
      </w:pPr>
      <w:ins w:id="511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12" w:author="Unknown"/>
          <w:rFonts w:ascii="Consolas" w:eastAsia="Times New Roman" w:hAnsi="Consolas" w:cs="Consolas"/>
          <w:color w:val="F8F8F2"/>
          <w:sz w:val="27"/>
        </w:rPr>
      </w:pPr>
      <w:ins w:id="51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14" w:author="Unknown"/>
          <w:rFonts w:ascii="Consolas" w:eastAsia="Times New Roman" w:hAnsi="Consolas" w:cs="Consolas"/>
          <w:color w:val="F8F8F2"/>
          <w:sz w:val="27"/>
        </w:rPr>
      </w:pPr>
      <w:ins w:id="51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16" w:author="Unknown"/>
          <w:rFonts w:ascii="Consolas" w:eastAsia="Times New Roman" w:hAnsi="Consolas" w:cs="Consolas"/>
          <w:color w:val="F8F8F2"/>
          <w:sz w:val="27"/>
        </w:rPr>
      </w:pPr>
      <w:ins w:id="51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18" w:author="Unknown"/>
          <w:rFonts w:ascii="Consolas" w:eastAsia="Times New Roman" w:hAnsi="Consolas" w:cs="Consolas"/>
          <w:color w:val="F8F8F2"/>
          <w:sz w:val="27"/>
        </w:rPr>
      </w:pPr>
      <w:ins w:id="51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0" w:author="Unknown"/>
          <w:rFonts w:ascii="Consolas" w:eastAsia="Times New Roman" w:hAnsi="Consolas" w:cs="Consolas"/>
          <w:color w:val="F8F8F2"/>
          <w:sz w:val="27"/>
        </w:rPr>
      </w:pPr>
      <w:ins w:id="512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2" w:author="Unknown"/>
          <w:rFonts w:ascii="Consolas" w:eastAsia="Times New Roman" w:hAnsi="Consolas" w:cs="Consolas"/>
          <w:color w:val="F8F8F2"/>
          <w:sz w:val="27"/>
        </w:rPr>
      </w:pPr>
      <w:ins w:id="51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4" w:author="Unknown"/>
          <w:rFonts w:ascii="Consolas" w:eastAsia="Times New Roman" w:hAnsi="Consolas" w:cs="Consolas"/>
          <w:color w:val="F8F8F2"/>
          <w:sz w:val="27"/>
        </w:rPr>
      </w:pPr>
      <w:ins w:id="51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6" w:author="Unknown"/>
          <w:rFonts w:ascii="Consolas" w:eastAsia="Times New Roman" w:hAnsi="Consolas" w:cs="Consolas"/>
          <w:color w:val="F8F8F2"/>
          <w:sz w:val="27"/>
        </w:rPr>
      </w:pPr>
      <w:ins w:id="51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28" w:author="Unknown"/>
          <w:rFonts w:ascii="Consolas" w:eastAsia="Times New Roman" w:hAnsi="Consolas" w:cs="Consolas"/>
          <w:color w:val="F8F8F2"/>
          <w:sz w:val="27"/>
        </w:rPr>
      </w:pPr>
      <w:ins w:id="51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1" w:author="Unknown"/>
          <w:rFonts w:ascii="Consolas" w:eastAsia="Times New Roman" w:hAnsi="Consolas" w:cs="Consolas"/>
          <w:color w:val="F8F8F2"/>
          <w:sz w:val="27"/>
        </w:rPr>
      </w:pPr>
      <w:ins w:id="513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3" w:author="Unknown"/>
          <w:rFonts w:ascii="Consolas" w:eastAsia="Times New Roman" w:hAnsi="Consolas" w:cs="Consolas"/>
          <w:color w:val="F8F8F2"/>
          <w:sz w:val="27"/>
        </w:rPr>
      </w:pPr>
      <w:ins w:id="51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5" w:author="Unknown"/>
          <w:rFonts w:ascii="Consolas" w:eastAsia="Times New Roman" w:hAnsi="Consolas" w:cs="Consolas"/>
          <w:color w:val="F8F8F2"/>
          <w:sz w:val="27"/>
        </w:rPr>
      </w:pPr>
      <w:ins w:id="51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7" w:author="Unknown"/>
          <w:rFonts w:ascii="Consolas" w:eastAsia="Times New Roman" w:hAnsi="Consolas" w:cs="Consolas"/>
          <w:color w:val="F8F8F2"/>
          <w:sz w:val="27"/>
        </w:rPr>
      </w:pPr>
      <w:ins w:id="51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39" w:author="Unknown"/>
          <w:rFonts w:ascii="Consolas" w:eastAsia="Times New Roman" w:hAnsi="Consolas" w:cs="Consolas"/>
          <w:color w:val="F8F8F2"/>
          <w:sz w:val="27"/>
        </w:rPr>
      </w:pPr>
      <w:ins w:id="51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41" w:author="Unknown"/>
          <w:rFonts w:ascii="Consolas" w:eastAsia="Times New Roman" w:hAnsi="Consolas" w:cs="Consolas"/>
          <w:color w:val="F8F8F2"/>
          <w:sz w:val="27"/>
        </w:rPr>
      </w:pPr>
      <w:ins w:id="51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43" w:author="Unknown"/>
          <w:rFonts w:ascii="Consolas" w:eastAsia="Times New Roman" w:hAnsi="Consolas" w:cs="Consolas"/>
          <w:color w:val="F8F8F2"/>
          <w:sz w:val="27"/>
        </w:rPr>
      </w:pPr>
      <w:ins w:id="51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45" w:author="Unknown"/>
          <w:rFonts w:ascii="Consolas" w:eastAsia="Times New Roman" w:hAnsi="Consolas" w:cs="Consolas"/>
          <w:color w:val="F8F8F2"/>
          <w:sz w:val="27"/>
        </w:rPr>
      </w:pPr>
      <w:ins w:id="51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47" w:author="Unknown"/>
          <w:rFonts w:ascii="Consolas" w:eastAsia="Times New Roman" w:hAnsi="Consolas" w:cs="Consolas"/>
          <w:color w:val="F8F8F2"/>
          <w:sz w:val="27"/>
        </w:rPr>
      </w:pPr>
      <w:ins w:id="51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49" w:author="Unknown"/>
          <w:rFonts w:ascii="Consolas" w:eastAsia="Times New Roman" w:hAnsi="Consolas" w:cs="Consolas"/>
          <w:color w:val="F8F8F2"/>
          <w:sz w:val="27"/>
        </w:rPr>
      </w:pPr>
      <w:ins w:id="51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1" w:author="Unknown"/>
          <w:rFonts w:ascii="Consolas" w:eastAsia="Times New Roman" w:hAnsi="Consolas" w:cs="Consolas"/>
          <w:color w:val="F8F8F2"/>
          <w:sz w:val="27"/>
        </w:rPr>
      </w:pPr>
      <w:ins w:id="51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3" w:author="Unknown"/>
          <w:rFonts w:ascii="Consolas" w:eastAsia="Times New Roman" w:hAnsi="Consolas" w:cs="Consolas"/>
          <w:color w:val="F8F8F2"/>
          <w:sz w:val="27"/>
        </w:rPr>
      </w:pPr>
      <w:ins w:id="51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5" w:author="Unknown"/>
          <w:rFonts w:ascii="Consolas" w:eastAsia="Times New Roman" w:hAnsi="Consolas" w:cs="Consolas"/>
          <w:color w:val="F8F8F2"/>
          <w:sz w:val="27"/>
        </w:rPr>
      </w:pPr>
      <w:ins w:id="51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7" w:author="Unknown"/>
          <w:rFonts w:ascii="Consolas" w:eastAsia="Times New Roman" w:hAnsi="Consolas" w:cs="Consolas"/>
          <w:color w:val="F8F8F2"/>
          <w:sz w:val="27"/>
        </w:rPr>
      </w:pPr>
      <w:ins w:id="51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59" w:author="Unknown"/>
          <w:rFonts w:ascii="Consolas" w:eastAsia="Times New Roman" w:hAnsi="Consolas" w:cs="Consolas"/>
          <w:color w:val="F8F8F2"/>
          <w:sz w:val="27"/>
        </w:rPr>
      </w:pPr>
      <w:ins w:id="5160"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61" w:author="Unknown"/>
          <w:rFonts w:ascii="Consolas" w:eastAsia="Times New Roman" w:hAnsi="Consolas" w:cs="Consolas"/>
          <w:color w:val="F8F8F2"/>
          <w:sz w:val="27"/>
        </w:rPr>
      </w:pPr>
      <w:ins w:id="51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63" w:author="Unknown"/>
          <w:rFonts w:ascii="Consolas" w:eastAsia="Times New Roman" w:hAnsi="Consolas" w:cs="Consolas"/>
          <w:color w:val="F8F8F2"/>
          <w:sz w:val="27"/>
        </w:rPr>
      </w:pPr>
      <w:ins w:id="516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65" w:author="Unknown"/>
          <w:rFonts w:ascii="Consolas" w:eastAsia="Times New Roman" w:hAnsi="Consolas" w:cs="Consolas"/>
          <w:color w:val="F8F8F2"/>
          <w:sz w:val="27"/>
        </w:rPr>
      </w:pPr>
      <w:ins w:id="51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67" w:author="Unknown"/>
          <w:rFonts w:ascii="Consolas" w:eastAsia="Times New Roman" w:hAnsi="Consolas" w:cs="Consolas"/>
          <w:color w:val="F8F8F2"/>
          <w:sz w:val="27"/>
        </w:rPr>
      </w:pPr>
      <w:ins w:id="51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69" w:author="Unknown"/>
          <w:rFonts w:ascii="Consolas" w:eastAsia="Times New Roman" w:hAnsi="Consolas" w:cs="Consolas"/>
          <w:color w:val="F8F8F2"/>
          <w:sz w:val="27"/>
        </w:rPr>
      </w:pPr>
      <w:ins w:id="51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1" w:author="Unknown"/>
          <w:rFonts w:ascii="Consolas" w:eastAsia="Times New Roman" w:hAnsi="Consolas" w:cs="Consolas"/>
          <w:color w:val="F8F8F2"/>
          <w:sz w:val="27"/>
        </w:rPr>
      </w:pPr>
      <w:ins w:id="51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3" w:author="Unknown"/>
          <w:rFonts w:ascii="Consolas" w:eastAsia="Times New Roman" w:hAnsi="Consolas" w:cs="Consolas"/>
          <w:color w:val="F8F8F2"/>
          <w:sz w:val="27"/>
        </w:rPr>
      </w:pPr>
      <w:ins w:id="51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5" w:author="Unknown"/>
          <w:rFonts w:ascii="Consolas" w:eastAsia="Times New Roman" w:hAnsi="Consolas" w:cs="Consolas"/>
          <w:color w:val="F8F8F2"/>
          <w:sz w:val="27"/>
        </w:rPr>
      </w:pPr>
      <w:ins w:id="51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7" w:author="Unknown"/>
          <w:rFonts w:ascii="Consolas" w:eastAsia="Times New Roman" w:hAnsi="Consolas" w:cs="Consolas"/>
          <w:color w:val="F8F8F2"/>
          <w:sz w:val="27"/>
        </w:rPr>
      </w:pPr>
      <w:ins w:id="517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79" w:author="Unknown"/>
          <w:rFonts w:ascii="Consolas" w:eastAsia="Times New Roman" w:hAnsi="Consolas" w:cs="Consolas"/>
          <w:color w:val="F8F8F2"/>
          <w:sz w:val="27"/>
        </w:rPr>
      </w:pPr>
      <w:ins w:id="5180"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81" w:author="Unknown"/>
          <w:rFonts w:ascii="Consolas" w:eastAsia="Times New Roman" w:hAnsi="Consolas" w:cs="Consolas"/>
          <w:color w:val="F8F8F2"/>
          <w:sz w:val="27"/>
        </w:rPr>
      </w:pPr>
      <w:ins w:id="5182"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83" w:author="Unknown"/>
          <w:rFonts w:ascii="Consolas" w:eastAsia="Times New Roman" w:hAnsi="Consolas" w:cs="Consolas"/>
          <w:color w:val="F8F8F2"/>
          <w:sz w:val="27"/>
        </w:rPr>
      </w:pPr>
      <w:ins w:id="5184" w:author="Unknown">
        <w:r w:rsidRPr="0089304D">
          <w:rPr>
            <w:rFonts w:ascii="Consolas" w:eastAsia="Times New Roman" w:hAnsi="Consolas" w:cs="Consolas"/>
            <w:color w:val="8292A2"/>
            <w:sz w:val="27"/>
          </w:rPr>
          <w:lastRenderedPageBreak/>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85" w:author="Unknown"/>
          <w:rFonts w:ascii="Consolas" w:eastAsia="Times New Roman" w:hAnsi="Consolas" w:cs="Consolas"/>
          <w:color w:val="F8F8F2"/>
          <w:sz w:val="27"/>
        </w:rPr>
      </w:pPr>
      <w:ins w:id="5186"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87" w:author="Unknown"/>
          <w:rFonts w:ascii="Consolas" w:eastAsia="Times New Roman" w:hAnsi="Consolas" w:cs="Consolas"/>
          <w:color w:val="F8F8F2"/>
          <w:sz w:val="27"/>
        </w:rPr>
      </w:pPr>
      <w:ins w:id="5188"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89" w:author="Unknown"/>
          <w:rFonts w:ascii="Consolas" w:eastAsia="Times New Roman" w:hAnsi="Consolas" w:cs="Consolas"/>
          <w:color w:val="F8F8F2"/>
          <w:sz w:val="27"/>
        </w:rPr>
      </w:pPr>
      <w:ins w:id="5190"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91" w:author="Unknown"/>
          <w:rFonts w:ascii="Consolas" w:eastAsia="Times New Roman" w:hAnsi="Consolas" w:cs="Consolas"/>
          <w:color w:val="F8F8F2"/>
          <w:sz w:val="27"/>
        </w:rPr>
      </w:pPr>
      <w:ins w:id="5192"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93" w:author="Unknown"/>
          <w:rFonts w:ascii="Consolas" w:eastAsia="Times New Roman" w:hAnsi="Consolas" w:cs="Consolas"/>
          <w:color w:val="F8F8F2"/>
          <w:sz w:val="27"/>
        </w:rPr>
      </w:pPr>
      <w:ins w:id="5194"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95" w:author="Unknown"/>
          <w:rFonts w:ascii="Consolas" w:eastAsia="Times New Roman" w:hAnsi="Consolas" w:cs="Consolas"/>
          <w:color w:val="F8F8F2"/>
          <w:sz w:val="27"/>
        </w:rPr>
      </w:pPr>
      <w:ins w:id="519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js/tut23.js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197" w:author="Unknown"/>
          <w:rFonts w:ascii="Consolas" w:eastAsia="Times New Roman" w:hAnsi="Consolas" w:cs="Consolas"/>
          <w:color w:val="F8F8F2"/>
          <w:sz w:val="27"/>
        </w:rPr>
      </w:pPr>
      <w:ins w:id="519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5199" w:author="Unknown"/>
          <w:rFonts w:ascii="Segoe UI" w:eastAsia="Times New Roman" w:hAnsi="Segoe UI" w:cs="Segoe UI"/>
          <w:color w:val="000000"/>
          <w:sz w:val="27"/>
          <w:szCs w:val="27"/>
        </w:rPr>
      </w:pPr>
      <w:ins w:id="520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201" w:author="Unknown"/>
          <w:rFonts w:ascii="Segoe UI" w:eastAsia="Times New Roman" w:hAnsi="Segoe UI" w:cs="Segoe UI"/>
          <w:b/>
          <w:bCs/>
          <w:color w:val="000000"/>
          <w:sz w:val="24"/>
          <w:szCs w:val="24"/>
        </w:rPr>
      </w:pPr>
      <w:ins w:id="5202"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03" w:author="Unknown"/>
          <w:rFonts w:ascii="Consolas" w:eastAsia="Times New Roman" w:hAnsi="Consolas" w:cs="Consolas"/>
          <w:color w:val="F8F8F2"/>
          <w:sz w:val="27"/>
        </w:rPr>
      </w:pPr>
      <w:ins w:id="520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tutorial 24"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06" w:author="Unknown"/>
          <w:rFonts w:ascii="Consolas" w:eastAsia="Times New Roman" w:hAnsi="Consolas" w:cs="Consolas"/>
          <w:color w:val="F8F8F2"/>
          <w:sz w:val="27"/>
        </w:rPr>
      </w:pPr>
      <w:ins w:id="520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today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08" w:author="Unknown"/>
          <w:rFonts w:ascii="Consolas" w:eastAsia="Times New Roman" w:hAnsi="Consolas" w:cs="Consolas"/>
          <w:color w:val="F8F8F2"/>
          <w:sz w:val="27"/>
        </w:rPr>
      </w:pPr>
      <w:ins w:id="5209" w:author="Unknown">
        <w:r w:rsidRPr="0089304D">
          <w:rPr>
            <w:rFonts w:ascii="Consolas" w:eastAsia="Times New Roman" w:hAnsi="Consolas" w:cs="Consolas"/>
            <w:color w:val="8292A2"/>
            <w:sz w:val="27"/>
          </w:rPr>
          <w:t>// console.log(typeof today);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0" w:author="Unknown"/>
          <w:rFonts w:ascii="Consolas" w:eastAsia="Times New Roman" w:hAnsi="Consolas" w:cs="Consolas"/>
          <w:color w:val="F8F8F2"/>
          <w:sz w:val="27"/>
        </w:rPr>
      </w:pPr>
      <w:ins w:id="521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otherDate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'8-4-2003 04:54:08'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2" w:author="Unknown"/>
          <w:rFonts w:ascii="Consolas" w:eastAsia="Times New Roman" w:hAnsi="Consolas" w:cs="Consolas"/>
          <w:color w:val="F8F8F2"/>
          <w:sz w:val="27"/>
        </w:rPr>
      </w:pPr>
      <w:ins w:id="5213" w:author="Unknown">
        <w:r w:rsidRPr="0089304D">
          <w:rPr>
            <w:rFonts w:ascii="Consolas" w:eastAsia="Times New Roman" w:hAnsi="Consolas" w:cs="Consolas"/>
            <w:color w:val="8292A2"/>
            <w:sz w:val="27"/>
          </w:rPr>
          <w:t>// otherDate = new Date('June 13 1976');</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4" w:author="Unknown"/>
          <w:rFonts w:ascii="Consolas" w:eastAsia="Times New Roman" w:hAnsi="Consolas" w:cs="Consolas"/>
          <w:color w:val="F8F8F2"/>
          <w:sz w:val="27"/>
        </w:rPr>
      </w:pPr>
      <w:ins w:id="5215" w:author="Unknown">
        <w:r w:rsidRPr="0089304D">
          <w:rPr>
            <w:rFonts w:ascii="Consolas" w:eastAsia="Times New Roman" w:hAnsi="Consolas" w:cs="Consolas"/>
            <w:color w:val="8292A2"/>
            <w:sz w:val="27"/>
          </w:rPr>
          <w:t>// otherDate = new Date('09/16/1976');</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6" w:author="Unknown"/>
          <w:rFonts w:ascii="Consolas" w:eastAsia="Times New Roman" w:hAnsi="Consolas" w:cs="Consolas"/>
          <w:color w:val="F8F8F2"/>
          <w:sz w:val="27"/>
        </w:rPr>
      </w:pPr>
      <w:ins w:id="521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(otherDate);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18" w:author="Unknown"/>
          <w:rFonts w:ascii="Consolas" w:eastAsia="Times New Roman" w:hAnsi="Consolas" w:cs="Consolas"/>
          <w:color w:val="F8F8F2"/>
          <w:sz w:val="27"/>
        </w:rPr>
      </w:pPr>
      <w:ins w:id="521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0" w:author="Unknown"/>
          <w:rFonts w:ascii="Consolas" w:eastAsia="Times New Roman" w:hAnsi="Consolas" w:cs="Consolas"/>
          <w:color w:val="F8F8F2"/>
          <w:sz w:val="27"/>
        </w:rPr>
      </w:pPr>
      <w:ins w:id="5221"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getDay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2" w:author="Unknown"/>
          <w:rFonts w:ascii="Consolas" w:eastAsia="Times New Roman" w:hAnsi="Consolas" w:cs="Consolas"/>
          <w:color w:val="F8F8F2"/>
          <w:sz w:val="27"/>
        </w:rPr>
      </w:pPr>
      <w:ins w:id="5223"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4" w:author="Unknown"/>
          <w:rFonts w:ascii="Consolas" w:eastAsia="Times New Roman" w:hAnsi="Consolas" w:cs="Consolas"/>
          <w:color w:val="F8F8F2"/>
          <w:sz w:val="27"/>
        </w:rPr>
      </w:pPr>
      <w:ins w:id="5225"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getMinutes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6" w:author="Unknown"/>
          <w:rFonts w:ascii="Consolas" w:eastAsia="Times New Roman" w:hAnsi="Consolas" w:cs="Consolas"/>
          <w:color w:val="F8F8F2"/>
          <w:sz w:val="27"/>
        </w:rPr>
      </w:pPr>
      <w:ins w:id="5227" w:author="Unknown">
        <w:r w:rsidRPr="0089304D">
          <w:rPr>
            <w:rFonts w:ascii="Consolas" w:eastAsia="Times New Roman" w:hAnsi="Consolas" w:cs="Consolas"/>
            <w:color w:val="8292A2"/>
            <w:sz w:val="27"/>
          </w:rPr>
          <w:t>// a = otherDate.getSeconds();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28" w:author="Unknown"/>
          <w:rFonts w:ascii="Consolas" w:eastAsia="Times New Roman" w:hAnsi="Consolas" w:cs="Consolas"/>
          <w:color w:val="F8F8F2"/>
          <w:sz w:val="27"/>
        </w:rPr>
      </w:pPr>
      <w:ins w:id="5229" w:author="Unknown">
        <w:r w:rsidRPr="0089304D">
          <w:rPr>
            <w:rFonts w:ascii="Consolas" w:eastAsia="Times New Roman" w:hAnsi="Consolas" w:cs="Consolas"/>
            <w:color w:val="8292A2"/>
            <w:sz w:val="27"/>
          </w:rPr>
          <w:t>// a = otherDate.getHours();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0" w:author="Unknown"/>
          <w:rFonts w:ascii="Consolas" w:eastAsia="Times New Roman" w:hAnsi="Consolas" w:cs="Consolas"/>
          <w:color w:val="F8F8F2"/>
          <w:sz w:val="27"/>
        </w:rPr>
      </w:pPr>
      <w:ins w:id="5231"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getTime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2" w:author="Unknown"/>
          <w:rFonts w:ascii="Consolas" w:eastAsia="Times New Roman" w:hAnsi="Consolas" w:cs="Consolas"/>
          <w:color w:val="F8F8F2"/>
          <w:sz w:val="27"/>
        </w:rPr>
      </w:pPr>
      <w:ins w:id="5233"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getMilliseconds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4" w:author="Unknown"/>
          <w:rFonts w:ascii="Consolas" w:eastAsia="Times New Roman" w:hAnsi="Consolas" w:cs="Consolas"/>
          <w:color w:val="F8F8F2"/>
          <w:sz w:val="27"/>
        </w:rPr>
      </w:pPr>
      <w:ins w:id="5235" w:author="Unknown">
        <w:r w:rsidRPr="0089304D">
          <w:rPr>
            <w:rFonts w:ascii="Consolas" w:eastAsia="Times New Roman" w:hAnsi="Consolas" w:cs="Consolas"/>
            <w:color w:val="F8F8F2"/>
            <w:sz w:val="27"/>
          </w:rPr>
          <w:t>a = otherDate.</w:t>
        </w:r>
        <w:r w:rsidRPr="0089304D">
          <w:rPr>
            <w:rFonts w:ascii="Consolas" w:eastAsia="Times New Roman" w:hAnsi="Consolas" w:cs="Consolas"/>
            <w:color w:val="E6DB74"/>
            <w:sz w:val="27"/>
          </w:rPr>
          <w:t>getMonth</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6" w:author="Unknown"/>
          <w:rFonts w:ascii="Consolas" w:eastAsia="Times New Roman" w:hAnsi="Consolas" w:cs="Consolas"/>
          <w:color w:val="F8F8F2"/>
          <w:sz w:val="27"/>
        </w:rPr>
      </w:pPr>
      <w:ins w:id="5237"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38" w:author="Unknown"/>
          <w:rFonts w:ascii="Consolas" w:eastAsia="Times New Roman" w:hAnsi="Consolas" w:cs="Consolas"/>
          <w:color w:val="F8F8F2"/>
          <w:sz w:val="27"/>
        </w:rPr>
      </w:pPr>
      <w:ins w:id="5239"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setDate</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40" w:author="Unknown"/>
          <w:rFonts w:ascii="Consolas" w:eastAsia="Times New Roman" w:hAnsi="Consolas" w:cs="Consolas"/>
          <w:color w:val="F8F8F2"/>
          <w:sz w:val="27"/>
        </w:rPr>
      </w:pPr>
      <w:ins w:id="5241"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setMonth</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42" w:author="Unknown"/>
          <w:rFonts w:ascii="Consolas" w:eastAsia="Times New Roman" w:hAnsi="Consolas" w:cs="Consolas"/>
          <w:color w:val="F8F8F2"/>
          <w:sz w:val="27"/>
        </w:rPr>
      </w:pPr>
      <w:ins w:id="5243"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setFullYear</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1900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44" w:author="Unknown"/>
          <w:rFonts w:ascii="Consolas" w:eastAsia="Times New Roman" w:hAnsi="Consolas" w:cs="Consolas"/>
          <w:color w:val="F8F8F2"/>
          <w:sz w:val="27"/>
        </w:rPr>
      </w:pPr>
      <w:ins w:id="5245"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setMinutes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46" w:author="Unknown"/>
          <w:rFonts w:ascii="Consolas" w:eastAsia="Times New Roman" w:hAnsi="Consolas" w:cs="Consolas"/>
          <w:color w:val="F8F8F2"/>
          <w:sz w:val="27"/>
        </w:rPr>
      </w:pPr>
      <w:ins w:id="5247"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setHours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48" w:author="Unknown"/>
          <w:rFonts w:ascii="Consolas" w:eastAsia="Times New Roman" w:hAnsi="Consolas" w:cs="Consolas"/>
          <w:color w:val="F8F8F2"/>
          <w:sz w:val="27"/>
        </w:rPr>
      </w:pPr>
      <w:ins w:id="5249" w:author="Unknown">
        <w:r w:rsidRPr="0089304D">
          <w:rPr>
            <w:rFonts w:ascii="Consolas" w:eastAsia="Times New Roman" w:hAnsi="Consolas" w:cs="Consolas"/>
            <w:color w:val="F8F8F2"/>
            <w:sz w:val="27"/>
          </w:rPr>
          <w:t>otherDate.</w:t>
        </w:r>
        <w:r w:rsidRPr="0089304D">
          <w:rPr>
            <w:rFonts w:ascii="Consolas" w:eastAsia="Times New Roman" w:hAnsi="Consolas" w:cs="Consolas"/>
            <w:color w:val="E6DB74"/>
            <w:sz w:val="27"/>
          </w:rPr>
          <w:t>setSeconds</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50" w:author="Unknown"/>
          <w:rFonts w:ascii="Consolas" w:eastAsia="Times New Roman" w:hAnsi="Consolas" w:cs="Consolas"/>
          <w:color w:val="F8F8F2"/>
          <w:sz w:val="27"/>
        </w:rPr>
      </w:pPr>
      <w:ins w:id="525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(otherDate);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52" w:author="Unknown"/>
          <w:rFonts w:ascii="Consolas" w:eastAsia="Times New Roman" w:hAnsi="Consolas" w:cs="Consolas"/>
          <w:color w:val="F8F8F2"/>
          <w:sz w:val="27"/>
          <w:szCs w:val="27"/>
        </w:rPr>
      </w:pPr>
      <w:ins w:id="525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Creating an Editable Div Exercise 2: Solution | JavaScript Tutorial In Hindi #25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Exercise 2 i.e. </w:t>
      </w:r>
      <w:r w:rsidRPr="0089304D">
        <w:rPr>
          <w:rFonts w:ascii="Segoe UI" w:eastAsia="Times New Roman" w:hAnsi="Segoe UI" w:cs="Segoe UI"/>
          <w:b/>
          <w:bCs/>
          <w:i/>
          <w:iCs/>
          <w:color w:val="000000"/>
          <w:sz w:val="27"/>
        </w:rPr>
        <w:t>Creating Editable Div Using JavaScript</w:t>
      </w:r>
      <w:r w:rsidRPr="0089304D">
        <w:rPr>
          <w:rFonts w:ascii="Segoe UI" w:eastAsia="Times New Roman" w:hAnsi="Segoe UI" w:cs="Segoe UI"/>
          <w:color w:val="000000"/>
          <w:sz w:val="27"/>
          <w:szCs w:val="27"/>
        </w:rPr>
        <w:t>.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You have to create a div and inject it into the page, which has the heading. Whenever someone clicks on the div, it should be converted into an editable div. When the user clicks away (use blur event), save the note into the local storage.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are not familiar with the concept of local storage, check </w:t>
      </w:r>
      <w:hyperlink r:id="rId41" w:history="1">
        <w:r w:rsidRPr="0089304D">
          <w:rPr>
            <w:rFonts w:ascii="Segoe UI" w:eastAsia="Times New Roman" w:hAnsi="Segoe UI" w:cs="Segoe UI"/>
            <w:b/>
            <w:bCs/>
            <w:i/>
            <w:iCs/>
            <w:color w:val="0000FF"/>
            <w:sz w:val="27"/>
            <w:u w:val="single"/>
          </w:rPr>
          <w:t>tutorial#20</w:t>
        </w:r>
      </w:hyperlink>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You are advised to participate in solving this problem. You cannot learn to code by just watching the code implementation until you start doing it yourself.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Have you solved this task? If yes, then it’s time to check the solution. The solution is discussed in </w:t>
      </w:r>
      <w:hyperlink r:id="rId42" w:history="1">
        <w:r w:rsidRPr="0089304D">
          <w:rPr>
            <w:rFonts w:ascii="Segoe UI" w:eastAsia="Times New Roman" w:hAnsi="Segoe UI" w:cs="Segoe UI"/>
            <w:b/>
            <w:bCs/>
            <w:i/>
            <w:iCs/>
            <w:color w:val="0000FF"/>
            <w:sz w:val="27"/>
            <w:u w:val="single"/>
          </w:rPr>
          <w:t>tutorial#25</w:t>
        </w:r>
      </w:hyperlink>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like my work, then keep supporting and stay up to date with </w:t>
      </w:r>
      <w:hyperlink r:id="rId43" w:history="1">
        <w:r w:rsidRPr="0089304D">
          <w:rPr>
            <w:rFonts w:ascii="Segoe UI" w:eastAsia="Times New Roman" w:hAnsi="Segoe UI" w:cs="Segoe UI"/>
            <w:b/>
            <w:bCs/>
            <w:color w:val="0000FF"/>
            <w:sz w:val="27"/>
            <w:u w:val="single"/>
          </w:rPr>
          <w:t>codewithharry</w:t>
        </w:r>
      </w:hyperlink>
      <w:r w:rsidRPr="0089304D">
        <w:rPr>
          <w:rFonts w:ascii="Segoe UI" w:eastAsia="Times New Roman" w:hAnsi="Segoe UI" w:cs="Segoe UI"/>
          <w:b/>
          <w:bCs/>
          <w:color w:val="000000"/>
          <w:sz w:val="27"/>
        </w:rPr>
        <w: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254" w:author="Unknown"/>
          <w:rFonts w:ascii="Segoe UI" w:eastAsia="Times New Roman" w:hAnsi="Segoe UI" w:cs="Segoe UI"/>
          <w:color w:val="000000"/>
          <w:sz w:val="27"/>
          <w:szCs w:val="27"/>
        </w:rPr>
      </w:pPr>
      <w:ins w:id="5255" w:author="Unknown">
        <w:r w:rsidRPr="0089304D">
          <w:rPr>
            <w:rFonts w:ascii="Segoe UI" w:eastAsia="Times New Roman" w:hAnsi="Segoe UI" w:cs="Segoe UI"/>
            <w:color w:val="000000"/>
            <w:sz w:val="27"/>
            <w:szCs w:val="27"/>
          </w:rPr>
          <w:lastRenderedPageBreak/>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256" w:author="Unknown"/>
          <w:rFonts w:ascii="Segoe UI" w:eastAsia="Times New Roman" w:hAnsi="Segoe UI" w:cs="Segoe UI"/>
          <w:b/>
          <w:bCs/>
          <w:color w:val="000000"/>
          <w:sz w:val="24"/>
          <w:szCs w:val="24"/>
        </w:rPr>
      </w:pPr>
      <w:ins w:id="5257"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58" w:author="Unknown"/>
          <w:rFonts w:ascii="Consolas" w:eastAsia="Times New Roman" w:hAnsi="Consolas" w:cs="Consolas"/>
          <w:color w:val="F8F8F2"/>
          <w:sz w:val="27"/>
        </w:rPr>
      </w:pPr>
      <w:ins w:id="5259"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60" w:author="Unknown"/>
          <w:rFonts w:ascii="Consolas" w:eastAsia="Times New Roman" w:hAnsi="Consolas" w:cs="Consolas"/>
          <w:color w:val="F8F8F2"/>
          <w:sz w:val="27"/>
        </w:rPr>
      </w:pPr>
      <w:ins w:id="526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62" w:author="Unknown"/>
          <w:rFonts w:ascii="Consolas" w:eastAsia="Times New Roman" w:hAnsi="Consolas" w:cs="Consolas"/>
          <w:color w:val="F8F8F2"/>
          <w:sz w:val="27"/>
        </w:rPr>
      </w:pPr>
      <w:ins w:id="526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64" w:author="Unknown"/>
          <w:rFonts w:ascii="Consolas" w:eastAsia="Times New Roman" w:hAnsi="Consolas" w:cs="Consolas"/>
          <w:color w:val="F8F8F2"/>
          <w:sz w:val="27"/>
        </w:rPr>
      </w:pPr>
      <w:ins w:id="52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66" w:author="Unknown"/>
          <w:rFonts w:ascii="Consolas" w:eastAsia="Times New Roman" w:hAnsi="Consolas" w:cs="Consolas"/>
          <w:color w:val="F8F8F2"/>
          <w:sz w:val="27"/>
        </w:rPr>
      </w:pPr>
      <w:ins w:id="52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68" w:author="Unknown"/>
          <w:rFonts w:ascii="Consolas" w:eastAsia="Times New Roman" w:hAnsi="Consolas" w:cs="Consolas"/>
          <w:color w:val="F8F8F2"/>
          <w:sz w:val="27"/>
        </w:rPr>
      </w:pPr>
      <w:ins w:id="52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70" w:author="Unknown"/>
          <w:rFonts w:ascii="Consolas" w:eastAsia="Times New Roman" w:hAnsi="Consolas" w:cs="Consolas"/>
          <w:color w:val="F8F8F2"/>
          <w:sz w:val="27"/>
        </w:rPr>
      </w:pPr>
      <w:ins w:id="52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72" w:author="Unknown"/>
          <w:rFonts w:ascii="Consolas" w:eastAsia="Times New Roman" w:hAnsi="Consolas" w:cs="Consolas"/>
          <w:color w:val="F8F8F2"/>
          <w:sz w:val="27"/>
        </w:rPr>
      </w:pPr>
      <w:ins w:id="527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74" w:author="Unknown"/>
          <w:rFonts w:ascii="Consolas" w:eastAsia="Times New Roman" w:hAnsi="Consolas" w:cs="Consolas"/>
          <w:color w:val="F8F8F2"/>
          <w:sz w:val="27"/>
        </w:rPr>
      </w:pPr>
      <w:ins w:id="527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76" w:author="Unknown"/>
          <w:rFonts w:ascii="Consolas" w:eastAsia="Times New Roman" w:hAnsi="Consolas" w:cs="Consolas"/>
          <w:color w:val="F8F8F2"/>
          <w:sz w:val="27"/>
        </w:rPr>
      </w:pPr>
      <w:ins w:id="52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78" w:author="Unknown"/>
          <w:rFonts w:ascii="Consolas" w:eastAsia="Times New Roman" w:hAnsi="Consolas" w:cs="Consolas"/>
          <w:color w:val="F8F8F2"/>
          <w:sz w:val="27"/>
        </w:rPr>
      </w:pPr>
      <w:ins w:id="52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0" w:author="Unknown"/>
          <w:rFonts w:ascii="Consolas" w:eastAsia="Times New Roman" w:hAnsi="Consolas" w:cs="Consolas"/>
          <w:color w:val="F8F8F2"/>
          <w:sz w:val="27"/>
        </w:rPr>
      </w:pPr>
      <w:ins w:id="52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3" w:author="Unknown"/>
          <w:rFonts w:ascii="Consolas" w:eastAsia="Times New Roman" w:hAnsi="Consolas" w:cs="Consolas"/>
          <w:color w:val="F8F8F2"/>
          <w:sz w:val="27"/>
        </w:rPr>
      </w:pPr>
      <w:ins w:id="52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5" w:author="Unknown"/>
          <w:rFonts w:ascii="Consolas" w:eastAsia="Times New Roman" w:hAnsi="Consolas" w:cs="Consolas"/>
          <w:color w:val="F8F8F2"/>
          <w:sz w:val="27"/>
        </w:rPr>
      </w:pPr>
      <w:ins w:id="52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7" w:author="Unknown"/>
          <w:rFonts w:ascii="Consolas" w:eastAsia="Times New Roman" w:hAnsi="Consolas" w:cs="Consolas"/>
          <w:color w:val="F8F8F2"/>
          <w:sz w:val="27"/>
        </w:rPr>
      </w:pPr>
      <w:ins w:id="52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89" w:author="Unknown"/>
          <w:rFonts w:ascii="Consolas" w:eastAsia="Times New Roman" w:hAnsi="Consolas" w:cs="Consolas"/>
          <w:color w:val="F8F8F2"/>
          <w:sz w:val="27"/>
        </w:rPr>
      </w:pPr>
      <w:ins w:id="52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91" w:author="Unknown"/>
          <w:rFonts w:ascii="Consolas" w:eastAsia="Times New Roman" w:hAnsi="Consolas" w:cs="Consolas"/>
          <w:color w:val="F8F8F2"/>
          <w:sz w:val="27"/>
        </w:rPr>
      </w:pPr>
      <w:ins w:id="52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93" w:author="Unknown"/>
          <w:rFonts w:ascii="Consolas" w:eastAsia="Times New Roman" w:hAnsi="Consolas" w:cs="Consolas"/>
          <w:color w:val="F8F8F2"/>
          <w:sz w:val="27"/>
        </w:rPr>
      </w:pPr>
      <w:ins w:id="52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95" w:author="Unknown"/>
          <w:rFonts w:ascii="Consolas" w:eastAsia="Times New Roman" w:hAnsi="Consolas" w:cs="Consolas"/>
          <w:color w:val="F8F8F2"/>
          <w:sz w:val="27"/>
        </w:rPr>
      </w:pPr>
      <w:ins w:id="52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97" w:author="Unknown"/>
          <w:rFonts w:ascii="Consolas" w:eastAsia="Times New Roman" w:hAnsi="Consolas" w:cs="Consolas"/>
          <w:color w:val="F8F8F2"/>
          <w:sz w:val="27"/>
        </w:rPr>
      </w:pPr>
      <w:ins w:id="52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299" w:author="Unknown"/>
          <w:rFonts w:ascii="Consolas" w:eastAsia="Times New Roman" w:hAnsi="Consolas" w:cs="Consolas"/>
          <w:color w:val="F8F8F2"/>
          <w:sz w:val="27"/>
        </w:rPr>
      </w:pPr>
      <w:ins w:id="53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01" w:author="Unknown"/>
          <w:rFonts w:ascii="Consolas" w:eastAsia="Times New Roman" w:hAnsi="Consolas" w:cs="Consolas"/>
          <w:color w:val="F8F8F2"/>
          <w:sz w:val="27"/>
        </w:rPr>
      </w:pPr>
      <w:ins w:id="53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03" w:author="Unknown"/>
          <w:rFonts w:ascii="Consolas" w:eastAsia="Times New Roman" w:hAnsi="Consolas" w:cs="Consolas"/>
          <w:color w:val="F8F8F2"/>
          <w:sz w:val="27"/>
        </w:rPr>
      </w:pPr>
      <w:ins w:id="5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05" w:author="Unknown"/>
          <w:rFonts w:ascii="Consolas" w:eastAsia="Times New Roman" w:hAnsi="Consolas" w:cs="Consolas"/>
          <w:color w:val="F8F8F2"/>
          <w:sz w:val="27"/>
        </w:rPr>
      </w:pPr>
      <w:ins w:id="5306"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07" w:author="Unknown"/>
          <w:rFonts w:ascii="Consolas" w:eastAsia="Times New Roman" w:hAnsi="Consolas" w:cs="Consolas"/>
          <w:color w:val="F8F8F2"/>
          <w:sz w:val="27"/>
        </w:rPr>
      </w:pPr>
      <w:ins w:id="53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09" w:author="Unknown"/>
          <w:rFonts w:ascii="Consolas" w:eastAsia="Times New Roman" w:hAnsi="Consolas" w:cs="Consolas"/>
          <w:color w:val="F8F8F2"/>
          <w:sz w:val="27"/>
        </w:rPr>
      </w:pPr>
      <w:ins w:id="53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11" w:author="Unknown"/>
          <w:rFonts w:ascii="Consolas" w:eastAsia="Times New Roman" w:hAnsi="Consolas" w:cs="Consolas"/>
          <w:color w:val="F8F8F2"/>
          <w:sz w:val="27"/>
        </w:rPr>
      </w:pPr>
      <w:ins w:id="5312"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13" w:author="Unknown"/>
          <w:rFonts w:ascii="Consolas" w:eastAsia="Times New Roman" w:hAnsi="Consolas" w:cs="Consolas"/>
          <w:color w:val="F8F8F2"/>
          <w:sz w:val="27"/>
        </w:rPr>
      </w:pPr>
      <w:ins w:id="53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15" w:author="Unknown"/>
          <w:rFonts w:ascii="Consolas" w:eastAsia="Times New Roman" w:hAnsi="Consolas" w:cs="Consolas"/>
          <w:color w:val="F8F8F2"/>
          <w:sz w:val="27"/>
        </w:rPr>
      </w:pPr>
      <w:ins w:id="531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17" w:author="Unknown"/>
          <w:rFonts w:ascii="Consolas" w:eastAsia="Times New Roman" w:hAnsi="Consolas" w:cs="Consolas"/>
          <w:color w:val="F8F8F2"/>
          <w:sz w:val="27"/>
        </w:rPr>
      </w:pPr>
      <w:ins w:id="53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19" w:author="Unknown"/>
          <w:rFonts w:ascii="Consolas" w:eastAsia="Times New Roman" w:hAnsi="Consolas" w:cs="Consolas"/>
          <w:color w:val="F8F8F2"/>
          <w:sz w:val="27"/>
        </w:rPr>
      </w:pPr>
      <w:ins w:id="53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21" w:author="Unknown"/>
          <w:rFonts w:ascii="Consolas" w:eastAsia="Times New Roman" w:hAnsi="Consolas" w:cs="Consolas"/>
          <w:color w:val="F8F8F2"/>
          <w:sz w:val="27"/>
        </w:rPr>
      </w:pPr>
      <w:ins w:id="53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23" w:author="Unknown"/>
          <w:rFonts w:ascii="Consolas" w:eastAsia="Times New Roman" w:hAnsi="Consolas" w:cs="Consolas"/>
          <w:color w:val="F8F8F2"/>
          <w:sz w:val="27"/>
        </w:rPr>
      </w:pPr>
      <w:ins w:id="53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25" w:author="Unknown"/>
          <w:rFonts w:ascii="Consolas" w:eastAsia="Times New Roman" w:hAnsi="Consolas" w:cs="Consolas"/>
          <w:color w:val="F8F8F2"/>
          <w:sz w:val="27"/>
        </w:rPr>
      </w:pPr>
      <w:ins w:id="53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27" w:author="Unknown"/>
          <w:rFonts w:ascii="Consolas" w:eastAsia="Times New Roman" w:hAnsi="Consolas" w:cs="Consolas"/>
          <w:color w:val="F8F8F2"/>
          <w:sz w:val="27"/>
        </w:rPr>
      </w:pPr>
      <w:ins w:id="53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29" w:author="Unknown"/>
          <w:rFonts w:ascii="Consolas" w:eastAsia="Times New Roman" w:hAnsi="Consolas" w:cs="Consolas"/>
          <w:color w:val="F8F8F2"/>
          <w:sz w:val="27"/>
        </w:rPr>
      </w:pPr>
      <w:ins w:id="533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31" w:author="Unknown"/>
          <w:rFonts w:ascii="Consolas" w:eastAsia="Times New Roman" w:hAnsi="Consolas" w:cs="Consolas"/>
          <w:color w:val="F8F8F2"/>
          <w:sz w:val="27"/>
        </w:rPr>
      </w:pPr>
      <w:ins w:id="5332"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33" w:author="Unknown"/>
          <w:rFonts w:ascii="Consolas" w:eastAsia="Times New Roman" w:hAnsi="Consolas" w:cs="Consolas"/>
          <w:color w:val="F8F8F2"/>
          <w:sz w:val="27"/>
        </w:rPr>
      </w:pPr>
      <w:ins w:id="5334"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35" w:author="Unknown"/>
          <w:rFonts w:ascii="Consolas" w:eastAsia="Times New Roman" w:hAnsi="Consolas" w:cs="Consolas"/>
          <w:color w:val="F8F8F2"/>
          <w:sz w:val="27"/>
        </w:rPr>
      </w:pPr>
      <w:ins w:id="5336"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37" w:author="Unknown"/>
          <w:rFonts w:ascii="Consolas" w:eastAsia="Times New Roman" w:hAnsi="Consolas" w:cs="Consolas"/>
          <w:color w:val="F8F8F2"/>
          <w:sz w:val="27"/>
        </w:rPr>
      </w:pPr>
      <w:ins w:id="5338"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39" w:author="Unknown"/>
          <w:rFonts w:ascii="Consolas" w:eastAsia="Times New Roman" w:hAnsi="Consolas" w:cs="Consolas"/>
          <w:color w:val="F8F8F2"/>
          <w:sz w:val="27"/>
        </w:rPr>
      </w:pPr>
      <w:ins w:id="5340"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41" w:author="Unknown"/>
          <w:rFonts w:ascii="Consolas" w:eastAsia="Times New Roman" w:hAnsi="Consolas" w:cs="Consolas"/>
          <w:color w:val="F8F8F2"/>
          <w:sz w:val="27"/>
        </w:rPr>
      </w:pPr>
      <w:ins w:id="5342"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43" w:author="Unknown"/>
          <w:rFonts w:ascii="Consolas" w:eastAsia="Times New Roman" w:hAnsi="Consolas" w:cs="Consolas"/>
          <w:color w:val="F8F8F2"/>
          <w:sz w:val="27"/>
        </w:rPr>
      </w:pPr>
      <w:ins w:id="5344"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45" w:author="Unknown"/>
          <w:rFonts w:ascii="Consolas" w:eastAsia="Times New Roman" w:hAnsi="Consolas" w:cs="Consolas"/>
          <w:color w:val="F8F8F2"/>
          <w:sz w:val="27"/>
        </w:rPr>
      </w:pPr>
      <w:ins w:id="5346"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47" w:author="Unknown"/>
          <w:rFonts w:ascii="Consolas" w:eastAsia="Times New Roman" w:hAnsi="Consolas" w:cs="Consolas"/>
          <w:color w:val="F8F8F2"/>
          <w:sz w:val="27"/>
        </w:rPr>
      </w:pPr>
      <w:ins w:id="53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js/tut23.js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49" w:author="Unknown"/>
          <w:rFonts w:ascii="Consolas" w:eastAsia="Times New Roman" w:hAnsi="Consolas" w:cs="Consolas"/>
          <w:color w:val="F8F8F2"/>
          <w:sz w:val="27"/>
        </w:rPr>
      </w:pPr>
      <w:ins w:id="535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5351" w:author="Unknown"/>
          <w:rFonts w:ascii="Segoe UI" w:eastAsia="Times New Roman" w:hAnsi="Segoe UI" w:cs="Segoe UI"/>
          <w:color w:val="000000"/>
          <w:sz w:val="27"/>
          <w:szCs w:val="27"/>
        </w:rPr>
      </w:pPr>
      <w:ins w:id="535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353" w:author="Unknown"/>
          <w:rFonts w:ascii="Segoe UI" w:eastAsia="Times New Roman" w:hAnsi="Segoe UI" w:cs="Segoe UI"/>
          <w:b/>
          <w:bCs/>
          <w:color w:val="000000"/>
          <w:sz w:val="24"/>
          <w:szCs w:val="24"/>
        </w:rPr>
      </w:pPr>
      <w:ins w:id="5354"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55" w:author="Unknown"/>
          <w:rFonts w:ascii="Consolas" w:eastAsia="Times New Roman" w:hAnsi="Consolas" w:cs="Consolas"/>
          <w:color w:val="F8F8F2"/>
          <w:sz w:val="27"/>
        </w:rPr>
      </w:pPr>
      <w:ins w:id="5356"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25'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57" w:author="Unknown"/>
          <w:rFonts w:ascii="Consolas" w:eastAsia="Times New Roman" w:hAnsi="Consolas" w:cs="Consolas"/>
          <w:color w:val="8292A2"/>
          <w:sz w:val="27"/>
        </w:rPr>
      </w:pPr>
      <w:ins w:id="5358"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59" w:author="Unknown"/>
          <w:rFonts w:ascii="Consolas" w:eastAsia="Times New Roman" w:hAnsi="Consolas" w:cs="Consolas"/>
          <w:color w:val="8292A2"/>
          <w:sz w:val="27"/>
        </w:rPr>
      </w:pPr>
      <w:ins w:id="5360" w:author="Unknown">
        <w:r w:rsidRPr="0089304D">
          <w:rPr>
            <w:rFonts w:ascii="Consolas" w:eastAsia="Times New Roman" w:hAnsi="Consolas" w:cs="Consolas"/>
            <w:color w:val="8292A2"/>
            <w:sz w:val="27"/>
          </w:rPr>
          <w:t>You have to create a div and inject it into the page which contains a heading.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1" w:author="Unknown"/>
          <w:rFonts w:ascii="Consolas" w:eastAsia="Times New Roman" w:hAnsi="Consolas" w:cs="Consolas"/>
          <w:color w:val="8292A2"/>
          <w:sz w:val="27"/>
        </w:rPr>
      </w:pPr>
      <w:ins w:id="5362" w:author="Unknown">
        <w:r w:rsidRPr="0089304D">
          <w:rPr>
            <w:rFonts w:ascii="Consolas" w:eastAsia="Times New Roman" w:hAnsi="Consolas" w:cs="Consolas"/>
            <w:color w:val="8292A2"/>
            <w:sz w:val="27"/>
          </w:rPr>
          <w:t>whenever someone clicks on the div, it should be converted into an editable item. whenever user clicks away (blur). save the note into the local 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3" w:author="Unknown"/>
          <w:rFonts w:ascii="Consolas" w:eastAsia="Times New Roman" w:hAnsi="Consolas" w:cs="Consolas"/>
          <w:color w:val="8292A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4" w:author="Unknown"/>
          <w:rFonts w:ascii="Consolas" w:eastAsia="Times New Roman" w:hAnsi="Consolas" w:cs="Consolas"/>
          <w:color w:val="F8F8F2"/>
          <w:sz w:val="27"/>
        </w:rPr>
      </w:pPr>
      <w:ins w:id="5365"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7" w:author="Unknown"/>
          <w:rFonts w:ascii="Consolas" w:eastAsia="Times New Roman" w:hAnsi="Consolas" w:cs="Consolas"/>
          <w:color w:val="F8F8F2"/>
          <w:sz w:val="27"/>
        </w:rPr>
      </w:pPr>
      <w:ins w:id="5368" w:author="Unknown">
        <w:r w:rsidRPr="0089304D">
          <w:rPr>
            <w:rFonts w:ascii="Consolas" w:eastAsia="Times New Roman" w:hAnsi="Consolas" w:cs="Consolas"/>
            <w:color w:val="8292A2"/>
            <w:sz w:val="27"/>
          </w:rPr>
          <w:t>// Create a new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69" w:author="Unknown"/>
          <w:rFonts w:ascii="Consolas" w:eastAsia="Times New Roman" w:hAnsi="Consolas" w:cs="Consolas"/>
          <w:color w:val="F8F8F2"/>
          <w:sz w:val="27"/>
        </w:rPr>
      </w:pPr>
      <w:ins w:id="537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divElem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72" w:author="Unknown"/>
          <w:rFonts w:ascii="Consolas" w:eastAsia="Times New Roman" w:hAnsi="Consolas" w:cs="Consolas"/>
          <w:color w:val="F8F8F2"/>
          <w:sz w:val="27"/>
        </w:rPr>
      </w:pPr>
      <w:ins w:id="5373" w:author="Unknown">
        <w:r w:rsidRPr="0089304D">
          <w:rPr>
            <w:rFonts w:ascii="Consolas" w:eastAsia="Times New Roman" w:hAnsi="Consolas" w:cs="Consolas"/>
            <w:color w:val="8292A2"/>
            <w:sz w:val="27"/>
          </w:rPr>
          <w:t>// Add text to that created 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74" w:author="Unknown"/>
          <w:rFonts w:ascii="Consolas" w:eastAsia="Times New Roman" w:hAnsi="Consolas" w:cs="Consolas"/>
          <w:color w:val="F8F8F2"/>
          <w:sz w:val="27"/>
        </w:rPr>
      </w:pPr>
      <w:ins w:id="537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val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76" w:author="Unknown"/>
          <w:rFonts w:ascii="Consolas" w:eastAsia="Times New Roman" w:hAnsi="Consolas" w:cs="Consolas"/>
          <w:color w:val="F8F8F2"/>
          <w:sz w:val="27"/>
        </w:rPr>
      </w:pPr>
      <w:ins w:id="537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78" w:author="Unknown"/>
          <w:rFonts w:ascii="Consolas" w:eastAsia="Times New Roman" w:hAnsi="Consolas" w:cs="Consolas"/>
          <w:color w:val="F8F8F2"/>
          <w:sz w:val="27"/>
        </w:rPr>
      </w:pPr>
      <w:ins w:id="5379"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(val==</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80" w:author="Unknown"/>
          <w:rFonts w:ascii="Consolas" w:eastAsia="Times New Roman" w:hAnsi="Consolas" w:cs="Consolas"/>
          <w:color w:val="F8F8F2"/>
          <w:sz w:val="27"/>
        </w:rPr>
      </w:pPr>
      <w:ins w:id="5381" w:author="Unknown">
        <w:r w:rsidRPr="0089304D">
          <w:rPr>
            <w:rFonts w:ascii="Consolas" w:eastAsia="Times New Roman" w:hAnsi="Consolas" w:cs="Consolas"/>
            <w:color w:val="F8F8F2"/>
            <w:sz w:val="27"/>
          </w:rPr>
          <w:t xml:space="preserve"> text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my element. click to edit it'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82" w:author="Unknown"/>
          <w:rFonts w:ascii="Consolas" w:eastAsia="Times New Roman" w:hAnsi="Consolas" w:cs="Consolas"/>
          <w:color w:val="F8F8F2"/>
          <w:sz w:val="27"/>
        </w:rPr>
      </w:pPr>
      <w:ins w:id="538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84" w:author="Unknown"/>
          <w:rFonts w:ascii="Consolas" w:eastAsia="Times New Roman" w:hAnsi="Consolas" w:cs="Consolas"/>
          <w:color w:val="F8F8F2"/>
          <w:sz w:val="27"/>
        </w:rPr>
      </w:pPr>
      <w:ins w:id="5385"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86" w:author="Unknown"/>
          <w:rFonts w:ascii="Consolas" w:eastAsia="Times New Roman" w:hAnsi="Consolas" w:cs="Consolas"/>
          <w:color w:val="F8F8F2"/>
          <w:sz w:val="27"/>
        </w:rPr>
      </w:pPr>
      <w:ins w:id="5387" w:author="Unknown">
        <w:r w:rsidRPr="0089304D">
          <w:rPr>
            <w:rFonts w:ascii="Consolas" w:eastAsia="Times New Roman" w:hAnsi="Consolas" w:cs="Consolas"/>
            <w:color w:val="F8F8F2"/>
            <w:sz w:val="27"/>
          </w:rPr>
          <w:t xml:space="preserve">    text = document.</w:t>
        </w:r>
        <w:r w:rsidRPr="0089304D">
          <w:rPr>
            <w:rFonts w:ascii="Consolas" w:eastAsia="Times New Roman" w:hAnsi="Consolas" w:cs="Consolas"/>
            <w:color w:val="E6DB74"/>
            <w:sz w:val="27"/>
          </w:rPr>
          <w:t>createTextNode</w:t>
        </w:r>
        <w:r w:rsidRPr="0089304D">
          <w:rPr>
            <w:rFonts w:ascii="Consolas" w:eastAsia="Times New Roman" w:hAnsi="Consolas" w:cs="Consolas"/>
            <w:color w:val="F8F8F2"/>
            <w:sz w:val="27"/>
          </w:rPr>
          <w:t>(val);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88" w:author="Unknown"/>
          <w:rFonts w:ascii="Consolas" w:eastAsia="Times New Roman" w:hAnsi="Consolas" w:cs="Consolas"/>
          <w:color w:val="F8F8F2"/>
          <w:sz w:val="27"/>
        </w:rPr>
      </w:pPr>
      <w:ins w:id="538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0" w:author="Unknown"/>
          <w:rFonts w:ascii="Consolas" w:eastAsia="Times New Roman" w:hAnsi="Consolas" w:cs="Consolas"/>
          <w:color w:val="F8F8F2"/>
          <w:sz w:val="27"/>
        </w:rPr>
      </w:pPr>
      <w:ins w:id="5391" w:author="Unknown">
        <w:r w:rsidRPr="0089304D">
          <w:rPr>
            <w:rFonts w:ascii="Consolas" w:eastAsia="Times New Roman" w:hAnsi="Consolas" w:cs="Consolas"/>
            <w:color w:val="F8F8F2"/>
            <w:sz w:val="27"/>
          </w:rPr>
          <w:t>divElem.</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3" w:author="Unknown"/>
          <w:rFonts w:ascii="Consolas" w:eastAsia="Times New Roman" w:hAnsi="Consolas" w:cs="Consolas"/>
          <w:color w:val="F8F8F2"/>
          <w:sz w:val="27"/>
        </w:rPr>
      </w:pPr>
      <w:ins w:id="5394" w:author="Unknown">
        <w:r w:rsidRPr="0089304D">
          <w:rPr>
            <w:rFonts w:ascii="Consolas" w:eastAsia="Times New Roman" w:hAnsi="Consolas" w:cs="Consolas"/>
            <w:color w:val="8292A2"/>
            <w:sz w:val="27"/>
          </w:rPr>
          <w:t>// Give element id, style and class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5" w:author="Unknown"/>
          <w:rFonts w:ascii="Consolas" w:eastAsia="Times New Roman" w:hAnsi="Consolas" w:cs="Consolas"/>
          <w:color w:val="F8F8F2"/>
          <w:sz w:val="27"/>
        </w:rPr>
      </w:pPr>
      <w:ins w:id="5396" w:author="Unknown">
        <w:r w:rsidRPr="0089304D">
          <w:rPr>
            <w:rFonts w:ascii="Consolas" w:eastAsia="Times New Roman" w:hAnsi="Consolas" w:cs="Consolas"/>
            <w:color w:val="F8F8F2"/>
            <w:sz w:val="27"/>
          </w:rPr>
          <w:t>divElem.</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'elem'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7" w:author="Unknown"/>
          <w:rFonts w:ascii="Consolas" w:eastAsia="Times New Roman" w:hAnsi="Consolas" w:cs="Consolas"/>
          <w:color w:val="F8F8F2"/>
          <w:sz w:val="27"/>
        </w:rPr>
      </w:pPr>
      <w:ins w:id="5398" w:author="Unknown">
        <w:r w:rsidRPr="0089304D">
          <w:rPr>
            <w:rFonts w:ascii="Consolas" w:eastAsia="Times New Roman" w:hAnsi="Consolas" w:cs="Consolas"/>
            <w:color w:val="F8F8F2"/>
            <w:sz w:val="27"/>
          </w:rPr>
          <w:t>divElem.</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'elem'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399" w:author="Unknown"/>
          <w:rFonts w:ascii="Consolas" w:eastAsia="Times New Roman" w:hAnsi="Consolas" w:cs="Consolas"/>
          <w:color w:val="F8F8F2"/>
          <w:sz w:val="27"/>
        </w:rPr>
      </w:pPr>
      <w:ins w:id="5400" w:author="Unknown">
        <w:r w:rsidRPr="0089304D">
          <w:rPr>
            <w:rFonts w:ascii="Consolas" w:eastAsia="Times New Roman" w:hAnsi="Consolas" w:cs="Consolas"/>
            <w:color w:val="F8F8F2"/>
            <w:sz w:val="27"/>
          </w:rPr>
          <w:t>divElem.</w:t>
        </w:r>
        <w:r w:rsidRPr="0089304D">
          <w:rPr>
            <w:rFonts w:ascii="Consolas" w:eastAsia="Times New Roman" w:hAnsi="Consolas" w:cs="Consolas"/>
            <w:color w:val="E6DB74"/>
            <w:sz w:val="27"/>
          </w:rPr>
          <w:t>setAttribute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'style'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'border:2px solid black; width: 154px; margin: 34px; padding:23px;'</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2" w:author="Unknown"/>
          <w:rFonts w:ascii="Consolas" w:eastAsia="Times New Roman" w:hAnsi="Consolas" w:cs="Consolas"/>
          <w:color w:val="F8F8F2"/>
          <w:sz w:val="27"/>
        </w:rPr>
      </w:pPr>
      <w:ins w:id="5403" w:author="Unknown">
        <w:r w:rsidRPr="0089304D">
          <w:rPr>
            <w:rFonts w:ascii="Consolas" w:eastAsia="Times New Roman" w:hAnsi="Consolas" w:cs="Consolas"/>
            <w:color w:val="8292A2"/>
            <w:sz w:val="27"/>
          </w:rPr>
          <w:t>// Grab the main container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4" w:author="Unknown"/>
          <w:rFonts w:ascii="Consolas" w:eastAsia="Times New Roman" w:hAnsi="Consolas" w:cs="Consolas"/>
          <w:color w:val="F8F8F2"/>
          <w:sz w:val="27"/>
        </w:rPr>
      </w:pPr>
      <w:ins w:id="540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container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'.container'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6" w:author="Unknown"/>
          <w:rFonts w:ascii="Consolas" w:eastAsia="Times New Roman" w:hAnsi="Consolas" w:cs="Consolas"/>
          <w:color w:val="F8F8F2"/>
          <w:sz w:val="27"/>
        </w:rPr>
      </w:pPr>
      <w:ins w:id="540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first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'myfirst'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0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0" w:author="Unknown"/>
          <w:rFonts w:ascii="Consolas" w:eastAsia="Times New Roman" w:hAnsi="Consolas" w:cs="Consolas"/>
          <w:color w:val="F8F8F2"/>
          <w:sz w:val="27"/>
        </w:rPr>
      </w:pPr>
      <w:ins w:id="5411" w:author="Unknown">
        <w:r w:rsidRPr="0089304D">
          <w:rPr>
            <w:rFonts w:ascii="Consolas" w:eastAsia="Times New Roman" w:hAnsi="Consolas" w:cs="Consolas"/>
            <w:color w:val="8292A2"/>
            <w:sz w:val="27"/>
          </w:rPr>
          <w:t>// Insert the element before element with id first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2" w:author="Unknown"/>
          <w:rFonts w:ascii="Consolas" w:eastAsia="Times New Roman" w:hAnsi="Consolas" w:cs="Consolas"/>
          <w:color w:val="F8F8F2"/>
          <w:sz w:val="27"/>
        </w:rPr>
      </w:pPr>
      <w:ins w:id="5413" w:author="Unknown">
        <w:r w:rsidRPr="0089304D">
          <w:rPr>
            <w:rFonts w:ascii="Consolas" w:eastAsia="Times New Roman" w:hAnsi="Consolas" w:cs="Consolas"/>
            <w:color w:val="F8F8F2"/>
            <w:sz w:val="27"/>
          </w:rPr>
          <w:t>container.</w:t>
        </w:r>
        <w:r w:rsidRPr="0089304D">
          <w:rPr>
            <w:rFonts w:ascii="Consolas" w:eastAsia="Times New Roman" w:hAnsi="Consolas" w:cs="Consolas"/>
            <w:color w:val="E6DB74"/>
            <w:sz w:val="27"/>
          </w:rPr>
          <w:t>insertBefore</w:t>
        </w:r>
        <w:r w:rsidRPr="0089304D">
          <w:rPr>
            <w:rFonts w:ascii="Consolas" w:eastAsia="Times New Roman" w:hAnsi="Consolas" w:cs="Consolas"/>
            <w:color w:val="F8F8F2"/>
            <w:sz w:val="27"/>
          </w:rPr>
          <w:t>(divElem, first);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5" w:author="Unknown"/>
          <w:rFonts w:ascii="Consolas" w:eastAsia="Times New Roman" w:hAnsi="Consolas" w:cs="Consolas"/>
          <w:color w:val="F8F8F2"/>
          <w:sz w:val="27"/>
        </w:rPr>
      </w:pPr>
      <w:ins w:id="541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(divElem, container, first)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18" w:author="Unknown"/>
          <w:rFonts w:ascii="Consolas" w:eastAsia="Times New Roman" w:hAnsi="Consolas" w:cs="Consolas"/>
          <w:color w:val="F8F8F2"/>
          <w:sz w:val="27"/>
        </w:rPr>
      </w:pPr>
      <w:ins w:id="5419" w:author="Unknown">
        <w:r w:rsidRPr="0089304D">
          <w:rPr>
            <w:rFonts w:ascii="Consolas" w:eastAsia="Times New Roman" w:hAnsi="Consolas" w:cs="Consolas"/>
            <w:color w:val="8292A2"/>
            <w:sz w:val="27"/>
          </w:rPr>
          <w:t>// add event listener to the divElem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20" w:author="Unknown"/>
          <w:rFonts w:ascii="Consolas" w:eastAsia="Times New Roman" w:hAnsi="Consolas" w:cs="Consolas"/>
          <w:color w:val="F8F8F2"/>
          <w:sz w:val="27"/>
        </w:rPr>
      </w:pPr>
      <w:ins w:id="5421" w:author="Unknown">
        <w:r w:rsidRPr="0089304D">
          <w:rPr>
            <w:rFonts w:ascii="Consolas" w:eastAsia="Times New Roman" w:hAnsi="Consolas" w:cs="Consolas"/>
            <w:color w:val="F8F8F2"/>
            <w:sz w:val="27"/>
          </w:rPr>
          <w:t>divElem.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22" w:author="Unknown"/>
          <w:rFonts w:ascii="Consolas" w:eastAsia="Times New Roman" w:hAnsi="Consolas" w:cs="Consolas"/>
          <w:color w:val="F8F8F2"/>
          <w:sz w:val="27"/>
        </w:rPr>
      </w:pPr>
      <w:ins w:id="54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noTextAreas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'textarea'</w:t>
        </w:r>
        <w:r w:rsidRPr="0089304D">
          <w:rPr>
            <w:rFonts w:ascii="Consolas" w:eastAsia="Times New Roman" w:hAnsi="Consolas" w:cs="Consolas"/>
            <w:color w:val="F8F8F2"/>
            <w:sz w:val="27"/>
          </w:rPr>
          <w:t>).length;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24" w:author="Unknown"/>
          <w:rFonts w:ascii="Consolas" w:eastAsia="Times New Roman" w:hAnsi="Consolas" w:cs="Consolas"/>
          <w:color w:val="F8F8F2"/>
          <w:sz w:val="27"/>
        </w:rPr>
      </w:pPr>
      <w:ins w:id="54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(noTextAreas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26" w:author="Unknown"/>
          <w:rFonts w:ascii="Consolas" w:eastAsia="Times New Roman" w:hAnsi="Consolas" w:cs="Consolas"/>
          <w:color w:val="F8F8F2"/>
          <w:sz w:val="27"/>
        </w:rPr>
      </w:pPr>
      <w:ins w:id="542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html = elem.innerHTML;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28" w:author="Unknown"/>
          <w:rFonts w:ascii="Consolas" w:eastAsia="Times New Roman" w:hAnsi="Consolas" w:cs="Consolas"/>
          <w:color w:val="F8F8F2"/>
          <w:sz w:val="27"/>
        </w:rPr>
      </w:pPr>
      <w:ins w:id="5429" w:author="Unknown">
        <w:r w:rsidRPr="0089304D">
          <w:rPr>
            <w:rFonts w:ascii="Consolas" w:eastAsia="Times New Roman" w:hAnsi="Consolas" w:cs="Consolas"/>
            <w:color w:val="F8F8F2"/>
            <w:sz w:val="27"/>
          </w:rPr>
          <w:t xml:space="preserve">    divElem.innerHTML = </w:t>
        </w:r>
        <w:r w:rsidRPr="0089304D">
          <w:rPr>
            <w:rFonts w:ascii="Consolas" w:eastAsia="Times New Roman" w:hAnsi="Consolas" w:cs="Consolas"/>
            <w:color w:val="A6E22E"/>
            <w:sz w:val="27"/>
          </w:rPr>
          <w:t xml:space="preserve">` &lt;textarea class="textarea form-control" id="textarea" rows="3"&gt; </w:t>
        </w:r>
        <w:r w:rsidRPr="0089304D">
          <w:rPr>
            <w:rFonts w:ascii="Consolas" w:eastAsia="Times New Roman" w:hAnsi="Consolas" w:cs="Consolas"/>
            <w:color w:val="F8F8F2"/>
            <w:sz w:val="27"/>
          </w:rPr>
          <w:t>${html}</w:t>
        </w:r>
        <w:r w:rsidRPr="0089304D">
          <w:rPr>
            <w:rFonts w:ascii="Consolas" w:eastAsia="Times New Roman" w:hAnsi="Consolas" w:cs="Consolas"/>
            <w:color w:val="A6E22E"/>
            <w:sz w:val="27"/>
          </w:rPr>
          <w:t>&lt;/textarea&gt;`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0" w:author="Unknown"/>
          <w:rFonts w:ascii="Consolas" w:eastAsia="Times New Roman" w:hAnsi="Consolas" w:cs="Consolas"/>
          <w:color w:val="F8F8F2"/>
          <w:sz w:val="27"/>
        </w:rPr>
      </w:pPr>
      <w:ins w:id="543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2" w:author="Unknown"/>
          <w:rFonts w:ascii="Consolas" w:eastAsia="Times New Roman" w:hAnsi="Consolas" w:cs="Consolas"/>
          <w:color w:val="F8F8F2"/>
          <w:sz w:val="27"/>
        </w:rPr>
      </w:pPr>
      <w:ins w:id="54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//listen for the blur event on textarea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4" w:author="Unknown"/>
          <w:rFonts w:ascii="Consolas" w:eastAsia="Times New Roman" w:hAnsi="Consolas" w:cs="Consolas"/>
          <w:color w:val="F8F8F2"/>
          <w:sz w:val="27"/>
        </w:rPr>
      </w:pPr>
      <w:ins w:id="54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textarea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'textarea'</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6" w:author="Unknown"/>
          <w:rFonts w:ascii="Consolas" w:eastAsia="Times New Roman" w:hAnsi="Consolas" w:cs="Consolas"/>
          <w:color w:val="F8F8F2"/>
          <w:sz w:val="27"/>
        </w:rPr>
      </w:pPr>
      <w:ins w:id="5437" w:author="Unknown">
        <w:r w:rsidRPr="0089304D">
          <w:rPr>
            <w:rFonts w:ascii="Consolas" w:eastAsia="Times New Roman" w:hAnsi="Consolas" w:cs="Consolas"/>
            <w:color w:val="F8F8F2"/>
            <w:sz w:val="27"/>
          </w:rPr>
          <w:t xml:space="preserve">    textarea.</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'blur'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38" w:author="Unknown"/>
          <w:rFonts w:ascii="Consolas" w:eastAsia="Times New Roman" w:hAnsi="Consolas" w:cs="Consolas"/>
          <w:color w:val="F8F8F2"/>
          <w:sz w:val="27"/>
        </w:rPr>
      </w:pPr>
      <w:ins w:id="5439" w:author="Unknown">
        <w:r w:rsidRPr="0089304D">
          <w:rPr>
            <w:rFonts w:ascii="Consolas" w:eastAsia="Times New Roman" w:hAnsi="Consolas" w:cs="Consolas"/>
            <w:color w:val="F8F8F2"/>
            <w:sz w:val="27"/>
          </w:rPr>
          <w:t xml:space="preserve">        elem.innerHTML = textarea.value;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40" w:author="Unknown"/>
          <w:rFonts w:ascii="Consolas" w:eastAsia="Times New Roman" w:hAnsi="Consolas" w:cs="Consolas"/>
          <w:color w:val="F8F8F2"/>
          <w:sz w:val="27"/>
        </w:rPr>
      </w:pPr>
      <w:ins w:id="5441" w:author="Unknown">
        <w:r w:rsidRPr="0089304D">
          <w:rPr>
            <w:rFonts w:ascii="Consolas" w:eastAsia="Times New Roman" w:hAnsi="Consolas" w:cs="Consolas"/>
            <w:color w:val="F8F8F2"/>
            <w:sz w:val="27"/>
          </w:rPr>
          <w:t xml:space="preserve">        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'text'</w:t>
        </w:r>
        <w:r w:rsidRPr="0089304D">
          <w:rPr>
            <w:rFonts w:ascii="Consolas" w:eastAsia="Times New Roman" w:hAnsi="Consolas" w:cs="Consolas"/>
            <w:color w:val="F8F8F2"/>
            <w:sz w:val="27"/>
          </w:rPr>
          <w:t>, textarea.value);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42" w:author="Unknown"/>
          <w:rFonts w:ascii="Consolas" w:eastAsia="Times New Roman" w:hAnsi="Consolas" w:cs="Consolas"/>
          <w:color w:val="F8F8F2"/>
          <w:sz w:val="27"/>
        </w:rPr>
      </w:pPr>
      <w:ins w:id="544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44" w:author="Unknown"/>
          <w:rFonts w:ascii="Consolas" w:eastAsia="Times New Roman" w:hAnsi="Consolas" w:cs="Consolas"/>
          <w:color w:val="F8F8F2"/>
          <w:sz w:val="27"/>
        </w:rPr>
      </w:pPr>
      <w:ins w:id="544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4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47" w:author="Unknown"/>
          <w:rFonts w:ascii="Consolas" w:eastAsia="Times New Roman" w:hAnsi="Consolas" w:cs="Consolas"/>
          <w:color w:val="F8F8F2"/>
          <w:sz w:val="27"/>
          <w:szCs w:val="27"/>
        </w:rPr>
      </w:pPr>
      <w:ins w:id="544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Object Literals, Constructors and Object Oriented JavaScript | JavaScript Tutorial In Hindi #27</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Before getting into the detail of JavaScript OOP concepts, let us first understand what Object-oriented programming (OOP) is. The basic idea of object-oriented programming is that objects are used to model real world things that we want to represent inside our programs. We can also describe OOP as the OOP provides a simple way to access functionality that would otherwise be hard or impossible to make use of.</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What are objects?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Objects can contain related code and data, representing information about the thing we are trying to model, and functionality that we want it to have. Object data is stored neatly inside an object package, making it easy to structure and access.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JavaScript is a powerful programming language that supports Object-Oriented Programming (OOP). In JavaScript, objects created using object literal are </w:t>
      </w:r>
      <w:r w:rsidRPr="0089304D">
        <w:rPr>
          <w:rFonts w:ascii="Segoe UI" w:eastAsia="Times New Roman" w:hAnsi="Segoe UI" w:cs="Segoe UI"/>
          <w:b/>
          <w:bCs/>
          <w:color w:val="000000"/>
          <w:sz w:val="27"/>
        </w:rPr>
        <w:t>singletons</w:t>
      </w:r>
      <w:r w:rsidRPr="0089304D">
        <w:rPr>
          <w:rFonts w:ascii="Segoe UI" w:eastAsia="Times New Roman" w:hAnsi="Segoe UI" w:cs="Segoe UI"/>
          <w:color w:val="000000"/>
          <w:sz w:val="27"/>
          <w:szCs w:val="27"/>
        </w:rPr>
        <w:t>. This means when we made a change in an object, it affects the object entire the script. Whereas if an object is created using the constructor function, then the change will not affect the object throughout the script. In this tutorial,</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8292A2"/>
          <w:sz w:val="27"/>
        </w:rPr>
        <w:t>// constructor function</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MyCar</w:t>
      </w:r>
      <w:r w:rsidRPr="0089304D">
        <w:rPr>
          <w:rFonts w:ascii="Consolas" w:eastAsia="Times New Roman" w:hAnsi="Consolas" w:cs="Consolas"/>
          <w:color w:val="F8F8F2"/>
          <w:sz w:val="27"/>
        </w:rPr>
        <w: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8292A2"/>
          <w:sz w:val="27"/>
        </w:rPr>
        <w:t>// literal notation</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myCar = {};</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449" w:author="Unknown"/>
          <w:rFonts w:ascii="Segoe UI" w:eastAsia="Times New Roman" w:hAnsi="Segoe UI" w:cs="Segoe UI"/>
          <w:b/>
          <w:bCs/>
          <w:color w:val="000000"/>
          <w:sz w:val="24"/>
          <w:szCs w:val="24"/>
        </w:rPr>
      </w:pPr>
      <w:ins w:id="5450" w:author="Unknown">
        <w:r w:rsidRPr="0089304D">
          <w:rPr>
            <w:rFonts w:ascii="Segoe UI" w:eastAsia="Times New Roman" w:hAnsi="Segoe UI" w:cs="Segoe UI"/>
            <w:b/>
            <w:bCs/>
            <w:color w:val="000000"/>
            <w:sz w:val="24"/>
            <w:szCs w:val="24"/>
          </w:rPr>
          <w:t>Objects created using object literal:-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51" w:author="Unknown"/>
          <w:rFonts w:ascii="Segoe UI" w:eastAsia="Times New Roman" w:hAnsi="Segoe UI" w:cs="Segoe UI"/>
          <w:color w:val="000000"/>
          <w:sz w:val="27"/>
          <w:szCs w:val="27"/>
        </w:rPr>
      </w:pPr>
      <w:ins w:id="5452" w:author="Unknown">
        <w:r w:rsidRPr="0089304D">
          <w:rPr>
            <w:rFonts w:ascii="Segoe UI" w:eastAsia="Times New Roman" w:hAnsi="Segoe UI" w:cs="Segoe UI"/>
            <w:color w:val="000000"/>
            <w:sz w:val="27"/>
            <w:szCs w:val="27"/>
          </w:rPr>
          <w:t>Since these are </w:t>
        </w:r>
        <w:r w:rsidRPr="0089304D">
          <w:rPr>
            <w:rFonts w:ascii="Segoe UI" w:eastAsia="Times New Roman" w:hAnsi="Segoe UI" w:cs="Segoe UI"/>
            <w:b/>
            <w:bCs/>
            <w:color w:val="000000"/>
            <w:sz w:val="27"/>
          </w:rPr>
          <w:t>singletons</w:t>
        </w:r>
        <w:r w:rsidRPr="0089304D">
          <w:rPr>
            <w:rFonts w:ascii="Segoe UI" w:eastAsia="Times New Roman" w:hAnsi="Segoe UI" w:cs="Segoe UI"/>
            <w:color w:val="000000"/>
            <w:sz w:val="27"/>
            <w:szCs w:val="27"/>
          </w:rPr>
          <w:t xml:space="preserve">, a change to an object affects the object's entire script. A change in one instance will affect all the instances of the object. </w:t>
        </w:r>
        <w:r w:rsidRPr="0089304D">
          <w:rPr>
            <w:rFonts w:ascii="Segoe UI" w:eastAsia="Times New Roman" w:hAnsi="Segoe UI" w:cs="Segoe UI"/>
            <w:color w:val="000000"/>
            <w:sz w:val="27"/>
            <w:szCs w:val="27"/>
          </w:rPr>
          <w:lastRenderedPageBreak/>
          <w:t>Object literal is a comma-separated list of name-value pairs inside the curly braces. The object literals encapsulate the data. This minimizes the use of global variables, which can cause problems when combining the code.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53" w:author="Unknown"/>
          <w:rFonts w:ascii="Segoe UI" w:eastAsia="Times New Roman" w:hAnsi="Segoe UI" w:cs="Segoe UI"/>
          <w:color w:val="000000"/>
          <w:sz w:val="27"/>
          <w:szCs w:val="27"/>
        </w:rPr>
      </w:pPr>
      <w:ins w:id="5454" w:author="Unknown">
        <w:r w:rsidRPr="0089304D">
          <w:rPr>
            <w:rFonts w:ascii="Segoe UI" w:eastAsia="Times New Roman" w:hAnsi="Segoe UI" w:cs="Segoe UI"/>
            <w:b/>
            <w:bCs/>
            <w:color w:val="000000"/>
            <w:sz w:val="27"/>
          </w:rPr>
          <w:t>Following is an example object literal</w:t>
        </w:r>
        <w:r w:rsidRPr="0089304D">
          <w:rPr>
            <w:rFonts w:ascii="Segoe UI" w:eastAsia="Times New Roman" w:hAnsi="Segoe UI" w:cs="Segoe UI"/>
            <w:color w:val="000000"/>
            <w:sz w:val="27"/>
            <w:szCs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55" w:author="Unknown"/>
          <w:rFonts w:ascii="Consolas" w:eastAsia="Times New Roman" w:hAnsi="Consolas" w:cs="Consolas"/>
          <w:color w:val="F8F8F2"/>
          <w:sz w:val="27"/>
        </w:rPr>
      </w:pPr>
      <w:ins w:id="5456"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myCar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57" w:author="Unknown"/>
          <w:rFonts w:ascii="Consolas" w:eastAsia="Times New Roman" w:hAnsi="Consolas" w:cs="Consolas"/>
          <w:color w:val="F8F8F2"/>
          <w:sz w:val="27"/>
        </w:rPr>
      </w:pPr>
      <w:ins w:id="5458" w:author="Unknown">
        <w:r w:rsidRPr="0089304D">
          <w:rPr>
            <w:rFonts w:ascii="Consolas" w:eastAsia="Times New Roman" w:hAnsi="Consolas" w:cs="Consolas"/>
            <w:color w:val="F8F8F2"/>
            <w:sz w:val="27"/>
          </w:rPr>
          <w:t xml:space="preserve">    make: </w:t>
        </w:r>
        <w:r w:rsidRPr="0089304D">
          <w:rPr>
            <w:rFonts w:ascii="Consolas" w:eastAsia="Times New Roman" w:hAnsi="Consolas" w:cs="Consolas"/>
            <w:color w:val="A6E22E"/>
            <w:sz w:val="27"/>
          </w:rPr>
          <w:t>'Ford'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59" w:author="Unknown"/>
          <w:rFonts w:ascii="Consolas" w:eastAsia="Times New Roman" w:hAnsi="Consolas" w:cs="Consolas"/>
          <w:color w:val="F8F8F2"/>
          <w:sz w:val="27"/>
        </w:rPr>
      </w:pPr>
      <w:ins w:id="5460" w:author="Unknown">
        <w:r w:rsidRPr="0089304D">
          <w:rPr>
            <w:rFonts w:ascii="Consolas" w:eastAsia="Times New Roman" w:hAnsi="Consolas" w:cs="Consolas"/>
            <w:color w:val="F8F8F2"/>
            <w:sz w:val="27"/>
          </w:rPr>
          <w:t xml:space="preserve">    model: </w:t>
        </w:r>
        <w:r w:rsidRPr="0089304D">
          <w:rPr>
            <w:rFonts w:ascii="Consolas" w:eastAsia="Times New Roman" w:hAnsi="Consolas" w:cs="Consolas"/>
            <w:color w:val="A6E22E"/>
            <w:sz w:val="27"/>
          </w:rPr>
          <w:t>'Mustang'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61" w:author="Unknown"/>
          <w:rFonts w:ascii="Consolas" w:eastAsia="Times New Roman" w:hAnsi="Consolas" w:cs="Consolas"/>
          <w:color w:val="F8F8F2"/>
          <w:sz w:val="27"/>
        </w:rPr>
      </w:pPr>
      <w:ins w:id="5462" w:author="Unknown">
        <w:r w:rsidRPr="0089304D">
          <w:rPr>
            <w:rFonts w:ascii="Consolas" w:eastAsia="Times New Roman" w:hAnsi="Consolas" w:cs="Consolas"/>
            <w:color w:val="F8F8F2"/>
            <w:sz w:val="27"/>
          </w:rPr>
          <w:t xml:space="preserve">    year: </w:t>
        </w:r>
        <w:r w:rsidRPr="0089304D">
          <w:rPr>
            <w:rFonts w:ascii="Consolas" w:eastAsia="Times New Roman" w:hAnsi="Consolas" w:cs="Consolas"/>
            <w:color w:val="AE81FF"/>
            <w:sz w:val="27"/>
          </w:rPr>
          <w:t>2000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63" w:author="Unknown"/>
          <w:rFonts w:ascii="Consolas" w:eastAsia="Times New Roman" w:hAnsi="Consolas" w:cs="Consolas"/>
          <w:color w:val="F8F8F2"/>
          <w:sz w:val="27"/>
          <w:szCs w:val="27"/>
        </w:rPr>
      </w:pPr>
      <w:ins w:id="5464"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5465" w:author="Unknown"/>
          <w:rFonts w:ascii="Segoe UI" w:eastAsia="Times New Roman" w:hAnsi="Segoe UI" w:cs="Segoe UI"/>
          <w:color w:val="000000"/>
          <w:sz w:val="27"/>
          <w:szCs w:val="27"/>
        </w:rPr>
      </w:pPr>
      <w:ins w:id="546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67" w:author="Unknown"/>
          <w:rFonts w:ascii="Segoe UI" w:eastAsia="Times New Roman" w:hAnsi="Segoe UI" w:cs="Segoe UI"/>
          <w:color w:val="000000"/>
          <w:sz w:val="27"/>
          <w:szCs w:val="27"/>
        </w:rPr>
      </w:pPr>
      <w:ins w:id="5468" w:author="Unknown">
        <w:r w:rsidRPr="0089304D">
          <w:rPr>
            <w:rFonts w:ascii="Segoe UI" w:eastAsia="Times New Roman" w:hAnsi="Segoe UI" w:cs="Segoe UI"/>
            <w:color w:val="000000"/>
            <w:sz w:val="27"/>
            <w:szCs w:val="27"/>
          </w:rPr>
          <w:t>However, if we have to create multiple instances of a structure and perform operations based on predefined values, then we should use a function constructor.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469" w:author="Unknown"/>
          <w:rFonts w:ascii="Segoe UI" w:eastAsia="Times New Roman" w:hAnsi="Segoe UI" w:cs="Segoe UI"/>
          <w:b/>
          <w:bCs/>
          <w:color w:val="000000"/>
          <w:sz w:val="24"/>
          <w:szCs w:val="24"/>
        </w:rPr>
      </w:pPr>
      <w:ins w:id="5470" w:author="Unknown">
        <w:r w:rsidRPr="0089304D">
          <w:rPr>
            <w:rFonts w:ascii="Segoe UI" w:eastAsia="Times New Roman" w:hAnsi="Segoe UI" w:cs="Segoe UI"/>
            <w:b/>
            <w:bCs/>
            <w:color w:val="000000"/>
            <w:sz w:val="24"/>
            <w:szCs w:val="24"/>
          </w:rPr>
          <w:t>Objects created using the constructor function:-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71" w:author="Unknown"/>
          <w:rFonts w:ascii="Segoe UI" w:eastAsia="Times New Roman" w:hAnsi="Segoe UI" w:cs="Segoe UI"/>
          <w:color w:val="000000"/>
          <w:sz w:val="27"/>
          <w:szCs w:val="27"/>
        </w:rPr>
      </w:pPr>
      <w:ins w:id="5472" w:author="Unknown">
        <w:r w:rsidRPr="0089304D">
          <w:rPr>
            <w:rFonts w:ascii="Segoe UI" w:eastAsia="Times New Roman" w:hAnsi="Segoe UI" w:cs="Segoe UI"/>
            <w:color w:val="000000"/>
            <w:sz w:val="27"/>
            <w:szCs w:val="27"/>
          </w:rPr>
          <w:t>The object that is defined with a </w:t>
        </w:r>
        <w:r w:rsidRPr="0089304D">
          <w:rPr>
            <w:rFonts w:ascii="Segoe UI" w:eastAsia="Times New Roman" w:hAnsi="Segoe UI" w:cs="Segoe UI"/>
            <w:b/>
            <w:bCs/>
            <w:color w:val="000000"/>
            <w:sz w:val="27"/>
          </w:rPr>
          <w:t>function constructor lets</w:t>
        </w:r>
        <w:r w:rsidRPr="0089304D">
          <w:rPr>
            <w:rFonts w:ascii="Segoe UI" w:eastAsia="Times New Roman" w:hAnsi="Segoe UI" w:cs="Segoe UI"/>
            <w:color w:val="000000"/>
            <w:sz w:val="27"/>
            <w:szCs w:val="27"/>
          </w:rPr>
          <w:t> us have multiple instances of that object. If the change is made to one instance, it will not affect other instances. As we know that the constructor is essentially a function that acts as a blueprint for creating objects. A convention for declaring constructors is always to capitalize its function name.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73" w:author="Unknown"/>
          <w:rFonts w:ascii="Consolas" w:eastAsia="Times New Roman" w:hAnsi="Consolas" w:cs="Consolas"/>
          <w:color w:val="F8F8F2"/>
          <w:sz w:val="27"/>
        </w:rPr>
      </w:pPr>
      <w:ins w:id="5474"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MyCar</w:t>
        </w:r>
        <w:r w:rsidRPr="0089304D">
          <w:rPr>
            <w:rFonts w:ascii="Consolas" w:eastAsia="Times New Roman" w:hAnsi="Consolas" w:cs="Consolas"/>
            <w:color w:val="F8F8F2"/>
            <w:sz w:val="27"/>
          </w:rPr>
          <w:t xml:space="preserve"> (make,model,year){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75" w:author="Unknown"/>
          <w:rFonts w:ascii="Consolas" w:eastAsia="Times New Roman" w:hAnsi="Consolas" w:cs="Consolas"/>
          <w:color w:val="F8F8F2"/>
          <w:sz w:val="27"/>
        </w:rPr>
      </w:pPr>
      <w:ins w:id="54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.make = make;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77" w:author="Unknown"/>
          <w:rFonts w:ascii="Consolas" w:eastAsia="Times New Roman" w:hAnsi="Consolas" w:cs="Consolas"/>
          <w:color w:val="F8F8F2"/>
          <w:sz w:val="27"/>
        </w:rPr>
      </w:pPr>
      <w:ins w:id="547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.model= model;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79" w:author="Unknown"/>
          <w:rFonts w:ascii="Consolas" w:eastAsia="Times New Roman" w:hAnsi="Consolas" w:cs="Consolas"/>
          <w:color w:val="F8F8F2"/>
          <w:sz w:val="27"/>
        </w:rPr>
      </w:pPr>
      <w:ins w:id="54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.year = 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81" w:author="Unknown"/>
          <w:rFonts w:ascii="Consolas" w:eastAsia="Times New Roman" w:hAnsi="Consolas" w:cs="Consolas"/>
          <w:color w:val="F8F8F2"/>
          <w:sz w:val="27"/>
          <w:szCs w:val="27"/>
        </w:rPr>
      </w:pPr>
      <w:ins w:id="5482"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5483" w:author="Unknown"/>
          <w:rFonts w:ascii="Segoe UI" w:eastAsia="Times New Roman" w:hAnsi="Segoe UI" w:cs="Segoe UI"/>
          <w:color w:val="000000"/>
          <w:sz w:val="27"/>
          <w:szCs w:val="27"/>
        </w:rPr>
      </w:pPr>
      <w:ins w:id="548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85" w:author="Unknown"/>
          <w:rFonts w:ascii="Segoe UI" w:eastAsia="Times New Roman" w:hAnsi="Segoe UI" w:cs="Segoe UI"/>
          <w:color w:val="000000"/>
          <w:sz w:val="27"/>
          <w:szCs w:val="27"/>
        </w:rPr>
      </w:pPr>
      <w:ins w:id="5486" w:author="Unknown">
        <w:r w:rsidRPr="0089304D">
          <w:rPr>
            <w:rFonts w:ascii="Segoe UI" w:eastAsia="Times New Roman" w:hAnsi="Segoe UI" w:cs="Segoe UI"/>
            <w:color w:val="000000"/>
            <w:sz w:val="27"/>
            <w:szCs w:val="27"/>
          </w:rPr>
          <w:t>Now we have our constructor function called </w:t>
        </w:r>
        <w:r w:rsidRPr="0089304D">
          <w:rPr>
            <w:rFonts w:ascii="Segoe UI" w:eastAsia="Times New Roman" w:hAnsi="Segoe UI" w:cs="Segoe UI"/>
            <w:b/>
            <w:bCs/>
            <w:color w:val="000000"/>
            <w:sz w:val="27"/>
          </w:rPr>
          <w:t>MyCar</w:t>
        </w:r>
        <w:r w:rsidRPr="0089304D">
          <w:rPr>
            <w:rFonts w:ascii="Segoe UI" w:eastAsia="Times New Roman" w:hAnsi="Segoe UI" w:cs="Segoe UI"/>
            <w:color w:val="000000"/>
            <w:sz w:val="27"/>
            <w:szCs w:val="27"/>
          </w:rPr>
          <w:t>. We can </w:t>
        </w:r>
        <w:r w:rsidRPr="0089304D">
          <w:rPr>
            <w:rFonts w:ascii="Segoe UI" w:eastAsia="Times New Roman" w:hAnsi="Segoe UI" w:cs="Segoe UI"/>
            <w:b/>
            <w:bCs/>
            <w:color w:val="000000"/>
            <w:sz w:val="27"/>
          </w:rPr>
          <w:t>"construct"</w:t>
        </w:r>
        <w:r w:rsidRPr="0089304D">
          <w:rPr>
            <w:rFonts w:ascii="Segoe UI" w:eastAsia="Times New Roman" w:hAnsi="Segoe UI" w:cs="Segoe UI"/>
            <w:color w:val="000000"/>
            <w:sz w:val="27"/>
            <w:szCs w:val="27"/>
          </w:rPr>
          <w:t> our object instances based on that blueprint. Let us create a MyCar instance object called "car1"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87" w:author="Unknown"/>
          <w:rFonts w:ascii="Consolas" w:eastAsia="Times New Roman" w:hAnsi="Consolas" w:cs="Consolas"/>
          <w:color w:val="F8F8F2"/>
          <w:sz w:val="27"/>
        </w:rPr>
      </w:pPr>
      <w:ins w:id="5488" w:author="Unknown">
        <w:r w:rsidRPr="0089304D">
          <w:rPr>
            <w:rFonts w:ascii="Consolas" w:eastAsia="Times New Roman" w:hAnsi="Consolas" w:cs="Consolas"/>
            <w:color w:val="8292A2"/>
            <w:sz w:val="27"/>
          </w:rPr>
          <w:lastRenderedPageBreak/>
          <w:t>// creating objects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489" w:author="Unknown"/>
          <w:rFonts w:ascii="Consolas" w:eastAsia="Times New Roman" w:hAnsi="Consolas" w:cs="Consolas"/>
          <w:color w:val="F8F8F2"/>
          <w:sz w:val="27"/>
          <w:szCs w:val="27"/>
        </w:rPr>
      </w:pPr>
      <w:ins w:id="549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car1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MyCar</w:t>
        </w:r>
        <w:r w:rsidRPr="0089304D">
          <w:rPr>
            <w:rFonts w:ascii="Consolas" w:eastAsia="Times New Roman" w:hAnsi="Consolas" w:cs="Consolas"/>
            <w:color w:val="F8F8F2"/>
            <w:sz w:val="27"/>
          </w:rPr>
          <w:t xml:space="preserve">(“Ford”, “Mustang”, </w:t>
        </w:r>
        <w:r w:rsidRPr="0089304D">
          <w:rPr>
            <w:rFonts w:ascii="Consolas" w:eastAsia="Times New Roman" w:hAnsi="Consolas" w:cs="Consolas"/>
            <w:color w:val="AE81FF"/>
            <w:sz w:val="27"/>
          </w:rPr>
          <w:t>2000</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5491" w:author="Unknown"/>
          <w:rFonts w:ascii="Segoe UI" w:eastAsia="Times New Roman" w:hAnsi="Segoe UI" w:cs="Segoe UI"/>
          <w:color w:val="000000"/>
          <w:sz w:val="27"/>
          <w:szCs w:val="27"/>
        </w:rPr>
      </w:pPr>
      <w:ins w:id="549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493" w:author="Unknown"/>
          <w:rFonts w:ascii="Segoe UI" w:eastAsia="Times New Roman" w:hAnsi="Segoe UI" w:cs="Segoe UI"/>
          <w:b/>
          <w:bCs/>
          <w:color w:val="000000"/>
          <w:sz w:val="24"/>
          <w:szCs w:val="24"/>
        </w:rPr>
      </w:pPr>
      <w:ins w:id="5494" w:author="Unknown">
        <w:r w:rsidRPr="0089304D">
          <w:rPr>
            <w:rFonts w:ascii="Segoe UI" w:eastAsia="Times New Roman" w:hAnsi="Segoe UI" w:cs="Segoe UI"/>
            <w:b/>
            <w:bCs/>
            <w:color w:val="000000"/>
            <w:sz w:val="24"/>
            <w:szCs w:val="24"/>
          </w:rPr>
          <w:t>"new" keyword:-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95" w:author="Unknown"/>
          <w:rFonts w:ascii="Segoe UI" w:eastAsia="Times New Roman" w:hAnsi="Segoe UI" w:cs="Segoe UI"/>
          <w:color w:val="000000"/>
          <w:sz w:val="27"/>
          <w:szCs w:val="27"/>
        </w:rPr>
      </w:pPr>
      <w:ins w:id="5496" w:author="Unknown">
        <w:r w:rsidRPr="0089304D">
          <w:rPr>
            <w:rFonts w:ascii="Segoe UI" w:eastAsia="Times New Roman" w:hAnsi="Segoe UI" w:cs="Segoe UI"/>
            <w:color w:val="000000"/>
            <w:sz w:val="27"/>
            <w:szCs w:val="27"/>
          </w:rPr>
          <w:t>To create a new object instance, we use the</w:t>
        </w:r>
        <w:r w:rsidRPr="0089304D">
          <w:rPr>
            <w:rFonts w:ascii="Segoe UI" w:eastAsia="Times New Roman" w:hAnsi="Segoe UI" w:cs="Segoe UI"/>
            <w:b/>
            <w:bCs/>
            <w:color w:val="000000"/>
            <w:sz w:val="27"/>
          </w:rPr>
          <w:t> "new"</w:t>
        </w:r>
        <w:r w:rsidRPr="0089304D">
          <w:rPr>
            <w:rFonts w:ascii="Segoe UI" w:eastAsia="Times New Roman" w:hAnsi="Segoe UI" w:cs="Segoe UI"/>
            <w:color w:val="000000"/>
            <w:sz w:val="27"/>
            <w:szCs w:val="27"/>
          </w:rPr>
          <w:t> keyword to create an object based on a constructor. Adding the "new" keyword is a crucial step when creating an object from a constructor. The new keyword creates a new empty object. It binds property or function, which is declared with this keyword to the new object.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497" w:author="Unknown"/>
          <w:rFonts w:ascii="Segoe UI" w:eastAsia="Times New Roman" w:hAnsi="Segoe UI" w:cs="Segoe UI"/>
          <w:b/>
          <w:bCs/>
          <w:color w:val="000000"/>
          <w:sz w:val="24"/>
          <w:szCs w:val="24"/>
        </w:rPr>
      </w:pPr>
      <w:ins w:id="5498" w:author="Unknown">
        <w:r w:rsidRPr="0089304D">
          <w:rPr>
            <w:rFonts w:ascii="Segoe UI" w:eastAsia="Times New Roman" w:hAnsi="Segoe UI" w:cs="Segoe UI"/>
            <w:b/>
            <w:bCs/>
            <w:color w:val="000000"/>
            <w:sz w:val="24"/>
            <w:szCs w:val="24"/>
          </w:rPr>
          <w:t>Conclusion:-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499" w:author="Unknown"/>
          <w:rFonts w:ascii="Segoe UI" w:eastAsia="Times New Roman" w:hAnsi="Segoe UI" w:cs="Segoe UI"/>
          <w:color w:val="000000"/>
          <w:sz w:val="27"/>
          <w:szCs w:val="27"/>
        </w:rPr>
      </w:pPr>
      <w:ins w:id="5500" w:author="Unknown">
        <w:r w:rsidRPr="0089304D">
          <w:rPr>
            <w:rFonts w:ascii="Segoe UI" w:eastAsia="Times New Roman" w:hAnsi="Segoe UI" w:cs="Segoe UI"/>
            <w:color w:val="000000"/>
            <w:sz w:val="27"/>
            <w:szCs w:val="27"/>
          </w:rPr>
          <w:t>In this tutorial, we have learned about object literals and constructor functions. The main difference between them is that if we need multiple instances of our object, the object that is defined with a constructor lets us have multiple instances of that object. In comparison, the object literals are basically singletons with variables that are all public.</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501" w:author="Unknown"/>
          <w:rFonts w:ascii="Segoe UI" w:eastAsia="Times New Roman" w:hAnsi="Segoe UI" w:cs="Segoe UI"/>
          <w:color w:val="000000"/>
          <w:sz w:val="27"/>
          <w:szCs w:val="27"/>
        </w:rPr>
      </w:pPr>
      <w:ins w:id="5502"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503" w:author="Unknown"/>
          <w:rFonts w:ascii="Segoe UI" w:eastAsia="Times New Roman" w:hAnsi="Segoe UI" w:cs="Segoe UI"/>
          <w:b/>
          <w:bCs/>
          <w:color w:val="000000"/>
          <w:sz w:val="24"/>
          <w:szCs w:val="24"/>
        </w:rPr>
      </w:pPr>
      <w:ins w:id="5504"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05" w:author="Unknown"/>
          <w:rFonts w:ascii="Consolas" w:eastAsia="Times New Roman" w:hAnsi="Consolas" w:cs="Consolas"/>
          <w:color w:val="F8F8F2"/>
          <w:sz w:val="27"/>
        </w:rPr>
      </w:pPr>
      <w:ins w:id="5506"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07" w:author="Unknown"/>
          <w:rFonts w:ascii="Consolas" w:eastAsia="Times New Roman" w:hAnsi="Consolas" w:cs="Consolas"/>
          <w:color w:val="F8F8F2"/>
          <w:sz w:val="27"/>
        </w:rPr>
      </w:pPr>
      <w:ins w:id="550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09" w:author="Unknown"/>
          <w:rFonts w:ascii="Consolas" w:eastAsia="Times New Roman" w:hAnsi="Consolas" w:cs="Consolas"/>
          <w:color w:val="F8F8F2"/>
          <w:sz w:val="27"/>
        </w:rPr>
      </w:pPr>
      <w:ins w:id="551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11" w:author="Unknown"/>
          <w:rFonts w:ascii="Consolas" w:eastAsia="Times New Roman" w:hAnsi="Consolas" w:cs="Consolas"/>
          <w:color w:val="F8F8F2"/>
          <w:sz w:val="27"/>
        </w:rPr>
      </w:pPr>
      <w:ins w:id="55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13" w:author="Unknown"/>
          <w:rFonts w:ascii="Consolas" w:eastAsia="Times New Roman" w:hAnsi="Consolas" w:cs="Consolas"/>
          <w:color w:val="F8F8F2"/>
          <w:sz w:val="27"/>
        </w:rPr>
      </w:pPr>
      <w:ins w:id="55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15" w:author="Unknown"/>
          <w:rFonts w:ascii="Consolas" w:eastAsia="Times New Roman" w:hAnsi="Consolas" w:cs="Consolas"/>
          <w:color w:val="F8F8F2"/>
          <w:sz w:val="27"/>
        </w:rPr>
      </w:pPr>
      <w:ins w:id="55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17" w:author="Unknown"/>
          <w:rFonts w:ascii="Consolas" w:eastAsia="Times New Roman" w:hAnsi="Consolas" w:cs="Consolas"/>
          <w:color w:val="F8F8F2"/>
          <w:sz w:val="27"/>
        </w:rPr>
      </w:pPr>
      <w:ins w:id="55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19" w:author="Unknown"/>
          <w:rFonts w:ascii="Consolas" w:eastAsia="Times New Roman" w:hAnsi="Consolas" w:cs="Consolas"/>
          <w:color w:val="F8F8F2"/>
          <w:sz w:val="27"/>
        </w:rPr>
      </w:pPr>
      <w:ins w:id="552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21" w:author="Unknown"/>
          <w:rFonts w:ascii="Consolas" w:eastAsia="Times New Roman" w:hAnsi="Consolas" w:cs="Consolas"/>
          <w:color w:val="F8F8F2"/>
          <w:sz w:val="27"/>
        </w:rPr>
      </w:pPr>
      <w:ins w:id="552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23" w:author="Unknown"/>
          <w:rFonts w:ascii="Consolas" w:eastAsia="Times New Roman" w:hAnsi="Consolas" w:cs="Consolas"/>
          <w:color w:val="F8F8F2"/>
          <w:sz w:val="27"/>
        </w:rPr>
      </w:pPr>
      <w:ins w:id="552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25" w:author="Unknown"/>
          <w:rFonts w:ascii="Consolas" w:eastAsia="Times New Roman" w:hAnsi="Consolas" w:cs="Consolas"/>
          <w:color w:val="F8F8F2"/>
          <w:sz w:val="27"/>
        </w:rPr>
      </w:pPr>
      <w:ins w:id="55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27" w:author="Unknown"/>
          <w:rFonts w:ascii="Consolas" w:eastAsia="Times New Roman" w:hAnsi="Consolas" w:cs="Consolas"/>
          <w:color w:val="F8F8F2"/>
          <w:sz w:val="27"/>
        </w:rPr>
      </w:pPr>
      <w:ins w:id="55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2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30" w:author="Unknown"/>
          <w:rFonts w:ascii="Consolas" w:eastAsia="Times New Roman" w:hAnsi="Consolas" w:cs="Consolas"/>
          <w:color w:val="F8F8F2"/>
          <w:sz w:val="27"/>
        </w:rPr>
      </w:pPr>
      <w:ins w:id="55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32" w:author="Unknown"/>
          <w:rFonts w:ascii="Consolas" w:eastAsia="Times New Roman" w:hAnsi="Consolas" w:cs="Consolas"/>
          <w:color w:val="F8F8F2"/>
          <w:sz w:val="27"/>
        </w:rPr>
      </w:pPr>
      <w:ins w:id="55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34" w:author="Unknown"/>
          <w:rFonts w:ascii="Consolas" w:eastAsia="Times New Roman" w:hAnsi="Consolas" w:cs="Consolas"/>
          <w:color w:val="F8F8F2"/>
          <w:sz w:val="27"/>
        </w:rPr>
      </w:pPr>
      <w:ins w:id="55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36" w:author="Unknown"/>
          <w:rFonts w:ascii="Consolas" w:eastAsia="Times New Roman" w:hAnsi="Consolas" w:cs="Consolas"/>
          <w:color w:val="F8F8F2"/>
          <w:sz w:val="27"/>
        </w:rPr>
      </w:pPr>
      <w:ins w:id="55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38" w:author="Unknown"/>
          <w:rFonts w:ascii="Consolas" w:eastAsia="Times New Roman" w:hAnsi="Consolas" w:cs="Consolas"/>
          <w:color w:val="F8F8F2"/>
          <w:sz w:val="27"/>
        </w:rPr>
      </w:pPr>
      <w:ins w:id="55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40" w:author="Unknown"/>
          <w:rFonts w:ascii="Consolas" w:eastAsia="Times New Roman" w:hAnsi="Consolas" w:cs="Consolas"/>
          <w:color w:val="F8F8F2"/>
          <w:sz w:val="27"/>
        </w:rPr>
      </w:pPr>
      <w:ins w:id="55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42" w:author="Unknown"/>
          <w:rFonts w:ascii="Consolas" w:eastAsia="Times New Roman" w:hAnsi="Consolas" w:cs="Consolas"/>
          <w:color w:val="F8F8F2"/>
          <w:sz w:val="27"/>
        </w:rPr>
      </w:pPr>
      <w:ins w:id="55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44" w:author="Unknown"/>
          <w:rFonts w:ascii="Consolas" w:eastAsia="Times New Roman" w:hAnsi="Consolas" w:cs="Consolas"/>
          <w:color w:val="F8F8F2"/>
          <w:sz w:val="27"/>
        </w:rPr>
      </w:pPr>
      <w:ins w:id="55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46" w:author="Unknown"/>
          <w:rFonts w:ascii="Consolas" w:eastAsia="Times New Roman" w:hAnsi="Consolas" w:cs="Consolas"/>
          <w:color w:val="F8F8F2"/>
          <w:sz w:val="27"/>
        </w:rPr>
      </w:pPr>
      <w:ins w:id="55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48" w:author="Unknown"/>
          <w:rFonts w:ascii="Consolas" w:eastAsia="Times New Roman" w:hAnsi="Consolas" w:cs="Consolas"/>
          <w:color w:val="F8F8F2"/>
          <w:sz w:val="27"/>
        </w:rPr>
      </w:pPr>
      <w:ins w:id="55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0" w:author="Unknown"/>
          <w:rFonts w:ascii="Consolas" w:eastAsia="Times New Roman" w:hAnsi="Consolas" w:cs="Consolas"/>
          <w:color w:val="F8F8F2"/>
          <w:sz w:val="27"/>
        </w:rPr>
      </w:pPr>
      <w:ins w:id="55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2" w:author="Unknown"/>
          <w:rFonts w:ascii="Consolas" w:eastAsia="Times New Roman" w:hAnsi="Consolas" w:cs="Consolas"/>
          <w:color w:val="F8F8F2"/>
          <w:sz w:val="27"/>
        </w:rPr>
      </w:pPr>
      <w:ins w:id="55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4" w:author="Unknown"/>
          <w:rFonts w:ascii="Consolas" w:eastAsia="Times New Roman" w:hAnsi="Consolas" w:cs="Consolas"/>
          <w:color w:val="F8F8F2"/>
          <w:sz w:val="27"/>
        </w:rPr>
      </w:pPr>
      <w:ins w:id="55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6" w:author="Unknown"/>
          <w:rFonts w:ascii="Consolas" w:eastAsia="Times New Roman" w:hAnsi="Consolas" w:cs="Consolas"/>
          <w:color w:val="F8F8F2"/>
          <w:sz w:val="27"/>
        </w:rPr>
      </w:pPr>
      <w:ins w:id="55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58" w:author="Unknown"/>
          <w:rFonts w:ascii="Consolas" w:eastAsia="Times New Roman" w:hAnsi="Consolas" w:cs="Consolas"/>
          <w:color w:val="F8F8F2"/>
          <w:sz w:val="27"/>
        </w:rPr>
      </w:pPr>
      <w:ins w:id="5559"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60" w:author="Unknown"/>
          <w:rFonts w:ascii="Consolas" w:eastAsia="Times New Roman" w:hAnsi="Consolas" w:cs="Consolas"/>
          <w:color w:val="F8F8F2"/>
          <w:sz w:val="27"/>
        </w:rPr>
      </w:pPr>
      <w:ins w:id="55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62" w:author="Unknown"/>
          <w:rFonts w:ascii="Consolas" w:eastAsia="Times New Roman" w:hAnsi="Consolas" w:cs="Consolas"/>
          <w:color w:val="F8F8F2"/>
          <w:sz w:val="27"/>
        </w:rPr>
      </w:pPr>
      <w:ins w:id="55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64" w:author="Unknown"/>
          <w:rFonts w:ascii="Consolas" w:eastAsia="Times New Roman" w:hAnsi="Consolas" w:cs="Consolas"/>
          <w:color w:val="F8F8F2"/>
          <w:sz w:val="27"/>
        </w:rPr>
      </w:pPr>
      <w:ins w:id="55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66" w:author="Unknown"/>
          <w:rFonts w:ascii="Consolas" w:eastAsia="Times New Roman" w:hAnsi="Consolas" w:cs="Consolas"/>
          <w:color w:val="F8F8F2"/>
          <w:sz w:val="27"/>
        </w:rPr>
      </w:pPr>
      <w:ins w:id="55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68" w:author="Unknown"/>
          <w:rFonts w:ascii="Consolas" w:eastAsia="Times New Roman" w:hAnsi="Consolas" w:cs="Consolas"/>
          <w:color w:val="F8F8F2"/>
          <w:sz w:val="27"/>
        </w:rPr>
      </w:pPr>
      <w:ins w:id="55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0" w:author="Unknown"/>
          <w:rFonts w:ascii="Consolas" w:eastAsia="Times New Roman" w:hAnsi="Consolas" w:cs="Consolas"/>
          <w:color w:val="F8F8F2"/>
          <w:sz w:val="27"/>
        </w:rPr>
      </w:pPr>
      <w:ins w:id="55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2" w:author="Unknown"/>
          <w:rFonts w:ascii="Consolas" w:eastAsia="Times New Roman" w:hAnsi="Consolas" w:cs="Consolas"/>
          <w:color w:val="F8F8F2"/>
          <w:sz w:val="27"/>
        </w:rPr>
      </w:pPr>
      <w:ins w:id="557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4" w:author="Unknown"/>
          <w:rFonts w:ascii="Consolas" w:eastAsia="Times New Roman" w:hAnsi="Consolas" w:cs="Consolas"/>
          <w:color w:val="F8F8F2"/>
          <w:sz w:val="27"/>
        </w:rPr>
      </w:pPr>
      <w:ins w:id="55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6" w:author="Unknown"/>
          <w:rFonts w:ascii="Consolas" w:eastAsia="Times New Roman" w:hAnsi="Consolas" w:cs="Consolas"/>
          <w:color w:val="F8F8F2"/>
          <w:sz w:val="27"/>
        </w:rPr>
      </w:pPr>
      <w:ins w:id="557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78" w:author="Unknown"/>
          <w:rFonts w:ascii="Consolas" w:eastAsia="Times New Roman" w:hAnsi="Consolas" w:cs="Consolas"/>
          <w:color w:val="F8F8F2"/>
          <w:sz w:val="27"/>
        </w:rPr>
      </w:pPr>
      <w:ins w:id="5579"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80" w:author="Unknown"/>
          <w:rFonts w:ascii="Consolas" w:eastAsia="Times New Roman" w:hAnsi="Consolas" w:cs="Consolas"/>
          <w:color w:val="F8F8F2"/>
          <w:sz w:val="27"/>
        </w:rPr>
      </w:pPr>
      <w:ins w:id="5581"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82" w:author="Unknown"/>
          <w:rFonts w:ascii="Consolas" w:eastAsia="Times New Roman" w:hAnsi="Consolas" w:cs="Consolas"/>
          <w:color w:val="F8F8F2"/>
          <w:sz w:val="27"/>
        </w:rPr>
      </w:pPr>
      <w:ins w:id="5583"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84" w:author="Unknown"/>
          <w:rFonts w:ascii="Consolas" w:eastAsia="Times New Roman" w:hAnsi="Consolas" w:cs="Consolas"/>
          <w:color w:val="F8F8F2"/>
          <w:sz w:val="27"/>
        </w:rPr>
      </w:pPr>
      <w:ins w:id="5585"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86" w:author="Unknown"/>
          <w:rFonts w:ascii="Consolas" w:eastAsia="Times New Roman" w:hAnsi="Consolas" w:cs="Consolas"/>
          <w:color w:val="F8F8F2"/>
          <w:sz w:val="27"/>
        </w:rPr>
      </w:pPr>
      <w:ins w:id="5587"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88" w:author="Unknown"/>
          <w:rFonts w:ascii="Consolas" w:eastAsia="Times New Roman" w:hAnsi="Consolas" w:cs="Consolas"/>
          <w:color w:val="F8F8F2"/>
          <w:sz w:val="27"/>
        </w:rPr>
      </w:pPr>
      <w:ins w:id="5589"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90" w:author="Unknown"/>
          <w:rFonts w:ascii="Consolas" w:eastAsia="Times New Roman" w:hAnsi="Consolas" w:cs="Consolas"/>
          <w:color w:val="F8F8F2"/>
          <w:sz w:val="27"/>
        </w:rPr>
      </w:pPr>
      <w:ins w:id="5591"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92" w:author="Unknown"/>
          <w:rFonts w:ascii="Consolas" w:eastAsia="Times New Roman" w:hAnsi="Consolas" w:cs="Consolas"/>
          <w:color w:val="F8F8F2"/>
          <w:sz w:val="27"/>
        </w:rPr>
      </w:pPr>
      <w:ins w:id="5593"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94" w:author="Unknown"/>
          <w:rFonts w:ascii="Consolas" w:eastAsia="Times New Roman" w:hAnsi="Consolas" w:cs="Consolas"/>
          <w:color w:val="F8F8F2"/>
          <w:sz w:val="27"/>
        </w:rPr>
      </w:pPr>
      <w:ins w:id="559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js/tut23.js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596" w:author="Unknown"/>
          <w:rFonts w:ascii="Consolas" w:eastAsia="Times New Roman" w:hAnsi="Consolas" w:cs="Consolas"/>
          <w:color w:val="F8F8F2"/>
          <w:sz w:val="27"/>
        </w:rPr>
      </w:pPr>
      <w:ins w:id="559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5598" w:author="Unknown"/>
          <w:rFonts w:ascii="Segoe UI" w:eastAsia="Times New Roman" w:hAnsi="Segoe UI" w:cs="Segoe UI"/>
          <w:color w:val="000000"/>
          <w:sz w:val="27"/>
          <w:szCs w:val="27"/>
        </w:rPr>
      </w:pPr>
      <w:ins w:id="559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600" w:author="Unknown"/>
          <w:rFonts w:ascii="Segoe UI" w:eastAsia="Times New Roman" w:hAnsi="Segoe UI" w:cs="Segoe UI"/>
          <w:b/>
          <w:bCs/>
          <w:color w:val="000000"/>
          <w:sz w:val="24"/>
          <w:szCs w:val="24"/>
        </w:rPr>
      </w:pPr>
      <w:ins w:id="5601"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02" w:author="Unknown"/>
          <w:rFonts w:ascii="Consolas" w:eastAsia="Times New Roman" w:hAnsi="Consolas" w:cs="Consolas"/>
          <w:color w:val="F8F8F2"/>
          <w:sz w:val="27"/>
        </w:rPr>
      </w:pPr>
      <w:ins w:id="560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 27"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0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05" w:author="Unknown"/>
          <w:rFonts w:ascii="Consolas" w:eastAsia="Times New Roman" w:hAnsi="Consolas" w:cs="Consolas"/>
          <w:color w:val="F8F8F2"/>
          <w:sz w:val="27"/>
        </w:rPr>
      </w:pPr>
      <w:ins w:id="5606" w:author="Unknown">
        <w:r w:rsidRPr="0089304D">
          <w:rPr>
            <w:rFonts w:ascii="Consolas" w:eastAsia="Times New Roman" w:hAnsi="Consolas" w:cs="Consolas"/>
            <w:color w:val="8292A2"/>
            <w:sz w:val="27"/>
          </w:rPr>
          <w:t>// Object Literal for creating objects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07" w:author="Unknown"/>
          <w:rFonts w:ascii="Consolas" w:eastAsia="Times New Roman" w:hAnsi="Consolas" w:cs="Consolas"/>
          <w:color w:val="F8F8F2"/>
          <w:sz w:val="27"/>
        </w:rPr>
      </w:pPr>
      <w:ins w:id="560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car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09" w:author="Unknown"/>
          <w:rFonts w:ascii="Consolas" w:eastAsia="Times New Roman" w:hAnsi="Consolas" w:cs="Consolas"/>
          <w:color w:val="F8F8F2"/>
          <w:sz w:val="27"/>
        </w:rPr>
      </w:pPr>
      <w:ins w:id="5610"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"Maruti 800"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1" w:author="Unknown"/>
          <w:rFonts w:ascii="Consolas" w:eastAsia="Times New Roman" w:hAnsi="Consolas" w:cs="Consolas"/>
          <w:color w:val="F8F8F2"/>
          <w:sz w:val="27"/>
        </w:rPr>
      </w:pPr>
      <w:ins w:id="5612" w:author="Unknown">
        <w:r w:rsidRPr="0089304D">
          <w:rPr>
            <w:rFonts w:ascii="Consolas" w:eastAsia="Times New Roman" w:hAnsi="Consolas" w:cs="Consolas"/>
            <w:color w:val="F8F8F2"/>
            <w:sz w:val="27"/>
          </w:rPr>
          <w:t xml:space="preserve">  topSpeed: </w:t>
        </w:r>
        <w:r w:rsidRPr="0089304D">
          <w:rPr>
            <w:rFonts w:ascii="Consolas" w:eastAsia="Times New Roman" w:hAnsi="Consolas" w:cs="Consolas"/>
            <w:color w:val="AE81FF"/>
            <w:sz w:val="27"/>
          </w:rPr>
          <w:t>89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3" w:author="Unknown"/>
          <w:rFonts w:ascii="Consolas" w:eastAsia="Times New Roman" w:hAnsi="Consolas" w:cs="Consolas"/>
          <w:color w:val="F8F8F2"/>
          <w:sz w:val="27"/>
        </w:rPr>
      </w:pPr>
      <w:ins w:id="561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run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5" w:author="Unknown"/>
          <w:rFonts w:ascii="Consolas" w:eastAsia="Times New Roman" w:hAnsi="Consolas" w:cs="Consolas"/>
          <w:color w:val="F8F8F2"/>
          <w:sz w:val="27"/>
        </w:rPr>
      </w:pPr>
      <w:ins w:id="561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"car is running"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7" w:author="Unknown"/>
          <w:rFonts w:ascii="Consolas" w:eastAsia="Times New Roman" w:hAnsi="Consolas" w:cs="Consolas"/>
          <w:color w:val="F8F8F2"/>
          <w:sz w:val="27"/>
        </w:rPr>
      </w:pPr>
      <w:ins w:id="561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19" w:author="Unknown"/>
          <w:rFonts w:ascii="Consolas" w:eastAsia="Times New Roman" w:hAnsi="Consolas" w:cs="Consolas"/>
          <w:color w:val="F8F8F2"/>
          <w:sz w:val="27"/>
        </w:rPr>
      </w:pPr>
      <w:ins w:id="562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21" w:author="Unknown"/>
          <w:rFonts w:ascii="Consolas" w:eastAsia="Times New Roman" w:hAnsi="Consolas" w:cs="Consolas"/>
          <w:color w:val="F8F8F2"/>
          <w:sz w:val="27"/>
        </w:rPr>
      </w:pPr>
      <w:ins w:id="5622" w:author="Unknown">
        <w:r w:rsidRPr="0089304D">
          <w:rPr>
            <w:rFonts w:ascii="Consolas" w:eastAsia="Times New Roman" w:hAnsi="Consolas" w:cs="Consolas"/>
            <w:color w:val="8292A2"/>
            <w:sz w:val="27"/>
          </w:rPr>
          <w:t>// we have already seen constructors like these: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23" w:author="Unknown"/>
          <w:rFonts w:ascii="Consolas" w:eastAsia="Times New Roman" w:hAnsi="Consolas" w:cs="Consolas"/>
          <w:color w:val="F8F8F2"/>
          <w:sz w:val="27"/>
        </w:rPr>
      </w:pPr>
      <w:ins w:id="5624" w:author="Unknown">
        <w:r w:rsidRPr="0089304D">
          <w:rPr>
            <w:rFonts w:ascii="Consolas" w:eastAsia="Times New Roman" w:hAnsi="Consolas" w:cs="Consolas"/>
            <w:color w:val="8292A2"/>
            <w:sz w:val="27"/>
          </w:rPr>
          <w:t>// new 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2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26" w:author="Unknown"/>
          <w:rFonts w:ascii="Consolas" w:eastAsia="Times New Roman" w:hAnsi="Consolas" w:cs="Consolas"/>
          <w:color w:val="F8F8F2"/>
          <w:sz w:val="27"/>
        </w:rPr>
      </w:pPr>
      <w:ins w:id="5627" w:author="Unknown">
        <w:r w:rsidRPr="0089304D">
          <w:rPr>
            <w:rFonts w:ascii="Consolas" w:eastAsia="Times New Roman" w:hAnsi="Consolas" w:cs="Consolas"/>
            <w:color w:val="8292A2"/>
            <w:sz w:val="27"/>
          </w:rPr>
          <w:t>// Creating a constructor for cars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28" w:author="Unknown"/>
          <w:rFonts w:ascii="Consolas" w:eastAsia="Times New Roman" w:hAnsi="Consolas" w:cs="Consolas"/>
          <w:color w:val="F8F8F2"/>
          <w:sz w:val="27"/>
        </w:rPr>
      </w:pPr>
      <w:ins w:id="562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GeneralCar</w:t>
        </w:r>
        <w:r w:rsidRPr="0089304D">
          <w:rPr>
            <w:rFonts w:ascii="Consolas" w:eastAsia="Times New Roman" w:hAnsi="Consolas" w:cs="Consolas"/>
            <w:color w:val="F8F8F2"/>
            <w:sz w:val="27"/>
          </w:rPr>
          <w:t>(givenName, givenSpeed)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0" w:author="Unknown"/>
          <w:rFonts w:ascii="Consolas" w:eastAsia="Times New Roman" w:hAnsi="Consolas" w:cs="Consolas"/>
          <w:color w:val="F8F8F2"/>
          <w:sz w:val="27"/>
        </w:rPr>
      </w:pPr>
      <w:ins w:id="56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givenName;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2" w:author="Unknown"/>
          <w:rFonts w:ascii="Consolas" w:eastAsia="Times New Roman" w:hAnsi="Consolas" w:cs="Consolas"/>
          <w:color w:val="F8F8F2"/>
          <w:sz w:val="27"/>
        </w:rPr>
      </w:pPr>
      <w:ins w:id="56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.topSpeed = givenSpeed;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4" w:author="Unknown"/>
          <w:rFonts w:ascii="Consolas" w:eastAsia="Times New Roman" w:hAnsi="Consolas" w:cs="Consolas"/>
          <w:color w:val="F8F8F2"/>
          <w:sz w:val="27"/>
        </w:rPr>
      </w:pPr>
      <w:ins w:id="56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run</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6" w:author="Unknown"/>
          <w:rFonts w:ascii="Consolas" w:eastAsia="Times New Roman" w:hAnsi="Consolas" w:cs="Consolas"/>
          <w:color w:val="F8F8F2"/>
          <w:sz w:val="27"/>
        </w:rPr>
      </w:pPr>
      <w:ins w:id="563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 xml:space="preserve"> Is Running`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38" w:author="Unknown"/>
          <w:rFonts w:ascii="Consolas" w:eastAsia="Times New Roman" w:hAnsi="Consolas" w:cs="Consolas"/>
          <w:color w:val="F8F8F2"/>
          <w:sz w:val="27"/>
        </w:rPr>
      </w:pPr>
      <w:ins w:id="563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40" w:author="Unknown"/>
          <w:rFonts w:ascii="Consolas" w:eastAsia="Times New Roman" w:hAnsi="Consolas" w:cs="Consolas"/>
          <w:color w:val="F8F8F2"/>
          <w:sz w:val="27"/>
        </w:rPr>
      </w:pPr>
      <w:ins w:id="564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analyze</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42" w:author="Unknown"/>
          <w:rFonts w:ascii="Consolas" w:eastAsia="Times New Roman" w:hAnsi="Consolas" w:cs="Consolas"/>
          <w:color w:val="F8F8F2"/>
          <w:sz w:val="27"/>
        </w:rPr>
      </w:pPr>
      <w:ins w:id="5643"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44" w:author="Unknown"/>
          <w:rFonts w:ascii="Consolas" w:eastAsia="Times New Roman" w:hAnsi="Consolas" w:cs="Consolas"/>
          <w:color w:val="F8F8F2"/>
          <w:sz w:val="27"/>
        </w:rPr>
      </w:pPr>
      <w:ins w:id="56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 xml:space="preserve">`This car is slower by </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.topSpeed}</w:t>
        </w:r>
        <w:r w:rsidRPr="0089304D">
          <w:rPr>
            <w:rFonts w:ascii="Consolas" w:eastAsia="Times New Roman" w:hAnsi="Consolas" w:cs="Consolas"/>
            <w:color w:val="A6E22E"/>
            <w:sz w:val="27"/>
          </w:rPr>
          <w:t xml:space="preserve"> Km/H than Mercedes`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46" w:author="Unknown"/>
          <w:rFonts w:ascii="Consolas" w:eastAsia="Times New Roman" w:hAnsi="Consolas" w:cs="Consolas"/>
          <w:color w:val="F8F8F2"/>
          <w:sz w:val="27"/>
        </w:rPr>
      </w:pPr>
      <w:ins w:id="564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48" w:author="Unknown"/>
          <w:rFonts w:ascii="Consolas" w:eastAsia="Times New Roman" w:hAnsi="Consolas" w:cs="Consolas"/>
          <w:color w:val="F8F8F2"/>
          <w:sz w:val="27"/>
        </w:rPr>
      </w:pPr>
      <w:ins w:id="564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50" w:author="Unknown"/>
          <w:rFonts w:ascii="Consolas" w:eastAsia="Times New Roman" w:hAnsi="Consolas" w:cs="Consolas"/>
          <w:color w:val="F8F8F2"/>
          <w:sz w:val="27"/>
        </w:rPr>
      </w:pPr>
      <w:ins w:id="565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52" w:author="Unknown"/>
          <w:rFonts w:ascii="Consolas" w:eastAsia="Times New Roman" w:hAnsi="Consolas" w:cs="Consolas"/>
          <w:color w:val="F8F8F2"/>
          <w:sz w:val="27"/>
        </w:rPr>
      </w:pPr>
      <w:ins w:id="5653" w:author="Unknown">
        <w:r w:rsidRPr="0089304D">
          <w:rPr>
            <w:rFonts w:ascii="Consolas" w:eastAsia="Times New Roman" w:hAnsi="Consolas" w:cs="Consolas"/>
            <w:color w:val="F8F8F2"/>
            <w:sz w:val="27"/>
          </w:rPr>
          <w:t xml:space="preserve">car1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GeneralCar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"Nissan"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180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54" w:author="Unknown"/>
          <w:rFonts w:ascii="Consolas" w:eastAsia="Times New Roman" w:hAnsi="Consolas" w:cs="Consolas"/>
          <w:color w:val="F8F8F2"/>
          <w:sz w:val="27"/>
        </w:rPr>
      </w:pPr>
      <w:ins w:id="5655" w:author="Unknown">
        <w:r w:rsidRPr="0089304D">
          <w:rPr>
            <w:rFonts w:ascii="Consolas" w:eastAsia="Times New Roman" w:hAnsi="Consolas" w:cs="Consolas"/>
            <w:color w:val="F8F8F2"/>
            <w:sz w:val="27"/>
          </w:rPr>
          <w:t xml:space="preserve">car2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GeneralCar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"Marutu Alto"</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80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56" w:author="Unknown"/>
          <w:rFonts w:ascii="Consolas" w:eastAsia="Times New Roman" w:hAnsi="Consolas" w:cs="Consolas"/>
          <w:color w:val="F8F8F2"/>
          <w:sz w:val="27"/>
        </w:rPr>
      </w:pPr>
      <w:ins w:id="5657" w:author="Unknown">
        <w:r w:rsidRPr="0089304D">
          <w:rPr>
            <w:rFonts w:ascii="Consolas" w:eastAsia="Times New Roman" w:hAnsi="Consolas" w:cs="Consolas"/>
            <w:color w:val="F8F8F2"/>
            <w:sz w:val="27"/>
          </w:rPr>
          <w:t xml:space="preserve">car3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GeneralCar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"Mercedes"</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58" w:author="Unknown"/>
          <w:rFonts w:ascii="Consolas" w:eastAsia="Times New Roman" w:hAnsi="Consolas" w:cs="Consolas"/>
          <w:color w:val="F8F8F2"/>
          <w:sz w:val="27"/>
        </w:rPr>
      </w:pPr>
      <w:ins w:id="56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(car1, car2, car3);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61" w:author="Unknown"/>
          <w:rFonts w:ascii="Consolas" w:eastAsia="Times New Roman" w:hAnsi="Consolas" w:cs="Consolas"/>
          <w:color w:val="F8F8F2"/>
          <w:sz w:val="27"/>
          <w:szCs w:val="27"/>
        </w:rPr>
      </w:pPr>
      <w:ins w:id="566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Object Prototype In javascript | JavaScript Tutorial In Hindi #28</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xml:space="preserve">In this tutorial, we will discuss what prototypes are and how they help JavaScript achieve the concepts of Object-Oriented Programming. In the previous tutorial, we had learned various ways of creating objects in </w:t>
      </w:r>
      <w:r w:rsidRPr="0089304D">
        <w:rPr>
          <w:rFonts w:ascii="Segoe UI" w:eastAsia="Times New Roman" w:hAnsi="Segoe UI" w:cs="Segoe UI"/>
          <w:color w:val="000000"/>
          <w:sz w:val="27"/>
          <w:szCs w:val="27"/>
        </w:rPr>
        <w:lastRenderedPageBreak/>
        <w:t>JavaScript. One way is to create an object in JavaScript is using the constructor function.</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Introduction to JavaScript prototype:-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know that all objects in JavaScript are instances of Object. A typical object inherits properties from Object.prototype. The </w:t>
      </w:r>
      <w:r w:rsidRPr="0089304D">
        <w:rPr>
          <w:rFonts w:ascii="Segoe UI" w:eastAsia="Times New Roman" w:hAnsi="Segoe UI" w:cs="Segoe UI"/>
          <w:b/>
          <w:bCs/>
          <w:color w:val="000000"/>
          <w:sz w:val="27"/>
        </w:rPr>
        <w:t>Object.prototype</w:t>
      </w:r>
      <w:r w:rsidRPr="0089304D">
        <w:rPr>
          <w:rFonts w:ascii="Segoe UI" w:eastAsia="Times New Roman" w:hAnsi="Segoe UI" w:cs="Segoe UI"/>
          <w:color w:val="000000"/>
          <w:sz w:val="27"/>
          <w:szCs w:val="27"/>
        </w:rPr>
        <w:t> object has many built-in methods and properties such as toString(), valueOf(), etc.All objects see the object prototype object changes through prototype chaining unless the properties and methods subject to those changes are overridden further along the prototype chain. This is a very dangerous mechanism to override or extend object behavior.</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JavaScript is a prototype-based language. Whenever we create a function using JavaScript, the JavaScript engine adds a </w:t>
      </w:r>
      <w:r w:rsidRPr="0089304D">
        <w:rPr>
          <w:rFonts w:ascii="Segoe UI" w:eastAsia="Times New Roman" w:hAnsi="Segoe UI" w:cs="Segoe UI"/>
          <w:i/>
          <w:iCs/>
          <w:color w:val="000000"/>
          <w:sz w:val="27"/>
        </w:rPr>
        <w:t>prototype</w:t>
      </w:r>
      <w:r w:rsidRPr="0089304D">
        <w:rPr>
          <w:rFonts w:ascii="Segoe UI" w:eastAsia="Times New Roman" w:hAnsi="Segoe UI" w:cs="Segoe UI"/>
          <w:color w:val="000000"/>
          <w:sz w:val="27"/>
          <w:szCs w:val="27"/>
        </w:rPr>
        <w:t> property inside a function. The prototype</w:t>
      </w:r>
      <w:r w:rsidRPr="0089304D">
        <w:rPr>
          <w:rFonts w:ascii="Segoe UI" w:eastAsia="Times New Roman" w:hAnsi="Segoe UI" w:cs="Segoe UI"/>
          <w:b/>
          <w:bCs/>
          <w:color w:val="000000"/>
          <w:sz w:val="27"/>
        </w:rPr>
        <w:t> property</w:t>
      </w:r>
      <w:r w:rsidRPr="0089304D">
        <w:rPr>
          <w:rFonts w:ascii="Segoe UI" w:eastAsia="Times New Roman" w:hAnsi="Segoe UI" w:cs="Segoe UI"/>
          <w:color w:val="000000"/>
          <w:sz w:val="27"/>
          <w:szCs w:val="27"/>
        </w:rPr>
        <w:t> is an object where we can attach methods and properties in a prototype object, which enables all the other objects to inherit these methods and properties. As we have studied in tutorial#27, one way to create an object is by using a function constructor.</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MyDetails</w:t>
      </w:r>
      <w:r w:rsidRPr="0089304D">
        <w:rPr>
          <w:rFonts w:ascii="Consolas" w:eastAsia="Times New Roman" w:hAnsi="Consolas" w:cs="Consolas"/>
          <w:color w:val="F8F8F2"/>
          <w:sz w:val="27"/>
        </w:rPr>
        <w:t xml:space="preserve">(name, job, yearOfBirth){    </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name;</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.job= job;</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.yearOfBirth= yearOfBirth;</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MyDetails</w:t>
      </w:r>
      <w:r w:rsidRPr="0089304D">
        <w:rPr>
          <w:rFonts w:ascii="Consolas" w:eastAsia="Times New Roman" w:hAnsi="Consolas" w:cs="Consolas"/>
          <w:color w:val="F8F8F2"/>
          <w:sz w:val="27"/>
        </w:rPr>
        <w:t>.prototype)</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63" w:author="Unknown"/>
          <w:rFonts w:ascii="Segoe UI" w:eastAsia="Times New Roman" w:hAnsi="Segoe UI" w:cs="Segoe UI"/>
          <w:color w:val="000000"/>
          <w:sz w:val="27"/>
          <w:szCs w:val="27"/>
        </w:rPr>
      </w:pPr>
      <w:ins w:id="5664"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65" w:author="Unknown"/>
          <w:rFonts w:ascii="Segoe UI" w:eastAsia="Times New Roman" w:hAnsi="Segoe UI" w:cs="Segoe UI"/>
          <w:color w:val="000000"/>
          <w:sz w:val="27"/>
          <w:szCs w:val="27"/>
        </w:rPr>
      </w:pPr>
      <w:ins w:id="566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67"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3674745" cy="2259965"/>
            <wp:effectExtent l="19050" t="0" r="1905" b="0"/>
            <wp:docPr id="51" name="Picture 51" descr="https://api.codewithharry.com/media/videoSeriesFiles/courseFiles/javascript-tutorials-in-hindi-28/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pi.codewithharry.com/media/videoSeriesFiles/courseFiles/javascript-tutorials-in-hindi-28/base64.png"/>
                    <pic:cNvPicPr>
                      <a:picLocks noChangeAspect="1" noChangeArrowheads="1"/>
                    </pic:cNvPicPr>
                  </pic:nvPicPr>
                  <pic:blipFill>
                    <a:blip r:embed="rId44"/>
                    <a:srcRect/>
                    <a:stretch>
                      <a:fillRect/>
                    </a:stretch>
                  </pic:blipFill>
                  <pic:spPr bwMode="auto">
                    <a:xfrm>
                      <a:off x="0" y="0"/>
                      <a:ext cx="3674745" cy="225996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68" w:author="Unknown"/>
          <w:rFonts w:ascii="Segoe UI" w:eastAsia="Times New Roman" w:hAnsi="Segoe UI" w:cs="Segoe UI"/>
          <w:color w:val="000000"/>
          <w:sz w:val="27"/>
          <w:szCs w:val="27"/>
        </w:rPr>
      </w:pPr>
      <w:ins w:id="566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70" w:author="Unknown"/>
          <w:rFonts w:ascii="Segoe UI" w:eastAsia="Times New Roman" w:hAnsi="Segoe UI" w:cs="Segoe UI"/>
          <w:color w:val="000000"/>
          <w:sz w:val="27"/>
          <w:szCs w:val="27"/>
        </w:rPr>
      </w:pPr>
      <w:ins w:id="5671" w:author="Unknown">
        <w:r w:rsidRPr="0089304D">
          <w:rPr>
            <w:rFonts w:ascii="Segoe UI" w:eastAsia="Times New Roman" w:hAnsi="Segoe UI" w:cs="Segoe UI"/>
            <w:color w:val="000000"/>
            <w:sz w:val="27"/>
            <w:szCs w:val="27"/>
          </w:rPr>
          <w:t>The prototype object includes many properties and methods. Here is the explanation of a few prototype object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672" w:author="Unknown"/>
          <w:rFonts w:ascii="Segoe UI" w:eastAsia="Times New Roman" w:hAnsi="Segoe UI" w:cs="Segoe UI"/>
          <w:b/>
          <w:bCs/>
          <w:color w:val="000000"/>
          <w:sz w:val="24"/>
          <w:szCs w:val="24"/>
        </w:rPr>
      </w:pPr>
      <w:ins w:id="5673" w:author="Unknown">
        <w:r w:rsidRPr="0089304D">
          <w:rPr>
            <w:rFonts w:ascii="Segoe UI" w:eastAsia="Times New Roman" w:hAnsi="Segoe UI" w:cs="Segoe UI"/>
            <w:b/>
            <w:bCs/>
            <w:color w:val="000000"/>
            <w:sz w:val="24"/>
            <w:szCs w:val="24"/>
          </w:rPr>
          <w:t>Methods and Description: </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74" w:author="Unknown"/>
          <w:rFonts w:ascii="Segoe UI" w:eastAsia="Times New Roman" w:hAnsi="Segoe UI" w:cs="Segoe UI"/>
          <w:color w:val="000000"/>
          <w:sz w:val="27"/>
          <w:szCs w:val="27"/>
        </w:rPr>
      </w:pPr>
      <w:ins w:id="5675" w:author="Unknown">
        <w:r w:rsidRPr="0089304D">
          <w:rPr>
            <w:rFonts w:ascii="Segoe UI" w:eastAsia="Times New Roman" w:hAnsi="Segoe UI" w:cs="Segoe UI"/>
            <w:b/>
            <w:bCs/>
            <w:color w:val="000000"/>
            <w:sz w:val="27"/>
          </w:rPr>
          <w:t>hasOwnProperty(): </w:t>
        </w:r>
        <w:r w:rsidRPr="0089304D">
          <w:rPr>
            <w:rFonts w:ascii="Segoe UI" w:eastAsia="Times New Roman" w:hAnsi="Segoe UI" w:cs="Segoe UI"/>
            <w:color w:val="000000"/>
            <w:sz w:val="27"/>
            <w:szCs w:val="27"/>
          </w:rPr>
          <w:t>It will return a boolean indicating whether an object contains the specified property as a direct property of that object and not inherited through the prototype chain.</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76" w:author="Unknown"/>
          <w:rFonts w:ascii="Segoe UI" w:eastAsia="Times New Roman" w:hAnsi="Segoe UI" w:cs="Segoe UI"/>
          <w:color w:val="000000"/>
          <w:sz w:val="27"/>
          <w:szCs w:val="27"/>
        </w:rPr>
      </w:pPr>
      <w:ins w:id="5677" w:author="Unknown">
        <w:r w:rsidRPr="0089304D">
          <w:rPr>
            <w:rFonts w:ascii="Segoe UI" w:eastAsia="Times New Roman" w:hAnsi="Segoe UI" w:cs="Segoe UI"/>
            <w:b/>
            <w:bCs/>
            <w:color w:val="000000"/>
            <w:sz w:val="27"/>
          </w:rPr>
          <w:t>isPrototypeOf(): </w:t>
        </w:r>
        <w:r w:rsidRPr="0089304D">
          <w:rPr>
            <w:rFonts w:ascii="Segoe UI" w:eastAsia="Times New Roman" w:hAnsi="Segoe UI" w:cs="Segoe UI"/>
            <w:color w:val="000000"/>
            <w:sz w:val="27"/>
            <w:szCs w:val="27"/>
          </w:rPr>
          <w:t>It will return a boolean indicating whether the specified object is in the prototype chain of the object, this method is called upon.</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78" w:author="Unknown"/>
          <w:rFonts w:ascii="Segoe UI" w:eastAsia="Times New Roman" w:hAnsi="Segoe UI" w:cs="Segoe UI"/>
          <w:color w:val="000000"/>
          <w:sz w:val="27"/>
          <w:szCs w:val="27"/>
        </w:rPr>
      </w:pPr>
      <w:ins w:id="5679" w:author="Unknown">
        <w:r w:rsidRPr="0089304D">
          <w:rPr>
            <w:rFonts w:ascii="Segoe UI" w:eastAsia="Times New Roman" w:hAnsi="Segoe UI" w:cs="Segoe UI"/>
            <w:b/>
            <w:bCs/>
            <w:color w:val="000000"/>
            <w:sz w:val="27"/>
          </w:rPr>
          <w:t>propertyIsEnumerable(): </w:t>
        </w:r>
        <w:r w:rsidRPr="0089304D">
          <w:rPr>
            <w:rFonts w:ascii="Segoe UI" w:eastAsia="Times New Roman" w:hAnsi="Segoe UI" w:cs="Segoe UI"/>
            <w:color w:val="000000"/>
            <w:sz w:val="27"/>
            <w:szCs w:val="27"/>
          </w:rPr>
          <w:t>It will return a boolean that indicates whether the specified property is enumerable or not.</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80" w:author="Unknown"/>
          <w:rFonts w:ascii="Segoe UI" w:eastAsia="Times New Roman" w:hAnsi="Segoe UI" w:cs="Segoe UI"/>
          <w:color w:val="000000"/>
          <w:sz w:val="27"/>
          <w:szCs w:val="27"/>
        </w:rPr>
      </w:pPr>
      <w:ins w:id="5681" w:author="Unknown">
        <w:r w:rsidRPr="0089304D">
          <w:rPr>
            <w:rFonts w:ascii="Segoe UI" w:eastAsia="Times New Roman" w:hAnsi="Segoe UI" w:cs="Segoe UI"/>
            <w:b/>
            <w:bCs/>
            <w:color w:val="000000"/>
            <w:sz w:val="27"/>
          </w:rPr>
          <w:t>toLocaleString(): </w:t>
        </w:r>
        <w:r w:rsidRPr="0089304D">
          <w:rPr>
            <w:rFonts w:ascii="Segoe UI" w:eastAsia="Times New Roman" w:hAnsi="Segoe UI" w:cs="Segoe UI"/>
            <w:color w:val="000000"/>
            <w:sz w:val="27"/>
            <w:szCs w:val="27"/>
          </w:rPr>
          <w:t>It will return the string in the local format.</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82" w:author="Unknown"/>
          <w:rFonts w:ascii="Segoe UI" w:eastAsia="Times New Roman" w:hAnsi="Segoe UI" w:cs="Segoe UI"/>
          <w:color w:val="000000"/>
          <w:sz w:val="27"/>
          <w:szCs w:val="27"/>
        </w:rPr>
      </w:pPr>
      <w:ins w:id="5683" w:author="Unknown">
        <w:r w:rsidRPr="0089304D">
          <w:rPr>
            <w:rFonts w:ascii="Segoe UI" w:eastAsia="Times New Roman" w:hAnsi="Segoe UI" w:cs="Segoe UI"/>
            <w:b/>
            <w:bCs/>
            <w:color w:val="000000"/>
            <w:sz w:val="27"/>
          </w:rPr>
          <w:t>toString(): </w:t>
        </w:r>
        <w:r w:rsidRPr="0089304D">
          <w:rPr>
            <w:rFonts w:ascii="Segoe UI" w:eastAsia="Times New Roman" w:hAnsi="Segoe UI" w:cs="Segoe UI"/>
            <w:color w:val="000000"/>
            <w:sz w:val="27"/>
            <w:szCs w:val="27"/>
          </w:rPr>
          <w:t>It will return the string.</w:t>
        </w:r>
      </w:ins>
    </w:p>
    <w:p w:rsidR="0089304D" w:rsidRPr="0089304D" w:rsidRDefault="0089304D" w:rsidP="0089304D">
      <w:pPr>
        <w:numPr>
          <w:ilvl w:val="0"/>
          <w:numId w:val="5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5684" w:author="Unknown"/>
          <w:rFonts w:ascii="Segoe UI" w:eastAsia="Times New Roman" w:hAnsi="Segoe UI" w:cs="Segoe UI"/>
          <w:color w:val="000000"/>
          <w:sz w:val="27"/>
          <w:szCs w:val="27"/>
        </w:rPr>
      </w:pPr>
      <w:ins w:id="5685" w:author="Unknown">
        <w:r w:rsidRPr="0089304D">
          <w:rPr>
            <w:rFonts w:ascii="Segoe UI" w:eastAsia="Times New Roman" w:hAnsi="Segoe UI" w:cs="Segoe UI"/>
            <w:b/>
            <w:bCs/>
            <w:color w:val="000000"/>
            <w:sz w:val="27"/>
          </w:rPr>
          <w:t>valueOf() :</w:t>
        </w:r>
        <w:r w:rsidRPr="0089304D">
          <w:rPr>
            <w:rFonts w:ascii="Segoe UI" w:eastAsia="Times New Roman" w:hAnsi="Segoe UI" w:cs="Segoe UI"/>
            <w:color w:val="000000"/>
            <w:sz w:val="27"/>
            <w:szCs w:val="27"/>
          </w:rPr>
          <w:t>It will return the primitive value of the specified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686" w:author="Unknown"/>
          <w:rFonts w:ascii="Segoe UI" w:eastAsia="Times New Roman" w:hAnsi="Segoe UI" w:cs="Segoe UI"/>
          <w:b/>
          <w:bCs/>
          <w:color w:val="000000"/>
          <w:sz w:val="24"/>
          <w:szCs w:val="24"/>
        </w:rPr>
      </w:pPr>
      <w:ins w:id="5687" w:author="Unknown">
        <w:r w:rsidRPr="0089304D">
          <w:rPr>
            <w:rFonts w:ascii="Segoe UI" w:eastAsia="Times New Roman" w:hAnsi="Segoe UI" w:cs="Segoe UI"/>
            <w:b/>
            <w:bCs/>
            <w:color w:val="000000"/>
            <w:sz w:val="24"/>
            <w:szCs w:val="24"/>
          </w:rPr>
          <w:t>Use of Prototype:-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88" w:author="Unknown"/>
          <w:rFonts w:ascii="Segoe UI" w:eastAsia="Times New Roman" w:hAnsi="Segoe UI" w:cs="Segoe UI"/>
          <w:color w:val="000000"/>
          <w:sz w:val="27"/>
          <w:szCs w:val="27"/>
        </w:rPr>
      </w:pPr>
      <w:ins w:id="5689" w:author="Unknown">
        <w:r w:rsidRPr="0089304D">
          <w:rPr>
            <w:rFonts w:ascii="Segoe UI" w:eastAsia="Times New Roman" w:hAnsi="Segoe UI" w:cs="Segoe UI"/>
            <w:color w:val="000000"/>
            <w:sz w:val="27"/>
            <w:szCs w:val="27"/>
          </w:rPr>
          <w:t>JavaScript is using the prototype object in two things. First, one is to find properties and methods of an object, and the other is to implement inheritance in JavaScript.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690" w:author="Unknown"/>
          <w:rFonts w:ascii="Segoe UI" w:eastAsia="Times New Roman" w:hAnsi="Segoe UI" w:cs="Segoe UI"/>
          <w:color w:val="000000"/>
          <w:sz w:val="27"/>
          <w:szCs w:val="27"/>
        </w:rPr>
      </w:pPr>
      <w:ins w:id="5691" w:author="Unknown">
        <w:r w:rsidRPr="0089304D">
          <w:rPr>
            <w:rFonts w:ascii="Segoe UI" w:eastAsia="Times New Roman" w:hAnsi="Segoe UI" w:cs="Segoe UI"/>
            <w:color w:val="000000"/>
            <w:sz w:val="27"/>
            <w:szCs w:val="27"/>
          </w:rPr>
          <w:t>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92" w:author="Unknown"/>
          <w:rFonts w:ascii="Consolas" w:eastAsia="Times New Roman" w:hAnsi="Consolas" w:cs="Consolas"/>
          <w:color w:val="F8F8F2"/>
          <w:sz w:val="27"/>
        </w:rPr>
      </w:pPr>
      <w:ins w:id="5693"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Student</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94" w:author="Unknown"/>
          <w:rFonts w:ascii="Consolas" w:eastAsia="Times New Roman" w:hAnsi="Consolas" w:cs="Consolas"/>
          <w:color w:val="F8F8F2"/>
          <w:sz w:val="27"/>
        </w:rPr>
      </w:pPr>
      <w:ins w:id="5695" w:author="Unknown">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96" w:author="Unknown"/>
          <w:rFonts w:ascii="Consolas" w:eastAsia="Times New Roman" w:hAnsi="Consolas" w:cs="Consolas"/>
          <w:color w:val="F8F8F2"/>
          <w:sz w:val="27"/>
        </w:rPr>
      </w:pPr>
      <w:ins w:id="5697" w:author="Unknown">
        <w:r w:rsidRPr="0089304D">
          <w:rPr>
            <w:rFonts w:ascii="Consolas" w:eastAsia="Times New Roman" w:hAnsi="Consolas" w:cs="Consolas"/>
            <w:color w:val="66D9EF"/>
            <w:sz w:val="27"/>
          </w:rPr>
          <w:lastRenderedPageBreak/>
          <w:t>this</w:t>
        </w:r>
        <w:r w:rsidRPr="0089304D">
          <w:rPr>
            <w:rFonts w:ascii="Consolas" w:eastAsia="Times New Roman" w:hAnsi="Consolas" w:cs="Consolas"/>
            <w:color w:val="F8F8F2"/>
            <w:sz w:val="27"/>
          </w:rPr>
          <w:t xml:space="preserve">.gender = </w:t>
        </w:r>
        <w:r w:rsidRPr="0089304D">
          <w:rPr>
            <w:rFonts w:ascii="Consolas" w:eastAsia="Times New Roman" w:hAnsi="Consolas" w:cs="Consolas"/>
            <w:color w:val="A6E22E"/>
            <w:sz w:val="27"/>
          </w:rPr>
          <w:t>'Male'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698" w:author="Unknown"/>
          <w:rFonts w:ascii="Consolas" w:eastAsia="Times New Roman" w:hAnsi="Consolas" w:cs="Consolas"/>
          <w:color w:val="F8F8F2"/>
          <w:sz w:val="27"/>
        </w:rPr>
      </w:pPr>
      <w:ins w:id="569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00" w:author="Unknown"/>
          <w:rFonts w:ascii="Consolas" w:eastAsia="Times New Roman" w:hAnsi="Consolas" w:cs="Consolas"/>
          <w:color w:val="F8F8F2"/>
          <w:sz w:val="27"/>
        </w:rPr>
      </w:pPr>
      <w:ins w:id="5701" w:author="Unknown">
        <w:r w:rsidRPr="0089304D">
          <w:rPr>
            <w:rFonts w:ascii="Consolas" w:eastAsia="Times New Roman" w:hAnsi="Consolas" w:cs="Consolas"/>
            <w:color w:val="E6DB74"/>
            <w:sz w:val="27"/>
          </w:rPr>
          <w:t>Student</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sayHi</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02" w:author="Unknown"/>
          <w:rFonts w:ascii="Consolas" w:eastAsia="Times New Roman" w:hAnsi="Consolas" w:cs="Consolas"/>
          <w:color w:val="F8F8F2"/>
          <w:sz w:val="27"/>
        </w:rPr>
      </w:pPr>
      <w:ins w:id="570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04" w:author="Unknown"/>
          <w:rFonts w:ascii="Consolas" w:eastAsia="Times New Roman" w:hAnsi="Consolas" w:cs="Consolas"/>
          <w:color w:val="F8F8F2"/>
          <w:sz w:val="27"/>
        </w:rPr>
      </w:pPr>
      <w:ins w:id="570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06" w:author="Unknown"/>
          <w:rFonts w:ascii="Consolas" w:eastAsia="Times New Roman" w:hAnsi="Consolas" w:cs="Consolas"/>
          <w:color w:val="F8F8F2"/>
          <w:sz w:val="27"/>
        </w:rPr>
      </w:pPr>
      <w:ins w:id="570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Student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08" w:author="Unknown"/>
          <w:rFonts w:ascii="Consolas" w:eastAsia="Times New Roman" w:hAnsi="Consolas" w:cs="Consolas"/>
          <w:color w:val="F8F8F2"/>
          <w:sz w:val="27"/>
          <w:szCs w:val="27"/>
        </w:rPr>
      </w:pPr>
      <w:ins w:id="5709" w:author="Unknown">
        <w:r w:rsidRPr="0089304D">
          <w:rPr>
            <w:rFonts w:ascii="Consolas" w:eastAsia="Times New Roman" w:hAnsi="Consolas" w:cs="Consolas"/>
            <w:color w:val="F8F8F2"/>
            <w:sz w:val="27"/>
          </w:rPr>
          <w:t>std.</w:t>
        </w:r>
        <w:r w:rsidRPr="0089304D">
          <w:rPr>
            <w:rFonts w:ascii="Consolas" w:eastAsia="Times New Roman" w:hAnsi="Consolas" w:cs="Consolas"/>
            <w:color w:val="E6DB74"/>
            <w:sz w:val="27"/>
          </w:rPr>
          <w:t>toString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5710" w:author="Unknown"/>
          <w:rFonts w:ascii="Segoe UI" w:eastAsia="Times New Roman" w:hAnsi="Segoe UI" w:cs="Segoe UI"/>
          <w:color w:val="000000"/>
          <w:sz w:val="27"/>
          <w:szCs w:val="27"/>
        </w:rPr>
      </w:pPr>
      <w:ins w:id="571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712" w:author="Unknown"/>
          <w:rFonts w:ascii="Segoe UI" w:eastAsia="Times New Roman" w:hAnsi="Segoe UI" w:cs="Segoe UI"/>
          <w:color w:val="000000"/>
          <w:sz w:val="27"/>
          <w:szCs w:val="27"/>
        </w:rPr>
      </w:pPr>
      <w:ins w:id="5713" w:author="Unknown">
        <w:r w:rsidRPr="0089304D">
          <w:rPr>
            <w:rFonts w:ascii="Segoe UI" w:eastAsia="Times New Roman" w:hAnsi="Segoe UI" w:cs="Segoe UI"/>
            <w:color w:val="000000"/>
            <w:sz w:val="27"/>
            <w:szCs w:val="27"/>
          </w:rPr>
          <w:t>In the above code, the JavaScript engine checks whether the toString() method is attached to std or not. If it does not find there, it uses std _proto__ link, which points to the prototype object of Student function. If it still cannot find it there, then it goes up in the hierarchy and check the prototype object of Object function because all the objects are derived from Object in JavaScript, and look for the toString() method. Thus, it finds the toString() method in the prototype object of Object function and so we can call std.toString().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714" w:author="Unknown"/>
          <w:rFonts w:ascii="Segoe UI" w:eastAsia="Times New Roman" w:hAnsi="Segoe UI" w:cs="Segoe UI"/>
          <w:b/>
          <w:bCs/>
          <w:color w:val="000000"/>
          <w:sz w:val="24"/>
          <w:szCs w:val="24"/>
        </w:rPr>
      </w:pPr>
      <w:ins w:id="5715" w:author="Unknown">
        <w:r w:rsidRPr="0089304D">
          <w:rPr>
            <w:rFonts w:ascii="Segoe UI" w:eastAsia="Times New Roman" w:hAnsi="Segoe UI" w:cs="Segoe UI"/>
            <w:b/>
            <w:bCs/>
            <w:color w:val="000000"/>
            <w:sz w:val="24"/>
            <w:szCs w:val="24"/>
          </w:rPr>
          <w:t>Summary:-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716" w:author="Unknown"/>
          <w:rFonts w:ascii="Segoe UI" w:eastAsia="Times New Roman" w:hAnsi="Segoe UI" w:cs="Segoe UI"/>
          <w:color w:val="000000"/>
          <w:sz w:val="27"/>
          <w:szCs w:val="27"/>
        </w:rPr>
      </w:pPr>
      <w:ins w:id="5717" w:author="Unknown">
        <w:r w:rsidRPr="0089304D">
          <w:rPr>
            <w:rFonts w:ascii="Segoe UI" w:eastAsia="Times New Roman" w:hAnsi="Segoe UI" w:cs="Segoe UI"/>
            <w:color w:val="000000"/>
            <w:sz w:val="27"/>
            <w:szCs w:val="27"/>
          </w:rPr>
          <w:t>This tutorial has covered JavaScript object prototypes, the prototype property, and how it can add methods to constructors, and other related topics. In the next tutorial, we will look at how we can implement inheritance functionality in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718" w:author="Unknown"/>
          <w:rFonts w:ascii="Segoe UI" w:eastAsia="Times New Roman" w:hAnsi="Segoe UI" w:cs="Segoe UI"/>
          <w:color w:val="000000"/>
          <w:sz w:val="27"/>
          <w:szCs w:val="27"/>
        </w:rPr>
      </w:pPr>
      <w:ins w:id="571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720" w:author="Unknown"/>
          <w:rFonts w:ascii="Segoe UI" w:eastAsia="Times New Roman" w:hAnsi="Segoe UI" w:cs="Segoe UI"/>
          <w:b/>
          <w:bCs/>
          <w:color w:val="000000"/>
          <w:sz w:val="24"/>
          <w:szCs w:val="24"/>
        </w:rPr>
      </w:pPr>
      <w:ins w:id="5721"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22" w:author="Unknown"/>
          <w:rFonts w:ascii="Consolas" w:eastAsia="Times New Roman" w:hAnsi="Consolas" w:cs="Consolas"/>
          <w:color w:val="F8F8F2"/>
          <w:sz w:val="27"/>
        </w:rPr>
      </w:pPr>
      <w:ins w:id="572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24" w:author="Unknown"/>
          <w:rFonts w:ascii="Consolas" w:eastAsia="Times New Roman" w:hAnsi="Consolas" w:cs="Consolas"/>
          <w:color w:val="F8F8F2"/>
          <w:sz w:val="27"/>
        </w:rPr>
      </w:pPr>
      <w:ins w:id="57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26" w:author="Unknown"/>
          <w:rFonts w:ascii="Consolas" w:eastAsia="Times New Roman" w:hAnsi="Consolas" w:cs="Consolas"/>
          <w:color w:val="F8F8F2"/>
          <w:sz w:val="27"/>
        </w:rPr>
      </w:pPr>
      <w:ins w:id="572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28" w:author="Unknown"/>
          <w:rFonts w:ascii="Consolas" w:eastAsia="Times New Roman" w:hAnsi="Consolas" w:cs="Consolas"/>
          <w:color w:val="F8F8F2"/>
          <w:sz w:val="27"/>
        </w:rPr>
      </w:pPr>
      <w:ins w:id="57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30" w:author="Unknown"/>
          <w:rFonts w:ascii="Consolas" w:eastAsia="Times New Roman" w:hAnsi="Consolas" w:cs="Consolas"/>
          <w:color w:val="F8F8F2"/>
          <w:sz w:val="27"/>
        </w:rPr>
      </w:pPr>
      <w:ins w:id="5731"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32" w:author="Unknown"/>
          <w:rFonts w:ascii="Consolas" w:eastAsia="Times New Roman" w:hAnsi="Consolas" w:cs="Consolas"/>
          <w:color w:val="F8F8F2"/>
          <w:sz w:val="27"/>
        </w:rPr>
      </w:pPr>
      <w:ins w:id="57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34" w:author="Unknown"/>
          <w:rFonts w:ascii="Consolas" w:eastAsia="Times New Roman" w:hAnsi="Consolas" w:cs="Consolas"/>
          <w:color w:val="F8F8F2"/>
          <w:sz w:val="27"/>
        </w:rPr>
      </w:pPr>
      <w:ins w:id="57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36" w:author="Unknown"/>
          <w:rFonts w:ascii="Consolas" w:eastAsia="Times New Roman" w:hAnsi="Consolas" w:cs="Consolas"/>
          <w:color w:val="F8F8F2"/>
          <w:sz w:val="27"/>
        </w:rPr>
      </w:pPr>
      <w:ins w:id="573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38" w:author="Unknown"/>
          <w:rFonts w:ascii="Consolas" w:eastAsia="Times New Roman" w:hAnsi="Consolas" w:cs="Consolas"/>
          <w:color w:val="F8F8F2"/>
          <w:sz w:val="27"/>
        </w:rPr>
      </w:pPr>
      <w:ins w:id="57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0" w:author="Unknown"/>
          <w:rFonts w:ascii="Consolas" w:eastAsia="Times New Roman" w:hAnsi="Consolas" w:cs="Consolas"/>
          <w:color w:val="F8F8F2"/>
          <w:sz w:val="27"/>
        </w:rPr>
      </w:pPr>
      <w:ins w:id="57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2" w:author="Unknown"/>
          <w:rFonts w:ascii="Consolas" w:eastAsia="Times New Roman" w:hAnsi="Consolas" w:cs="Consolas"/>
          <w:color w:val="F8F8F2"/>
          <w:sz w:val="27"/>
        </w:rPr>
      </w:pPr>
      <w:ins w:id="57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4" w:author="Unknown"/>
          <w:rFonts w:ascii="Consolas" w:eastAsia="Times New Roman" w:hAnsi="Consolas" w:cs="Consolas"/>
          <w:color w:val="F8F8F2"/>
          <w:sz w:val="27"/>
        </w:rPr>
      </w:pPr>
      <w:ins w:id="57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7" w:author="Unknown"/>
          <w:rFonts w:ascii="Consolas" w:eastAsia="Times New Roman" w:hAnsi="Consolas" w:cs="Consolas"/>
          <w:color w:val="F8F8F2"/>
          <w:sz w:val="27"/>
        </w:rPr>
      </w:pPr>
      <w:ins w:id="57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49" w:author="Unknown"/>
          <w:rFonts w:ascii="Consolas" w:eastAsia="Times New Roman" w:hAnsi="Consolas" w:cs="Consolas"/>
          <w:color w:val="F8F8F2"/>
          <w:sz w:val="27"/>
        </w:rPr>
      </w:pPr>
      <w:ins w:id="57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51" w:author="Unknown"/>
          <w:rFonts w:ascii="Consolas" w:eastAsia="Times New Roman" w:hAnsi="Consolas" w:cs="Consolas"/>
          <w:color w:val="F8F8F2"/>
          <w:sz w:val="27"/>
        </w:rPr>
      </w:pPr>
      <w:ins w:id="57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53" w:author="Unknown"/>
          <w:rFonts w:ascii="Consolas" w:eastAsia="Times New Roman" w:hAnsi="Consolas" w:cs="Consolas"/>
          <w:color w:val="F8F8F2"/>
          <w:sz w:val="27"/>
        </w:rPr>
      </w:pPr>
      <w:ins w:id="57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55" w:author="Unknown"/>
          <w:rFonts w:ascii="Consolas" w:eastAsia="Times New Roman" w:hAnsi="Consolas" w:cs="Consolas"/>
          <w:color w:val="F8F8F2"/>
          <w:sz w:val="27"/>
        </w:rPr>
      </w:pPr>
      <w:ins w:id="57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57" w:author="Unknown"/>
          <w:rFonts w:ascii="Consolas" w:eastAsia="Times New Roman" w:hAnsi="Consolas" w:cs="Consolas"/>
          <w:color w:val="F8F8F2"/>
          <w:sz w:val="27"/>
        </w:rPr>
      </w:pPr>
      <w:ins w:id="57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59" w:author="Unknown"/>
          <w:rFonts w:ascii="Consolas" w:eastAsia="Times New Roman" w:hAnsi="Consolas" w:cs="Consolas"/>
          <w:color w:val="F8F8F2"/>
          <w:sz w:val="27"/>
        </w:rPr>
      </w:pPr>
      <w:ins w:id="57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61" w:author="Unknown"/>
          <w:rFonts w:ascii="Consolas" w:eastAsia="Times New Roman" w:hAnsi="Consolas" w:cs="Consolas"/>
          <w:color w:val="F8F8F2"/>
          <w:sz w:val="27"/>
        </w:rPr>
      </w:pPr>
      <w:ins w:id="57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63" w:author="Unknown"/>
          <w:rFonts w:ascii="Consolas" w:eastAsia="Times New Roman" w:hAnsi="Consolas" w:cs="Consolas"/>
          <w:color w:val="F8F8F2"/>
          <w:sz w:val="27"/>
        </w:rPr>
      </w:pPr>
      <w:ins w:id="57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65" w:author="Unknown"/>
          <w:rFonts w:ascii="Consolas" w:eastAsia="Times New Roman" w:hAnsi="Consolas" w:cs="Consolas"/>
          <w:color w:val="F8F8F2"/>
          <w:sz w:val="27"/>
        </w:rPr>
      </w:pPr>
      <w:ins w:id="57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67" w:author="Unknown"/>
          <w:rFonts w:ascii="Consolas" w:eastAsia="Times New Roman" w:hAnsi="Consolas" w:cs="Consolas"/>
          <w:color w:val="F8F8F2"/>
          <w:sz w:val="27"/>
        </w:rPr>
      </w:pPr>
      <w:ins w:id="57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69" w:author="Unknown"/>
          <w:rFonts w:ascii="Consolas" w:eastAsia="Times New Roman" w:hAnsi="Consolas" w:cs="Consolas"/>
          <w:color w:val="F8F8F2"/>
          <w:sz w:val="27"/>
        </w:rPr>
      </w:pPr>
      <w:ins w:id="57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71" w:author="Unknown"/>
          <w:rFonts w:ascii="Consolas" w:eastAsia="Times New Roman" w:hAnsi="Consolas" w:cs="Consolas"/>
          <w:color w:val="F8F8F2"/>
          <w:sz w:val="27"/>
        </w:rPr>
      </w:pPr>
      <w:ins w:id="57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73" w:author="Unknown"/>
          <w:rFonts w:ascii="Consolas" w:eastAsia="Times New Roman" w:hAnsi="Consolas" w:cs="Consolas"/>
          <w:color w:val="F8F8F2"/>
          <w:sz w:val="27"/>
        </w:rPr>
      </w:pPr>
      <w:ins w:id="57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75" w:author="Unknown"/>
          <w:rFonts w:ascii="Consolas" w:eastAsia="Times New Roman" w:hAnsi="Consolas" w:cs="Consolas"/>
          <w:color w:val="F8F8F2"/>
          <w:sz w:val="27"/>
        </w:rPr>
      </w:pPr>
      <w:ins w:id="5776"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77" w:author="Unknown"/>
          <w:rFonts w:ascii="Consolas" w:eastAsia="Times New Roman" w:hAnsi="Consolas" w:cs="Consolas"/>
          <w:color w:val="F8F8F2"/>
          <w:sz w:val="27"/>
        </w:rPr>
      </w:pPr>
      <w:ins w:id="57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79" w:author="Unknown"/>
          <w:rFonts w:ascii="Consolas" w:eastAsia="Times New Roman" w:hAnsi="Consolas" w:cs="Consolas"/>
          <w:color w:val="F8F8F2"/>
          <w:sz w:val="27"/>
        </w:rPr>
      </w:pPr>
      <w:ins w:id="5780"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81" w:author="Unknown"/>
          <w:rFonts w:ascii="Consolas" w:eastAsia="Times New Roman" w:hAnsi="Consolas" w:cs="Consolas"/>
          <w:color w:val="F8F8F2"/>
          <w:sz w:val="27"/>
        </w:rPr>
      </w:pPr>
      <w:ins w:id="57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83" w:author="Unknown"/>
          <w:rFonts w:ascii="Consolas" w:eastAsia="Times New Roman" w:hAnsi="Consolas" w:cs="Consolas"/>
          <w:color w:val="F8F8F2"/>
          <w:sz w:val="27"/>
        </w:rPr>
      </w:pPr>
      <w:ins w:id="57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85" w:author="Unknown"/>
          <w:rFonts w:ascii="Consolas" w:eastAsia="Times New Roman" w:hAnsi="Consolas" w:cs="Consolas"/>
          <w:color w:val="F8F8F2"/>
          <w:sz w:val="27"/>
        </w:rPr>
      </w:pPr>
      <w:ins w:id="57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87" w:author="Unknown"/>
          <w:rFonts w:ascii="Consolas" w:eastAsia="Times New Roman" w:hAnsi="Consolas" w:cs="Consolas"/>
          <w:color w:val="F8F8F2"/>
          <w:sz w:val="27"/>
        </w:rPr>
      </w:pPr>
      <w:ins w:id="57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89" w:author="Unknown"/>
          <w:rFonts w:ascii="Consolas" w:eastAsia="Times New Roman" w:hAnsi="Consolas" w:cs="Consolas"/>
          <w:color w:val="F8F8F2"/>
          <w:sz w:val="27"/>
        </w:rPr>
      </w:pPr>
      <w:ins w:id="57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91" w:author="Unknown"/>
          <w:rFonts w:ascii="Consolas" w:eastAsia="Times New Roman" w:hAnsi="Consolas" w:cs="Consolas"/>
          <w:color w:val="F8F8F2"/>
          <w:sz w:val="27"/>
        </w:rPr>
      </w:pPr>
      <w:ins w:id="57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93" w:author="Unknown"/>
          <w:rFonts w:ascii="Consolas" w:eastAsia="Times New Roman" w:hAnsi="Consolas" w:cs="Consolas"/>
          <w:color w:val="F8F8F2"/>
          <w:sz w:val="27"/>
        </w:rPr>
      </w:pPr>
      <w:ins w:id="579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95" w:author="Unknown"/>
          <w:rFonts w:ascii="Consolas" w:eastAsia="Times New Roman" w:hAnsi="Consolas" w:cs="Consolas"/>
          <w:color w:val="F8F8F2"/>
          <w:sz w:val="27"/>
        </w:rPr>
      </w:pPr>
      <w:ins w:id="5796"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97" w:author="Unknown"/>
          <w:rFonts w:ascii="Consolas" w:eastAsia="Times New Roman" w:hAnsi="Consolas" w:cs="Consolas"/>
          <w:color w:val="F8F8F2"/>
          <w:sz w:val="27"/>
        </w:rPr>
      </w:pPr>
      <w:ins w:id="5798"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799" w:author="Unknown"/>
          <w:rFonts w:ascii="Consolas" w:eastAsia="Times New Roman" w:hAnsi="Consolas" w:cs="Consolas"/>
          <w:color w:val="F8F8F2"/>
          <w:sz w:val="27"/>
        </w:rPr>
      </w:pPr>
      <w:ins w:id="5800"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01" w:author="Unknown"/>
          <w:rFonts w:ascii="Consolas" w:eastAsia="Times New Roman" w:hAnsi="Consolas" w:cs="Consolas"/>
          <w:color w:val="F8F8F2"/>
          <w:sz w:val="27"/>
        </w:rPr>
      </w:pPr>
      <w:ins w:id="5802"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03" w:author="Unknown"/>
          <w:rFonts w:ascii="Consolas" w:eastAsia="Times New Roman" w:hAnsi="Consolas" w:cs="Consolas"/>
          <w:color w:val="F8F8F2"/>
          <w:sz w:val="27"/>
        </w:rPr>
      </w:pPr>
      <w:ins w:id="5804"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05" w:author="Unknown"/>
          <w:rFonts w:ascii="Consolas" w:eastAsia="Times New Roman" w:hAnsi="Consolas" w:cs="Consolas"/>
          <w:color w:val="F8F8F2"/>
          <w:sz w:val="27"/>
        </w:rPr>
      </w:pPr>
      <w:ins w:id="5806"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07" w:author="Unknown"/>
          <w:rFonts w:ascii="Consolas" w:eastAsia="Times New Roman" w:hAnsi="Consolas" w:cs="Consolas"/>
          <w:color w:val="F8F8F2"/>
          <w:sz w:val="27"/>
        </w:rPr>
      </w:pPr>
      <w:ins w:id="5808"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09" w:author="Unknown"/>
          <w:rFonts w:ascii="Consolas" w:eastAsia="Times New Roman" w:hAnsi="Consolas" w:cs="Consolas"/>
          <w:color w:val="F8F8F2"/>
          <w:sz w:val="27"/>
        </w:rPr>
      </w:pPr>
      <w:ins w:id="5810"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11" w:author="Unknown"/>
          <w:rFonts w:ascii="Consolas" w:eastAsia="Times New Roman" w:hAnsi="Consolas" w:cs="Consolas"/>
          <w:color w:val="F8F8F2"/>
          <w:sz w:val="27"/>
        </w:rPr>
      </w:pPr>
      <w:ins w:id="58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js/tut23.js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13" w:author="Unknown"/>
          <w:rFonts w:ascii="Consolas" w:eastAsia="Times New Roman" w:hAnsi="Consolas" w:cs="Consolas"/>
          <w:color w:val="F8F8F2"/>
          <w:sz w:val="27"/>
        </w:rPr>
      </w:pPr>
      <w:ins w:id="581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5815" w:author="Unknown"/>
          <w:rFonts w:ascii="Segoe UI" w:eastAsia="Times New Roman" w:hAnsi="Segoe UI" w:cs="Segoe UI"/>
          <w:color w:val="000000"/>
          <w:sz w:val="27"/>
          <w:szCs w:val="27"/>
        </w:rPr>
      </w:pPr>
      <w:ins w:id="581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817" w:author="Unknown"/>
          <w:rFonts w:ascii="Segoe UI" w:eastAsia="Times New Roman" w:hAnsi="Segoe UI" w:cs="Segoe UI"/>
          <w:b/>
          <w:bCs/>
          <w:color w:val="000000"/>
          <w:sz w:val="24"/>
          <w:szCs w:val="24"/>
        </w:rPr>
      </w:pPr>
      <w:ins w:id="5818"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19" w:author="Unknown"/>
          <w:rFonts w:ascii="Consolas" w:eastAsia="Times New Roman" w:hAnsi="Consolas" w:cs="Consolas"/>
          <w:color w:val="F8F8F2"/>
          <w:sz w:val="27"/>
        </w:rPr>
      </w:pPr>
      <w:ins w:id="582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28"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22" w:author="Unknown"/>
          <w:rFonts w:ascii="Consolas" w:eastAsia="Times New Roman" w:hAnsi="Consolas" w:cs="Consolas"/>
          <w:color w:val="F8F8F2"/>
          <w:sz w:val="27"/>
        </w:rPr>
      </w:pPr>
      <w:ins w:id="5823" w:author="Unknown">
        <w:r w:rsidRPr="0089304D">
          <w:rPr>
            <w:rFonts w:ascii="Consolas" w:eastAsia="Times New Roman" w:hAnsi="Consolas" w:cs="Consolas"/>
            <w:color w:val="8292A2"/>
            <w:sz w:val="27"/>
          </w:rPr>
          <w:t>// Object literal : Object.prototype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24" w:author="Unknown"/>
          <w:rFonts w:ascii="Consolas" w:eastAsia="Times New Roman" w:hAnsi="Consolas" w:cs="Consolas"/>
          <w:color w:val="F8F8F2"/>
          <w:sz w:val="27"/>
        </w:rPr>
      </w:pPr>
      <w:ins w:id="582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26" w:author="Unknown"/>
          <w:rFonts w:ascii="Consolas" w:eastAsia="Times New Roman" w:hAnsi="Consolas" w:cs="Consolas"/>
          <w:color w:val="F8F8F2"/>
          <w:sz w:val="27"/>
        </w:rPr>
      </w:pPr>
      <w:ins w:id="5827"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28" w:author="Unknown"/>
          <w:rFonts w:ascii="Consolas" w:eastAsia="Times New Roman" w:hAnsi="Consolas" w:cs="Consolas"/>
          <w:color w:val="F8F8F2"/>
          <w:sz w:val="27"/>
        </w:rPr>
      </w:pPr>
      <w:ins w:id="5829" w:author="Unknown">
        <w:r w:rsidRPr="0089304D">
          <w:rPr>
            <w:rFonts w:ascii="Consolas" w:eastAsia="Times New Roman" w:hAnsi="Consolas" w:cs="Consolas"/>
            <w:color w:val="F8F8F2"/>
            <w:sz w:val="27"/>
          </w:rPr>
          <w:t xml:space="preserve">    channel: </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0" w:author="Unknown"/>
          <w:rFonts w:ascii="Consolas" w:eastAsia="Times New Roman" w:hAnsi="Consolas" w:cs="Consolas"/>
          <w:color w:val="F8F8F2"/>
          <w:sz w:val="27"/>
        </w:rPr>
      </w:pPr>
      <w:ins w:id="5831" w:author="Unknown">
        <w:r w:rsidRPr="0089304D">
          <w:rPr>
            <w:rFonts w:ascii="Consolas" w:eastAsia="Times New Roman" w:hAnsi="Consolas" w:cs="Consolas"/>
            <w:color w:val="F8F8F2"/>
            <w:sz w:val="27"/>
          </w:rPr>
          <w:lastRenderedPageBreak/>
          <w:t xml:space="preserve">    address: </w:t>
        </w:r>
        <w:r w:rsidRPr="0089304D">
          <w:rPr>
            <w:rFonts w:ascii="Consolas" w:eastAsia="Times New Roman" w:hAnsi="Consolas" w:cs="Consolas"/>
            <w:color w:val="A6E22E"/>
            <w:sz w:val="27"/>
          </w:rPr>
          <w:t>"Mars"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2" w:author="Unknown"/>
          <w:rFonts w:ascii="Consolas" w:eastAsia="Times New Roman" w:hAnsi="Consolas" w:cs="Consolas"/>
          <w:color w:val="F8F8F2"/>
          <w:sz w:val="27"/>
        </w:rPr>
      </w:pPr>
      <w:ins w:id="583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5" w:author="Unknown"/>
          <w:rFonts w:ascii="Consolas" w:eastAsia="Times New Roman" w:hAnsi="Consolas" w:cs="Consolas"/>
          <w:color w:val="F8F8F2"/>
          <w:sz w:val="27"/>
        </w:rPr>
      </w:pPr>
      <w:ins w:id="583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Obj</w:t>
        </w:r>
        <w:r w:rsidRPr="0089304D">
          <w:rPr>
            <w:rFonts w:ascii="Consolas" w:eastAsia="Times New Roman" w:hAnsi="Consolas" w:cs="Consolas"/>
            <w:color w:val="F8F8F2"/>
            <w:sz w:val="27"/>
          </w:rPr>
          <w:t>(givenName){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7" w:author="Unknown"/>
          <w:rFonts w:ascii="Consolas" w:eastAsia="Times New Roman" w:hAnsi="Consolas" w:cs="Consolas"/>
          <w:color w:val="F8F8F2"/>
          <w:sz w:val="27"/>
        </w:rPr>
      </w:pPr>
      <w:ins w:id="583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givenName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39" w:author="Unknown"/>
          <w:rFonts w:ascii="Consolas" w:eastAsia="Times New Roman" w:hAnsi="Consolas" w:cs="Consolas"/>
          <w:color w:val="F8F8F2"/>
          <w:sz w:val="27"/>
        </w:rPr>
      </w:pPr>
      <w:ins w:id="584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2" w:author="Unknown"/>
          <w:rFonts w:ascii="Consolas" w:eastAsia="Times New Roman" w:hAnsi="Consolas" w:cs="Consolas"/>
          <w:color w:val="F8F8F2"/>
          <w:sz w:val="27"/>
        </w:rPr>
      </w:pPr>
      <w:ins w:id="5843" w:author="Unknown">
        <w:r w:rsidRPr="0089304D">
          <w:rPr>
            <w:rFonts w:ascii="Consolas" w:eastAsia="Times New Roman" w:hAnsi="Consolas" w:cs="Consolas"/>
            <w:color w:val="E6DB74"/>
            <w:sz w:val="27"/>
          </w:rPr>
          <w:t>Obj</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getName</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4" w:author="Unknown"/>
          <w:rFonts w:ascii="Consolas" w:eastAsia="Times New Roman" w:hAnsi="Consolas" w:cs="Consolas"/>
          <w:color w:val="F8F8F2"/>
          <w:sz w:val="27"/>
        </w:rPr>
      </w:pPr>
      <w:ins w:id="58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6" w:author="Unknown"/>
          <w:rFonts w:ascii="Consolas" w:eastAsia="Times New Roman" w:hAnsi="Consolas" w:cs="Consolas"/>
          <w:color w:val="F8F8F2"/>
          <w:sz w:val="27"/>
        </w:rPr>
      </w:pPr>
      <w:ins w:id="584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49" w:author="Unknown"/>
          <w:rFonts w:ascii="Consolas" w:eastAsia="Times New Roman" w:hAnsi="Consolas" w:cs="Consolas"/>
          <w:color w:val="F8F8F2"/>
          <w:sz w:val="27"/>
        </w:rPr>
      </w:pPr>
      <w:ins w:id="5850" w:author="Unknown">
        <w:r w:rsidRPr="0089304D">
          <w:rPr>
            <w:rFonts w:ascii="Consolas" w:eastAsia="Times New Roman" w:hAnsi="Consolas" w:cs="Consolas"/>
            <w:color w:val="E6DB74"/>
            <w:sz w:val="27"/>
          </w:rPr>
          <w:t>Obj</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setName</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(newName){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1" w:author="Unknown"/>
          <w:rFonts w:ascii="Consolas" w:eastAsia="Times New Roman" w:hAnsi="Consolas" w:cs="Consolas"/>
          <w:color w:val="F8F8F2"/>
          <w:sz w:val="27"/>
        </w:rPr>
      </w:pPr>
      <w:ins w:id="58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newName;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3" w:author="Unknown"/>
          <w:rFonts w:ascii="Consolas" w:eastAsia="Times New Roman" w:hAnsi="Consolas" w:cs="Consolas"/>
          <w:color w:val="F8F8F2"/>
          <w:sz w:val="27"/>
        </w:rPr>
      </w:pPr>
      <w:ins w:id="585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6" w:author="Unknown"/>
          <w:rFonts w:ascii="Consolas" w:eastAsia="Times New Roman" w:hAnsi="Consolas" w:cs="Consolas"/>
          <w:color w:val="F8F8F2"/>
          <w:sz w:val="27"/>
        </w:rPr>
      </w:pPr>
      <w:ins w:id="585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obj2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Obj</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"Rohan Das"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58" w:author="Unknown"/>
          <w:rFonts w:ascii="Consolas" w:eastAsia="Times New Roman" w:hAnsi="Consolas" w:cs="Consolas"/>
          <w:color w:val="F8F8F2"/>
          <w:sz w:val="27"/>
        </w:rPr>
      </w:pPr>
      <w:ins w:id="58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(obj2);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60" w:author="Unknown"/>
          <w:rFonts w:ascii="Consolas" w:eastAsia="Times New Roman" w:hAnsi="Consolas" w:cs="Consolas"/>
          <w:color w:val="F8F8F2"/>
          <w:sz w:val="27"/>
          <w:szCs w:val="27"/>
        </w:rPr>
      </w:pPr>
      <w:ins w:id="586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Notes App with Title - Exercise 3: Solution | JavaScript Tutorial In Hindi #29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w:t>
      </w:r>
      <w:r w:rsidRPr="0089304D">
        <w:rPr>
          <w:rFonts w:ascii="Segoe UI" w:eastAsia="Times New Roman" w:hAnsi="Segoe UI" w:cs="Segoe UI"/>
          <w:b/>
          <w:bCs/>
          <w:i/>
          <w:iCs/>
          <w:color w:val="000000"/>
          <w:sz w:val="27"/>
        </w:rPr>
        <w:t>Exercise 3 i.e. Improving the Magic Notes Website</w:t>
      </w:r>
      <w:r w:rsidRPr="0089304D">
        <w:rPr>
          <w:rFonts w:ascii="Segoe UI" w:eastAsia="Times New Roman" w:hAnsi="Segoe UI" w:cs="Segoe UI"/>
          <w:color w:val="000000"/>
          <w:sz w:val="27"/>
          <w:szCs w:val="27"/>
        </w:rPr>
        <w:t>.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Before working on this exercise, make sure you have watched the </w:t>
      </w:r>
      <w:hyperlink r:id="rId45" w:history="1">
        <w:r w:rsidRPr="0089304D">
          <w:rPr>
            <w:rFonts w:ascii="Segoe UI" w:eastAsia="Times New Roman" w:hAnsi="Segoe UI" w:cs="Segoe UI"/>
            <w:b/>
            <w:bCs/>
            <w:i/>
            <w:iCs/>
            <w:color w:val="0000FF"/>
            <w:sz w:val="27"/>
            <w:u w:val="single"/>
          </w:rPr>
          <w:t>tutorial#22</w:t>
        </w:r>
      </w:hyperlink>
      <w:r w:rsidRPr="0089304D">
        <w:rPr>
          <w:rFonts w:ascii="Segoe UI" w:eastAsia="Times New Roman" w:hAnsi="Segoe UI" w:cs="Segoe UI"/>
          <w:color w:val="000000"/>
          <w:sz w:val="27"/>
          <w:szCs w:val="27"/>
        </w:rPr>
        <w:t>, in which we build a note-taking website using pure JavaScript. In this exercise, you have to edit that website so that each note has a title.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862" w:author="Unknown"/>
          <w:rFonts w:ascii="Segoe UI" w:eastAsia="Times New Roman" w:hAnsi="Segoe UI" w:cs="Segoe UI"/>
          <w:b/>
          <w:bCs/>
          <w:color w:val="000000"/>
          <w:sz w:val="24"/>
          <w:szCs w:val="24"/>
        </w:rPr>
      </w:pPr>
      <w:ins w:id="5863" w:author="Unknown">
        <w:r w:rsidRPr="0089304D">
          <w:rPr>
            <w:rFonts w:ascii="Segoe UI" w:eastAsia="Times New Roman" w:hAnsi="Segoe UI" w:cs="Segoe UI"/>
            <w:b/>
            <w:bCs/>
            <w:color w:val="000000"/>
            <w:sz w:val="24"/>
            <w:szCs w:val="24"/>
          </w:rPr>
          <w:t>Task:-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864" w:author="Unknown"/>
          <w:rFonts w:ascii="Segoe UI" w:eastAsia="Times New Roman" w:hAnsi="Segoe UI" w:cs="Segoe UI"/>
          <w:color w:val="000000"/>
          <w:sz w:val="27"/>
          <w:szCs w:val="27"/>
        </w:rPr>
      </w:pPr>
      <w:ins w:id="5865" w:author="Unknown">
        <w:r w:rsidRPr="0089304D">
          <w:rPr>
            <w:rFonts w:ascii="Segoe UI" w:eastAsia="Times New Roman" w:hAnsi="Segoe UI" w:cs="Segoe UI"/>
            <w:color w:val="000000"/>
            <w:sz w:val="27"/>
            <w:szCs w:val="27"/>
          </w:rPr>
          <w:t>The task you have to do is </w:t>
        </w:r>
        <w:r w:rsidRPr="0089304D">
          <w:rPr>
            <w:rFonts w:ascii="Segoe UI" w:eastAsia="Times New Roman" w:hAnsi="Segoe UI" w:cs="Segoe UI"/>
            <w:b/>
            <w:bCs/>
            <w:i/>
            <w:iCs/>
            <w:color w:val="000000"/>
            <w:sz w:val="27"/>
          </w:rPr>
          <w:t>“Improving Magic Notes Website”</w:t>
        </w:r>
        <w:r w:rsidRPr="0089304D">
          <w:rPr>
            <w:rFonts w:ascii="Segoe UI" w:eastAsia="Times New Roman" w:hAnsi="Segoe UI" w:cs="Segoe UI"/>
            <w:color w:val="000000"/>
            <w:sz w:val="27"/>
            <w:szCs w:val="27"/>
          </w:rPr>
          <w:t>. For this, add a title option in the “Add a Note” section. So that when the user adds the note, each note has a title.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866" w:author="Unknown"/>
          <w:rFonts w:ascii="Segoe UI" w:eastAsia="Times New Roman" w:hAnsi="Segoe UI" w:cs="Segoe UI"/>
          <w:color w:val="000000"/>
          <w:sz w:val="27"/>
          <w:szCs w:val="27"/>
        </w:rPr>
      </w:pPr>
      <w:ins w:id="5867" w:author="Unknown">
        <w:r w:rsidRPr="0089304D">
          <w:rPr>
            <w:rFonts w:ascii="Segoe UI" w:eastAsia="Times New Roman" w:hAnsi="Segoe UI" w:cs="Segoe UI"/>
            <w:color w:val="000000"/>
            <w:sz w:val="27"/>
            <w:szCs w:val="27"/>
          </w:rPr>
          <w:t> This tutorial is a part of the JavaScript Tutorials for Beginners series. If you have not accessed this series, click on the link below:</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868" w:author="Unknown"/>
          <w:rFonts w:ascii="Segoe UI" w:eastAsia="Times New Roman" w:hAnsi="Segoe UI" w:cs="Segoe UI"/>
          <w:color w:val="000000"/>
          <w:sz w:val="27"/>
          <w:szCs w:val="27"/>
        </w:rPr>
      </w:pPr>
      <w:ins w:id="5869" w:author="Unknown">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"https://codewithharry.com/videos/javascript-tutorials-in-hindi-1" \t "_blank"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b/>
            <w:bCs/>
            <w:i/>
            <w:iCs/>
            <w:color w:val="000000"/>
            <w:sz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5870" w:author="Unknown"/>
          <w:rFonts w:ascii="Segoe UI" w:eastAsia="Times New Roman" w:hAnsi="Segoe UI" w:cs="Segoe UI"/>
          <w:color w:val="000000"/>
          <w:sz w:val="27"/>
          <w:szCs w:val="27"/>
        </w:rPr>
      </w:pPr>
      <w:ins w:id="5871" w:author="Unknown">
        <w:r w:rsidRPr="0089304D">
          <w:rPr>
            <w:rFonts w:ascii="Segoe UI" w:eastAsia="Times New Roman" w:hAnsi="Segoe UI" w:cs="Segoe UI"/>
            <w:color w:val="000000"/>
            <w:sz w:val="27"/>
            <w:szCs w:val="27"/>
          </w:rPr>
          <w:t>If you like my work, then keep supporting and stay up to date with</w:t>
        </w:r>
        <w:r w:rsidRPr="0089304D">
          <w:rPr>
            <w:rFonts w:ascii="Segoe UI" w:eastAsia="Times New Roman" w:hAnsi="Segoe UI" w:cs="Segoe UI"/>
            <w:b/>
            <w:bCs/>
            <w:i/>
            <w:iCs/>
            <w:color w:val="000000"/>
            <w:sz w:val="27"/>
          </w:rPr>
          <w:t> </w:t>
        </w:r>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"http://www.codewithharry.com./" \t "_blank"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codewithharry</w:t>
        </w:r>
        <w:r w:rsidRPr="0089304D">
          <w:rPr>
            <w:rFonts w:ascii="Segoe UI" w:eastAsia="Times New Roman" w:hAnsi="Segoe UI" w:cs="Segoe UI"/>
            <w:b/>
            <w:bCs/>
            <w:i/>
            <w:iCs/>
            <w:color w:val="000000"/>
            <w:sz w:val="27"/>
          </w:rPr>
          <w:fldChar w:fldCharType="end"/>
        </w:r>
        <w:r w:rsidRPr="0089304D">
          <w:rPr>
            <w:rFonts w:ascii="Segoe UI" w:eastAsia="Times New Roman" w:hAnsi="Segoe UI" w:cs="Segoe UI"/>
            <w:b/>
            <w:bCs/>
            <w:i/>
            <w:iCs/>
            <w:color w:val="000000"/>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5872" w:author="Unknown"/>
          <w:rFonts w:ascii="Segoe UI" w:eastAsia="Times New Roman" w:hAnsi="Segoe UI" w:cs="Segoe UI"/>
          <w:b/>
          <w:bCs/>
          <w:color w:val="000000"/>
          <w:sz w:val="24"/>
          <w:szCs w:val="24"/>
        </w:rPr>
      </w:pPr>
      <w:ins w:id="5873"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74" w:author="Unknown"/>
          <w:rFonts w:ascii="Consolas" w:eastAsia="Times New Roman" w:hAnsi="Consolas" w:cs="Consolas"/>
          <w:color w:val="F8F8F2"/>
          <w:sz w:val="27"/>
        </w:rPr>
      </w:pPr>
      <w:ins w:id="5875"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76" w:author="Unknown"/>
          <w:rFonts w:ascii="Consolas" w:eastAsia="Times New Roman" w:hAnsi="Consolas" w:cs="Consolas"/>
          <w:color w:val="F8F8F2"/>
          <w:sz w:val="27"/>
        </w:rPr>
      </w:pPr>
      <w:ins w:id="587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79" w:author="Unknown"/>
          <w:rFonts w:ascii="Consolas" w:eastAsia="Times New Roman" w:hAnsi="Consolas" w:cs="Consolas"/>
          <w:color w:val="F8F8F2"/>
          <w:sz w:val="27"/>
        </w:rPr>
      </w:pPr>
      <w:ins w:id="588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81" w:author="Unknown"/>
          <w:rFonts w:ascii="Consolas" w:eastAsia="Times New Roman" w:hAnsi="Consolas" w:cs="Consolas"/>
          <w:color w:val="F8F8F2"/>
          <w:sz w:val="27"/>
        </w:rPr>
      </w:pPr>
      <w:ins w:id="58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83" w:author="Unknown"/>
          <w:rFonts w:ascii="Consolas" w:eastAsia="Times New Roman" w:hAnsi="Consolas" w:cs="Consolas"/>
          <w:color w:val="F8F8F2"/>
          <w:sz w:val="27"/>
        </w:rPr>
      </w:pPr>
      <w:ins w:id="58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85" w:author="Unknown"/>
          <w:rFonts w:ascii="Consolas" w:eastAsia="Times New Roman" w:hAnsi="Consolas" w:cs="Consolas"/>
          <w:color w:val="F8F8F2"/>
          <w:sz w:val="27"/>
        </w:rPr>
      </w:pPr>
      <w:ins w:id="58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87" w:author="Unknown"/>
          <w:rFonts w:ascii="Consolas" w:eastAsia="Times New Roman" w:hAnsi="Consolas" w:cs="Consolas"/>
          <w:color w:val="F8F8F2"/>
          <w:sz w:val="27"/>
        </w:rPr>
      </w:pPr>
      <w:ins w:id="58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&gt;Notes App&lt;/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89" w:author="Unknown"/>
          <w:rFonts w:ascii="Consolas" w:eastAsia="Times New Roman" w:hAnsi="Consolas" w:cs="Consolas"/>
          <w:color w:val="F92672"/>
          <w:sz w:val="27"/>
        </w:rPr>
      </w:pPr>
      <w:ins w:id="58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1" w:author="Unknown"/>
          <w:rFonts w:ascii="Consolas" w:eastAsia="Times New Roman" w:hAnsi="Consolas" w:cs="Consolas"/>
          <w:color w:val="F8F8F2"/>
          <w:sz w:val="27"/>
        </w:rPr>
      </w:pPr>
      <w:ins w:id="589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3" w:author="Unknown"/>
          <w:rFonts w:ascii="Consolas" w:eastAsia="Times New Roman" w:hAnsi="Consolas" w:cs="Consolas"/>
          <w:color w:val="F8F8F2"/>
          <w:sz w:val="27"/>
        </w:rPr>
      </w:pPr>
      <w:ins w:id="589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6" w:author="Unknown"/>
          <w:rFonts w:ascii="Consolas" w:eastAsia="Times New Roman" w:hAnsi="Consolas" w:cs="Consolas"/>
          <w:color w:val="F8F8F2"/>
          <w:sz w:val="27"/>
        </w:rPr>
      </w:pPr>
      <w:ins w:id="5897"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899" w:author="Unknown"/>
          <w:rFonts w:ascii="Consolas" w:eastAsia="Times New Roman" w:hAnsi="Consolas" w:cs="Consolas"/>
          <w:color w:val="F8F8F2"/>
          <w:sz w:val="27"/>
        </w:rPr>
      </w:pPr>
      <w:ins w:id="59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nav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 navbar-expand-lg navbar-dark bg-dark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01" w:author="Unknown"/>
          <w:rFonts w:ascii="Consolas" w:eastAsia="Times New Roman" w:hAnsi="Consolas" w:cs="Consolas"/>
          <w:color w:val="F8F8F2"/>
          <w:sz w:val="27"/>
        </w:rPr>
      </w:pPr>
      <w:ins w:id="59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navbar-brand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"&gt;Magic Notes&lt;/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03" w:author="Unknown"/>
          <w:rFonts w:ascii="Consolas" w:eastAsia="Times New Roman" w:hAnsi="Consolas" w:cs="Consolas"/>
          <w:color w:val="F92672"/>
          <w:sz w:val="27"/>
        </w:rPr>
      </w:pPr>
      <w:ins w:id="59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data-toggle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data-target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05" w:author="Unknown"/>
          <w:rFonts w:ascii="Consolas" w:eastAsia="Times New Roman" w:hAnsi="Consolas" w:cs="Consolas"/>
          <w:color w:val="F8F8F2"/>
          <w:sz w:val="27"/>
        </w:rPr>
      </w:pPr>
      <w:ins w:id="590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aria-controls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aria-expanded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false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Toggle navigation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07" w:author="Unknown"/>
          <w:rFonts w:ascii="Consolas" w:eastAsia="Times New Roman" w:hAnsi="Consolas" w:cs="Consolas"/>
          <w:color w:val="F8F8F2"/>
          <w:sz w:val="27"/>
        </w:rPr>
      </w:pPr>
      <w:ins w:id="59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navbar-toggler-icon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09" w:author="Unknown"/>
          <w:rFonts w:ascii="Consolas" w:eastAsia="Times New Roman" w:hAnsi="Consolas" w:cs="Consolas"/>
          <w:color w:val="F8F8F2"/>
          <w:sz w:val="27"/>
        </w:rPr>
      </w:pPr>
      <w:ins w:id="59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2" w:author="Unknown"/>
          <w:rFonts w:ascii="Consolas" w:eastAsia="Times New Roman" w:hAnsi="Consolas" w:cs="Consolas"/>
          <w:color w:val="F8F8F2"/>
          <w:sz w:val="27"/>
        </w:rPr>
      </w:pPr>
      <w:ins w:id="59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 navbar-collapse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4" w:author="Unknown"/>
          <w:rFonts w:ascii="Consolas" w:eastAsia="Times New Roman" w:hAnsi="Consolas" w:cs="Consolas"/>
          <w:color w:val="F8F8F2"/>
          <w:sz w:val="27"/>
        </w:rPr>
      </w:pPr>
      <w:ins w:id="59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navbar-nav mr-auto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6" w:author="Unknown"/>
          <w:rFonts w:ascii="Consolas" w:eastAsia="Times New Roman" w:hAnsi="Consolas" w:cs="Consolas"/>
          <w:color w:val="F8F8F2"/>
          <w:sz w:val="27"/>
        </w:rPr>
      </w:pPr>
      <w:ins w:id="59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 active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18" w:author="Unknown"/>
          <w:rFonts w:ascii="Consolas" w:eastAsia="Times New Roman" w:hAnsi="Consolas" w:cs="Consolas"/>
          <w:color w:val="F8F8F2"/>
          <w:sz w:val="27"/>
        </w:rPr>
      </w:pPr>
      <w:ins w:id="59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"&gt;Home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sr-only</w:t>
        </w:r>
        <w:r w:rsidRPr="0089304D">
          <w:rPr>
            <w:rFonts w:ascii="Consolas" w:eastAsia="Times New Roman" w:hAnsi="Consolas" w:cs="Consolas"/>
            <w:color w:val="F8F8F2"/>
            <w:sz w:val="27"/>
          </w:rPr>
          <w:t>"&gt;(current)&lt;/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0" w:author="Unknown"/>
          <w:rFonts w:ascii="Consolas" w:eastAsia="Times New Roman" w:hAnsi="Consolas" w:cs="Consolas"/>
          <w:color w:val="F8F8F2"/>
          <w:sz w:val="27"/>
        </w:rPr>
      </w:pPr>
      <w:ins w:id="59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3" w:author="Unknown"/>
          <w:rFonts w:ascii="Consolas" w:eastAsia="Times New Roman" w:hAnsi="Consolas" w:cs="Consolas"/>
          <w:color w:val="F8F8F2"/>
          <w:sz w:val="27"/>
        </w:rPr>
      </w:pPr>
      <w:ins w:id="59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5" w:author="Unknown"/>
          <w:rFonts w:ascii="Consolas" w:eastAsia="Times New Roman" w:hAnsi="Consolas" w:cs="Consolas"/>
          <w:color w:val="F8F8F2"/>
          <w:sz w:val="27"/>
        </w:rPr>
      </w:pPr>
      <w:ins w:id="59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form-inline my-2 my-lg-0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7" w:author="Unknown"/>
          <w:rFonts w:ascii="Consolas" w:eastAsia="Times New Roman" w:hAnsi="Consolas" w:cs="Consolas"/>
          <w:color w:val="F92672"/>
          <w:sz w:val="27"/>
        </w:rPr>
      </w:pPr>
      <w:ins w:id="59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 mr-sm-2</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searchTxt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29" w:author="Unknown"/>
          <w:rFonts w:ascii="Consolas" w:eastAsia="Times New Roman" w:hAnsi="Consolas" w:cs="Consolas"/>
          <w:color w:val="F8F8F2"/>
          <w:sz w:val="27"/>
        </w:rPr>
      </w:pPr>
      <w:ins w:id="593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1" w:author="Unknown"/>
          <w:rFonts w:ascii="Consolas" w:eastAsia="Times New Roman" w:hAnsi="Consolas" w:cs="Consolas"/>
          <w:color w:val="F8F8F2"/>
          <w:sz w:val="27"/>
        </w:rPr>
      </w:pPr>
      <w:ins w:id="59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btn-outline-success my-2 my-sm-0</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"&gt;Search&lt;/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3" w:author="Unknown"/>
          <w:rFonts w:ascii="Consolas" w:eastAsia="Times New Roman" w:hAnsi="Consolas" w:cs="Consolas"/>
          <w:color w:val="F8F8F2"/>
          <w:sz w:val="27"/>
        </w:rPr>
      </w:pPr>
      <w:ins w:id="59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5" w:author="Unknown"/>
          <w:rFonts w:ascii="Consolas" w:eastAsia="Times New Roman" w:hAnsi="Consolas" w:cs="Consolas"/>
          <w:color w:val="F8F8F2"/>
          <w:sz w:val="27"/>
        </w:rPr>
      </w:pPr>
      <w:ins w:id="59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7" w:author="Unknown"/>
          <w:rFonts w:ascii="Consolas" w:eastAsia="Times New Roman" w:hAnsi="Consolas" w:cs="Consolas"/>
          <w:color w:val="F8F8F2"/>
          <w:sz w:val="27"/>
        </w:rPr>
      </w:pPr>
      <w:ins w:id="59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nav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3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1" w:author="Unknown"/>
          <w:rFonts w:ascii="Consolas" w:eastAsia="Times New Roman" w:hAnsi="Consolas" w:cs="Consolas"/>
          <w:color w:val="F8F8F2"/>
          <w:sz w:val="27"/>
        </w:rPr>
      </w:pPr>
      <w:ins w:id="59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3" w:author="Unknown"/>
          <w:rFonts w:ascii="Consolas" w:eastAsia="Times New Roman" w:hAnsi="Consolas" w:cs="Consolas"/>
          <w:color w:val="F8F8F2"/>
          <w:sz w:val="27"/>
        </w:rPr>
      </w:pPr>
      <w:ins w:id="59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&gt;Welcome To Magic Notes&lt;/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5" w:author="Unknown"/>
          <w:rFonts w:ascii="Consolas" w:eastAsia="Times New Roman" w:hAnsi="Consolas" w:cs="Consolas"/>
          <w:color w:val="F8F8F2"/>
          <w:sz w:val="27"/>
        </w:rPr>
      </w:pPr>
      <w:ins w:id="59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7" w:author="Unknown"/>
          <w:rFonts w:ascii="Consolas" w:eastAsia="Times New Roman" w:hAnsi="Consolas" w:cs="Consolas"/>
          <w:color w:val="F8F8F2"/>
          <w:sz w:val="27"/>
        </w:rPr>
      </w:pPr>
      <w:ins w:id="59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49" w:author="Unknown"/>
          <w:rFonts w:ascii="Consolas" w:eastAsia="Times New Roman" w:hAnsi="Consolas" w:cs="Consolas"/>
          <w:color w:val="F8F8F2"/>
          <w:sz w:val="27"/>
        </w:rPr>
      </w:pPr>
      <w:ins w:id="59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1" w:author="Unknown"/>
          <w:rFonts w:ascii="Consolas" w:eastAsia="Times New Roman" w:hAnsi="Consolas" w:cs="Consolas"/>
          <w:color w:val="F8F8F2"/>
          <w:sz w:val="27"/>
        </w:rPr>
      </w:pPr>
      <w:ins w:id="59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h5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card-title</w:t>
        </w:r>
        <w:r w:rsidRPr="0089304D">
          <w:rPr>
            <w:rFonts w:ascii="Consolas" w:eastAsia="Times New Roman" w:hAnsi="Consolas" w:cs="Consolas"/>
            <w:color w:val="F8F8F2"/>
            <w:sz w:val="27"/>
          </w:rPr>
          <w:t>"&gt;Add title&lt;/</w:t>
        </w:r>
        <w:r w:rsidRPr="0089304D">
          <w:rPr>
            <w:rFonts w:ascii="Consolas" w:eastAsia="Times New Roman" w:hAnsi="Consolas" w:cs="Consolas"/>
            <w:color w:val="F92672"/>
            <w:sz w:val="27"/>
          </w:rPr>
          <w:t>h5</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3" w:author="Unknown"/>
          <w:rFonts w:ascii="Consolas" w:eastAsia="Times New Roman" w:hAnsi="Consolas" w:cs="Consolas"/>
          <w:color w:val="F92672"/>
          <w:sz w:val="27"/>
        </w:rPr>
      </w:pPr>
      <w:ins w:id="59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addTitle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aria-describedby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title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5" w:author="Unknown"/>
          <w:rFonts w:ascii="Consolas" w:eastAsia="Times New Roman" w:hAnsi="Consolas" w:cs="Consolas"/>
          <w:color w:val="F8F8F2"/>
          <w:sz w:val="27"/>
        </w:rPr>
      </w:pPr>
      <w:ins w:id="595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Enter 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7" w:author="Unknown"/>
          <w:rFonts w:ascii="Consolas" w:eastAsia="Times New Roman" w:hAnsi="Consolas" w:cs="Consolas"/>
          <w:color w:val="F8F8F2"/>
          <w:sz w:val="27"/>
        </w:rPr>
      </w:pPr>
      <w:ins w:id="59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59" w:author="Unknown"/>
          <w:rFonts w:ascii="Consolas" w:eastAsia="Times New Roman" w:hAnsi="Consolas" w:cs="Consolas"/>
          <w:color w:val="F8F8F2"/>
          <w:sz w:val="27"/>
        </w:rPr>
      </w:pPr>
      <w:ins w:id="59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h5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card-title</w:t>
        </w:r>
        <w:r w:rsidRPr="0089304D">
          <w:rPr>
            <w:rFonts w:ascii="Consolas" w:eastAsia="Times New Roman" w:hAnsi="Consolas" w:cs="Consolas"/>
            <w:color w:val="F8F8F2"/>
            <w:sz w:val="27"/>
          </w:rPr>
          <w:t>"&gt;Add a note&lt;/</w:t>
        </w:r>
        <w:r w:rsidRPr="0089304D">
          <w:rPr>
            <w:rFonts w:ascii="Consolas" w:eastAsia="Times New Roman" w:hAnsi="Consolas" w:cs="Consolas"/>
            <w:color w:val="F92672"/>
            <w:sz w:val="27"/>
          </w:rPr>
          <w:t>h5</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61" w:author="Unknown"/>
          <w:rFonts w:ascii="Consolas" w:eastAsia="Times New Roman" w:hAnsi="Consolas" w:cs="Consolas"/>
          <w:color w:val="F8F8F2"/>
          <w:sz w:val="27"/>
        </w:rPr>
      </w:pPr>
      <w:ins w:id="59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63" w:author="Unknown"/>
          <w:rFonts w:ascii="Consolas" w:eastAsia="Times New Roman" w:hAnsi="Consolas" w:cs="Consolas"/>
          <w:color w:val="F8F8F2"/>
          <w:sz w:val="27"/>
        </w:rPr>
      </w:pPr>
      <w:ins w:id="59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textarea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addTxt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rows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3</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textarea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65" w:author="Unknown"/>
          <w:rFonts w:ascii="Consolas" w:eastAsia="Times New Roman" w:hAnsi="Consolas" w:cs="Consolas"/>
          <w:color w:val="F8F8F2"/>
          <w:sz w:val="27"/>
        </w:rPr>
      </w:pPr>
      <w:ins w:id="59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67" w:author="Unknown"/>
          <w:rFonts w:ascii="Consolas" w:eastAsia="Times New Roman" w:hAnsi="Consolas" w:cs="Consolas"/>
          <w:color w:val="F8F8F2"/>
          <w:sz w:val="27"/>
        </w:rPr>
      </w:pPr>
      <w:ins w:id="59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addBtn</w:t>
        </w:r>
        <w:r w:rsidRPr="0089304D">
          <w:rPr>
            <w:rFonts w:ascii="Consolas" w:eastAsia="Times New Roman" w:hAnsi="Consolas" w:cs="Consolas"/>
            <w:color w:val="F8F8F2"/>
            <w:sz w:val="27"/>
          </w:rPr>
          <w:t>"&gt;Add Note&lt;/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69" w:author="Unknown"/>
          <w:rFonts w:ascii="Consolas" w:eastAsia="Times New Roman" w:hAnsi="Consolas" w:cs="Consolas"/>
          <w:color w:val="F8F8F2"/>
          <w:sz w:val="27"/>
        </w:rPr>
      </w:pPr>
      <w:ins w:id="59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1" w:author="Unknown"/>
          <w:rFonts w:ascii="Consolas" w:eastAsia="Times New Roman" w:hAnsi="Consolas" w:cs="Consolas"/>
          <w:color w:val="F8F8F2"/>
          <w:sz w:val="27"/>
        </w:rPr>
      </w:pPr>
      <w:ins w:id="59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3" w:author="Unknown"/>
          <w:rFonts w:ascii="Consolas" w:eastAsia="Times New Roman" w:hAnsi="Consolas" w:cs="Consolas"/>
          <w:color w:val="F8F8F2"/>
          <w:sz w:val="27"/>
        </w:rPr>
      </w:pPr>
      <w:ins w:id="59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5" w:author="Unknown"/>
          <w:rFonts w:ascii="Consolas" w:eastAsia="Times New Roman" w:hAnsi="Consolas" w:cs="Consolas"/>
          <w:color w:val="F8F8F2"/>
          <w:sz w:val="27"/>
        </w:rPr>
      </w:pPr>
      <w:ins w:id="59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&gt;Your Notes&lt;/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7" w:author="Unknown"/>
          <w:rFonts w:ascii="Consolas" w:eastAsia="Times New Roman" w:hAnsi="Consolas" w:cs="Consolas"/>
          <w:color w:val="F8F8F2"/>
          <w:sz w:val="27"/>
        </w:rPr>
      </w:pPr>
      <w:ins w:id="59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79" w:author="Unknown"/>
          <w:rFonts w:ascii="Consolas" w:eastAsia="Times New Roman" w:hAnsi="Consolas" w:cs="Consolas"/>
          <w:color w:val="F8F8F2"/>
          <w:sz w:val="27"/>
        </w:rPr>
      </w:pPr>
      <w:ins w:id="59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notes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row container-fluid</w:t>
        </w:r>
        <w:r w:rsidRPr="0089304D">
          <w:rPr>
            <w:rFonts w:ascii="Consolas" w:eastAsia="Times New Roman" w:hAnsi="Consolas" w:cs="Consolas"/>
            <w:color w:val="F8F8F2"/>
            <w:sz w:val="27"/>
          </w:rPr>
          <w:t>"&gt;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81" w:author="Unknown"/>
          <w:rFonts w:ascii="Consolas" w:eastAsia="Times New Roman" w:hAnsi="Consolas" w:cs="Consolas"/>
          <w:color w:val="F8F8F2"/>
          <w:sz w:val="27"/>
        </w:rPr>
      </w:pPr>
      <w:ins w:id="59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8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84" w:author="Unknown"/>
          <w:rFonts w:ascii="Consolas" w:eastAsia="Times New Roman" w:hAnsi="Consolas" w:cs="Consolas"/>
          <w:color w:val="F92672"/>
          <w:sz w:val="27"/>
        </w:rPr>
      </w:pPr>
      <w:ins w:id="59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86" w:author="Unknown"/>
          <w:rFonts w:ascii="Consolas" w:eastAsia="Times New Roman" w:hAnsi="Consolas" w:cs="Consolas"/>
          <w:color w:val="F92672"/>
          <w:sz w:val="27"/>
        </w:rPr>
      </w:pPr>
      <w:ins w:id="5987" w:author="Unknown">
        <w:r w:rsidRPr="0089304D">
          <w:rPr>
            <w:rFonts w:ascii="Consolas" w:eastAsia="Times New Roman" w:hAnsi="Consolas" w:cs="Consolas"/>
            <w:color w:val="F92672"/>
            <w:sz w:val="27"/>
          </w:rPr>
          <w:lastRenderedPageBreak/>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88" w:author="Unknown"/>
          <w:rFonts w:ascii="Consolas" w:eastAsia="Times New Roman" w:hAnsi="Consolas" w:cs="Consolas"/>
          <w:color w:val="F8F8F2"/>
          <w:sz w:val="27"/>
        </w:rPr>
      </w:pPr>
      <w:ins w:id="598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0" w:author="Unknown"/>
          <w:rFonts w:ascii="Consolas" w:eastAsia="Times New Roman" w:hAnsi="Consolas" w:cs="Consolas"/>
          <w:color w:val="F92672"/>
          <w:sz w:val="27"/>
        </w:rPr>
      </w:pPr>
      <w:ins w:id="59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2" w:author="Unknown"/>
          <w:rFonts w:ascii="Consolas" w:eastAsia="Times New Roman" w:hAnsi="Consolas" w:cs="Consolas"/>
          <w:color w:val="F92672"/>
          <w:sz w:val="27"/>
        </w:rPr>
      </w:pPr>
      <w:ins w:id="599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4" w:author="Unknown"/>
          <w:rFonts w:ascii="Consolas" w:eastAsia="Times New Roman" w:hAnsi="Consolas" w:cs="Consolas"/>
          <w:color w:val="F8F8F2"/>
          <w:sz w:val="27"/>
        </w:rPr>
      </w:pPr>
      <w:ins w:id="599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6" w:author="Unknown"/>
          <w:rFonts w:ascii="Consolas" w:eastAsia="Times New Roman" w:hAnsi="Consolas" w:cs="Consolas"/>
          <w:color w:val="F92672"/>
          <w:sz w:val="27"/>
        </w:rPr>
      </w:pPr>
      <w:ins w:id="59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5998" w:author="Unknown"/>
          <w:rFonts w:ascii="Consolas" w:eastAsia="Times New Roman" w:hAnsi="Consolas" w:cs="Consolas"/>
          <w:color w:val="F92672"/>
          <w:sz w:val="27"/>
        </w:rPr>
      </w:pPr>
      <w:ins w:id="599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00" w:author="Unknown"/>
          <w:rFonts w:ascii="Consolas" w:eastAsia="Times New Roman" w:hAnsi="Consolas" w:cs="Consolas"/>
          <w:color w:val="F8F8F2"/>
          <w:sz w:val="27"/>
        </w:rPr>
      </w:pPr>
      <w:ins w:id="600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02" w:author="Unknown"/>
          <w:rFonts w:ascii="Consolas" w:eastAsia="Times New Roman" w:hAnsi="Consolas" w:cs="Consolas"/>
          <w:color w:val="F8F8F2"/>
          <w:sz w:val="27"/>
        </w:rPr>
      </w:pPr>
      <w:ins w:id="60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js/app.js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04" w:author="Unknown"/>
          <w:rFonts w:ascii="Consolas" w:eastAsia="Times New Roman" w:hAnsi="Consolas" w:cs="Consolas"/>
          <w:color w:val="F8F8F2"/>
          <w:sz w:val="27"/>
        </w:rPr>
      </w:pPr>
      <w:ins w:id="600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07" w:author="Unknown"/>
          <w:rFonts w:ascii="Consolas" w:eastAsia="Times New Roman" w:hAnsi="Consolas" w:cs="Consolas"/>
          <w:color w:val="F8F8F2"/>
          <w:sz w:val="27"/>
        </w:rPr>
      </w:pPr>
      <w:ins w:id="600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009" w:author="Unknown"/>
          <w:rFonts w:ascii="Segoe UI" w:eastAsia="Times New Roman" w:hAnsi="Segoe UI" w:cs="Segoe UI"/>
          <w:color w:val="000000"/>
          <w:sz w:val="27"/>
          <w:szCs w:val="27"/>
        </w:rPr>
      </w:pPr>
      <w:ins w:id="601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011" w:author="Unknown"/>
          <w:rFonts w:ascii="Segoe UI" w:eastAsia="Times New Roman" w:hAnsi="Segoe UI" w:cs="Segoe UI"/>
          <w:b/>
          <w:bCs/>
          <w:color w:val="000000"/>
          <w:sz w:val="24"/>
          <w:szCs w:val="24"/>
        </w:rPr>
      </w:pPr>
      <w:ins w:id="6012"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13" w:author="Unknown"/>
          <w:rFonts w:ascii="Consolas" w:eastAsia="Times New Roman" w:hAnsi="Consolas" w:cs="Consolas"/>
          <w:color w:val="F8F8F2"/>
          <w:sz w:val="27"/>
        </w:rPr>
      </w:pPr>
      <w:ins w:id="601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"Welcome to notes app. This is app.js"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15" w:author="Unknown"/>
          <w:rFonts w:ascii="Consolas" w:eastAsia="Times New Roman" w:hAnsi="Consolas" w:cs="Consolas"/>
          <w:color w:val="F8F8F2"/>
          <w:sz w:val="27"/>
        </w:rPr>
      </w:pPr>
      <w:ins w:id="6016" w:author="Unknown">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18" w:author="Unknown"/>
          <w:rFonts w:ascii="Consolas" w:eastAsia="Times New Roman" w:hAnsi="Consolas" w:cs="Consolas"/>
          <w:color w:val="F8F8F2"/>
          <w:sz w:val="27"/>
        </w:rPr>
      </w:pPr>
      <w:ins w:id="6019" w:author="Unknown">
        <w:r w:rsidRPr="0089304D">
          <w:rPr>
            <w:rFonts w:ascii="Consolas" w:eastAsia="Times New Roman" w:hAnsi="Consolas" w:cs="Consolas"/>
            <w:color w:val="8292A2"/>
            <w:sz w:val="27"/>
          </w:rPr>
          <w:t>// If user adds a note, add it to the localStorage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20" w:author="Unknown"/>
          <w:rFonts w:ascii="Consolas" w:eastAsia="Times New Roman" w:hAnsi="Consolas" w:cs="Consolas"/>
          <w:color w:val="F8F8F2"/>
          <w:sz w:val="27"/>
        </w:rPr>
      </w:pPr>
      <w:ins w:id="602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addBtn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"addBtn"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22" w:author="Unknown"/>
          <w:rFonts w:ascii="Consolas" w:eastAsia="Times New Roman" w:hAnsi="Consolas" w:cs="Consolas"/>
          <w:color w:val="F8F8F2"/>
          <w:sz w:val="27"/>
        </w:rPr>
      </w:pPr>
      <w:ins w:id="6023" w:author="Unknown">
        <w:r w:rsidRPr="0089304D">
          <w:rPr>
            <w:rFonts w:ascii="Consolas" w:eastAsia="Times New Roman" w:hAnsi="Consolas" w:cs="Consolas"/>
            <w:color w:val="F8F8F2"/>
            <w:sz w:val="27"/>
          </w:rPr>
          <w:lastRenderedPageBreak/>
          <w:t>addBtn.</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24" w:author="Unknown"/>
          <w:rFonts w:ascii="Consolas" w:eastAsia="Times New Roman" w:hAnsi="Consolas" w:cs="Consolas"/>
          <w:color w:val="F8F8F2"/>
          <w:sz w:val="27"/>
        </w:rPr>
      </w:pPr>
      <w:ins w:id="60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addTxt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"addTxt"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26" w:author="Unknown"/>
          <w:rFonts w:ascii="Consolas" w:eastAsia="Times New Roman" w:hAnsi="Consolas" w:cs="Consolas"/>
          <w:color w:val="F8F8F2"/>
          <w:sz w:val="27"/>
        </w:rPr>
      </w:pPr>
      <w:ins w:id="602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addTitle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"addTitle"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28" w:author="Unknown"/>
          <w:rFonts w:ascii="Consolas" w:eastAsia="Times New Roman" w:hAnsi="Consolas" w:cs="Consolas"/>
          <w:color w:val="F8F8F2"/>
          <w:sz w:val="27"/>
        </w:rPr>
      </w:pPr>
      <w:ins w:id="602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0" w:author="Unknown"/>
          <w:rFonts w:ascii="Consolas" w:eastAsia="Times New Roman" w:hAnsi="Consolas" w:cs="Consolas"/>
          <w:color w:val="F8F8F2"/>
          <w:sz w:val="27"/>
        </w:rPr>
      </w:pPr>
      <w:ins w:id="60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2" w:author="Unknown"/>
          <w:rFonts w:ascii="Consolas" w:eastAsia="Times New Roman" w:hAnsi="Consolas" w:cs="Consolas"/>
          <w:color w:val="F8F8F2"/>
          <w:sz w:val="27"/>
        </w:rPr>
      </w:pPr>
      <w:ins w:id="6033"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4" w:author="Unknown"/>
          <w:rFonts w:ascii="Consolas" w:eastAsia="Times New Roman" w:hAnsi="Consolas" w:cs="Consolas"/>
          <w:color w:val="F8F8F2"/>
          <w:sz w:val="27"/>
        </w:rPr>
      </w:pPr>
      <w:ins w:id="6035"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6" w:author="Unknown"/>
          <w:rFonts w:ascii="Consolas" w:eastAsia="Times New Roman" w:hAnsi="Consolas" w:cs="Consolas"/>
          <w:color w:val="F8F8F2"/>
          <w:sz w:val="27"/>
        </w:rPr>
      </w:pPr>
      <w:ins w:id="6037"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38" w:author="Unknown"/>
          <w:rFonts w:ascii="Consolas" w:eastAsia="Times New Roman" w:hAnsi="Consolas" w:cs="Consolas"/>
          <w:color w:val="F8F8F2"/>
          <w:sz w:val="27"/>
        </w:rPr>
      </w:pPr>
      <w:ins w:id="603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0" w:author="Unknown"/>
          <w:rFonts w:ascii="Consolas" w:eastAsia="Times New Roman" w:hAnsi="Consolas" w:cs="Consolas"/>
          <w:color w:val="F8F8F2"/>
          <w:sz w:val="27"/>
        </w:rPr>
      </w:pPr>
      <w:ins w:id="604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2" w:author="Unknown"/>
          <w:rFonts w:ascii="Consolas" w:eastAsia="Times New Roman" w:hAnsi="Consolas" w:cs="Consolas"/>
          <w:color w:val="F8F8F2"/>
          <w:sz w:val="27"/>
        </w:rPr>
      </w:pPr>
      <w:ins w:id="6043" w:author="Unknown">
        <w:r w:rsidRPr="0089304D">
          <w:rPr>
            <w:rFonts w:ascii="Consolas" w:eastAsia="Times New Roman" w:hAnsi="Consolas" w:cs="Consolas"/>
            <w:color w:val="F8F8F2"/>
            <w:sz w:val="27"/>
          </w:rPr>
          <w:t xml:space="preserve">    title: addTitle.value,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4" w:author="Unknown"/>
          <w:rFonts w:ascii="Consolas" w:eastAsia="Times New Roman" w:hAnsi="Consolas" w:cs="Consolas"/>
          <w:color w:val="F8F8F2"/>
          <w:sz w:val="27"/>
        </w:rPr>
      </w:pPr>
      <w:ins w:id="6045" w:author="Unknown">
        <w:r w:rsidRPr="0089304D">
          <w:rPr>
            <w:rFonts w:ascii="Consolas" w:eastAsia="Times New Roman" w:hAnsi="Consolas" w:cs="Consolas"/>
            <w:color w:val="F8F8F2"/>
            <w:sz w:val="27"/>
          </w:rPr>
          <w:t xml:space="preserve">    text: addTxt.value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6" w:author="Unknown"/>
          <w:rFonts w:ascii="Consolas" w:eastAsia="Times New Roman" w:hAnsi="Consolas" w:cs="Consolas"/>
          <w:color w:val="F8F8F2"/>
          <w:sz w:val="27"/>
        </w:rPr>
      </w:pPr>
      <w:ins w:id="604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48" w:author="Unknown"/>
          <w:rFonts w:ascii="Consolas" w:eastAsia="Times New Roman" w:hAnsi="Consolas" w:cs="Consolas"/>
          <w:color w:val="F8F8F2"/>
          <w:sz w:val="27"/>
        </w:rPr>
      </w:pPr>
      <w:ins w:id="6049"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push</w:t>
        </w:r>
        <w:r w:rsidRPr="0089304D">
          <w:rPr>
            <w:rFonts w:ascii="Consolas" w:eastAsia="Times New Roman" w:hAnsi="Consolas" w:cs="Consolas"/>
            <w:color w:val="F8F8F2"/>
            <w:sz w:val="27"/>
          </w:rPr>
          <w:t>(myObj);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50" w:author="Unknown"/>
          <w:rFonts w:ascii="Consolas" w:eastAsia="Times New Roman" w:hAnsi="Consolas" w:cs="Consolas"/>
          <w:color w:val="F8F8F2"/>
          <w:sz w:val="27"/>
        </w:rPr>
      </w:pPr>
      <w:ins w:id="6051" w:author="Unknown">
        <w:r w:rsidRPr="0089304D">
          <w:rPr>
            <w:rFonts w:ascii="Consolas" w:eastAsia="Times New Roman" w:hAnsi="Consolas" w:cs="Consolas"/>
            <w:color w:val="F8F8F2"/>
            <w:sz w:val="27"/>
          </w:rPr>
          <w:t xml:space="preserve">  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52" w:author="Unknown"/>
          <w:rFonts w:ascii="Consolas" w:eastAsia="Times New Roman" w:hAnsi="Consolas" w:cs="Consolas"/>
          <w:color w:val="F8F8F2"/>
          <w:sz w:val="27"/>
        </w:rPr>
      </w:pPr>
      <w:ins w:id="6053" w:author="Unknown">
        <w:r w:rsidRPr="0089304D">
          <w:rPr>
            <w:rFonts w:ascii="Consolas" w:eastAsia="Times New Roman" w:hAnsi="Consolas" w:cs="Consolas"/>
            <w:color w:val="F8F8F2"/>
            <w:sz w:val="27"/>
          </w:rPr>
          <w:t xml:space="preserve">  addTxt.value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54" w:author="Unknown"/>
          <w:rFonts w:ascii="Consolas" w:eastAsia="Times New Roman" w:hAnsi="Consolas" w:cs="Consolas"/>
          <w:color w:val="F8F8F2"/>
          <w:sz w:val="27"/>
        </w:rPr>
      </w:pPr>
      <w:ins w:id="6055" w:author="Unknown">
        <w:r w:rsidRPr="0089304D">
          <w:rPr>
            <w:rFonts w:ascii="Consolas" w:eastAsia="Times New Roman" w:hAnsi="Consolas" w:cs="Consolas"/>
            <w:color w:val="F8F8F2"/>
            <w:sz w:val="27"/>
          </w:rPr>
          <w:t xml:space="preserve">  addTitle.value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56" w:author="Unknown"/>
          <w:rFonts w:ascii="Consolas" w:eastAsia="Times New Roman" w:hAnsi="Consolas" w:cs="Consolas"/>
          <w:color w:val="F8F8F2"/>
          <w:sz w:val="27"/>
        </w:rPr>
      </w:pPr>
      <w:ins w:id="6057" w:author="Unknown">
        <w:r w:rsidRPr="0089304D">
          <w:rPr>
            <w:rFonts w:ascii="Consolas" w:eastAsia="Times New Roman" w:hAnsi="Consolas" w:cs="Consolas"/>
            <w:color w:val="8292A2"/>
            <w:sz w:val="27"/>
          </w:rPr>
          <w:t>//   console.log(notesObj);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58" w:author="Unknown"/>
          <w:rFonts w:ascii="Consolas" w:eastAsia="Times New Roman" w:hAnsi="Consolas" w:cs="Consolas"/>
          <w:color w:val="F8F8F2"/>
          <w:sz w:val="27"/>
        </w:rPr>
      </w:pPr>
      <w:ins w:id="60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0" w:author="Unknown"/>
          <w:rFonts w:ascii="Consolas" w:eastAsia="Times New Roman" w:hAnsi="Consolas" w:cs="Consolas"/>
          <w:color w:val="F8F8F2"/>
          <w:sz w:val="27"/>
        </w:rPr>
      </w:pPr>
      <w:ins w:id="606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3" w:author="Unknown"/>
          <w:rFonts w:ascii="Consolas" w:eastAsia="Times New Roman" w:hAnsi="Consolas" w:cs="Consolas"/>
          <w:color w:val="F8F8F2"/>
          <w:sz w:val="27"/>
        </w:rPr>
      </w:pPr>
      <w:ins w:id="6064" w:author="Unknown">
        <w:r w:rsidRPr="0089304D">
          <w:rPr>
            <w:rFonts w:ascii="Consolas" w:eastAsia="Times New Roman" w:hAnsi="Consolas" w:cs="Consolas"/>
            <w:color w:val="8292A2"/>
            <w:sz w:val="27"/>
          </w:rPr>
          <w:t>// Function to show elements from localStorage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5" w:author="Unknown"/>
          <w:rFonts w:ascii="Consolas" w:eastAsia="Times New Roman" w:hAnsi="Consolas" w:cs="Consolas"/>
          <w:color w:val="F8F8F2"/>
          <w:sz w:val="27"/>
        </w:rPr>
      </w:pPr>
      <w:ins w:id="606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7" w:author="Unknown"/>
          <w:rFonts w:ascii="Consolas" w:eastAsia="Times New Roman" w:hAnsi="Consolas" w:cs="Consolas"/>
          <w:color w:val="F8F8F2"/>
          <w:sz w:val="27"/>
        </w:rPr>
      </w:pPr>
      <w:ins w:id="60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69" w:author="Unknown"/>
          <w:rFonts w:ascii="Consolas" w:eastAsia="Times New Roman" w:hAnsi="Consolas" w:cs="Consolas"/>
          <w:color w:val="F8F8F2"/>
          <w:sz w:val="27"/>
        </w:rPr>
      </w:pPr>
      <w:ins w:id="607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71" w:author="Unknown"/>
          <w:rFonts w:ascii="Consolas" w:eastAsia="Times New Roman" w:hAnsi="Consolas" w:cs="Consolas"/>
          <w:color w:val="F8F8F2"/>
          <w:sz w:val="27"/>
        </w:rPr>
      </w:pPr>
      <w:ins w:id="6072"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73" w:author="Unknown"/>
          <w:rFonts w:ascii="Consolas" w:eastAsia="Times New Roman" w:hAnsi="Consolas" w:cs="Consolas"/>
          <w:color w:val="F8F8F2"/>
          <w:sz w:val="27"/>
        </w:rPr>
      </w:pPr>
      <w:ins w:id="6074"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75" w:author="Unknown"/>
          <w:rFonts w:ascii="Consolas" w:eastAsia="Times New Roman" w:hAnsi="Consolas" w:cs="Consolas"/>
          <w:color w:val="F8F8F2"/>
          <w:sz w:val="27"/>
        </w:rPr>
      </w:pPr>
      <w:ins w:id="6076"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77" w:author="Unknown"/>
          <w:rFonts w:ascii="Consolas" w:eastAsia="Times New Roman" w:hAnsi="Consolas" w:cs="Consolas"/>
          <w:color w:val="F8F8F2"/>
          <w:sz w:val="27"/>
        </w:rPr>
      </w:pPr>
      <w:ins w:id="6078" w:author="Unknown">
        <w:r w:rsidRPr="0089304D">
          <w:rPr>
            <w:rFonts w:ascii="Consolas" w:eastAsia="Times New Roman" w:hAnsi="Consolas" w:cs="Consolas"/>
            <w:color w:val="F8F8F2"/>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79" w:author="Unknown"/>
          <w:rFonts w:ascii="Consolas" w:eastAsia="Times New Roman" w:hAnsi="Consolas" w:cs="Consolas"/>
          <w:color w:val="F8F8F2"/>
          <w:sz w:val="27"/>
        </w:rPr>
      </w:pPr>
      <w:ins w:id="60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1" w:author="Unknown"/>
          <w:rFonts w:ascii="Consolas" w:eastAsia="Times New Roman" w:hAnsi="Consolas" w:cs="Consolas"/>
          <w:color w:val="F8F8F2"/>
          <w:sz w:val="27"/>
        </w:rPr>
      </w:pPr>
      <w:ins w:id="6082"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3" w:author="Unknown"/>
          <w:rFonts w:ascii="Consolas" w:eastAsia="Times New Roman" w:hAnsi="Consolas" w:cs="Consolas"/>
          <w:color w:val="A6E22E"/>
          <w:sz w:val="27"/>
        </w:rPr>
      </w:pPr>
      <w:ins w:id="6084" w:author="Unknown">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5" w:author="Unknown"/>
          <w:rFonts w:ascii="Consolas" w:eastAsia="Times New Roman" w:hAnsi="Consolas" w:cs="Consolas"/>
          <w:color w:val="A6E22E"/>
          <w:sz w:val="27"/>
        </w:rPr>
      </w:pPr>
      <w:ins w:id="6086" w:author="Unknown">
        <w:r w:rsidRPr="0089304D">
          <w:rPr>
            <w:rFonts w:ascii="Consolas" w:eastAsia="Times New Roman" w:hAnsi="Consolas" w:cs="Consolas"/>
            <w:color w:val="A6E22E"/>
            <w:sz w:val="27"/>
          </w:rPr>
          <w:t xml:space="preserve">            &lt;div class="noteCard my-2 mx-2 card" style="width: 18rem;"&gt;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7" w:author="Unknown"/>
          <w:rFonts w:ascii="Consolas" w:eastAsia="Times New Roman" w:hAnsi="Consolas" w:cs="Consolas"/>
          <w:color w:val="A6E22E"/>
          <w:sz w:val="27"/>
        </w:rPr>
      </w:pPr>
      <w:ins w:id="6088" w:author="Unknown">
        <w:r w:rsidRPr="0089304D">
          <w:rPr>
            <w:rFonts w:ascii="Consolas" w:eastAsia="Times New Roman" w:hAnsi="Consolas" w:cs="Consolas"/>
            <w:color w:val="A6E22E"/>
            <w:sz w:val="27"/>
          </w:rPr>
          <w:t xml:space="preserve">                    &lt;div class="card-body"&gt;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89" w:author="Unknown"/>
          <w:rFonts w:ascii="Consolas" w:eastAsia="Times New Roman" w:hAnsi="Consolas" w:cs="Consolas"/>
          <w:color w:val="A6E22E"/>
          <w:sz w:val="27"/>
        </w:rPr>
      </w:pPr>
      <w:ins w:id="6090" w:author="Unknown">
        <w:r w:rsidRPr="0089304D">
          <w:rPr>
            <w:rFonts w:ascii="Consolas" w:eastAsia="Times New Roman" w:hAnsi="Consolas" w:cs="Consolas"/>
            <w:color w:val="A6E22E"/>
            <w:sz w:val="27"/>
          </w:rPr>
          <w:t xml:space="preserve">                        &lt;h5 class="card-title"&gt;</w:t>
        </w:r>
        <w:r w:rsidRPr="0089304D">
          <w:rPr>
            <w:rFonts w:ascii="Consolas" w:eastAsia="Times New Roman" w:hAnsi="Consolas" w:cs="Consolas"/>
            <w:color w:val="F8F8F2"/>
            <w:sz w:val="27"/>
          </w:rPr>
          <w:t>${element.title}</w:t>
        </w:r>
        <w:r w:rsidRPr="0089304D">
          <w:rPr>
            <w:rFonts w:ascii="Consolas" w:eastAsia="Times New Roman" w:hAnsi="Consolas" w:cs="Consolas"/>
            <w:color w:val="A6E22E"/>
            <w:sz w:val="27"/>
          </w:rPr>
          <w:t>&lt;/h5&gt;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91" w:author="Unknown"/>
          <w:rFonts w:ascii="Consolas" w:eastAsia="Times New Roman" w:hAnsi="Consolas" w:cs="Consolas"/>
          <w:color w:val="A6E22E"/>
          <w:sz w:val="27"/>
        </w:rPr>
      </w:pPr>
      <w:ins w:id="6092" w:author="Unknown">
        <w:r w:rsidRPr="0089304D">
          <w:rPr>
            <w:rFonts w:ascii="Consolas" w:eastAsia="Times New Roman" w:hAnsi="Consolas" w:cs="Consolas"/>
            <w:color w:val="A6E22E"/>
            <w:sz w:val="27"/>
          </w:rPr>
          <w:t xml:space="preserve">                        &lt;p class="card-text"&gt; </w:t>
        </w:r>
        <w:r w:rsidRPr="0089304D">
          <w:rPr>
            <w:rFonts w:ascii="Consolas" w:eastAsia="Times New Roman" w:hAnsi="Consolas" w:cs="Consolas"/>
            <w:color w:val="F8F8F2"/>
            <w:sz w:val="27"/>
          </w:rPr>
          <w:t>${element.text}</w:t>
        </w:r>
        <w:r w:rsidRPr="0089304D">
          <w:rPr>
            <w:rFonts w:ascii="Consolas" w:eastAsia="Times New Roman" w:hAnsi="Consolas" w:cs="Consolas"/>
            <w:color w:val="A6E22E"/>
            <w:sz w:val="27"/>
          </w:rPr>
          <w:t>&lt;/p&gt;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93" w:author="Unknown"/>
          <w:rFonts w:ascii="Consolas" w:eastAsia="Times New Roman" w:hAnsi="Consolas" w:cs="Consolas"/>
          <w:color w:val="A6E22E"/>
          <w:sz w:val="27"/>
        </w:rPr>
      </w:pPr>
      <w:ins w:id="6094" w:author="Unknown">
        <w:r w:rsidRPr="0089304D">
          <w:rPr>
            <w:rFonts w:ascii="Consolas" w:eastAsia="Times New Roman" w:hAnsi="Consolas" w:cs="Consolas"/>
            <w:color w:val="A6E22E"/>
            <w:sz w:val="27"/>
          </w:rPr>
          <w:t xml:space="preserve">                        &lt;button id="</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"onclick="deleteNote(this.id)" class="btn btn-primary"&gt;Delete Note&lt;/button&gt;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95" w:author="Unknown"/>
          <w:rFonts w:ascii="Consolas" w:eastAsia="Times New Roman" w:hAnsi="Consolas" w:cs="Consolas"/>
          <w:color w:val="A6E22E"/>
          <w:sz w:val="27"/>
        </w:rPr>
      </w:pPr>
      <w:ins w:id="6096"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97" w:author="Unknown"/>
          <w:rFonts w:ascii="Consolas" w:eastAsia="Times New Roman" w:hAnsi="Consolas" w:cs="Consolas"/>
          <w:color w:val="F8F8F2"/>
          <w:sz w:val="27"/>
        </w:rPr>
      </w:pPr>
      <w:ins w:id="6098"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099" w:author="Unknown"/>
          <w:rFonts w:ascii="Consolas" w:eastAsia="Times New Roman" w:hAnsi="Consolas" w:cs="Consolas"/>
          <w:color w:val="F8F8F2"/>
          <w:sz w:val="27"/>
        </w:rPr>
      </w:pPr>
      <w:ins w:id="610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1" w:author="Unknown"/>
          <w:rFonts w:ascii="Consolas" w:eastAsia="Times New Roman" w:hAnsi="Consolas" w:cs="Consolas"/>
          <w:color w:val="F8F8F2"/>
          <w:sz w:val="27"/>
        </w:rPr>
      </w:pPr>
      <w:ins w:id="610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notesElm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3" w:author="Unknown"/>
          <w:rFonts w:ascii="Consolas" w:eastAsia="Times New Roman" w:hAnsi="Consolas" w:cs="Consolas"/>
          <w:color w:val="F8F8F2"/>
          <w:sz w:val="27"/>
        </w:rPr>
      </w:pPr>
      <w:ins w:id="610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(notesObj.length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5" w:author="Unknown"/>
          <w:rFonts w:ascii="Consolas" w:eastAsia="Times New Roman" w:hAnsi="Consolas" w:cs="Consolas"/>
          <w:color w:val="F8F8F2"/>
          <w:sz w:val="27"/>
        </w:rPr>
      </w:pPr>
      <w:ins w:id="6106" w:author="Unknown">
        <w:r w:rsidRPr="0089304D">
          <w:rPr>
            <w:rFonts w:ascii="Consolas" w:eastAsia="Times New Roman" w:hAnsi="Consolas" w:cs="Consolas"/>
            <w:color w:val="F8F8F2"/>
            <w:sz w:val="27"/>
          </w:rPr>
          <w:t xml:space="preserve">    notesElm.innerHTML = 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7" w:author="Unknown"/>
          <w:rFonts w:ascii="Consolas" w:eastAsia="Times New Roman" w:hAnsi="Consolas" w:cs="Consolas"/>
          <w:color w:val="F8F8F2"/>
          <w:sz w:val="27"/>
        </w:rPr>
      </w:pPr>
      <w:ins w:id="6108"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09" w:author="Unknown"/>
          <w:rFonts w:ascii="Consolas" w:eastAsia="Times New Roman" w:hAnsi="Consolas" w:cs="Consolas"/>
          <w:color w:val="F8F8F2"/>
          <w:sz w:val="27"/>
        </w:rPr>
      </w:pPr>
      <w:ins w:id="6110" w:author="Unknown">
        <w:r w:rsidRPr="0089304D">
          <w:rPr>
            <w:rFonts w:ascii="Consolas" w:eastAsia="Times New Roman" w:hAnsi="Consolas" w:cs="Consolas"/>
            <w:color w:val="F8F8F2"/>
            <w:sz w:val="27"/>
          </w:rPr>
          <w:t xml:space="preserve">    notesElm.innerHTML = </w:t>
        </w:r>
        <w:r w:rsidRPr="0089304D">
          <w:rPr>
            <w:rFonts w:ascii="Consolas" w:eastAsia="Times New Roman" w:hAnsi="Consolas" w:cs="Consolas"/>
            <w:color w:val="A6E22E"/>
            <w:sz w:val="27"/>
          </w:rPr>
          <w:t>`Nothing to show! Use "Add a Note" section above to add 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11" w:author="Unknown"/>
          <w:rFonts w:ascii="Consolas" w:eastAsia="Times New Roman" w:hAnsi="Consolas" w:cs="Consolas"/>
          <w:color w:val="F8F8F2"/>
          <w:sz w:val="27"/>
        </w:rPr>
      </w:pPr>
      <w:ins w:id="611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13" w:author="Unknown"/>
          <w:rFonts w:ascii="Consolas" w:eastAsia="Times New Roman" w:hAnsi="Consolas" w:cs="Consolas"/>
          <w:color w:val="F8F8F2"/>
          <w:sz w:val="27"/>
        </w:rPr>
      </w:pPr>
      <w:ins w:id="611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1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16" w:author="Unknown"/>
          <w:rFonts w:ascii="Consolas" w:eastAsia="Times New Roman" w:hAnsi="Consolas" w:cs="Consolas"/>
          <w:color w:val="F8F8F2"/>
          <w:sz w:val="27"/>
        </w:rPr>
      </w:pPr>
      <w:ins w:id="6117" w:author="Unknown">
        <w:r w:rsidRPr="0089304D">
          <w:rPr>
            <w:rFonts w:ascii="Consolas" w:eastAsia="Times New Roman" w:hAnsi="Consolas" w:cs="Consolas"/>
            <w:color w:val="8292A2"/>
            <w:sz w:val="27"/>
          </w:rPr>
          <w:t>// Function to delete a note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18" w:author="Unknown"/>
          <w:rFonts w:ascii="Consolas" w:eastAsia="Times New Roman" w:hAnsi="Consolas" w:cs="Consolas"/>
          <w:color w:val="F8F8F2"/>
          <w:sz w:val="27"/>
        </w:rPr>
      </w:pPr>
      <w:ins w:id="611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deleteNote</w:t>
        </w:r>
        <w:r w:rsidRPr="0089304D">
          <w:rPr>
            <w:rFonts w:ascii="Consolas" w:eastAsia="Times New Roman" w:hAnsi="Consolas" w:cs="Consolas"/>
            <w:color w:val="F8F8F2"/>
            <w:sz w:val="27"/>
          </w:rPr>
          <w:t>(index)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0" w:author="Unknown"/>
          <w:rFonts w:ascii="Consolas" w:eastAsia="Times New Roman" w:hAnsi="Consolas" w:cs="Consolas"/>
          <w:color w:val="F8F8F2"/>
          <w:sz w:val="27"/>
        </w:rPr>
      </w:pPr>
      <w:ins w:id="6121" w:author="Unknown">
        <w:r w:rsidRPr="0089304D">
          <w:rPr>
            <w:rFonts w:ascii="Consolas" w:eastAsia="Times New Roman" w:hAnsi="Consolas" w:cs="Consolas"/>
            <w:color w:val="8292A2"/>
            <w:sz w:val="27"/>
          </w:rPr>
          <w:t>//   console.log("I am deleting",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3" w:author="Unknown"/>
          <w:rFonts w:ascii="Consolas" w:eastAsia="Times New Roman" w:hAnsi="Consolas" w:cs="Consolas"/>
          <w:color w:val="F8F8F2"/>
          <w:sz w:val="27"/>
        </w:rPr>
      </w:pPr>
      <w:ins w:id="6124"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notes = localStorage.</w:t>
        </w:r>
        <w:r w:rsidRPr="0089304D">
          <w:rPr>
            <w:rFonts w:ascii="Consolas" w:eastAsia="Times New Roman" w:hAnsi="Consolas" w:cs="Consolas"/>
            <w:color w:val="E6DB74"/>
            <w:sz w:val="27"/>
          </w:rPr>
          <w:t>getItem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5" w:author="Unknown"/>
          <w:rFonts w:ascii="Consolas" w:eastAsia="Times New Roman" w:hAnsi="Consolas" w:cs="Consolas"/>
          <w:color w:val="F8F8F2"/>
          <w:sz w:val="27"/>
        </w:rPr>
      </w:pPr>
      <w:ins w:id="612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(notes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7" w:author="Unknown"/>
          <w:rFonts w:ascii="Consolas" w:eastAsia="Times New Roman" w:hAnsi="Consolas" w:cs="Consolas"/>
          <w:color w:val="F8F8F2"/>
          <w:sz w:val="27"/>
        </w:rPr>
      </w:pPr>
      <w:ins w:id="6128" w:author="Unknown">
        <w:r w:rsidRPr="0089304D">
          <w:rPr>
            <w:rFonts w:ascii="Consolas" w:eastAsia="Times New Roman" w:hAnsi="Consolas" w:cs="Consolas"/>
            <w:color w:val="F8F8F2"/>
            <w:sz w:val="27"/>
          </w:rPr>
          <w:t xml:space="preserve">    notesObj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29" w:author="Unknown"/>
          <w:rFonts w:ascii="Consolas" w:eastAsia="Times New Roman" w:hAnsi="Consolas" w:cs="Consolas"/>
          <w:color w:val="F8F8F2"/>
          <w:sz w:val="27"/>
        </w:rPr>
      </w:pPr>
      <w:ins w:id="6130"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31" w:author="Unknown"/>
          <w:rFonts w:ascii="Consolas" w:eastAsia="Times New Roman" w:hAnsi="Consolas" w:cs="Consolas"/>
          <w:color w:val="F8F8F2"/>
          <w:sz w:val="27"/>
        </w:rPr>
      </w:pPr>
      <w:ins w:id="6132" w:author="Unknown">
        <w:r w:rsidRPr="0089304D">
          <w:rPr>
            <w:rFonts w:ascii="Consolas" w:eastAsia="Times New Roman" w:hAnsi="Consolas" w:cs="Consolas"/>
            <w:color w:val="F8F8F2"/>
            <w:sz w:val="27"/>
          </w:rPr>
          <w:t xml:space="preserve">    notesObj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(notes);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33" w:author="Unknown"/>
          <w:rFonts w:ascii="Consolas" w:eastAsia="Times New Roman" w:hAnsi="Consolas" w:cs="Consolas"/>
          <w:color w:val="F8F8F2"/>
          <w:sz w:val="27"/>
        </w:rPr>
      </w:pPr>
      <w:ins w:id="613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3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36" w:author="Unknown"/>
          <w:rFonts w:ascii="Consolas" w:eastAsia="Times New Roman" w:hAnsi="Consolas" w:cs="Consolas"/>
          <w:color w:val="F8F8F2"/>
          <w:sz w:val="27"/>
        </w:rPr>
      </w:pPr>
      <w:ins w:id="6137" w:author="Unknown">
        <w:r w:rsidRPr="0089304D">
          <w:rPr>
            <w:rFonts w:ascii="Consolas" w:eastAsia="Times New Roman" w:hAnsi="Consolas" w:cs="Consolas"/>
            <w:color w:val="F8F8F2"/>
            <w:sz w:val="27"/>
          </w:rPr>
          <w:t xml:space="preserve">  notesObj.</w:t>
        </w:r>
        <w:r w:rsidRPr="0089304D">
          <w:rPr>
            <w:rFonts w:ascii="Consolas" w:eastAsia="Times New Roman" w:hAnsi="Consolas" w:cs="Consolas"/>
            <w:color w:val="E6DB74"/>
            <w:sz w:val="27"/>
          </w:rPr>
          <w:t>splice</w:t>
        </w:r>
        <w:r w:rsidRPr="0089304D">
          <w:rPr>
            <w:rFonts w:ascii="Consolas" w:eastAsia="Times New Roman" w:hAnsi="Consolas" w:cs="Consolas"/>
            <w:color w:val="F8F8F2"/>
            <w:sz w:val="27"/>
          </w:rPr>
          <w:t xml:space="preserve">(index,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38" w:author="Unknown"/>
          <w:rFonts w:ascii="Consolas" w:eastAsia="Times New Roman" w:hAnsi="Consolas" w:cs="Consolas"/>
          <w:color w:val="F8F8F2"/>
          <w:sz w:val="27"/>
        </w:rPr>
      </w:pPr>
      <w:ins w:id="6139" w:author="Unknown">
        <w:r w:rsidRPr="0089304D">
          <w:rPr>
            <w:rFonts w:ascii="Consolas" w:eastAsia="Times New Roman" w:hAnsi="Consolas" w:cs="Consolas"/>
            <w:color w:val="F8F8F2"/>
            <w:sz w:val="27"/>
          </w:rPr>
          <w:t xml:space="preserve">  localStorage.</w:t>
        </w:r>
        <w:r w:rsidRPr="0089304D">
          <w:rPr>
            <w:rFonts w:ascii="Consolas" w:eastAsia="Times New Roman" w:hAnsi="Consolas" w:cs="Consolas"/>
            <w:color w:val="E6DB74"/>
            <w:sz w:val="27"/>
          </w:rPr>
          <w:t>setItem</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"notes"</w:t>
        </w:r>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(notesObj));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0" w:author="Unknown"/>
          <w:rFonts w:ascii="Consolas" w:eastAsia="Times New Roman" w:hAnsi="Consolas" w:cs="Consolas"/>
          <w:color w:val="F8F8F2"/>
          <w:sz w:val="27"/>
        </w:rPr>
      </w:pPr>
      <w:ins w:id="614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showNotes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2" w:author="Unknown"/>
          <w:rFonts w:ascii="Consolas" w:eastAsia="Times New Roman" w:hAnsi="Consolas" w:cs="Consolas"/>
          <w:color w:val="F8F8F2"/>
          <w:sz w:val="27"/>
        </w:rPr>
      </w:pPr>
      <w:ins w:id="614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6" w:author="Unknown"/>
          <w:rFonts w:ascii="Consolas" w:eastAsia="Times New Roman" w:hAnsi="Consolas" w:cs="Consolas"/>
          <w:color w:val="F8F8F2"/>
          <w:sz w:val="27"/>
        </w:rPr>
      </w:pPr>
      <w:ins w:id="614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search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'searchTxt'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48" w:author="Unknown"/>
          <w:rFonts w:ascii="Consolas" w:eastAsia="Times New Roman" w:hAnsi="Consolas" w:cs="Consolas"/>
          <w:color w:val="F8F8F2"/>
          <w:sz w:val="27"/>
        </w:rPr>
      </w:pPr>
      <w:ins w:id="6149" w:author="Unknown">
        <w:r w:rsidRPr="0089304D">
          <w:rPr>
            <w:rFonts w:ascii="Consolas" w:eastAsia="Times New Roman" w:hAnsi="Consolas" w:cs="Consolas"/>
            <w:color w:val="F8F8F2"/>
            <w:sz w:val="27"/>
          </w:rPr>
          <w:t>search.</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"input"</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1" w:author="Unknown"/>
          <w:rFonts w:ascii="Consolas" w:eastAsia="Times New Roman" w:hAnsi="Consolas" w:cs="Consolas"/>
          <w:color w:val="F8F8F2"/>
          <w:sz w:val="27"/>
        </w:rPr>
      </w:pPr>
      <w:ins w:id="61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inputVal = search.value.</w:t>
        </w:r>
        <w:r w:rsidRPr="0089304D">
          <w:rPr>
            <w:rFonts w:ascii="Consolas" w:eastAsia="Times New Roman" w:hAnsi="Consolas" w:cs="Consolas"/>
            <w:color w:val="E6DB74"/>
            <w:sz w:val="27"/>
          </w:rPr>
          <w:t>toLowerCase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3" w:author="Unknown"/>
          <w:rFonts w:ascii="Consolas" w:eastAsia="Times New Roman" w:hAnsi="Consolas" w:cs="Consolas"/>
          <w:color w:val="F8F8F2"/>
          <w:sz w:val="27"/>
        </w:rPr>
      </w:pPr>
      <w:ins w:id="615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console.log('Input event fired!', inputVal);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5" w:author="Unknown"/>
          <w:rFonts w:ascii="Consolas" w:eastAsia="Times New Roman" w:hAnsi="Consolas" w:cs="Consolas"/>
          <w:color w:val="F8F8F2"/>
          <w:sz w:val="27"/>
        </w:rPr>
      </w:pPr>
      <w:ins w:id="615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noteCards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'noteCard'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7" w:author="Unknown"/>
          <w:rFonts w:ascii="Consolas" w:eastAsia="Times New Roman" w:hAnsi="Consolas" w:cs="Consolas"/>
          <w:color w:val="F8F8F2"/>
          <w:sz w:val="27"/>
        </w:rPr>
      </w:pPr>
      <w:ins w:id="6158" w:author="Unknown">
        <w:r w:rsidRPr="0089304D">
          <w:rPr>
            <w:rFonts w:ascii="Consolas" w:eastAsia="Times New Roman" w:hAnsi="Consolas" w:cs="Consolas"/>
            <w:color w:val="F8F8F2"/>
            <w:sz w:val="27"/>
          </w:rPr>
          <w:t xml:space="preserve">    Array.</w:t>
        </w:r>
        <w:r w:rsidRPr="0089304D">
          <w:rPr>
            <w:rFonts w:ascii="Consolas" w:eastAsia="Times New Roman" w:hAnsi="Consolas" w:cs="Consolas"/>
            <w:color w:val="E6DB74"/>
            <w:sz w:val="27"/>
          </w:rPr>
          <w:t>from</w:t>
        </w:r>
        <w:r w:rsidRPr="0089304D">
          <w:rPr>
            <w:rFonts w:ascii="Consolas" w:eastAsia="Times New Roman" w:hAnsi="Consolas" w:cs="Consolas"/>
            <w:color w:val="F8F8F2"/>
            <w:sz w:val="27"/>
          </w:rPr>
          <w:t>(noteCards).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59" w:author="Unknown"/>
          <w:rFonts w:ascii="Consolas" w:eastAsia="Times New Roman" w:hAnsi="Consolas" w:cs="Consolas"/>
          <w:color w:val="F8F8F2"/>
          <w:sz w:val="27"/>
        </w:rPr>
      </w:pPr>
      <w:ins w:id="616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cardTxt = element.</w:t>
        </w:r>
        <w:r w:rsidRPr="0089304D">
          <w:rPr>
            <w:rFonts w:ascii="Consolas" w:eastAsia="Times New Roman" w:hAnsi="Consolas" w:cs="Consolas"/>
            <w:color w:val="E6DB74"/>
            <w:sz w:val="27"/>
          </w:rPr>
          <w:t>getElementsByTagName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].innerText;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1" w:author="Unknown"/>
          <w:rFonts w:ascii="Consolas" w:eastAsia="Times New Roman" w:hAnsi="Consolas" w:cs="Consolas"/>
          <w:color w:val="F8F8F2"/>
          <w:sz w:val="27"/>
        </w:rPr>
      </w:pPr>
      <w:ins w:id="61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(cardTxt.</w:t>
        </w:r>
        <w:r w:rsidRPr="0089304D">
          <w:rPr>
            <w:rFonts w:ascii="Consolas" w:eastAsia="Times New Roman" w:hAnsi="Consolas" w:cs="Consolas"/>
            <w:color w:val="E6DB74"/>
            <w:sz w:val="27"/>
          </w:rPr>
          <w:t>includes</w:t>
        </w:r>
        <w:r w:rsidRPr="0089304D">
          <w:rPr>
            <w:rFonts w:ascii="Consolas" w:eastAsia="Times New Roman" w:hAnsi="Consolas" w:cs="Consolas"/>
            <w:color w:val="F8F8F2"/>
            <w:sz w:val="27"/>
          </w:rPr>
          <w:t>(inputVal)){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3" w:author="Unknown"/>
          <w:rFonts w:ascii="Consolas" w:eastAsia="Times New Roman" w:hAnsi="Consolas" w:cs="Consolas"/>
          <w:color w:val="F8F8F2"/>
          <w:sz w:val="27"/>
        </w:rPr>
      </w:pPr>
      <w:ins w:id="6164" w:author="Unknown">
        <w:r w:rsidRPr="0089304D">
          <w:rPr>
            <w:rFonts w:ascii="Consolas" w:eastAsia="Times New Roman" w:hAnsi="Consolas" w:cs="Consolas"/>
            <w:color w:val="F8F8F2"/>
            <w:sz w:val="27"/>
          </w:rPr>
          <w:t xml:space="preserve">            element.style.display = </w:t>
        </w:r>
        <w:r w:rsidRPr="0089304D">
          <w:rPr>
            <w:rFonts w:ascii="Consolas" w:eastAsia="Times New Roman" w:hAnsi="Consolas" w:cs="Consolas"/>
            <w:color w:val="A6E22E"/>
            <w:sz w:val="27"/>
          </w:rPr>
          <w:t>"block"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5" w:author="Unknown"/>
          <w:rFonts w:ascii="Consolas" w:eastAsia="Times New Roman" w:hAnsi="Consolas" w:cs="Consolas"/>
          <w:color w:val="F8F8F2"/>
          <w:sz w:val="27"/>
        </w:rPr>
      </w:pPr>
      <w:ins w:id="616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7" w:author="Unknown"/>
          <w:rFonts w:ascii="Consolas" w:eastAsia="Times New Roman" w:hAnsi="Consolas" w:cs="Consolas"/>
          <w:color w:val="F8F8F2"/>
          <w:sz w:val="27"/>
        </w:rPr>
      </w:pPr>
      <w:ins w:id="61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69" w:author="Unknown"/>
          <w:rFonts w:ascii="Consolas" w:eastAsia="Times New Roman" w:hAnsi="Consolas" w:cs="Consolas"/>
          <w:color w:val="F8F8F2"/>
          <w:sz w:val="27"/>
        </w:rPr>
      </w:pPr>
      <w:ins w:id="6170" w:author="Unknown">
        <w:r w:rsidRPr="0089304D">
          <w:rPr>
            <w:rFonts w:ascii="Consolas" w:eastAsia="Times New Roman" w:hAnsi="Consolas" w:cs="Consolas"/>
            <w:color w:val="F8F8F2"/>
            <w:sz w:val="27"/>
          </w:rPr>
          <w:t xml:space="preserve">            element.style.display = </w:t>
        </w:r>
        <w:r w:rsidRPr="0089304D">
          <w:rPr>
            <w:rFonts w:ascii="Consolas" w:eastAsia="Times New Roman" w:hAnsi="Consolas" w:cs="Consolas"/>
            <w:color w:val="A6E22E"/>
            <w:sz w:val="27"/>
          </w:rPr>
          <w:t>"none"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71" w:author="Unknown"/>
          <w:rFonts w:ascii="Consolas" w:eastAsia="Times New Roman" w:hAnsi="Consolas" w:cs="Consolas"/>
          <w:color w:val="F8F8F2"/>
          <w:sz w:val="27"/>
        </w:rPr>
      </w:pPr>
      <w:ins w:id="617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73" w:author="Unknown"/>
          <w:rFonts w:ascii="Consolas" w:eastAsia="Times New Roman" w:hAnsi="Consolas" w:cs="Consolas"/>
          <w:color w:val="F8F8F2"/>
          <w:sz w:val="27"/>
        </w:rPr>
      </w:pPr>
      <w:ins w:id="6174"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 console.log(cardTxt);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75" w:author="Unknown"/>
          <w:rFonts w:ascii="Consolas" w:eastAsia="Times New Roman" w:hAnsi="Consolas" w:cs="Consolas"/>
          <w:color w:val="F8F8F2"/>
          <w:sz w:val="27"/>
        </w:rPr>
      </w:pPr>
      <w:ins w:id="617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77" w:author="Unknown"/>
          <w:rFonts w:ascii="Consolas" w:eastAsia="Times New Roman" w:hAnsi="Consolas" w:cs="Consolas"/>
          <w:color w:val="F8F8F2"/>
          <w:sz w:val="27"/>
        </w:rPr>
      </w:pPr>
      <w:ins w:id="617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7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0" w:author="Unknown"/>
          <w:rFonts w:ascii="Consolas" w:eastAsia="Times New Roman" w:hAnsi="Consolas" w:cs="Consolas"/>
          <w:color w:val="8292A2"/>
          <w:sz w:val="27"/>
        </w:rPr>
      </w:pPr>
      <w:ins w:id="6181" w:author="Unknown">
        <w:r w:rsidRPr="0089304D">
          <w:rPr>
            <w:rFonts w:ascii="Consolas" w:eastAsia="Times New Roman" w:hAnsi="Consolas" w:cs="Consolas"/>
            <w:color w:val="8292A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2" w:author="Unknown"/>
          <w:rFonts w:ascii="Consolas" w:eastAsia="Times New Roman" w:hAnsi="Consolas" w:cs="Consolas"/>
          <w:color w:val="8292A2"/>
          <w:sz w:val="27"/>
        </w:rPr>
      </w:pPr>
      <w:ins w:id="6183" w:author="Unknown">
        <w:r w:rsidRPr="0089304D">
          <w:rPr>
            <w:rFonts w:ascii="Consolas" w:eastAsia="Times New Roman" w:hAnsi="Consolas" w:cs="Consolas"/>
            <w:color w:val="8292A2"/>
            <w:sz w:val="27"/>
          </w:rPr>
          <w:t>Further Features: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4" w:author="Unknown"/>
          <w:rFonts w:ascii="Consolas" w:eastAsia="Times New Roman" w:hAnsi="Consolas" w:cs="Consolas"/>
          <w:color w:val="8292A2"/>
          <w:sz w:val="27"/>
        </w:rPr>
      </w:pPr>
      <w:ins w:id="6185" w:author="Unknown">
        <w:r w:rsidRPr="0089304D">
          <w:rPr>
            <w:rFonts w:ascii="Consolas" w:eastAsia="Times New Roman" w:hAnsi="Consolas" w:cs="Consolas"/>
            <w:color w:val="8292A2"/>
            <w:sz w:val="27"/>
          </w:rPr>
          <w:t>1. Add Title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6" w:author="Unknown"/>
          <w:rFonts w:ascii="Consolas" w:eastAsia="Times New Roman" w:hAnsi="Consolas" w:cs="Consolas"/>
          <w:color w:val="8292A2"/>
          <w:sz w:val="27"/>
        </w:rPr>
      </w:pPr>
      <w:ins w:id="6187" w:author="Unknown">
        <w:r w:rsidRPr="0089304D">
          <w:rPr>
            <w:rFonts w:ascii="Consolas" w:eastAsia="Times New Roman" w:hAnsi="Consolas" w:cs="Consolas"/>
            <w:color w:val="8292A2"/>
            <w:sz w:val="27"/>
          </w:rPr>
          <w:t>2. Mark a note as Important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88" w:author="Unknown"/>
          <w:rFonts w:ascii="Consolas" w:eastAsia="Times New Roman" w:hAnsi="Consolas" w:cs="Consolas"/>
          <w:color w:val="8292A2"/>
          <w:sz w:val="27"/>
        </w:rPr>
      </w:pPr>
      <w:ins w:id="6189" w:author="Unknown">
        <w:r w:rsidRPr="0089304D">
          <w:rPr>
            <w:rFonts w:ascii="Consolas" w:eastAsia="Times New Roman" w:hAnsi="Consolas" w:cs="Consolas"/>
            <w:color w:val="8292A2"/>
            <w:sz w:val="27"/>
          </w:rPr>
          <w:t>3. Separate notes by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90" w:author="Unknown"/>
          <w:rFonts w:ascii="Consolas" w:eastAsia="Times New Roman" w:hAnsi="Consolas" w:cs="Consolas"/>
          <w:color w:val="8292A2"/>
          <w:sz w:val="27"/>
        </w:rPr>
      </w:pPr>
      <w:ins w:id="6191" w:author="Unknown">
        <w:r w:rsidRPr="0089304D">
          <w:rPr>
            <w:rFonts w:ascii="Consolas" w:eastAsia="Times New Roman" w:hAnsi="Consolas" w:cs="Consolas"/>
            <w:color w:val="8292A2"/>
            <w:sz w:val="27"/>
          </w:rPr>
          <w:t xml:space="preserve">4. Sync and host to web server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192" w:author="Unknown"/>
          <w:rFonts w:ascii="Consolas" w:eastAsia="Times New Roman" w:hAnsi="Consolas" w:cs="Consolas"/>
          <w:color w:val="F8F8F2"/>
          <w:sz w:val="27"/>
        </w:rPr>
      </w:pPr>
      <w:ins w:id="6193" w:author="Unknown">
        <w:r w:rsidRPr="0089304D">
          <w:rPr>
            <w:rFonts w:ascii="Consolas" w:eastAsia="Times New Roman" w:hAnsi="Consolas" w:cs="Consolas"/>
            <w:color w:val="8292A2"/>
            <w:sz w:val="27"/>
          </w:rPr>
          <w:t>*/</w:t>
        </w:r>
      </w:ins>
    </w:p>
    <w:p w:rsidR="0089304D" w:rsidRPr="0089304D" w:rsidRDefault="0089304D" w:rsidP="0089304D">
      <w:pPr>
        <w:spacing w:after="0" w:line="240" w:lineRule="auto"/>
        <w:rPr>
          <w:ins w:id="6194" w:author="Unknown"/>
          <w:rFonts w:ascii="Segoe UI" w:eastAsia="Times New Roman" w:hAnsi="Segoe UI" w:cs="Segoe UI"/>
          <w:color w:val="000000"/>
          <w:sz w:val="27"/>
          <w:szCs w:val="27"/>
        </w:rPr>
      </w:pPr>
      <w:ins w:id="619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6196" w:author="Unknown"/>
          <w:rFonts w:ascii="Segoe UI" w:eastAsia="Times New Roman" w:hAnsi="Segoe UI" w:cs="Segoe UI"/>
          <w:color w:val="000000"/>
          <w:sz w:val="27"/>
          <w:szCs w:val="27"/>
        </w:rPr>
      </w:pPr>
      <w:ins w:id="6197"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6198"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53" name="Picture 53"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6199"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6200" w:author="Unknown"/>
          <w:rFonts w:ascii="Segoe UI" w:eastAsia="Times New Roman" w:hAnsi="Segoe UI" w:cs="Segoe UI"/>
          <w:color w:val="000000"/>
          <w:sz w:val="27"/>
          <w:szCs w:val="27"/>
        </w:rPr>
      </w:pPr>
      <w:ins w:id="6201" w:author="Unknown">
        <w:r w:rsidRPr="0089304D">
          <w:rPr>
            <w:rFonts w:ascii="Segoe UI" w:eastAsia="Times New Roman" w:hAnsi="Segoe UI" w:cs="Segoe UI"/>
            <w:color w:val="000000"/>
            <w:sz w:val="27"/>
            <w:szCs w:val="27"/>
          </w:rPr>
          <w:t>Copyright © 2022 Code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Prototype Inheritance In JavaScript | JavaScript Tutorial In Hindi #30</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previous tutorial, we went over what object is, how to create an object, and how to access and modify object properties. Now in this tutorial, we will learn how prototypes can be used to extend objects. As we know that JavaScript is a </w:t>
      </w:r>
      <w:r w:rsidRPr="0089304D">
        <w:rPr>
          <w:rFonts w:ascii="Segoe UI" w:eastAsia="Times New Roman" w:hAnsi="Segoe UI" w:cs="Segoe UI"/>
          <w:b/>
          <w:bCs/>
          <w:color w:val="000000"/>
          <w:sz w:val="27"/>
        </w:rPr>
        <w:t>prototype-based language</w:t>
      </w:r>
      <w:r w:rsidRPr="0089304D">
        <w:rPr>
          <w:rFonts w:ascii="Segoe UI" w:eastAsia="Times New Roman" w:hAnsi="Segoe UI" w:cs="Segoe UI"/>
          <w:color w:val="000000"/>
          <w:sz w:val="27"/>
          <w:szCs w:val="27"/>
        </w:rPr>
        <w:t>. The object's properties and methods can be shared through generalized objects that can be cloned and extended. This sharing is known as </w:t>
      </w:r>
      <w:r w:rsidRPr="0089304D">
        <w:rPr>
          <w:rFonts w:ascii="Segoe UI" w:eastAsia="Times New Roman" w:hAnsi="Segoe UI" w:cs="Segoe UI"/>
          <w:b/>
          <w:bCs/>
          <w:i/>
          <w:iCs/>
          <w:color w:val="000000"/>
          <w:sz w:val="27"/>
        </w:rPr>
        <w:t>prototypical inheritance.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Every object in JavaScript has an internal property called prototype. Here is an empty object i.e., let a = {}. In this way, we normally create an object, but note that another way to accomplish this is with the object constructor: let a = new Object(). We have discussed the object in the </w:t>
      </w:r>
      <w:hyperlink r:id="rId46" w:history="1">
        <w:r w:rsidRPr="0089304D">
          <w:rPr>
            <w:rFonts w:ascii="Segoe UI" w:eastAsia="Times New Roman" w:hAnsi="Segoe UI" w:cs="Segoe UI"/>
            <w:b/>
            <w:bCs/>
            <w:i/>
            <w:iCs/>
            <w:color w:val="0000FF"/>
            <w:sz w:val="27"/>
            <w:u w:val="single"/>
          </w:rPr>
          <w:t>tutorial#27</w:t>
        </w:r>
      </w:hyperlink>
      <w:r w:rsidRPr="0089304D">
        <w:rPr>
          <w:rFonts w:ascii="Segoe UI" w:eastAsia="Times New Roman" w:hAnsi="Segoe UI" w:cs="Segoe UI"/>
          <w:color w:val="000000"/>
          <w:sz w:val="27"/>
          <w:szCs w:val="27"/>
        </w:rPr>
        <w:t>. Before understanding the prototype inheritance, let us first understand what inheritance is.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02" w:author="Unknown"/>
          <w:rFonts w:ascii="Segoe UI" w:eastAsia="Times New Roman" w:hAnsi="Segoe UI" w:cs="Segoe UI"/>
          <w:b/>
          <w:bCs/>
          <w:color w:val="000000"/>
          <w:sz w:val="24"/>
          <w:szCs w:val="24"/>
        </w:rPr>
      </w:pPr>
      <w:ins w:id="6203" w:author="Unknown">
        <w:r w:rsidRPr="0089304D">
          <w:rPr>
            <w:rFonts w:ascii="Segoe UI" w:eastAsia="Times New Roman" w:hAnsi="Segoe UI" w:cs="Segoe UI"/>
            <w:b/>
            <w:bCs/>
            <w:color w:val="000000"/>
            <w:sz w:val="24"/>
            <w:szCs w:val="24"/>
          </w:rPr>
          <w:t>Inheritance:-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04" w:author="Unknown"/>
          <w:rFonts w:ascii="Segoe UI" w:eastAsia="Times New Roman" w:hAnsi="Segoe UI" w:cs="Segoe UI"/>
          <w:color w:val="000000"/>
          <w:sz w:val="27"/>
          <w:szCs w:val="27"/>
        </w:rPr>
      </w:pPr>
      <w:ins w:id="6205" w:author="Unknown">
        <w:r w:rsidRPr="0089304D">
          <w:rPr>
            <w:rFonts w:ascii="Segoe UI" w:eastAsia="Times New Roman" w:hAnsi="Segoe UI" w:cs="Segoe UI"/>
            <w:color w:val="000000"/>
            <w:sz w:val="27"/>
            <w:szCs w:val="27"/>
          </w:rPr>
          <w:t>Inheritance let the objects to share each other's properties. In other words, Inheritance is the process by which one object can be based on another.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06" w:author="Unknown"/>
          <w:rFonts w:ascii="Segoe UI" w:eastAsia="Times New Roman" w:hAnsi="Segoe UI" w:cs="Segoe UI"/>
          <w:b/>
          <w:bCs/>
          <w:color w:val="000000"/>
          <w:sz w:val="24"/>
          <w:szCs w:val="24"/>
        </w:rPr>
      </w:pPr>
      <w:ins w:id="6207" w:author="Unknown">
        <w:r w:rsidRPr="0089304D">
          <w:rPr>
            <w:rFonts w:ascii="Segoe UI" w:eastAsia="Times New Roman" w:hAnsi="Segoe UI" w:cs="Segoe UI"/>
            <w:b/>
            <w:bCs/>
            <w:color w:val="000000"/>
            <w:sz w:val="24"/>
            <w:szCs w:val="24"/>
          </w:rPr>
          <w:t>Prototype Inheritance: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08" w:author="Unknown"/>
          <w:rFonts w:ascii="Segoe UI" w:eastAsia="Times New Roman" w:hAnsi="Segoe UI" w:cs="Segoe UI"/>
          <w:color w:val="000000"/>
          <w:sz w:val="27"/>
          <w:szCs w:val="27"/>
        </w:rPr>
      </w:pPr>
      <w:ins w:id="6209" w:author="Unknown">
        <w:r w:rsidRPr="0089304D">
          <w:rPr>
            <w:rFonts w:ascii="Segoe UI" w:eastAsia="Times New Roman" w:hAnsi="Segoe UI" w:cs="Segoe UI"/>
            <w:color w:val="000000"/>
            <w:sz w:val="27"/>
            <w:szCs w:val="27"/>
          </w:rPr>
          <w:t>When we try to access a property or any object's method, the JavaScript will first search on the object itself, and then it will search the object's prototype if not found. If, after checking both the object and its prototype still no match is found, JavaScript will check the linked object prototype and continue searching until the end of the prototype chain is reached. Object.prototype is at the end of the prototype chain. All the objects inherit the properties and methods of Object. When we try to search beyond the end of the chain, results in null. There are different ways to create an object in JavaScript. </w:t>
        </w:r>
      </w:ins>
    </w:p>
    <w:p w:rsidR="0089304D" w:rsidRPr="0089304D" w:rsidRDefault="0089304D" w:rsidP="0089304D">
      <w:pPr>
        <w:numPr>
          <w:ilvl w:val="0"/>
          <w:numId w:val="5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6210" w:author="Unknown"/>
          <w:rFonts w:ascii="Segoe UI" w:eastAsia="Times New Roman" w:hAnsi="Segoe UI" w:cs="Segoe UI"/>
          <w:color w:val="000000"/>
          <w:sz w:val="27"/>
          <w:szCs w:val="27"/>
        </w:rPr>
      </w:pPr>
      <w:ins w:id="6211" w:author="Unknown">
        <w:r w:rsidRPr="0089304D">
          <w:rPr>
            <w:rFonts w:ascii="Segoe UI" w:eastAsia="Times New Roman" w:hAnsi="Segoe UI" w:cs="Segoe UI"/>
            <w:color w:val="000000"/>
            <w:sz w:val="27"/>
            <w:szCs w:val="27"/>
          </w:rPr>
          <w:t>Object literal</w:t>
        </w:r>
      </w:ins>
    </w:p>
    <w:p w:rsidR="0089304D" w:rsidRPr="0089304D" w:rsidRDefault="0089304D" w:rsidP="0089304D">
      <w:pPr>
        <w:numPr>
          <w:ilvl w:val="0"/>
          <w:numId w:val="5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6212" w:author="Unknown"/>
          <w:rFonts w:ascii="Segoe UI" w:eastAsia="Times New Roman" w:hAnsi="Segoe UI" w:cs="Segoe UI"/>
          <w:color w:val="000000"/>
          <w:sz w:val="27"/>
          <w:szCs w:val="27"/>
        </w:rPr>
      </w:pPr>
      <w:ins w:id="6213" w:author="Unknown">
        <w:r w:rsidRPr="0089304D">
          <w:rPr>
            <w:rFonts w:ascii="Segoe UI" w:eastAsia="Times New Roman" w:hAnsi="Segoe UI" w:cs="Segoe UI"/>
            <w:color w:val="000000"/>
            <w:sz w:val="27"/>
            <w:szCs w:val="27"/>
          </w:rPr>
          <w:t>Function constructor</w:t>
        </w:r>
      </w:ins>
    </w:p>
    <w:p w:rsidR="0089304D" w:rsidRPr="0089304D" w:rsidRDefault="0089304D" w:rsidP="0089304D">
      <w:pPr>
        <w:numPr>
          <w:ilvl w:val="0"/>
          <w:numId w:val="5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6214" w:author="Unknown"/>
          <w:rFonts w:ascii="Segoe UI" w:eastAsia="Times New Roman" w:hAnsi="Segoe UI" w:cs="Segoe UI"/>
          <w:color w:val="000000"/>
          <w:sz w:val="27"/>
          <w:szCs w:val="27"/>
        </w:rPr>
      </w:pPr>
      <w:ins w:id="6215" w:author="Unknown">
        <w:r w:rsidRPr="0089304D">
          <w:rPr>
            <w:rFonts w:ascii="Segoe UI" w:eastAsia="Times New Roman" w:hAnsi="Segoe UI" w:cs="Segoe UI"/>
            <w:color w:val="000000"/>
            <w:sz w:val="27"/>
            <w:szCs w:val="27"/>
          </w:rPr>
          <w:t>The create()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16" w:author="Unknown"/>
          <w:rFonts w:ascii="Segoe UI" w:eastAsia="Times New Roman" w:hAnsi="Segoe UI" w:cs="Segoe UI"/>
          <w:color w:val="000000"/>
          <w:sz w:val="27"/>
          <w:szCs w:val="27"/>
        </w:rPr>
      </w:pPr>
      <w:ins w:id="6217" w:author="Unknown">
        <w:r w:rsidRPr="0089304D">
          <w:rPr>
            <w:rFonts w:ascii="Segoe UI" w:eastAsia="Times New Roman" w:hAnsi="Segoe UI" w:cs="Segoe UI"/>
            <w:color w:val="000000"/>
            <w:sz w:val="27"/>
            <w:szCs w:val="27"/>
          </w:rPr>
          <w:t>We have already discussed the object literal and function constructor in </w:t>
        </w:r>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"https://codewithharry.com/videos/javascript-tutorials-in-hindi-27"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tutorial#27</w:t>
        </w:r>
        <w:r w:rsidRPr="0089304D">
          <w:rPr>
            <w:rFonts w:ascii="Segoe UI" w:eastAsia="Times New Roman" w:hAnsi="Segoe UI" w:cs="Segoe UI"/>
            <w:b/>
            <w:bCs/>
            <w:i/>
            <w:iCs/>
            <w:color w:val="000000"/>
            <w:sz w:val="27"/>
          </w:rPr>
          <w:fldChar w:fldCharType="end"/>
        </w:r>
        <w:r w:rsidRPr="0089304D">
          <w:rPr>
            <w:rFonts w:ascii="Segoe UI" w:eastAsia="Times New Roman" w:hAnsi="Segoe UI" w:cs="Segoe UI"/>
            <w:color w:val="000000"/>
            <w:sz w:val="27"/>
            <w:szCs w:val="27"/>
          </w:rPr>
          <w:t>. Today we will discuss </w:t>
        </w:r>
        <w:r w:rsidRPr="0089304D">
          <w:rPr>
            <w:rFonts w:ascii="Segoe UI" w:eastAsia="Times New Roman" w:hAnsi="Segoe UI" w:cs="Segoe UI"/>
            <w:b/>
            <w:bCs/>
            <w:color w:val="000000"/>
            <w:sz w:val="27"/>
          </w:rPr>
          <w:t>object.create()</w:t>
        </w:r>
        <w:r w:rsidRPr="0089304D">
          <w:rPr>
            <w:rFonts w:ascii="Segoe UI" w:eastAsia="Times New Roman" w:hAnsi="Segoe UI" w:cs="Segoe UI"/>
            <w:color w:val="000000"/>
            <w:sz w:val="27"/>
            <w:szCs w:val="27"/>
          </w:rPr>
          <w:t>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18" w:author="Unknown"/>
          <w:rFonts w:ascii="Segoe UI" w:eastAsia="Times New Roman" w:hAnsi="Segoe UI" w:cs="Segoe UI"/>
          <w:b/>
          <w:bCs/>
          <w:color w:val="000000"/>
          <w:sz w:val="24"/>
          <w:szCs w:val="24"/>
        </w:rPr>
      </w:pPr>
      <w:ins w:id="6219" w:author="Unknown">
        <w:r w:rsidRPr="0089304D">
          <w:rPr>
            <w:rFonts w:ascii="Segoe UI" w:eastAsia="Times New Roman" w:hAnsi="Segoe UI" w:cs="Segoe UI"/>
            <w:b/>
            <w:bCs/>
            <w:color w:val="000000"/>
            <w:sz w:val="24"/>
            <w:szCs w:val="24"/>
          </w:rPr>
          <w:t>Object.create():-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20" w:author="Unknown"/>
          <w:rFonts w:ascii="Segoe UI" w:eastAsia="Times New Roman" w:hAnsi="Segoe UI" w:cs="Segoe UI"/>
          <w:color w:val="000000"/>
          <w:sz w:val="27"/>
          <w:szCs w:val="27"/>
        </w:rPr>
      </w:pPr>
      <w:ins w:id="6221"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Object.create()</w:t>
        </w:r>
        <w:r w:rsidRPr="0089304D">
          <w:rPr>
            <w:rFonts w:ascii="Segoe UI" w:eastAsia="Times New Roman" w:hAnsi="Segoe UI" w:cs="Segoe UI"/>
            <w:color w:val="000000"/>
            <w:sz w:val="27"/>
            <w:szCs w:val="27"/>
          </w:rPr>
          <w:t> method using an existing object as the prototype, creates a new object. The syntax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22" w:author="Unknown"/>
          <w:rFonts w:ascii="Consolas" w:eastAsia="Times New Roman" w:hAnsi="Consolas" w:cs="Consolas"/>
          <w:color w:val="F8F8F2"/>
          <w:sz w:val="27"/>
          <w:szCs w:val="27"/>
        </w:rPr>
      </w:pPr>
      <w:ins w:id="6223" w:author="Unknown">
        <w:r w:rsidRPr="0089304D">
          <w:rPr>
            <w:rFonts w:ascii="Consolas" w:eastAsia="Times New Roman" w:hAnsi="Consolas" w:cs="Consolas"/>
            <w:color w:val="F8F8F2"/>
            <w:sz w:val="27"/>
          </w:rPr>
          <w:t>Object.</w:t>
        </w:r>
        <w:r w:rsidRPr="0089304D">
          <w:rPr>
            <w:rFonts w:ascii="Consolas" w:eastAsia="Times New Roman" w:hAnsi="Consolas" w:cs="Consolas"/>
            <w:color w:val="E6DB74"/>
            <w:sz w:val="27"/>
          </w:rPr>
          <w:t>create</w:t>
        </w:r>
        <w:r w:rsidRPr="0089304D">
          <w:rPr>
            <w:rFonts w:ascii="Consolas" w:eastAsia="Times New Roman" w:hAnsi="Consolas" w:cs="Consolas"/>
            <w:color w:val="F8F8F2"/>
            <w:sz w:val="27"/>
          </w:rPr>
          <w:t>(proto, [propertiesObject])</w:t>
        </w:r>
      </w:ins>
    </w:p>
    <w:p w:rsidR="0089304D" w:rsidRPr="0089304D" w:rsidRDefault="0089304D" w:rsidP="0089304D">
      <w:pPr>
        <w:spacing w:after="0" w:line="240" w:lineRule="auto"/>
        <w:rPr>
          <w:ins w:id="6224" w:author="Unknown"/>
          <w:rFonts w:ascii="Segoe UI" w:eastAsia="Times New Roman" w:hAnsi="Segoe UI" w:cs="Segoe UI"/>
          <w:color w:val="000000"/>
          <w:sz w:val="27"/>
          <w:szCs w:val="27"/>
        </w:rPr>
      </w:pPr>
      <w:ins w:id="622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26" w:author="Unknown"/>
          <w:rFonts w:ascii="Segoe UI" w:eastAsia="Times New Roman" w:hAnsi="Segoe UI" w:cs="Segoe UI"/>
          <w:color w:val="000000"/>
          <w:sz w:val="27"/>
          <w:szCs w:val="27"/>
        </w:rPr>
      </w:pPr>
      <w:ins w:id="6227" w:author="Unknown">
        <w:r w:rsidRPr="0089304D">
          <w:rPr>
            <w:rFonts w:ascii="Segoe UI" w:eastAsia="Times New Roman" w:hAnsi="Segoe UI" w:cs="Segoe UI"/>
            <w:color w:val="000000"/>
            <w:sz w:val="27"/>
            <w:szCs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28" w:author="Unknown"/>
          <w:rFonts w:ascii="Consolas" w:eastAsia="Times New Roman" w:hAnsi="Consolas" w:cs="Consolas"/>
          <w:color w:val="F8F8F2"/>
          <w:sz w:val="27"/>
        </w:rPr>
      </w:pPr>
      <w:ins w:id="6229" w:author="Unknown">
        <w:r w:rsidRPr="0089304D">
          <w:rPr>
            <w:rFonts w:ascii="Consolas" w:eastAsia="Times New Roman" w:hAnsi="Consolas" w:cs="Consolas"/>
            <w:color w:val="66D9EF"/>
            <w:sz w:val="27"/>
          </w:rPr>
          <w:lastRenderedPageBreak/>
          <w:t>const</w:t>
        </w:r>
        <w:r w:rsidRPr="0089304D">
          <w:rPr>
            <w:rFonts w:ascii="Consolas" w:eastAsia="Times New Roman" w:hAnsi="Consolas" w:cs="Consolas"/>
            <w:color w:val="F8F8F2"/>
            <w:sz w:val="27"/>
          </w:rPr>
          <w:t xml:space="preserve"> myDetail=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30" w:author="Unknown"/>
          <w:rFonts w:ascii="Consolas" w:eastAsia="Times New Roman" w:hAnsi="Consolas" w:cs="Consolas"/>
          <w:color w:val="F8F8F2"/>
          <w:sz w:val="27"/>
        </w:rPr>
      </w:pPr>
      <w:ins w:id="6231" w:author="Unknown">
        <w:r w:rsidRPr="0089304D">
          <w:rPr>
            <w:rFonts w:ascii="Consolas" w:eastAsia="Times New Roman" w:hAnsi="Consolas" w:cs="Consolas"/>
            <w:color w:val="F8F8F2"/>
            <w:sz w:val="27"/>
          </w:rPr>
          <w:t xml:space="preserve">  isHuman: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32" w:author="Unknown"/>
          <w:rFonts w:ascii="Consolas" w:eastAsia="Times New Roman" w:hAnsi="Consolas" w:cs="Consolas"/>
          <w:color w:val="F8F8F2"/>
          <w:sz w:val="27"/>
        </w:rPr>
      </w:pPr>
      <w:ins w:id="62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printIntro</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34" w:author="Unknown"/>
          <w:rFonts w:ascii="Consolas" w:eastAsia="Times New Roman" w:hAnsi="Consolas" w:cs="Consolas"/>
          <w:color w:val="F8F8F2"/>
          <w:sz w:val="27"/>
        </w:rPr>
      </w:pPr>
      <w:ins w:id="623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`My name is </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 xml:space="preserve">. Am I human? </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.isHuman}</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36" w:author="Unknown"/>
          <w:rFonts w:ascii="Consolas" w:eastAsia="Times New Roman" w:hAnsi="Consolas" w:cs="Consolas"/>
          <w:color w:val="F8F8F2"/>
          <w:sz w:val="27"/>
        </w:rPr>
      </w:pPr>
      <w:ins w:id="623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38" w:author="Unknown"/>
          <w:rFonts w:ascii="Consolas" w:eastAsia="Times New Roman" w:hAnsi="Consolas" w:cs="Consolas"/>
          <w:color w:val="F8F8F2"/>
          <w:sz w:val="27"/>
        </w:rPr>
      </w:pPr>
      <w:ins w:id="6239"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myself = Object.</w:t>
        </w:r>
        <w:r w:rsidRPr="0089304D">
          <w:rPr>
            <w:rFonts w:ascii="Consolas" w:eastAsia="Times New Roman" w:hAnsi="Consolas" w:cs="Consolas"/>
            <w:color w:val="E6DB74"/>
            <w:sz w:val="27"/>
          </w:rPr>
          <w:t>create</w:t>
        </w:r>
        <w:r w:rsidRPr="0089304D">
          <w:rPr>
            <w:rFonts w:ascii="Consolas" w:eastAsia="Times New Roman" w:hAnsi="Consolas" w:cs="Consolas"/>
            <w:color w:val="F8F8F2"/>
            <w:sz w:val="27"/>
          </w:rPr>
          <w:t>(myDetail);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40" w:author="Unknown"/>
          <w:rFonts w:ascii="Consolas" w:eastAsia="Times New Roman" w:hAnsi="Consolas" w:cs="Consolas"/>
          <w:color w:val="F8F8F2"/>
          <w:sz w:val="27"/>
        </w:rPr>
      </w:pPr>
      <w:ins w:id="6241" w:author="Unknown">
        <w:r w:rsidRPr="0089304D">
          <w:rPr>
            <w:rFonts w:ascii="Consolas" w:eastAsia="Times New Roman" w:hAnsi="Consolas" w:cs="Consolas"/>
            <w:color w:val="F8F8F2"/>
            <w:sz w:val="27"/>
          </w:rPr>
          <w:t xml:space="preserve">myself.name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"name" is a property set on "me", but not on "person"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42" w:author="Unknown"/>
          <w:rFonts w:ascii="Consolas" w:eastAsia="Times New Roman" w:hAnsi="Consolas" w:cs="Consolas"/>
          <w:color w:val="F8F8F2"/>
          <w:sz w:val="27"/>
        </w:rPr>
      </w:pPr>
      <w:ins w:id="6243" w:author="Unknown">
        <w:r w:rsidRPr="0089304D">
          <w:rPr>
            <w:rFonts w:ascii="Consolas" w:eastAsia="Times New Roman" w:hAnsi="Consolas" w:cs="Consolas"/>
            <w:color w:val="F8F8F2"/>
            <w:sz w:val="27"/>
          </w:rPr>
          <w:t>myself.</w:t>
        </w:r>
        <w:r w:rsidRPr="0089304D">
          <w:rPr>
            <w:rFonts w:ascii="Consolas" w:eastAsia="Times New Roman" w:hAnsi="Consolas" w:cs="Consolas"/>
            <w:color w:val="E6DB74"/>
            <w:sz w:val="27"/>
          </w:rPr>
          <w:t>printIntro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44" w:author="Unknown"/>
          <w:rFonts w:ascii="Consolas" w:eastAsia="Times New Roman" w:hAnsi="Consolas" w:cs="Consolas"/>
          <w:color w:val="F8F8F2"/>
          <w:sz w:val="27"/>
          <w:szCs w:val="27"/>
        </w:rPr>
      </w:pPr>
      <w:ins w:id="6245" w:author="Unknown">
        <w:r w:rsidRPr="0089304D">
          <w:rPr>
            <w:rFonts w:ascii="Consolas" w:eastAsia="Times New Roman" w:hAnsi="Consolas" w:cs="Consolas"/>
            <w:color w:val="8292A2"/>
            <w:sz w:val="27"/>
          </w:rPr>
          <w:t>// expected output: "My name is Harry. Am I human? true"</w:t>
        </w:r>
      </w:ins>
    </w:p>
    <w:p w:rsidR="0089304D" w:rsidRPr="0089304D" w:rsidRDefault="0089304D" w:rsidP="0089304D">
      <w:pPr>
        <w:spacing w:after="0" w:line="240" w:lineRule="auto"/>
        <w:rPr>
          <w:ins w:id="6246" w:author="Unknown"/>
          <w:rFonts w:ascii="Segoe UI" w:eastAsia="Times New Roman" w:hAnsi="Segoe UI" w:cs="Segoe UI"/>
          <w:color w:val="000000"/>
          <w:sz w:val="27"/>
          <w:szCs w:val="27"/>
        </w:rPr>
      </w:pPr>
      <w:ins w:id="624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48" w:author="Unknown"/>
          <w:rFonts w:ascii="Segoe UI" w:eastAsia="Times New Roman" w:hAnsi="Segoe UI" w:cs="Segoe UI"/>
          <w:color w:val="000000"/>
          <w:sz w:val="27"/>
          <w:szCs w:val="27"/>
        </w:rPr>
      </w:pPr>
      <w:ins w:id="6249" w:author="Unknown">
        <w:r w:rsidRPr="0089304D">
          <w:rPr>
            <w:rFonts w:ascii="Segoe UI" w:eastAsia="Times New Roman" w:hAnsi="Segoe UI" w:cs="Segoe UI"/>
            <w:color w:val="000000"/>
            <w:sz w:val="27"/>
            <w:szCs w:val="27"/>
          </w:rPr>
          <w:t>To create inheritance between function constructors, call the parent constructor using call or link the prototype of the child constructor to the parent constructor prototype.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50" w:author="Unknown"/>
          <w:rFonts w:ascii="Segoe UI" w:eastAsia="Times New Roman" w:hAnsi="Segoe UI" w:cs="Segoe UI"/>
          <w:b/>
          <w:bCs/>
          <w:color w:val="000000"/>
          <w:sz w:val="24"/>
          <w:szCs w:val="24"/>
        </w:rPr>
      </w:pPr>
      <w:ins w:id="6251" w:author="Unknown">
        <w:r w:rsidRPr="0089304D">
          <w:rPr>
            <w:rFonts w:ascii="Segoe UI" w:eastAsia="Times New Roman" w:hAnsi="Segoe UI" w:cs="Segoe UI"/>
            <w:b/>
            <w:bCs/>
            <w:color w:val="000000"/>
            <w:sz w:val="24"/>
            <w:szCs w:val="24"/>
          </w:rPr>
          <w:t>Using call to chain constructors for an object:-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52" w:author="Unknown"/>
          <w:rFonts w:ascii="Segoe UI" w:eastAsia="Times New Roman" w:hAnsi="Segoe UI" w:cs="Segoe UI"/>
          <w:color w:val="000000"/>
          <w:sz w:val="27"/>
          <w:szCs w:val="27"/>
        </w:rPr>
      </w:pPr>
      <w:ins w:id="6253" w:author="Unknown">
        <w:r w:rsidRPr="0089304D">
          <w:rPr>
            <w:rFonts w:ascii="Segoe UI" w:eastAsia="Times New Roman" w:hAnsi="Segoe UI" w:cs="Segoe UI"/>
            <w:color w:val="000000"/>
            <w:sz w:val="27"/>
            <w:szCs w:val="27"/>
          </w:rPr>
          <w:t>The call() allows the method or function belonging to one object to be assigned and called for another object.This method provides a new value of this to the method or function. With call(), we can write a method once and then inherit it in another object without rewriting the new object's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54" w:author="Unknown"/>
          <w:rFonts w:ascii="Segoe UI" w:eastAsia="Times New Roman" w:hAnsi="Segoe UI" w:cs="Segoe UI"/>
          <w:color w:val="000000"/>
          <w:sz w:val="27"/>
          <w:szCs w:val="27"/>
        </w:rPr>
      </w:pPr>
      <w:ins w:id="6255" w:author="Unknown">
        <w:r w:rsidRPr="0089304D">
          <w:rPr>
            <w:rFonts w:ascii="Segoe UI" w:eastAsia="Times New Roman" w:hAnsi="Segoe UI" w:cs="Segoe UI"/>
            <w:b/>
            <w:bCs/>
            <w:color w:val="000000"/>
            <w:sz w:val="27"/>
          </w:rPr>
          <w:t>For example</w:t>
        </w:r>
        <w:r w:rsidRPr="0089304D">
          <w:rPr>
            <w:rFonts w:ascii="Segoe UI" w:eastAsia="Times New Roman" w:hAnsi="Segoe UI" w:cs="Segoe UI"/>
            <w:color w:val="000000"/>
            <w:sz w:val="27"/>
            <w:szCs w:val="27"/>
          </w:rPr>
          <w:t>, the constructor for the Factory object is defined with two parameters: name and location. Other functions, Food, invoke Factory, passing this, name, and location. Factory initializes the property's name and location; the specialized functions define the category.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56" w:author="Unknown"/>
          <w:rFonts w:ascii="Consolas" w:eastAsia="Times New Roman" w:hAnsi="Consolas" w:cs="Consolas"/>
          <w:color w:val="F8F8F2"/>
          <w:sz w:val="27"/>
        </w:rPr>
      </w:pPr>
      <w:ins w:id="6257"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Factory</w:t>
        </w:r>
        <w:r w:rsidRPr="0089304D">
          <w:rPr>
            <w:rFonts w:ascii="Consolas" w:eastAsia="Times New Roman" w:hAnsi="Consolas" w:cs="Consolas"/>
            <w:color w:val="F8F8F2"/>
            <w:sz w:val="27"/>
          </w:rPr>
          <w:t xml:space="preserve"> (name, location)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58" w:author="Unknown"/>
          <w:rFonts w:ascii="Consolas" w:eastAsia="Times New Roman" w:hAnsi="Consolas" w:cs="Consolas"/>
          <w:color w:val="F8F8F2"/>
          <w:sz w:val="27"/>
        </w:rPr>
      </w:pPr>
      <w:ins w:id="62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60" w:author="Unknown"/>
          <w:rFonts w:ascii="Consolas" w:eastAsia="Times New Roman" w:hAnsi="Consolas" w:cs="Consolas"/>
          <w:color w:val="F8F8F2"/>
          <w:sz w:val="27"/>
        </w:rPr>
      </w:pPr>
      <w:ins w:id="626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.location = location;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62" w:author="Unknown"/>
          <w:rFonts w:ascii="Consolas" w:eastAsia="Times New Roman" w:hAnsi="Consolas" w:cs="Consolas"/>
          <w:color w:val="F8F8F2"/>
          <w:sz w:val="27"/>
        </w:rPr>
      </w:pPr>
      <w:ins w:id="626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64" w:author="Unknown"/>
          <w:rFonts w:ascii="Consolas" w:eastAsia="Times New Roman" w:hAnsi="Consolas" w:cs="Consolas"/>
          <w:color w:val="F8F8F2"/>
          <w:sz w:val="27"/>
        </w:rPr>
      </w:pPr>
      <w:ins w:id="6265"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Food</w:t>
        </w:r>
        <w:r w:rsidRPr="0089304D">
          <w:rPr>
            <w:rFonts w:ascii="Consolas" w:eastAsia="Times New Roman" w:hAnsi="Consolas" w:cs="Consolas"/>
            <w:color w:val="F8F8F2"/>
            <w:sz w:val="27"/>
          </w:rPr>
          <w:t>(name, location)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66" w:author="Unknown"/>
          <w:rFonts w:ascii="Consolas" w:eastAsia="Times New Roman" w:hAnsi="Consolas" w:cs="Consolas"/>
          <w:color w:val="F8F8F2"/>
          <w:sz w:val="27"/>
        </w:rPr>
      </w:pPr>
      <w:ins w:id="6267"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E6DB74"/>
            <w:sz w:val="27"/>
          </w:rPr>
          <w:t>Factory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call</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name, location);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68" w:author="Unknown"/>
          <w:rFonts w:ascii="Consolas" w:eastAsia="Times New Roman" w:hAnsi="Consolas" w:cs="Consolas"/>
          <w:color w:val="F8F8F2"/>
          <w:sz w:val="27"/>
        </w:rPr>
      </w:pPr>
      <w:ins w:id="62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.category = </w:t>
        </w:r>
        <w:r w:rsidRPr="0089304D">
          <w:rPr>
            <w:rFonts w:ascii="Consolas" w:eastAsia="Times New Roman" w:hAnsi="Consolas" w:cs="Consolas"/>
            <w:color w:val="A6E22E"/>
            <w:sz w:val="27"/>
          </w:rPr>
          <w:t>'food'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70" w:author="Unknown"/>
          <w:rFonts w:ascii="Consolas" w:eastAsia="Times New Roman" w:hAnsi="Consolas" w:cs="Consolas"/>
          <w:color w:val="F8F8F2"/>
          <w:sz w:val="27"/>
        </w:rPr>
      </w:pPr>
      <w:ins w:id="627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72" w:author="Unknown"/>
          <w:rFonts w:ascii="Consolas" w:eastAsia="Times New Roman" w:hAnsi="Consolas" w:cs="Consolas"/>
          <w:color w:val="F8F8F2"/>
          <w:sz w:val="27"/>
          <w:szCs w:val="27"/>
        </w:rPr>
      </w:pPr>
      <w:ins w:id="627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myFood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Food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'Nestle'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'UK'</w:t>
        </w:r>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6274" w:author="Unknown"/>
          <w:rFonts w:ascii="Segoe UI" w:eastAsia="Times New Roman" w:hAnsi="Segoe UI" w:cs="Segoe UI"/>
          <w:color w:val="000000"/>
          <w:sz w:val="27"/>
          <w:szCs w:val="27"/>
        </w:rPr>
      </w:pPr>
      <w:ins w:id="627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76" w:author="Unknown"/>
          <w:rFonts w:ascii="Segoe UI" w:eastAsia="Times New Roman" w:hAnsi="Segoe UI" w:cs="Segoe UI"/>
          <w:b/>
          <w:bCs/>
          <w:color w:val="000000"/>
          <w:sz w:val="24"/>
          <w:szCs w:val="24"/>
        </w:rPr>
      </w:pPr>
      <w:ins w:id="6277" w:author="Unknown">
        <w:r w:rsidRPr="0089304D">
          <w:rPr>
            <w:rFonts w:ascii="Segoe UI" w:eastAsia="Times New Roman" w:hAnsi="Segoe UI" w:cs="Segoe UI"/>
            <w:b/>
            <w:bCs/>
            <w:color w:val="000000"/>
            <w:sz w:val="24"/>
            <w:szCs w:val="24"/>
          </w:rPr>
          <w:t>Manually set the constructor:-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278" w:author="Unknown"/>
          <w:rFonts w:ascii="Segoe UI" w:eastAsia="Times New Roman" w:hAnsi="Segoe UI" w:cs="Segoe UI"/>
          <w:color w:val="000000"/>
          <w:sz w:val="27"/>
          <w:szCs w:val="27"/>
        </w:rPr>
      </w:pPr>
      <w:ins w:id="6279"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constructor</w:t>
        </w:r>
        <w:r w:rsidRPr="0089304D">
          <w:rPr>
            <w:rFonts w:ascii="Segoe UI" w:eastAsia="Times New Roman" w:hAnsi="Segoe UI" w:cs="Segoe UI"/>
            <w:color w:val="000000"/>
            <w:sz w:val="27"/>
            <w:szCs w:val="27"/>
          </w:rPr>
          <w:t> property is used to return a reference to the object constructor function that created the instance object. We mostly use this property to define a </w:t>
        </w:r>
        <w:r w:rsidRPr="0089304D">
          <w:rPr>
            <w:rFonts w:ascii="Segoe UI" w:eastAsia="Times New Roman" w:hAnsi="Segoe UI" w:cs="Segoe UI"/>
            <w:b/>
            <w:bCs/>
            <w:color w:val="000000"/>
            <w:sz w:val="27"/>
          </w:rPr>
          <w:t>function-constructor</w:t>
        </w:r>
        <w:r w:rsidRPr="0089304D">
          <w:rPr>
            <w:rFonts w:ascii="Segoe UI" w:eastAsia="Times New Roman" w:hAnsi="Segoe UI" w:cs="Segoe UI"/>
            <w:color w:val="000000"/>
            <w:sz w:val="27"/>
            <w:szCs w:val="27"/>
          </w:rPr>
          <w:t> function by calling it with </w:t>
        </w:r>
        <w:r w:rsidRPr="0089304D">
          <w:rPr>
            <w:rFonts w:ascii="Segoe UI" w:eastAsia="Times New Roman" w:hAnsi="Segoe UI" w:cs="Segoe UI"/>
            <w:b/>
            <w:bCs/>
            <w:color w:val="000000"/>
            <w:sz w:val="27"/>
          </w:rPr>
          <w:t>a new</w:t>
        </w:r>
        <w:r w:rsidRPr="0089304D">
          <w:rPr>
            <w:rFonts w:ascii="Segoe UI" w:eastAsia="Times New Roman" w:hAnsi="Segoe UI" w:cs="Segoe UI"/>
            <w:color w:val="000000"/>
            <w:sz w:val="27"/>
            <w:szCs w:val="27"/>
          </w:rPr>
          <w:t> and prototype-inherits chain. Here is a simple example of how to set the constructor manually: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80" w:author="Unknown"/>
          <w:rFonts w:ascii="Consolas" w:eastAsia="Times New Roman" w:hAnsi="Consolas" w:cs="Consolas"/>
          <w:color w:val="F8F8F2"/>
          <w:sz w:val="27"/>
        </w:rPr>
      </w:pPr>
      <w:ins w:id="628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Factory</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82" w:author="Unknown"/>
          <w:rFonts w:ascii="Consolas" w:eastAsia="Times New Roman" w:hAnsi="Consolas" w:cs="Consolas"/>
          <w:color w:val="F8F8F2"/>
          <w:sz w:val="27"/>
        </w:rPr>
      </w:pPr>
      <w:ins w:id="6283" w:author="Unknown">
        <w:r w:rsidRPr="0089304D">
          <w:rPr>
            <w:rFonts w:ascii="Consolas" w:eastAsia="Times New Roman" w:hAnsi="Consolas" w:cs="Consolas"/>
            <w:color w:val="8292A2"/>
            <w:sz w:val="27"/>
          </w:rPr>
          <w:t>/*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84" w:author="Unknown"/>
          <w:rFonts w:ascii="Consolas" w:eastAsia="Times New Roman" w:hAnsi="Consolas" w:cs="Consolas"/>
          <w:color w:val="F8F8F2"/>
          <w:sz w:val="27"/>
        </w:rPr>
      </w:pPr>
      <w:ins w:id="628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86" w:author="Unknown"/>
          <w:rFonts w:ascii="Consolas" w:eastAsia="Times New Roman" w:hAnsi="Consolas" w:cs="Consolas"/>
          <w:color w:val="F8F8F2"/>
          <w:sz w:val="27"/>
        </w:rPr>
      </w:pPr>
      <w:ins w:id="6287" w:author="Unknown">
        <w:r w:rsidRPr="0089304D">
          <w:rPr>
            <w:rFonts w:ascii="Consolas" w:eastAsia="Times New Roman" w:hAnsi="Consolas" w:cs="Consolas"/>
            <w:color w:val="E6DB74"/>
            <w:sz w:val="27"/>
          </w:rPr>
          <w:t>Factory</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FactoryMethod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FactoryMethod</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88" w:author="Unknown"/>
          <w:rFonts w:ascii="Consolas" w:eastAsia="Times New Roman" w:hAnsi="Consolas" w:cs="Consolas"/>
          <w:color w:val="F8F8F2"/>
          <w:sz w:val="27"/>
        </w:rPr>
      </w:pPr>
      <w:ins w:id="628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Product1</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90" w:author="Unknown"/>
          <w:rFonts w:ascii="Consolas" w:eastAsia="Times New Roman" w:hAnsi="Consolas" w:cs="Consolas"/>
          <w:color w:val="F8F8F2"/>
          <w:sz w:val="27"/>
        </w:rPr>
      </w:pPr>
      <w:ins w:id="629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Factory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call</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92" w:author="Unknown"/>
          <w:rFonts w:ascii="Consolas" w:eastAsia="Times New Roman" w:hAnsi="Consolas" w:cs="Consolas"/>
          <w:color w:val="F8F8F2"/>
          <w:sz w:val="27"/>
        </w:rPr>
      </w:pPr>
      <w:ins w:id="629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294" w:author="Unknown"/>
          <w:rFonts w:ascii="Consolas" w:eastAsia="Times New Roman" w:hAnsi="Consolas" w:cs="Consolas"/>
          <w:color w:val="F8F8F2"/>
          <w:sz w:val="27"/>
          <w:szCs w:val="27"/>
        </w:rPr>
      </w:pPr>
      <w:ins w:id="6295" w:author="Unknown">
        <w:r w:rsidRPr="0089304D">
          <w:rPr>
            <w:rFonts w:ascii="Consolas" w:eastAsia="Times New Roman" w:hAnsi="Consolas" w:cs="Consolas"/>
            <w:color w:val="E6DB74"/>
            <w:sz w:val="27"/>
          </w:rPr>
          <w:t>Product1</w:t>
        </w:r>
        <w:r w:rsidRPr="0089304D">
          <w:rPr>
            <w:rFonts w:ascii="Consolas" w:eastAsia="Times New Roman" w:hAnsi="Consolas" w:cs="Consolas"/>
            <w:color w:val="F8F8F2"/>
            <w:sz w:val="27"/>
          </w:rPr>
          <w:t>.prototype.constructor = Product1</w:t>
        </w:r>
      </w:ins>
    </w:p>
    <w:p w:rsidR="0089304D" w:rsidRPr="0089304D" w:rsidRDefault="0089304D" w:rsidP="0089304D">
      <w:pPr>
        <w:spacing w:after="0" w:line="240" w:lineRule="auto"/>
        <w:rPr>
          <w:ins w:id="6296" w:author="Unknown"/>
          <w:rFonts w:ascii="Segoe UI" w:eastAsia="Times New Roman" w:hAnsi="Segoe UI" w:cs="Segoe UI"/>
          <w:color w:val="000000"/>
          <w:sz w:val="27"/>
          <w:szCs w:val="27"/>
        </w:rPr>
      </w:pPr>
      <w:ins w:id="629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298" w:author="Unknown"/>
          <w:rFonts w:ascii="Segoe UI" w:eastAsia="Times New Roman" w:hAnsi="Segoe UI" w:cs="Segoe UI"/>
          <w:b/>
          <w:bCs/>
          <w:color w:val="000000"/>
          <w:sz w:val="24"/>
          <w:szCs w:val="24"/>
        </w:rPr>
      </w:pPr>
      <w:ins w:id="6299"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0" w:author="Unknown"/>
          <w:rFonts w:ascii="Consolas" w:eastAsia="Times New Roman" w:hAnsi="Consolas" w:cs="Consolas"/>
          <w:color w:val="F8F8F2"/>
          <w:sz w:val="27"/>
        </w:rPr>
      </w:pPr>
      <w:ins w:id="630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2" w:author="Unknown"/>
          <w:rFonts w:ascii="Consolas" w:eastAsia="Times New Roman" w:hAnsi="Consolas" w:cs="Consolas"/>
          <w:color w:val="F8F8F2"/>
          <w:sz w:val="27"/>
        </w:rPr>
      </w:pPr>
      <w:ins w:id="630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4" w:author="Unknown"/>
          <w:rFonts w:ascii="Consolas" w:eastAsia="Times New Roman" w:hAnsi="Consolas" w:cs="Consolas"/>
          <w:color w:val="F8F8F2"/>
          <w:sz w:val="27"/>
        </w:rPr>
      </w:pPr>
      <w:ins w:id="630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6" w:author="Unknown"/>
          <w:rFonts w:ascii="Consolas" w:eastAsia="Times New Roman" w:hAnsi="Consolas" w:cs="Consolas"/>
          <w:color w:val="F8F8F2"/>
          <w:sz w:val="27"/>
        </w:rPr>
      </w:pPr>
      <w:ins w:id="63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08" w:author="Unknown"/>
          <w:rFonts w:ascii="Consolas" w:eastAsia="Times New Roman" w:hAnsi="Consolas" w:cs="Consolas"/>
          <w:color w:val="F8F8F2"/>
          <w:sz w:val="27"/>
        </w:rPr>
      </w:pPr>
      <w:ins w:id="630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10" w:author="Unknown"/>
          <w:rFonts w:ascii="Consolas" w:eastAsia="Times New Roman" w:hAnsi="Consolas" w:cs="Consolas"/>
          <w:color w:val="F8F8F2"/>
          <w:sz w:val="27"/>
        </w:rPr>
      </w:pPr>
      <w:ins w:id="63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12" w:author="Unknown"/>
          <w:rFonts w:ascii="Consolas" w:eastAsia="Times New Roman" w:hAnsi="Consolas" w:cs="Consolas"/>
          <w:color w:val="F8F8F2"/>
          <w:sz w:val="27"/>
        </w:rPr>
      </w:pPr>
      <w:ins w:id="63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14" w:author="Unknown"/>
          <w:rFonts w:ascii="Consolas" w:eastAsia="Times New Roman" w:hAnsi="Consolas" w:cs="Consolas"/>
          <w:color w:val="F8F8F2"/>
          <w:sz w:val="27"/>
        </w:rPr>
      </w:pPr>
      <w:ins w:id="631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16" w:author="Unknown"/>
          <w:rFonts w:ascii="Consolas" w:eastAsia="Times New Roman" w:hAnsi="Consolas" w:cs="Consolas"/>
          <w:color w:val="F8F8F2"/>
          <w:sz w:val="27"/>
        </w:rPr>
      </w:pPr>
      <w:ins w:id="631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18" w:author="Unknown"/>
          <w:rFonts w:ascii="Consolas" w:eastAsia="Times New Roman" w:hAnsi="Consolas" w:cs="Consolas"/>
          <w:color w:val="F8F8F2"/>
          <w:sz w:val="27"/>
        </w:rPr>
      </w:pPr>
      <w:ins w:id="63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0" w:author="Unknown"/>
          <w:rFonts w:ascii="Consolas" w:eastAsia="Times New Roman" w:hAnsi="Consolas" w:cs="Consolas"/>
          <w:color w:val="F8F8F2"/>
          <w:sz w:val="27"/>
        </w:rPr>
      </w:pPr>
      <w:ins w:id="63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2" w:author="Unknown"/>
          <w:rFonts w:ascii="Consolas" w:eastAsia="Times New Roman" w:hAnsi="Consolas" w:cs="Consolas"/>
          <w:color w:val="F8F8F2"/>
          <w:sz w:val="27"/>
        </w:rPr>
      </w:pPr>
      <w:ins w:id="63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5" w:author="Unknown"/>
          <w:rFonts w:ascii="Consolas" w:eastAsia="Times New Roman" w:hAnsi="Consolas" w:cs="Consolas"/>
          <w:color w:val="F8F8F2"/>
          <w:sz w:val="27"/>
        </w:rPr>
      </w:pPr>
      <w:ins w:id="63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7" w:author="Unknown"/>
          <w:rFonts w:ascii="Consolas" w:eastAsia="Times New Roman" w:hAnsi="Consolas" w:cs="Consolas"/>
          <w:color w:val="F8F8F2"/>
          <w:sz w:val="27"/>
        </w:rPr>
      </w:pPr>
      <w:ins w:id="63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29" w:author="Unknown"/>
          <w:rFonts w:ascii="Consolas" w:eastAsia="Times New Roman" w:hAnsi="Consolas" w:cs="Consolas"/>
          <w:color w:val="F8F8F2"/>
          <w:sz w:val="27"/>
        </w:rPr>
      </w:pPr>
      <w:ins w:id="63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1" w:author="Unknown"/>
          <w:rFonts w:ascii="Consolas" w:eastAsia="Times New Roman" w:hAnsi="Consolas" w:cs="Consolas"/>
          <w:color w:val="F8F8F2"/>
          <w:sz w:val="27"/>
        </w:rPr>
      </w:pPr>
      <w:ins w:id="63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3" w:author="Unknown"/>
          <w:rFonts w:ascii="Consolas" w:eastAsia="Times New Roman" w:hAnsi="Consolas" w:cs="Consolas"/>
          <w:color w:val="F8F8F2"/>
          <w:sz w:val="27"/>
        </w:rPr>
      </w:pPr>
      <w:ins w:id="63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5" w:author="Unknown"/>
          <w:rFonts w:ascii="Consolas" w:eastAsia="Times New Roman" w:hAnsi="Consolas" w:cs="Consolas"/>
          <w:color w:val="F8F8F2"/>
          <w:sz w:val="27"/>
        </w:rPr>
      </w:pPr>
      <w:ins w:id="63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7" w:author="Unknown"/>
          <w:rFonts w:ascii="Consolas" w:eastAsia="Times New Roman" w:hAnsi="Consolas" w:cs="Consolas"/>
          <w:color w:val="F8F8F2"/>
          <w:sz w:val="27"/>
        </w:rPr>
      </w:pPr>
      <w:ins w:id="63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39" w:author="Unknown"/>
          <w:rFonts w:ascii="Consolas" w:eastAsia="Times New Roman" w:hAnsi="Consolas" w:cs="Consolas"/>
          <w:color w:val="F8F8F2"/>
          <w:sz w:val="27"/>
        </w:rPr>
      </w:pPr>
      <w:ins w:id="63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41" w:author="Unknown"/>
          <w:rFonts w:ascii="Consolas" w:eastAsia="Times New Roman" w:hAnsi="Consolas" w:cs="Consolas"/>
          <w:color w:val="F8F8F2"/>
          <w:sz w:val="27"/>
        </w:rPr>
      </w:pPr>
      <w:ins w:id="63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43" w:author="Unknown"/>
          <w:rFonts w:ascii="Consolas" w:eastAsia="Times New Roman" w:hAnsi="Consolas" w:cs="Consolas"/>
          <w:color w:val="F8F8F2"/>
          <w:sz w:val="27"/>
        </w:rPr>
      </w:pPr>
      <w:ins w:id="63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45" w:author="Unknown"/>
          <w:rFonts w:ascii="Consolas" w:eastAsia="Times New Roman" w:hAnsi="Consolas" w:cs="Consolas"/>
          <w:color w:val="F8F8F2"/>
          <w:sz w:val="27"/>
        </w:rPr>
      </w:pPr>
      <w:ins w:id="63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47" w:author="Unknown"/>
          <w:rFonts w:ascii="Consolas" w:eastAsia="Times New Roman" w:hAnsi="Consolas" w:cs="Consolas"/>
          <w:color w:val="F8F8F2"/>
          <w:sz w:val="27"/>
        </w:rPr>
      </w:pPr>
      <w:ins w:id="63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49" w:author="Unknown"/>
          <w:rFonts w:ascii="Consolas" w:eastAsia="Times New Roman" w:hAnsi="Consolas" w:cs="Consolas"/>
          <w:color w:val="F8F8F2"/>
          <w:sz w:val="27"/>
        </w:rPr>
      </w:pPr>
      <w:ins w:id="63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1" w:author="Unknown"/>
          <w:rFonts w:ascii="Consolas" w:eastAsia="Times New Roman" w:hAnsi="Consolas" w:cs="Consolas"/>
          <w:color w:val="F8F8F2"/>
          <w:sz w:val="27"/>
        </w:rPr>
      </w:pPr>
      <w:ins w:id="63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3" w:author="Unknown"/>
          <w:rFonts w:ascii="Consolas" w:eastAsia="Times New Roman" w:hAnsi="Consolas" w:cs="Consolas"/>
          <w:color w:val="F8F8F2"/>
          <w:sz w:val="27"/>
        </w:rPr>
      </w:pPr>
      <w:ins w:id="6354"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5" w:author="Unknown"/>
          <w:rFonts w:ascii="Consolas" w:eastAsia="Times New Roman" w:hAnsi="Consolas" w:cs="Consolas"/>
          <w:color w:val="F8F8F2"/>
          <w:sz w:val="27"/>
        </w:rPr>
      </w:pPr>
      <w:ins w:id="63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7" w:author="Unknown"/>
          <w:rFonts w:ascii="Consolas" w:eastAsia="Times New Roman" w:hAnsi="Consolas" w:cs="Consolas"/>
          <w:color w:val="F8F8F2"/>
          <w:sz w:val="27"/>
        </w:rPr>
      </w:pPr>
      <w:ins w:id="6358"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59" w:author="Unknown"/>
          <w:rFonts w:ascii="Consolas" w:eastAsia="Times New Roman" w:hAnsi="Consolas" w:cs="Consolas"/>
          <w:color w:val="F8F8F2"/>
          <w:sz w:val="27"/>
        </w:rPr>
      </w:pPr>
      <w:ins w:id="63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61" w:author="Unknown"/>
          <w:rFonts w:ascii="Consolas" w:eastAsia="Times New Roman" w:hAnsi="Consolas" w:cs="Consolas"/>
          <w:color w:val="F8F8F2"/>
          <w:sz w:val="27"/>
        </w:rPr>
      </w:pPr>
      <w:ins w:id="63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63" w:author="Unknown"/>
          <w:rFonts w:ascii="Consolas" w:eastAsia="Times New Roman" w:hAnsi="Consolas" w:cs="Consolas"/>
          <w:color w:val="F8F8F2"/>
          <w:sz w:val="27"/>
        </w:rPr>
      </w:pPr>
      <w:ins w:id="63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65" w:author="Unknown"/>
          <w:rFonts w:ascii="Consolas" w:eastAsia="Times New Roman" w:hAnsi="Consolas" w:cs="Consolas"/>
          <w:color w:val="F8F8F2"/>
          <w:sz w:val="27"/>
        </w:rPr>
      </w:pPr>
      <w:ins w:id="63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67" w:author="Unknown"/>
          <w:rFonts w:ascii="Consolas" w:eastAsia="Times New Roman" w:hAnsi="Consolas" w:cs="Consolas"/>
          <w:color w:val="F8F8F2"/>
          <w:sz w:val="27"/>
        </w:rPr>
      </w:pPr>
      <w:ins w:id="63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69" w:author="Unknown"/>
          <w:rFonts w:ascii="Consolas" w:eastAsia="Times New Roman" w:hAnsi="Consolas" w:cs="Consolas"/>
          <w:color w:val="F8F8F2"/>
          <w:sz w:val="27"/>
        </w:rPr>
      </w:pPr>
      <w:ins w:id="63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1" w:author="Unknown"/>
          <w:rFonts w:ascii="Consolas" w:eastAsia="Times New Roman" w:hAnsi="Consolas" w:cs="Consolas"/>
          <w:color w:val="F8F8F2"/>
          <w:sz w:val="27"/>
        </w:rPr>
      </w:pPr>
      <w:ins w:id="637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3" w:author="Unknown"/>
          <w:rFonts w:ascii="Consolas" w:eastAsia="Times New Roman" w:hAnsi="Consolas" w:cs="Consolas"/>
          <w:color w:val="F8F8F2"/>
          <w:sz w:val="27"/>
        </w:rPr>
      </w:pPr>
      <w:ins w:id="6374"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5" w:author="Unknown"/>
          <w:rFonts w:ascii="Consolas" w:eastAsia="Times New Roman" w:hAnsi="Consolas" w:cs="Consolas"/>
          <w:color w:val="F8F8F2"/>
          <w:sz w:val="27"/>
        </w:rPr>
      </w:pPr>
      <w:ins w:id="6376"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7" w:author="Unknown"/>
          <w:rFonts w:ascii="Consolas" w:eastAsia="Times New Roman" w:hAnsi="Consolas" w:cs="Consolas"/>
          <w:color w:val="F8F8F2"/>
          <w:sz w:val="27"/>
        </w:rPr>
      </w:pPr>
      <w:ins w:id="6378"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79" w:author="Unknown"/>
          <w:rFonts w:ascii="Consolas" w:eastAsia="Times New Roman" w:hAnsi="Consolas" w:cs="Consolas"/>
          <w:color w:val="F8F8F2"/>
          <w:sz w:val="27"/>
        </w:rPr>
      </w:pPr>
      <w:ins w:id="6380"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81" w:author="Unknown"/>
          <w:rFonts w:ascii="Consolas" w:eastAsia="Times New Roman" w:hAnsi="Consolas" w:cs="Consolas"/>
          <w:color w:val="F8F8F2"/>
          <w:sz w:val="27"/>
        </w:rPr>
      </w:pPr>
      <w:ins w:id="6382"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83" w:author="Unknown"/>
          <w:rFonts w:ascii="Consolas" w:eastAsia="Times New Roman" w:hAnsi="Consolas" w:cs="Consolas"/>
          <w:color w:val="F8F8F2"/>
          <w:sz w:val="27"/>
        </w:rPr>
      </w:pPr>
      <w:ins w:id="6384"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85" w:author="Unknown"/>
          <w:rFonts w:ascii="Consolas" w:eastAsia="Times New Roman" w:hAnsi="Consolas" w:cs="Consolas"/>
          <w:color w:val="F8F8F2"/>
          <w:sz w:val="27"/>
        </w:rPr>
      </w:pPr>
      <w:ins w:id="6386"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87" w:author="Unknown"/>
          <w:rFonts w:ascii="Consolas" w:eastAsia="Times New Roman" w:hAnsi="Consolas" w:cs="Consolas"/>
          <w:color w:val="F8F8F2"/>
          <w:sz w:val="27"/>
        </w:rPr>
      </w:pPr>
      <w:ins w:id="6388"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89" w:author="Unknown"/>
          <w:rFonts w:ascii="Consolas" w:eastAsia="Times New Roman" w:hAnsi="Consolas" w:cs="Consolas"/>
          <w:color w:val="F8F8F2"/>
          <w:sz w:val="27"/>
        </w:rPr>
      </w:pPr>
      <w:ins w:id="6390"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1" w:author="Unknown"/>
          <w:rFonts w:ascii="Consolas" w:eastAsia="Times New Roman" w:hAnsi="Consolas" w:cs="Consolas"/>
          <w:color w:val="F8F8F2"/>
          <w:sz w:val="27"/>
        </w:rPr>
      </w:pPr>
      <w:ins w:id="6392"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3" w:author="Unknown"/>
          <w:rFonts w:ascii="Consolas" w:eastAsia="Times New Roman" w:hAnsi="Consolas" w:cs="Consolas"/>
          <w:color w:val="F8F8F2"/>
          <w:sz w:val="27"/>
        </w:rPr>
      </w:pPr>
      <w:ins w:id="6394"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5" w:author="Unknown"/>
          <w:rFonts w:ascii="Consolas" w:eastAsia="Times New Roman" w:hAnsi="Consolas" w:cs="Consolas"/>
          <w:color w:val="F8F8F2"/>
          <w:sz w:val="27"/>
        </w:rPr>
      </w:pPr>
      <w:ins w:id="6396"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7" w:author="Unknown"/>
          <w:rFonts w:ascii="Consolas" w:eastAsia="Times New Roman" w:hAnsi="Consolas" w:cs="Consolas"/>
          <w:color w:val="F8F8F2"/>
          <w:sz w:val="27"/>
        </w:rPr>
      </w:pPr>
      <w:ins w:id="6398"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399" w:author="Unknown"/>
          <w:rFonts w:ascii="Consolas" w:eastAsia="Times New Roman" w:hAnsi="Consolas" w:cs="Consolas"/>
          <w:color w:val="F8F8F2"/>
          <w:sz w:val="27"/>
        </w:rPr>
      </w:pPr>
      <w:ins w:id="640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js/tut30.js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01" w:author="Unknown"/>
          <w:rFonts w:ascii="Consolas" w:eastAsia="Times New Roman" w:hAnsi="Consolas" w:cs="Consolas"/>
          <w:color w:val="F8F8F2"/>
          <w:sz w:val="27"/>
        </w:rPr>
      </w:pPr>
      <w:ins w:id="640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403" w:author="Unknown"/>
          <w:rFonts w:ascii="Segoe UI" w:eastAsia="Times New Roman" w:hAnsi="Segoe UI" w:cs="Segoe UI"/>
          <w:color w:val="000000"/>
          <w:sz w:val="27"/>
          <w:szCs w:val="27"/>
        </w:rPr>
      </w:pPr>
      <w:ins w:id="640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405" w:author="Unknown"/>
          <w:rFonts w:ascii="Segoe UI" w:eastAsia="Times New Roman" w:hAnsi="Segoe UI" w:cs="Segoe UI"/>
          <w:b/>
          <w:bCs/>
          <w:color w:val="000000"/>
          <w:sz w:val="24"/>
          <w:szCs w:val="24"/>
        </w:rPr>
      </w:pPr>
      <w:ins w:id="640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07" w:author="Unknown"/>
          <w:rFonts w:ascii="Consolas" w:eastAsia="Times New Roman" w:hAnsi="Consolas" w:cs="Consolas"/>
          <w:color w:val="F8F8F2"/>
          <w:sz w:val="27"/>
        </w:rPr>
      </w:pPr>
      <w:ins w:id="640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0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0" w:author="Unknown"/>
          <w:rFonts w:ascii="Consolas" w:eastAsia="Times New Roman" w:hAnsi="Consolas" w:cs="Consolas"/>
          <w:color w:val="F8F8F2"/>
          <w:sz w:val="27"/>
        </w:rPr>
      </w:pPr>
      <w:ins w:id="6411"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proto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2" w:author="Unknown"/>
          <w:rFonts w:ascii="Consolas" w:eastAsia="Times New Roman" w:hAnsi="Consolas" w:cs="Consolas"/>
          <w:color w:val="F8F8F2"/>
          <w:sz w:val="27"/>
        </w:rPr>
      </w:pPr>
      <w:ins w:id="641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slogan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4" w:author="Unknown"/>
          <w:rFonts w:ascii="Consolas" w:eastAsia="Times New Roman" w:hAnsi="Consolas" w:cs="Consolas"/>
          <w:color w:val="F8F8F2"/>
          <w:sz w:val="27"/>
        </w:rPr>
      </w:pPr>
      <w:ins w:id="64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`This company is the best`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6" w:author="Unknown"/>
          <w:rFonts w:ascii="Consolas" w:eastAsia="Times New Roman" w:hAnsi="Consolas" w:cs="Consolas"/>
          <w:color w:val="F8F8F2"/>
          <w:sz w:val="27"/>
        </w:rPr>
      </w:pPr>
      <w:ins w:id="641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18" w:author="Unknown"/>
          <w:rFonts w:ascii="Consolas" w:eastAsia="Times New Roman" w:hAnsi="Consolas" w:cs="Consolas"/>
          <w:color w:val="F8F8F2"/>
          <w:sz w:val="27"/>
        </w:rPr>
      </w:pPr>
      <w:ins w:id="641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changeName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(newName)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0" w:author="Unknown"/>
          <w:rFonts w:ascii="Consolas" w:eastAsia="Times New Roman" w:hAnsi="Consolas" w:cs="Consolas"/>
          <w:color w:val="F8F8F2"/>
          <w:sz w:val="27"/>
        </w:rPr>
      </w:pPr>
      <w:ins w:id="642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newName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2" w:author="Unknown"/>
          <w:rFonts w:ascii="Consolas" w:eastAsia="Times New Roman" w:hAnsi="Consolas" w:cs="Consolas"/>
          <w:color w:val="F8F8F2"/>
          <w:sz w:val="27"/>
        </w:rPr>
      </w:pPr>
      <w:ins w:id="642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4" w:author="Unknown"/>
          <w:rFonts w:ascii="Consolas" w:eastAsia="Times New Roman" w:hAnsi="Consolas" w:cs="Consolas"/>
          <w:color w:val="F8F8F2"/>
          <w:sz w:val="27"/>
        </w:rPr>
      </w:pPr>
      <w:ins w:id="642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7" w:author="Unknown"/>
          <w:rFonts w:ascii="Consolas" w:eastAsia="Times New Roman" w:hAnsi="Consolas" w:cs="Consolas"/>
          <w:color w:val="F8F8F2"/>
          <w:sz w:val="27"/>
        </w:rPr>
      </w:pPr>
      <w:ins w:id="6428" w:author="Unknown">
        <w:r w:rsidRPr="0089304D">
          <w:rPr>
            <w:rFonts w:ascii="Consolas" w:eastAsia="Times New Roman" w:hAnsi="Consolas" w:cs="Consolas"/>
            <w:color w:val="8292A2"/>
            <w:sz w:val="27"/>
          </w:rPr>
          <w:t>// This creates harry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29" w:author="Unknown"/>
          <w:rFonts w:ascii="Consolas" w:eastAsia="Times New Roman" w:hAnsi="Consolas" w:cs="Consolas"/>
          <w:color w:val="F8F8F2"/>
          <w:sz w:val="27"/>
        </w:rPr>
      </w:pPr>
      <w:ins w:id="643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harry = Object.</w:t>
        </w:r>
        <w:r w:rsidRPr="0089304D">
          <w:rPr>
            <w:rFonts w:ascii="Consolas" w:eastAsia="Times New Roman" w:hAnsi="Consolas" w:cs="Consolas"/>
            <w:color w:val="E6DB74"/>
            <w:sz w:val="27"/>
          </w:rPr>
          <w:t>create</w:t>
        </w:r>
        <w:r w:rsidRPr="0089304D">
          <w:rPr>
            <w:rFonts w:ascii="Consolas" w:eastAsia="Times New Roman" w:hAnsi="Consolas" w:cs="Consolas"/>
            <w:color w:val="F8F8F2"/>
            <w:sz w:val="27"/>
          </w:rPr>
          <w:t>(proto);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31" w:author="Unknown"/>
          <w:rFonts w:ascii="Consolas" w:eastAsia="Times New Roman" w:hAnsi="Consolas" w:cs="Consolas"/>
          <w:color w:val="F8F8F2"/>
          <w:sz w:val="27"/>
        </w:rPr>
      </w:pPr>
      <w:ins w:id="6432" w:author="Unknown">
        <w:r w:rsidRPr="0089304D">
          <w:rPr>
            <w:rFonts w:ascii="Consolas" w:eastAsia="Times New Roman" w:hAnsi="Consolas" w:cs="Consolas"/>
            <w:color w:val="F8F8F2"/>
            <w:sz w:val="27"/>
          </w:rPr>
          <w:t xml:space="preserve">harry.name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33" w:author="Unknown"/>
          <w:rFonts w:ascii="Consolas" w:eastAsia="Times New Roman" w:hAnsi="Consolas" w:cs="Consolas"/>
          <w:color w:val="F8F8F2"/>
          <w:sz w:val="27"/>
        </w:rPr>
      </w:pPr>
      <w:ins w:id="6434" w:author="Unknown">
        <w:r w:rsidRPr="0089304D">
          <w:rPr>
            <w:rFonts w:ascii="Consolas" w:eastAsia="Times New Roman" w:hAnsi="Consolas" w:cs="Consolas"/>
            <w:color w:val="F8F8F2"/>
            <w:sz w:val="27"/>
          </w:rPr>
          <w:t xml:space="preserve">harry.role = </w:t>
        </w:r>
        <w:r w:rsidRPr="0089304D">
          <w:rPr>
            <w:rFonts w:ascii="Consolas" w:eastAsia="Times New Roman" w:hAnsi="Consolas" w:cs="Consolas"/>
            <w:color w:val="A6E22E"/>
            <w:sz w:val="27"/>
          </w:rPr>
          <w:t>"Programmer"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35" w:author="Unknown"/>
          <w:rFonts w:ascii="Consolas" w:eastAsia="Times New Roman" w:hAnsi="Consolas" w:cs="Consolas"/>
          <w:color w:val="F8F8F2"/>
          <w:sz w:val="27"/>
        </w:rPr>
      </w:pPr>
      <w:ins w:id="6436" w:author="Unknown">
        <w:r w:rsidRPr="0089304D">
          <w:rPr>
            <w:rFonts w:ascii="Consolas" w:eastAsia="Times New Roman" w:hAnsi="Consolas" w:cs="Consolas"/>
            <w:color w:val="8292A2"/>
            <w:sz w:val="27"/>
          </w:rPr>
          <w:t>// harry.changeName("Harry2")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37" w:author="Unknown"/>
          <w:rFonts w:ascii="Consolas" w:eastAsia="Times New Roman" w:hAnsi="Consolas" w:cs="Consolas"/>
          <w:color w:val="F8F8F2"/>
          <w:sz w:val="27"/>
        </w:rPr>
      </w:pPr>
      <w:ins w:id="6438" w:author="Unknown">
        <w:r w:rsidRPr="0089304D">
          <w:rPr>
            <w:rFonts w:ascii="Consolas" w:eastAsia="Times New Roman" w:hAnsi="Consolas" w:cs="Consolas"/>
            <w:color w:val="8292A2"/>
            <w:sz w:val="27"/>
          </w:rPr>
          <w:t>// console.log(harry)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3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0" w:author="Unknown"/>
          <w:rFonts w:ascii="Consolas" w:eastAsia="Times New Roman" w:hAnsi="Consolas" w:cs="Consolas"/>
          <w:color w:val="F8F8F2"/>
          <w:sz w:val="27"/>
        </w:rPr>
      </w:pPr>
      <w:ins w:id="6441" w:author="Unknown">
        <w:r w:rsidRPr="0089304D">
          <w:rPr>
            <w:rFonts w:ascii="Consolas" w:eastAsia="Times New Roman" w:hAnsi="Consolas" w:cs="Consolas"/>
            <w:color w:val="8292A2"/>
            <w:sz w:val="27"/>
          </w:rPr>
          <w:t>// This also creates harry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2" w:author="Unknown"/>
          <w:rFonts w:ascii="Consolas" w:eastAsia="Times New Roman" w:hAnsi="Consolas" w:cs="Consolas"/>
          <w:color w:val="F8F8F2"/>
          <w:sz w:val="27"/>
        </w:rPr>
      </w:pPr>
      <w:ins w:id="644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harry1 = Object.</w:t>
        </w:r>
        <w:r w:rsidRPr="0089304D">
          <w:rPr>
            <w:rFonts w:ascii="Consolas" w:eastAsia="Times New Roman" w:hAnsi="Consolas" w:cs="Consolas"/>
            <w:color w:val="E6DB74"/>
            <w:sz w:val="27"/>
          </w:rPr>
          <w:t>create</w:t>
        </w:r>
        <w:r w:rsidRPr="0089304D">
          <w:rPr>
            <w:rFonts w:ascii="Consolas" w:eastAsia="Times New Roman" w:hAnsi="Consolas" w:cs="Consolas"/>
            <w:color w:val="F8F8F2"/>
            <w:sz w:val="27"/>
          </w:rPr>
          <w:t>(proto,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4" w:author="Unknown"/>
          <w:rFonts w:ascii="Consolas" w:eastAsia="Times New Roman" w:hAnsi="Consolas" w:cs="Consolas"/>
          <w:color w:val="F8F8F2"/>
          <w:sz w:val="27"/>
        </w:rPr>
      </w:pPr>
      <w:ins w:id="6445" w:author="Unknown">
        <w:r w:rsidRPr="0089304D">
          <w:rPr>
            <w:rFonts w:ascii="Consolas" w:eastAsia="Times New Roman" w:hAnsi="Consolas" w:cs="Consolas"/>
            <w:color w:val="F8F8F2"/>
            <w:sz w:val="27"/>
          </w:rPr>
          <w:t xml:space="preserve">    name: { value: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writable: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6" w:author="Unknown"/>
          <w:rFonts w:ascii="Consolas" w:eastAsia="Times New Roman" w:hAnsi="Consolas" w:cs="Consolas"/>
          <w:color w:val="F8F8F2"/>
          <w:sz w:val="27"/>
        </w:rPr>
      </w:pPr>
      <w:ins w:id="6447" w:author="Unknown">
        <w:r w:rsidRPr="0089304D">
          <w:rPr>
            <w:rFonts w:ascii="Consolas" w:eastAsia="Times New Roman" w:hAnsi="Consolas" w:cs="Consolas"/>
            <w:color w:val="F8F8F2"/>
            <w:sz w:val="27"/>
          </w:rPr>
          <w:t xml:space="preserve">    role: { value: </w:t>
        </w:r>
        <w:r w:rsidRPr="0089304D">
          <w:rPr>
            <w:rFonts w:ascii="Consolas" w:eastAsia="Times New Roman" w:hAnsi="Consolas" w:cs="Consolas"/>
            <w:color w:val="A6E22E"/>
            <w:sz w:val="27"/>
          </w:rPr>
          <w:t>"Programmer"</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48" w:author="Unknown"/>
          <w:rFonts w:ascii="Consolas" w:eastAsia="Times New Roman" w:hAnsi="Consolas" w:cs="Consolas"/>
          <w:color w:val="F8F8F2"/>
          <w:sz w:val="27"/>
        </w:rPr>
      </w:pPr>
      <w:ins w:id="644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0" w:author="Unknown"/>
          <w:rFonts w:ascii="Consolas" w:eastAsia="Times New Roman" w:hAnsi="Consolas" w:cs="Consolas"/>
          <w:color w:val="F8F8F2"/>
          <w:sz w:val="27"/>
        </w:rPr>
      </w:pPr>
      <w:ins w:id="6451" w:author="Unknown">
        <w:r w:rsidRPr="0089304D">
          <w:rPr>
            <w:rFonts w:ascii="Consolas" w:eastAsia="Times New Roman" w:hAnsi="Consolas" w:cs="Consolas"/>
            <w:color w:val="F8F8F2"/>
            <w:sz w:val="27"/>
          </w:rPr>
          <w:t>harry1.</w:t>
        </w:r>
        <w:r w:rsidRPr="0089304D">
          <w:rPr>
            <w:rFonts w:ascii="Consolas" w:eastAsia="Times New Roman" w:hAnsi="Consolas" w:cs="Consolas"/>
            <w:color w:val="E6DB74"/>
            <w:sz w:val="27"/>
          </w:rPr>
          <w:t>changeName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2" w:author="Unknown"/>
          <w:rFonts w:ascii="Consolas" w:eastAsia="Times New Roman" w:hAnsi="Consolas" w:cs="Consolas"/>
          <w:color w:val="F8F8F2"/>
          <w:sz w:val="27"/>
        </w:rPr>
      </w:pPr>
      <w:ins w:id="6453" w:author="Unknown">
        <w:r w:rsidRPr="0089304D">
          <w:rPr>
            <w:rFonts w:ascii="Consolas" w:eastAsia="Times New Roman" w:hAnsi="Consolas" w:cs="Consolas"/>
            <w:color w:val="8292A2"/>
            <w:sz w:val="27"/>
          </w:rPr>
          <w:t>// console.log(harry1)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6" w:author="Unknown"/>
          <w:rFonts w:ascii="Consolas" w:eastAsia="Times New Roman" w:hAnsi="Consolas" w:cs="Consolas"/>
          <w:color w:val="F8F8F2"/>
          <w:sz w:val="27"/>
        </w:rPr>
      </w:pPr>
      <w:ins w:id="6457" w:author="Unknown">
        <w:r w:rsidRPr="0089304D">
          <w:rPr>
            <w:rFonts w:ascii="Consolas" w:eastAsia="Times New Roman" w:hAnsi="Consolas" w:cs="Consolas"/>
            <w:color w:val="8292A2"/>
            <w:sz w:val="27"/>
          </w:rPr>
          <w:t>// Employee constructor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58" w:author="Unknown"/>
          <w:rFonts w:ascii="Consolas" w:eastAsia="Times New Roman" w:hAnsi="Consolas" w:cs="Consolas"/>
          <w:color w:val="F8F8F2"/>
          <w:sz w:val="27"/>
        </w:rPr>
      </w:pPr>
      <w:ins w:id="645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(name, salary, experience)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0" w:author="Unknown"/>
          <w:rFonts w:ascii="Consolas" w:eastAsia="Times New Roman" w:hAnsi="Consolas" w:cs="Consolas"/>
          <w:color w:val="F8F8F2"/>
          <w:sz w:val="27"/>
        </w:rPr>
      </w:pPr>
      <w:ins w:id="6461"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2" w:author="Unknown"/>
          <w:rFonts w:ascii="Consolas" w:eastAsia="Times New Roman" w:hAnsi="Consolas" w:cs="Consolas"/>
          <w:color w:val="F8F8F2"/>
          <w:sz w:val="27"/>
        </w:rPr>
      </w:pPr>
      <w:ins w:id="64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.salary = salary;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4" w:author="Unknown"/>
          <w:rFonts w:ascii="Consolas" w:eastAsia="Times New Roman" w:hAnsi="Consolas" w:cs="Consolas"/>
          <w:color w:val="F8F8F2"/>
          <w:sz w:val="27"/>
        </w:rPr>
      </w:pPr>
      <w:ins w:id="646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.experience = experience;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6" w:author="Unknown"/>
          <w:rFonts w:ascii="Consolas" w:eastAsia="Times New Roman" w:hAnsi="Consolas" w:cs="Consolas"/>
          <w:color w:val="F8F8F2"/>
          <w:sz w:val="27"/>
        </w:rPr>
      </w:pPr>
      <w:ins w:id="646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69" w:author="Unknown"/>
          <w:rFonts w:ascii="Consolas" w:eastAsia="Times New Roman" w:hAnsi="Consolas" w:cs="Consolas"/>
          <w:color w:val="F8F8F2"/>
          <w:sz w:val="27"/>
        </w:rPr>
      </w:pPr>
      <w:ins w:id="6470" w:author="Unknown">
        <w:r w:rsidRPr="0089304D">
          <w:rPr>
            <w:rFonts w:ascii="Consolas" w:eastAsia="Times New Roman" w:hAnsi="Consolas" w:cs="Consolas"/>
            <w:color w:val="8292A2"/>
            <w:sz w:val="27"/>
          </w:rPr>
          <w:t>// Slogan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71" w:author="Unknown"/>
          <w:rFonts w:ascii="Consolas" w:eastAsia="Times New Roman" w:hAnsi="Consolas" w:cs="Consolas"/>
          <w:color w:val="F8F8F2"/>
          <w:sz w:val="27"/>
        </w:rPr>
      </w:pPr>
      <w:ins w:id="6472" w:author="Unknown">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slogan</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73" w:author="Unknown"/>
          <w:rFonts w:ascii="Consolas" w:eastAsia="Times New Roman" w:hAnsi="Consolas" w:cs="Consolas"/>
          <w:color w:val="F8F8F2"/>
          <w:sz w:val="27"/>
        </w:rPr>
      </w:pPr>
      <w:ins w:id="647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 xml:space="preserve">`This company is the best. Regards, </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75" w:author="Unknown"/>
          <w:rFonts w:ascii="Consolas" w:eastAsia="Times New Roman" w:hAnsi="Consolas" w:cs="Consolas"/>
          <w:color w:val="F8F8F2"/>
          <w:sz w:val="27"/>
        </w:rPr>
      </w:pPr>
      <w:ins w:id="647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78" w:author="Unknown"/>
          <w:rFonts w:ascii="Consolas" w:eastAsia="Times New Roman" w:hAnsi="Consolas" w:cs="Consolas"/>
          <w:color w:val="F8F8F2"/>
          <w:sz w:val="27"/>
        </w:rPr>
      </w:pPr>
      <w:ins w:id="6479" w:author="Unknown">
        <w:r w:rsidRPr="0089304D">
          <w:rPr>
            <w:rFonts w:ascii="Consolas" w:eastAsia="Times New Roman" w:hAnsi="Consolas" w:cs="Consolas"/>
            <w:color w:val="8292A2"/>
            <w:sz w:val="27"/>
          </w:rPr>
          <w:t>// Create an object from this constructor now</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0" w:author="Unknown"/>
          <w:rFonts w:ascii="Consolas" w:eastAsia="Times New Roman" w:hAnsi="Consolas" w:cs="Consolas"/>
          <w:color w:val="F8F8F2"/>
          <w:sz w:val="27"/>
        </w:rPr>
      </w:pPr>
      <w:ins w:id="648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harryObj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345099</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87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2" w:author="Unknown"/>
          <w:rFonts w:ascii="Consolas" w:eastAsia="Times New Roman" w:hAnsi="Consolas" w:cs="Consolas"/>
          <w:color w:val="F8F8F2"/>
          <w:sz w:val="27"/>
        </w:rPr>
      </w:pPr>
      <w:ins w:id="648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(harryObj.</w:t>
        </w:r>
        <w:r w:rsidRPr="0089304D">
          <w:rPr>
            <w:rFonts w:ascii="Consolas" w:eastAsia="Times New Roman" w:hAnsi="Consolas" w:cs="Consolas"/>
            <w:color w:val="E6DB74"/>
            <w:sz w:val="27"/>
          </w:rPr>
          <w:t>slogan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5" w:author="Unknown"/>
          <w:rFonts w:ascii="Consolas" w:eastAsia="Times New Roman" w:hAnsi="Consolas" w:cs="Consolas"/>
          <w:color w:val="F8F8F2"/>
          <w:sz w:val="27"/>
        </w:rPr>
      </w:pPr>
      <w:ins w:id="6486" w:author="Unknown">
        <w:r w:rsidRPr="0089304D">
          <w:rPr>
            <w:rFonts w:ascii="Consolas" w:eastAsia="Times New Roman" w:hAnsi="Consolas" w:cs="Consolas"/>
            <w:color w:val="8292A2"/>
            <w:sz w:val="27"/>
          </w:rPr>
          <w:t>// Programmer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7" w:author="Unknown"/>
          <w:rFonts w:ascii="Consolas" w:eastAsia="Times New Roman" w:hAnsi="Consolas" w:cs="Consolas"/>
          <w:color w:val="F8F8F2"/>
          <w:sz w:val="27"/>
        </w:rPr>
      </w:pPr>
      <w:ins w:id="6488"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(name, salary, experience, language)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89" w:author="Unknown"/>
          <w:rFonts w:ascii="Consolas" w:eastAsia="Times New Roman" w:hAnsi="Consolas" w:cs="Consolas"/>
          <w:color w:val="F8F8F2"/>
          <w:sz w:val="27"/>
        </w:rPr>
      </w:pPr>
      <w:ins w:id="649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call</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name, salary, experience);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1" w:author="Unknown"/>
          <w:rFonts w:ascii="Consolas" w:eastAsia="Times New Roman" w:hAnsi="Consolas" w:cs="Consolas"/>
          <w:color w:val="F8F8F2"/>
          <w:sz w:val="27"/>
        </w:rPr>
      </w:pPr>
      <w:ins w:id="649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.language = language;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3" w:author="Unknown"/>
          <w:rFonts w:ascii="Consolas" w:eastAsia="Times New Roman" w:hAnsi="Consolas" w:cs="Consolas"/>
          <w:color w:val="F8F8F2"/>
          <w:sz w:val="27"/>
        </w:rPr>
      </w:pPr>
      <w:ins w:id="649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6" w:author="Unknown"/>
          <w:rFonts w:ascii="Consolas" w:eastAsia="Times New Roman" w:hAnsi="Consolas" w:cs="Consolas"/>
          <w:color w:val="F8F8F2"/>
          <w:sz w:val="27"/>
        </w:rPr>
      </w:pPr>
      <w:ins w:id="6497" w:author="Unknown">
        <w:r w:rsidRPr="0089304D">
          <w:rPr>
            <w:rFonts w:ascii="Consolas" w:eastAsia="Times New Roman" w:hAnsi="Consolas" w:cs="Consolas"/>
            <w:color w:val="8292A2"/>
            <w:sz w:val="27"/>
          </w:rPr>
          <w:t>// Inherit the prototype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498" w:author="Unknown"/>
          <w:rFonts w:ascii="Consolas" w:eastAsia="Times New Roman" w:hAnsi="Consolas" w:cs="Consolas"/>
          <w:color w:val="F8F8F2"/>
          <w:sz w:val="27"/>
        </w:rPr>
      </w:pPr>
      <w:ins w:id="6499" w:author="Unknown">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.prototype = Object.</w:t>
        </w:r>
        <w:r w:rsidRPr="0089304D">
          <w:rPr>
            <w:rFonts w:ascii="Consolas" w:eastAsia="Times New Roman" w:hAnsi="Consolas" w:cs="Consolas"/>
            <w:color w:val="E6DB74"/>
            <w:sz w:val="27"/>
          </w:rPr>
          <w:t>create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.prototype);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1" w:author="Unknown"/>
          <w:rFonts w:ascii="Consolas" w:eastAsia="Times New Roman" w:hAnsi="Consolas" w:cs="Consolas"/>
          <w:color w:val="F8F8F2"/>
          <w:sz w:val="27"/>
        </w:rPr>
      </w:pPr>
      <w:ins w:id="6502" w:author="Unknown">
        <w:r w:rsidRPr="0089304D">
          <w:rPr>
            <w:rFonts w:ascii="Consolas" w:eastAsia="Times New Roman" w:hAnsi="Consolas" w:cs="Consolas"/>
            <w:color w:val="8292A2"/>
            <w:sz w:val="27"/>
          </w:rPr>
          <w:t>// Manually set the constructor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3" w:author="Unknown"/>
          <w:rFonts w:ascii="Consolas" w:eastAsia="Times New Roman" w:hAnsi="Consolas" w:cs="Consolas"/>
          <w:color w:val="F8F8F2"/>
          <w:sz w:val="27"/>
        </w:rPr>
      </w:pPr>
      <w:ins w:id="6504" w:author="Unknown">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.prototype.constructor = Programmer;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6" w:author="Unknown"/>
          <w:rFonts w:ascii="Consolas" w:eastAsia="Times New Roman" w:hAnsi="Consolas" w:cs="Consolas"/>
          <w:color w:val="F8F8F2"/>
          <w:sz w:val="27"/>
        </w:rPr>
      </w:pPr>
      <w:ins w:id="650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rohan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08" w:author="Unknown"/>
          <w:rFonts w:ascii="Consolas" w:eastAsia="Times New Roman" w:hAnsi="Consolas" w:cs="Consolas"/>
          <w:color w:val="F8F8F2"/>
          <w:sz w:val="27"/>
        </w:rPr>
      </w:pPr>
      <w:ins w:id="650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(rohan);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10" w:author="Unknown"/>
          <w:rFonts w:ascii="Consolas" w:eastAsia="Times New Roman" w:hAnsi="Consolas" w:cs="Consolas"/>
          <w:color w:val="F8F8F2"/>
          <w:sz w:val="27"/>
        </w:rPr>
      </w:pPr>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ES6 Classes and Inheritance | JavaScript Tutorial In Hindi #31</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ES6 Classes and inheritance. But first, let us revise the concept of OOP in javascript. In a programming language, the objects provide us with an easy way to model data. Suppose we have an object called car</w:t>
      </w:r>
      <w:r w:rsidRPr="0089304D">
        <w:rPr>
          <w:rFonts w:ascii="Segoe UI" w:eastAsia="Times New Roman" w:hAnsi="Segoe UI" w:cs="Segoe UI"/>
          <w:i/>
          <w:iCs/>
          <w:color w:val="000000"/>
          <w:sz w:val="27"/>
        </w:rPr>
        <w:t>.</w:t>
      </w:r>
      <w:r w:rsidRPr="0089304D">
        <w:rPr>
          <w:rFonts w:ascii="Segoe UI" w:eastAsia="Times New Roman" w:hAnsi="Segoe UI" w:cs="Segoe UI"/>
          <w:color w:val="000000"/>
          <w:sz w:val="27"/>
          <w:szCs w:val="27"/>
        </w:rPr>
        <w:t> The </w:t>
      </w:r>
      <w:r w:rsidRPr="0089304D">
        <w:rPr>
          <w:rFonts w:ascii="Segoe UI" w:eastAsia="Times New Roman" w:hAnsi="Segoe UI" w:cs="Segoe UI"/>
          <w:i/>
          <w:iCs/>
          <w:color w:val="000000"/>
          <w:sz w:val="27"/>
        </w:rPr>
        <w:t>car </w:t>
      </w:r>
      <w:r w:rsidRPr="0089304D">
        <w:rPr>
          <w:rFonts w:ascii="Segoe UI" w:eastAsia="Times New Roman" w:hAnsi="Segoe UI" w:cs="Segoe UI"/>
          <w:color w:val="000000"/>
          <w:sz w:val="27"/>
          <w:szCs w:val="27"/>
        </w:rPr>
        <w:t>object has </w:t>
      </w:r>
      <w:r w:rsidRPr="0089304D">
        <w:rPr>
          <w:rFonts w:ascii="Segoe UI" w:eastAsia="Times New Roman" w:hAnsi="Segoe UI" w:cs="Segoe UI"/>
          <w:b/>
          <w:bCs/>
          <w:color w:val="000000"/>
          <w:sz w:val="27"/>
        </w:rPr>
        <w:t>properties</w:t>
      </w:r>
      <w:r w:rsidRPr="0089304D">
        <w:rPr>
          <w:rFonts w:ascii="Segoe UI" w:eastAsia="Times New Roman" w:hAnsi="Segoe UI" w:cs="Segoe UI"/>
          <w:color w:val="000000"/>
          <w:sz w:val="27"/>
          <w:szCs w:val="27"/>
        </w:rPr>
        <w:t>: values that contain data about the car, and the </w:t>
      </w:r>
      <w:r w:rsidRPr="0089304D">
        <w:rPr>
          <w:rFonts w:ascii="Segoe UI" w:eastAsia="Times New Roman" w:hAnsi="Segoe UI" w:cs="Segoe UI"/>
          <w:b/>
          <w:bCs/>
          <w:color w:val="000000"/>
          <w:sz w:val="27"/>
        </w:rPr>
        <w:t>methods</w:t>
      </w:r>
      <w:r w:rsidRPr="0089304D">
        <w:rPr>
          <w:rFonts w:ascii="Segoe UI" w:eastAsia="Times New Roman" w:hAnsi="Segoe UI" w:cs="Segoe UI"/>
          <w:color w:val="000000"/>
          <w:sz w:val="27"/>
          <w:szCs w:val="27"/>
        </w:rPr>
        <w:t>: functions that define actions that the car can perform. The "objects" and "actions" are the basis of </w:t>
      </w:r>
      <w:r w:rsidRPr="0089304D">
        <w:rPr>
          <w:rFonts w:ascii="Segoe UI" w:eastAsia="Times New Roman" w:hAnsi="Segoe UI" w:cs="Segoe UI"/>
          <w:b/>
          <w:bCs/>
          <w:color w:val="000000"/>
          <w:sz w:val="27"/>
        </w:rPr>
        <w:t>Object-Oriented Programming</w:t>
      </w:r>
      <w:r w:rsidRPr="0089304D">
        <w:rPr>
          <w:rFonts w:ascii="Segoe UI" w:eastAsia="Times New Roman" w:hAnsi="Segoe UI" w:cs="Segoe UI"/>
          <w:color w:val="000000"/>
          <w:sz w:val="27"/>
          <w:szCs w:val="27"/>
        </w:rPr>
        <w:t>. The notion behind writing the code is that it more closely reflects how we think in reality. In </w:t>
      </w:r>
      <w:r w:rsidRPr="0089304D">
        <w:rPr>
          <w:rFonts w:ascii="Segoe UI" w:eastAsia="Times New Roman" w:hAnsi="Segoe UI" w:cs="Segoe UI"/>
          <w:b/>
          <w:bCs/>
          <w:color w:val="000000"/>
          <w:sz w:val="27"/>
        </w:rPr>
        <w:t>Object-Oriented Programming</w:t>
      </w:r>
      <w:r w:rsidRPr="0089304D">
        <w:rPr>
          <w:rFonts w:ascii="Segoe UI" w:eastAsia="Times New Roman" w:hAnsi="Segoe UI" w:cs="Segoe UI"/>
          <w:color w:val="000000"/>
          <w:sz w:val="27"/>
          <w:szCs w:val="27"/>
        </w:rPr>
        <w:t>, everything is an object, and any actions we need to perform on data are written as methods of an object. Going back to the </w:t>
      </w:r>
      <w:r w:rsidRPr="0089304D">
        <w:rPr>
          <w:rFonts w:ascii="Segoe UI" w:eastAsia="Times New Roman" w:hAnsi="Segoe UI" w:cs="Segoe UI"/>
          <w:i/>
          <w:iCs/>
          <w:color w:val="000000"/>
          <w:sz w:val="27"/>
        </w:rPr>
        <w:t>car</w:t>
      </w:r>
      <w:r w:rsidRPr="0089304D">
        <w:rPr>
          <w:rFonts w:ascii="Segoe UI" w:eastAsia="Times New Roman" w:hAnsi="Segoe UI" w:cs="Segoe UI"/>
          <w:color w:val="000000"/>
          <w:sz w:val="27"/>
          <w:szCs w:val="27"/>
        </w:rPr>
        <w:t> object, even in the smallest real-world application, we are going to have multiple </w:t>
      </w:r>
      <w:r w:rsidRPr="0089304D">
        <w:rPr>
          <w:rFonts w:ascii="Segoe UI" w:eastAsia="Times New Roman" w:hAnsi="Segoe UI" w:cs="Segoe UI"/>
          <w:i/>
          <w:iCs/>
          <w:color w:val="000000"/>
          <w:sz w:val="27"/>
        </w:rPr>
        <w:t>car</w:t>
      </w:r>
      <w:r w:rsidRPr="0089304D">
        <w:rPr>
          <w:rFonts w:ascii="Segoe UI" w:eastAsia="Times New Roman" w:hAnsi="Segoe UI" w:cs="Segoe UI"/>
          <w:color w:val="000000"/>
          <w:sz w:val="27"/>
          <w:szCs w:val="27"/>
        </w:rPr>
        <w:t> objects. If we have to code each one, we may as well go back to pen and paper.</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511" w:author="Unknown"/>
          <w:rFonts w:ascii="Segoe UI" w:eastAsia="Times New Roman" w:hAnsi="Segoe UI" w:cs="Segoe UI"/>
          <w:b/>
          <w:bCs/>
          <w:color w:val="000000"/>
          <w:sz w:val="24"/>
          <w:szCs w:val="24"/>
        </w:rPr>
      </w:pPr>
      <w:ins w:id="6512" w:author="Unknown">
        <w:r w:rsidRPr="0089304D">
          <w:rPr>
            <w:rFonts w:ascii="Segoe UI" w:eastAsia="Times New Roman" w:hAnsi="Segoe UI" w:cs="Segoe UI"/>
            <w:b/>
            <w:bCs/>
            <w:color w:val="000000"/>
            <w:sz w:val="24"/>
            <w:szCs w:val="24"/>
          </w:rPr>
          <w:t>What are the ES6 Classes?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13" w:author="Unknown"/>
          <w:rFonts w:ascii="Segoe UI" w:eastAsia="Times New Roman" w:hAnsi="Segoe UI" w:cs="Segoe UI"/>
          <w:color w:val="000000"/>
          <w:sz w:val="27"/>
          <w:szCs w:val="27"/>
        </w:rPr>
      </w:pPr>
      <w:ins w:id="6514" w:author="Unknown">
        <w:r w:rsidRPr="0089304D">
          <w:rPr>
            <w:rFonts w:ascii="Segoe UI" w:eastAsia="Times New Roman" w:hAnsi="Segoe UI" w:cs="Segoe UI"/>
            <w:b/>
            <w:bCs/>
            <w:color w:val="000000"/>
            <w:sz w:val="27"/>
          </w:rPr>
          <w:t>ES6 Classes</w:t>
        </w:r>
        <w:r w:rsidRPr="0089304D">
          <w:rPr>
            <w:rFonts w:ascii="Segoe UI" w:eastAsia="Times New Roman" w:hAnsi="Segoe UI" w:cs="Segoe UI"/>
            <w:color w:val="000000"/>
            <w:sz w:val="27"/>
            <w:szCs w:val="27"/>
          </w:rPr>
          <w:t> is the common JavaScript pattern of getting the class-like inheritance hierarchies using functions and prototypes. They are effectively simple compared to prototype-based OO, offering a convenient declarative form for class patterns that encourage interoperability.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15" w:author="Unknown"/>
          <w:rFonts w:ascii="Segoe UI" w:eastAsia="Times New Roman" w:hAnsi="Segoe UI" w:cs="Segoe UI"/>
          <w:color w:val="000000"/>
          <w:sz w:val="27"/>
          <w:szCs w:val="27"/>
        </w:rPr>
      </w:pPr>
      <w:ins w:id="6516" w:author="Unknown">
        <w:r w:rsidRPr="0089304D">
          <w:rPr>
            <w:rFonts w:ascii="Segoe UI" w:eastAsia="Times New Roman" w:hAnsi="Segoe UI" w:cs="Segoe UI"/>
            <w:color w:val="000000"/>
            <w:sz w:val="27"/>
            <w:szCs w:val="27"/>
          </w:rPr>
          <w:t>Here is an example of ES6 Classes in 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17" w:author="Unknown"/>
          <w:rFonts w:ascii="Consolas" w:eastAsia="Times New Roman" w:hAnsi="Consolas" w:cs="Consolas"/>
          <w:color w:val="F8F8F2"/>
          <w:sz w:val="27"/>
        </w:rPr>
      </w:pPr>
      <w:ins w:id="6518"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SimpleDate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19" w:author="Unknown"/>
          <w:rFonts w:ascii="Consolas" w:eastAsia="Times New Roman" w:hAnsi="Consolas" w:cs="Consolas"/>
          <w:color w:val="F8F8F2"/>
          <w:sz w:val="27"/>
        </w:rPr>
      </w:pPr>
      <w:ins w:id="652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(year, month, day)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21" w:author="Unknown"/>
          <w:rFonts w:ascii="Consolas" w:eastAsia="Times New Roman" w:hAnsi="Consolas" w:cs="Consolas"/>
          <w:color w:val="F8F8F2"/>
          <w:sz w:val="27"/>
        </w:rPr>
      </w:pPr>
      <w:ins w:id="652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._year = 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23" w:author="Unknown"/>
          <w:rFonts w:ascii="Consolas" w:eastAsia="Times New Roman" w:hAnsi="Consolas" w:cs="Consolas"/>
          <w:color w:val="F8F8F2"/>
          <w:sz w:val="27"/>
        </w:rPr>
      </w:pPr>
      <w:ins w:id="652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._month = month;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25" w:author="Unknown"/>
          <w:rFonts w:ascii="Consolas" w:eastAsia="Times New Roman" w:hAnsi="Consolas" w:cs="Consolas"/>
          <w:color w:val="F8F8F2"/>
          <w:sz w:val="27"/>
        </w:rPr>
      </w:pPr>
      <w:ins w:id="652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._day = day;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27" w:author="Unknown"/>
          <w:rFonts w:ascii="Consolas" w:eastAsia="Times New Roman" w:hAnsi="Consolas" w:cs="Consolas"/>
          <w:color w:val="F8F8F2"/>
          <w:sz w:val="27"/>
        </w:rPr>
      </w:pPr>
      <w:ins w:id="652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29" w:author="Unknown"/>
          <w:rFonts w:ascii="Consolas" w:eastAsia="Times New Roman" w:hAnsi="Consolas" w:cs="Consolas"/>
          <w:color w:val="F8F8F2"/>
          <w:sz w:val="27"/>
        </w:rPr>
      </w:pPr>
      <w:ins w:id="6530"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E6DB74"/>
            <w:sz w:val="27"/>
          </w:rPr>
          <w:t>addMonth</w:t>
        </w:r>
        <w:r w:rsidRPr="0089304D">
          <w:rPr>
            <w:rFonts w:ascii="Consolas" w:eastAsia="Times New Roman" w:hAnsi="Consolas" w:cs="Consolas"/>
            <w:color w:val="F8F8F2"/>
            <w:sz w:val="27"/>
          </w:rPr>
          <w:t>(nMonths)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1" w:author="Unknown"/>
          <w:rFonts w:ascii="Consolas" w:eastAsia="Times New Roman" w:hAnsi="Consolas" w:cs="Consolas"/>
          <w:color w:val="F8F8F2"/>
          <w:sz w:val="27"/>
        </w:rPr>
      </w:pPr>
      <w:ins w:id="653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3" w:author="Unknown"/>
          <w:rFonts w:ascii="Consolas" w:eastAsia="Times New Roman" w:hAnsi="Consolas" w:cs="Consolas"/>
          <w:color w:val="F8F8F2"/>
          <w:sz w:val="27"/>
        </w:rPr>
      </w:pPr>
      <w:ins w:id="653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getMonth</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5" w:author="Unknown"/>
          <w:rFonts w:ascii="Consolas" w:eastAsia="Times New Roman" w:hAnsi="Consolas" w:cs="Consolas"/>
          <w:color w:val="F8F8F2"/>
          <w:sz w:val="27"/>
        </w:rPr>
      </w:pPr>
      <w:ins w:id="653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.month;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7" w:author="Unknown"/>
          <w:rFonts w:ascii="Consolas" w:eastAsia="Times New Roman" w:hAnsi="Consolas" w:cs="Consolas"/>
          <w:color w:val="F8F8F2"/>
          <w:sz w:val="27"/>
        </w:rPr>
      </w:pPr>
      <w:ins w:id="653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39" w:author="Unknown"/>
          <w:rFonts w:ascii="Consolas" w:eastAsia="Times New Roman" w:hAnsi="Consolas" w:cs="Consolas"/>
          <w:color w:val="F8F8F2"/>
          <w:sz w:val="27"/>
          <w:szCs w:val="27"/>
        </w:rPr>
      </w:pPr>
      <w:ins w:id="6540"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541" w:author="Unknown"/>
          <w:rFonts w:ascii="Segoe UI" w:eastAsia="Times New Roman" w:hAnsi="Segoe UI" w:cs="Segoe UI"/>
          <w:color w:val="000000"/>
          <w:sz w:val="27"/>
          <w:szCs w:val="27"/>
        </w:rPr>
      </w:pPr>
      <w:ins w:id="654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543" w:author="Unknown"/>
          <w:rFonts w:ascii="Segoe UI" w:eastAsia="Times New Roman" w:hAnsi="Segoe UI" w:cs="Segoe UI"/>
          <w:b/>
          <w:bCs/>
          <w:color w:val="000000"/>
          <w:sz w:val="24"/>
          <w:szCs w:val="24"/>
        </w:rPr>
      </w:pPr>
      <w:ins w:id="6544" w:author="Unknown">
        <w:r w:rsidRPr="0089304D">
          <w:rPr>
            <w:rFonts w:ascii="Segoe UI" w:eastAsia="Times New Roman" w:hAnsi="Segoe UI" w:cs="Segoe UI"/>
            <w:b/>
            <w:bCs/>
            <w:color w:val="000000"/>
            <w:sz w:val="24"/>
            <w:szCs w:val="24"/>
          </w:rPr>
          <w:t>Constructors:-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45" w:author="Unknown"/>
          <w:rFonts w:ascii="Segoe UI" w:eastAsia="Times New Roman" w:hAnsi="Segoe UI" w:cs="Segoe UI"/>
          <w:color w:val="000000"/>
          <w:sz w:val="27"/>
          <w:szCs w:val="27"/>
        </w:rPr>
      </w:pPr>
      <w:ins w:id="6546" w:author="Unknown">
        <w:r w:rsidRPr="0089304D">
          <w:rPr>
            <w:rFonts w:ascii="Segoe UI" w:eastAsia="Times New Roman" w:hAnsi="Segoe UI" w:cs="Segoe UI"/>
            <w:color w:val="000000"/>
            <w:sz w:val="27"/>
            <w:szCs w:val="27"/>
          </w:rPr>
          <w:t>The constructor method's purpose is to initialize an instance to a valid state, and it will be called automatically, so we cannot forget to initialize our objects. The constructor function is an object blueprint. From the above example, the following is the constructor of class SimpleDate: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47" w:author="Unknown"/>
          <w:rFonts w:ascii="Consolas" w:eastAsia="Times New Roman" w:hAnsi="Consolas" w:cs="Consolas"/>
          <w:color w:val="F8F8F2"/>
          <w:sz w:val="27"/>
        </w:rPr>
      </w:pPr>
      <w:ins w:id="6548" w:author="Unknown">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(year, month, day)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49" w:author="Unknown"/>
          <w:rFonts w:ascii="Consolas" w:eastAsia="Times New Roman" w:hAnsi="Consolas" w:cs="Consolas"/>
          <w:color w:val="F8F8F2"/>
          <w:sz w:val="27"/>
        </w:rPr>
      </w:pPr>
      <w:ins w:id="655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._year = 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51" w:author="Unknown"/>
          <w:rFonts w:ascii="Consolas" w:eastAsia="Times New Roman" w:hAnsi="Consolas" w:cs="Consolas"/>
          <w:color w:val="F8F8F2"/>
          <w:sz w:val="27"/>
        </w:rPr>
      </w:pPr>
      <w:ins w:id="65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._month = month;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53" w:author="Unknown"/>
          <w:rFonts w:ascii="Consolas" w:eastAsia="Times New Roman" w:hAnsi="Consolas" w:cs="Consolas"/>
          <w:color w:val="F8F8F2"/>
          <w:sz w:val="27"/>
        </w:rPr>
      </w:pPr>
      <w:ins w:id="655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._day = day;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55" w:author="Unknown"/>
          <w:rFonts w:ascii="Consolas" w:eastAsia="Times New Roman" w:hAnsi="Consolas" w:cs="Consolas"/>
          <w:color w:val="F8F8F2"/>
          <w:sz w:val="27"/>
          <w:szCs w:val="27"/>
        </w:rPr>
      </w:pPr>
      <w:ins w:id="6556" w:author="Unknown">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6557" w:author="Unknown"/>
          <w:rFonts w:ascii="Segoe UI" w:eastAsia="Times New Roman" w:hAnsi="Segoe UI" w:cs="Segoe UI"/>
          <w:color w:val="000000"/>
          <w:sz w:val="27"/>
          <w:szCs w:val="27"/>
        </w:rPr>
      </w:pPr>
      <w:ins w:id="655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559" w:author="Unknown"/>
          <w:rFonts w:ascii="Segoe UI" w:eastAsia="Times New Roman" w:hAnsi="Segoe UI" w:cs="Segoe UI"/>
          <w:b/>
          <w:bCs/>
          <w:color w:val="000000"/>
          <w:sz w:val="24"/>
          <w:szCs w:val="24"/>
        </w:rPr>
      </w:pPr>
      <w:ins w:id="6560" w:author="Unknown">
        <w:r w:rsidRPr="0089304D">
          <w:rPr>
            <w:rFonts w:ascii="Segoe UI" w:eastAsia="Times New Roman" w:hAnsi="Segoe UI" w:cs="Segoe UI"/>
            <w:b/>
            <w:bCs/>
            <w:color w:val="000000"/>
            <w:sz w:val="24"/>
            <w:szCs w:val="24"/>
          </w:rPr>
          <w:t>Defining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61" w:author="Unknown"/>
          <w:rFonts w:ascii="Segoe UI" w:eastAsia="Times New Roman" w:hAnsi="Segoe UI" w:cs="Segoe UI"/>
          <w:color w:val="000000"/>
          <w:sz w:val="27"/>
          <w:szCs w:val="27"/>
        </w:rPr>
      </w:pPr>
      <w:ins w:id="6562" w:author="Unknown">
        <w:r w:rsidRPr="0089304D">
          <w:rPr>
            <w:rFonts w:ascii="Segoe UI" w:eastAsia="Times New Roman" w:hAnsi="Segoe UI" w:cs="Segoe UI"/>
            <w:color w:val="000000"/>
            <w:sz w:val="27"/>
            <w:szCs w:val="27"/>
          </w:rPr>
          <w:t>The common practice is to assign methods directly to the prototype instead of in the initialization. But, with classes, this syntax is simplified, and we can add the method to the class. Using the method definition introduced in ES6 JavaScript, defining a method is an even more easy and concise process.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63" w:author="Unknown"/>
          <w:rFonts w:ascii="Consolas" w:eastAsia="Times New Roman" w:hAnsi="Consolas" w:cs="Consolas"/>
          <w:color w:val="F8F8F2"/>
          <w:sz w:val="27"/>
        </w:rPr>
      </w:pPr>
      <w:ins w:id="6564"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Car</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65" w:author="Unknown"/>
          <w:rFonts w:ascii="Consolas" w:eastAsia="Times New Roman" w:hAnsi="Consolas" w:cs="Consolas"/>
          <w:color w:val="F8F8F2"/>
          <w:sz w:val="27"/>
        </w:rPr>
      </w:pPr>
      <w:ins w:id="65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(name,year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67" w:author="Unknown"/>
          <w:rFonts w:ascii="Consolas" w:eastAsia="Times New Roman" w:hAnsi="Consolas" w:cs="Consolas"/>
          <w:color w:val="F8F8F2"/>
          <w:sz w:val="27"/>
        </w:rPr>
      </w:pPr>
      <w:ins w:id="65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69" w:author="Unknown"/>
          <w:rFonts w:ascii="Consolas" w:eastAsia="Times New Roman" w:hAnsi="Consolas" w:cs="Consolas"/>
          <w:color w:val="F8F8F2"/>
          <w:sz w:val="27"/>
        </w:rPr>
      </w:pPr>
      <w:ins w:id="6570"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.year = year;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71" w:author="Unknown"/>
          <w:rFonts w:ascii="Consolas" w:eastAsia="Times New Roman" w:hAnsi="Consolas" w:cs="Consolas"/>
          <w:color w:val="F8F8F2"/>
          <w:sz w:val="27"/>
        </w:rPr>
      </w:pPr>
      <w:ins w:id="657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73" w:author="Unknown"/>
          <w:rFonts w:ascii="Consolas" w:eastAsia="Times New Roman" w:hAnsi="Consolas" w:cs="Consolas"/>
          <w:color w:val="F8F8F2"/>
          <w:sz w:val="27"/>
        </w:rPr>
      </w:pPr>
      <w:ins w:id="6574" w:author="Unknown">
        <w:r w:rsidRPr="0089304D">
          <w:rPr>
            <w:rFonts w:ascii="Consolas" w:eastAsia="Times New Roman" w:hAnsi="Consolas" w:cs="Consolas"/>
            <w:color w:val="E6DB74"/>
            <w:sz w:val="27"/>
          </w:rPr>
          <w:t>greet</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75" w:author="Unknown"/>
          <w:rFonts w:ascii="Consolas" w:eastAsia="Times New Roman" w:hAnsi="Consolas" w:cs="Consolas"/>
          <w:color w:val="F8F8F2"/>
          <w:sz w:val="27"/>
        </w:rPr>
      </w:pPr>
      <w:ins w:id="65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 xml:space="preserve"> says hello.`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77" w:author="Unknown"/>
          <w:rFonts w:ascii="Consolas" w:eastAsia="Times New Roman" w:hAnsi="Consolas" w:cs="Consolas"/>
          <w:color w:val="F8F8F2"/>
          <w:sz w:val="27"/>
          <w:szCs w:val="27"/>
        </w:rPr>
      </w:pPr>
      <w:ins w:id="6578"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579" w:author="Unknown"/>
          <w:rFonts w:ascii="Segoe UI" w:eastAsia="Times New Roman" w:hAnsi="Segoe UI" w:cs="Segoe UI"/>
          <w:color w:val="000000"/>
          <w:sz w:val="27"/>
          <w:szCs w:val="27"/>
        </w:rPr>
      </w:pPr>
      <w:ins w:id="658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81" w:author="Unknown"/>
          <w:rFonts w:ascii="Segoe UI" w:eastAsia="Times New Roman" w:hAnsi="Segoe UI" w:cs="Segoe UI"/>
          <w:color w:val="000000"/>
          <w:sz w:val="27"/>
          <w:szCs w:val="27"/>
        </w:rPr>
      </w:pPr>
      <w:ins w:id="6582" w:author="Unknown">
        <w:r w:rsidRPr="0089304D">
          <w:rPr>
            <w:rFonts w:ascii="Segoe UI" w:eastAsia="Times New Roman" w:hAnsi="Segoe UI" w:cs="Segoe UI"/>
            <w:color w:val="000000"/>
            <w:sz w:val="27"/>
            <w:szCs w:val="27"/>
          </w:rPr>
          <w:t>We will create a new instance of Car using the new keyword and assign some values.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83" w:author="Unknown"/>
          <w:rFonts w:ascii="Consolas" w:eastAsia="Times New Roman" w:hAnsi="Consolas" w:cs="Consolas"/>
          <w:color w:val="F8F8F2"/>
          <w:sz w:val="27"/>
          <w:szCs w:val="27"/>
        </w:rPr>
      </w:pPr>
      <w:ins w:id="658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car1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Car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'Audi'</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2018</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585" w:author="Unknown"/>
          <w:rFonts w:ascii="Segoe UI" w:eastAsia="Times New Roman" w:hAnsi="Segoe UI" w:cs="Segoe UI"/>
          <w:color w:val="000000"/>
          <w:sz w:val="27"/>
          <w:szCs w:val="27"/>
        </w:rPr>
      </w:pPr>
      <w:ins w:id="658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587" w:author="Unknown"/>
          <w:rFonts w:ascii="Segoe UI" w:eastAsia="Times New Roman" w:hAnsi="Segoe UI" w:cs="Segoe UI"/>
          <w:b/>
          <w:bCs/>
          <w:color w:val="000000"/>
          <w:sz w:val="24"/>
          <w:szCs w:val="24"/>
        </w:rPr>
      </w:pPr>
      <w:ins w:id="6588" w:author="Unknown">
        <w:r w:rsidRPr="0089304D">
          <w:rPr>
            <w:rFonts w:ascii="Segoe UI" w:eastAsia="Times New Roman" w:hAnsi="Segoe UI" w:cs="Segoe UI"/>
            <w:b/>
            <w:bCs/>
            <w:color w:val="000000"/>
            <w:sz w:val="24"/>
            <w:szCs w:val="24"/>
          </w:rPr>
          <w:t>Inheritance:-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89" w:author="Unknown"/>
          <w:rFonts w:ascii="Segoe UI" w:eastAsia="Times New Roman" w:hAnsi="Segoe UI" w:cs="Segoe UI"/>
          <w:color w:val="000000"/>
          <w:sz w:val="27"/>
          <w:szCs w:val="27"/>
        </w:rPr>
      </w:pPr>
      <w:ins w:id="6590" w:author="Unknown">
        <w:r w:rsidRPr="0089304D">
          <w:rPr>
            <w:rFonts w:ascii="Segoe UI" w:eastAsia="Times New Roman" w:hAnsi="Segoe UI" w:cs="Segoe UI"/>
            <w:color w:val="000000"/>
            <w:sz w:val="27"/>
            <w:szCs w:val="27"/>
          </w:rPr>
          <w:t>Inheritance is one of the most important concepts of object-oriented programming. The significant advantage of using ES6 classes over pre-ES6 functions is that class definitions are cleaner and easy to inherit. Without writing prototype code for an inheritance, class inheritance in JavaScript is easier and similar to other object-oriented languages like Java. Following is the way of applying the inheritance concept in javaScript: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591" w:author="Unknown"/>
          <w:rFonts w:ascii="Segoe UI" w:eastAsia="Times New Roman" w:hAnsi="Segoe UI" w:cs="Segoe UI"/>
          <w:b/>
          <w:bCs/>
          <w:color w:val="000000"/>
          <w:sz w:val="24"/>
          <w:szCs w:val="24"/>
        </w:rPr>
      </w:pPr>
      <w:ins w:id="6592" w:author="Unknown">
        <w:r w:rsidRPr="0089304D">
          <w:rPr>
            <w:rFonts w:ascii="Segoe UI" w:eastAsia="Times New Roman" w:hAnsi="Segoe UI" w:cs="Segoe UI"/>
            <w:b/>
            <w:bCs/>
            <w:color w:val="000000"/>
            <w:sz w:val="24"/>
            <w:szCs w:val="24"/>
          </w:rPr>
          <w:t>Extending a Class:-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593" w:author="Unknown"/>
          <w:rFonts w:ascii="Segoe UI" w:eastAsia="Times New Roman" w:hAnsi="Segoe UI" w:cs="Segoe UI"/>
          <w:color w:val="000000"/>
          <w:sz w:val="27"/>
          <w:szCs w:val="27"/>
        </w:rPr>
      </w:pPr>
      <w:ins w:id="6594" w:author="Unknown">
        <w:r w:rsidRPr="0089304D">
          <w:rPr>
            <w:rFonts w:ascii="Segoe UI" w:eastAsia="Times New Roman" w:hAnsi="Segoe UI" w:cs="Segoe UI"/>
            <w:color w:val="000000"/>
            <w:sz w:val="27"/>
            <w:szCs w:val="27"/>
          </w:rPr>
          <w:t>The most useful feature of constructor functions and classes is that they can be extended into new object blueprints based on the parent. Before es6, the new constructor functions can be created from the parent using the call() method. However, with the help of ES6 classes, the super keyword is used in place of the call to access the parent functions. We will use the extends keyword to refer to the parent class.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95" w:author="Unknown"/>
          <w:rFonts w:ascii="Consolas" w:eastAsia="Times New Roman" w:hAnsi="Consolas" w:cs="Consolas"/>
          <w:color w:val="F8F8F2"/>
          <w:sz w:val="27"/>
        </w:rPr>
      </w:pPr>
      <w:ins w:id="6596" w:author="Unknown">
        <w:r w:rsidRPr="0089304D">
          <w:rPr>
            <w:rFonts w:ascii="Consolas" w:eastAsia="Times New Roman" w:hAnsi="Consolas" w:cs="Consolas"/>
            <w:color w:val="8292A2"/>
            <w:sz w:val="27"/>
          </w:rPr>
          <w:t>//new class from the parent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97" w:author="Unknown"/>
          <w:rFonts w:ascii="Consolas" w:eastAsia="Times New Roman" w:hAnsi="Consolas" w:cs="Consolas"/>
          <w:color w:val="F8F8F2"/>
          <w:sz w:val="27"/>
        </w:rPr>
      </w:pPr>
      <w:ins w:id="6598"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Bike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extends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Car</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599" w:author="Unknown"/>
          <w:rFonts w:ascii="Consolas" w:eastAsia="Times New Roman" w:hAnsi="Consolas" w:cs="Consolas"/>
          <w:color w:val="F8F8F2"/>
          <w:sz w:val="27"/>
        </w:rPr>
      </w:pPr>
      <w:ins w:id="66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(name,year,speed)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1" w:author="Unknown"/>
          <w:rFonts w:ascii="Consolas" w:eastAsia="Times New Roman" w:hAnsi="Consolas" w:cs="Consolas"/>
          <w:color w:val="F8F8F2"/>
          <w:sz w:val="27"/>
        </w:rPr>
      </w:pPr>
      <w:ins w:id="6602"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//constructor with super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3" w:author="Unknown"/>
          <w:rFonts w:ascii="Consolas" w:eastAsia="Times New Roman" w:hAnsi="Consolas" w:cs="Consolas"/>
          <w:color w:val="F8F8F2"/>
          <w:sz w:val="27"/>
        </w:rPr>
      </w:pPr>
      <w:ins w:id="660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super</w:t>
        </w:r>
        <w:r w:rsidRPr="0089304D">
          <w:rPr>
            <w:rFonts w:ascii="Consolas" w:eastAsia="Times New Roman" w:hAnsi="Consolas" w:cs="Consolas"/>
            <w:color w:val="F8F8F2"/>
            <w:sz w:val="27"/>
          </w:rPr>
          <w:t>(name, 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5" w:author="Unknown"/>
          <w:rFonts w:ascii="Consolas" w:eastAsia="Times New Roman" w:hAnsi="Consolas" w:cs="Consolas"/>
          <w:color w:val="F8F8F2"/>
          <w:sz w:val="27"/>
        </w:rPr>
      </w:pPr>
      <w:ins w:id="660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Adding new property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7" w:author="Unknown"/>
          <w:rFonts w:ascii="Consolas" w:eastAsia="Times New Roman" w:hAnsi="Consolas" w:cs="Consolas"/>
          <w:color w:val="F8F8F2"/>
          <w:sz w:val="27"/>
        </w:rPr>
      </w:pPr>
      <w:ins w:id="660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.speed = speed;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09" w:author="Unknown"/>
          <w:rFonts w:ascii="Consolas" w:eastAsia="Times New Roman" w:hAnsi="Consolas" w:cs="Consolas"/>
          <w:color w:val="F8F8F2"/>
          <w:sz w:val="27"/>
          <w:szCs w:val="27"/>
        </w:rPr>
      </w:pPr>
      <w:ins w:id="6610"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611" w:author="Unknown"/>
          <w:rFonts w:ascii="Segoe UI" w:eastAsia="Times New Roman" w:hAnsi="Segoe UI" w:cs="Segoe UI"/>
          <w:color w:val="000000"/>
          <w:sz w:val="27"/>
          <w:szCs w:val="27"/>
        </w:rPr>
      </w:pPr>
      <w:ins w:id="661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613" w:author="Unknown"/>
          <w:rFonts w:ascii="Segoe UI" w:eastAsia="Times New Roman" w:hAnsi="Segoe UI" w:cs="Segoe UI"/>
          <w:color w:val="000000"/>
          <w:sz w:val="27"/>
          <w:szCs w:val="27"/>
        </w:rPr>
      </w:pPr>
      <w:ins w:id="6614" w:author="Unknown">
        <w:r w:rsidRPr="0089304D">
          <w:rPr>
            <w:rFonts w:ascii="Segoe UI" w:eastAsia="Times New Roman" w:hAnsi="Segoe UI" w:cs="Segoe UI"/>
            <w:color w:val="000000"/>
            <w:sz w:val="27"/>
            <w:szCs w:val="27"/>
          </w:rPr>
          <w:t>Now we create a new Bike instance in the same manner.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15" w:author="Unknown"/>
          <w:rFonts w:ascii="Consolas" w:eastAsia="Times New Roman" w:hAnsi="Consolas" w:cs="Consolas"/>
          <w:color w:val="F8F8F2"/>
          <w:sz w:val="27"/>
          <w:szCs w:val="27"/>
        </w:rPr>
      </w:pPr>
      <w:ins w:id="661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bike1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Bike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Trek'</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2019</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6617" w:author="Unknown"/>
          <w:rFonts w:ascii="Segoe UI" w:eastAsia="Times New Roman" w:hAnsi="Segoe UI" w:cs="Segoe UI"/>
          <w:color w:val="000000"/>
          <w:sz w:val="27"/>
          <w:szCs w:val="27"/>
        </w:rPr>
      </w:pPr>
      <w:ins w:id="661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619" w:author="Unknown"/>
          <w:rFonts w:ascii="Segoe UI" w:eastAsia="Times New Roman" w:hAnsi="Segoe UI" w:cs="Segoe UI"/>
          <w:b/>
          <w:bCs/>
          <w:color w:val="000000"/>
          <w:sz w:val="24"/>
          <w:szCs w:val="24"/>
        </w:rPr>
      </w:pPr>
      <w:ins w:id="6620" w:author="Unknown">
        <w:r w:rsidRPr="0089304D">
          <w:rPr>
            <w:rFonts w:ascii="Segoe UI" w:eastAsia="Times New Roman" w:hAnsi="Segoe UI" w:cs="Segoe UI"/>
            <w:b/>
            <w:bCs/>
            <w:color w:val="000000"/>
            <w:sz w:val="24"/>
            <w:szCs w:val="24"/>
          </w:rPr>
          <w:t>Conclusion:-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621" w:author="Unknown"/>
          <w:rFonts w:ascii="Segoe UI" w:eastAsia="Times New Roman" w:hAnsi="Segoe UI" w:cs="Segoe UI"/>
          <w:color w:val="000000"/>
          <w:sz w:val="27"/>
          <w:szCs w:val="27"/>
        </w:rPr>
      </w:pPr>
      <w:ins w:id="6622" w:author="Unknown">
        <w:r w:rsidRPr="0089304D">
          <w:rPr>
            <w:rFonts w:ascii="Segoe UI" w:eastAsia="Times New Roman" w:hAnsi="Segoe UI" w:cs="Segoe UI"/>
            <w:color w:val="000000"/>
            <w:sz w:val="27"/>
            <w:szCs w:val="27"/>
          </w:rPr>
          <w:t>In this tutorial, we learned about the similarities and differences between JavaScript constructor functions and ES6 classes. Being familiar with classes is extremely helpful, as this makes the coding easier.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623" w:author="Unknown"/>
          <w:rFonts w:ascii="Segoe UI" w:eastAsia="Times New Roman" w:hAnsi="Segoe UI" w:cs="Segoe UI"/>
          <w:color w:val="000000"/>
          <w:sz w:val="27"/>
          <w:szCs w:val="27"/>
        </w:rPr>
      </w:pPr>
      <w:ins w:id="662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625" w:author="Unknown"/>
          <w:rFonts w:ascii="Segoe UI" w:eastAsia="Times New Roman" w:hAnsi="Segoe UI" w:cs="Segoe UI"/>
          <w:b/>
          <w:bCs/>
          <w:color w:val="000000"/>
          <w:sz w:val="24"/>
          <w:szCs w:val="24"/>
        </w:rPr>
      </w:pPr>
      <w:ins w:id="6626"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27" w:author="Unknown"/>
          <w:rFonts w:ascii="Consolas" w:eastAsia="Times New Roman" w:hAnsi="Consolas" w:cs="Consolas"/>
          <w:color w:val="F8F8F2"/>
          <w:sz w:val="27"/>
        </w:rPr>
      </w:pPr>
      <w:ins w:id="6628"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29" w:author="Unknown"/>
          <w:rFonts w:ascii="Consolas" w:eastAsia="Times New Roman" w:hAnsi="Consolas" w:cs="Consolas"/>
          <w:color w:val="F8F8F2"/>
          <w:sz w:val="27"/>
        </w:rPr>
      </w:pPr>
      <w:ins w:id="663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1" w:author="Unknown"/>
          <w:rFonts w:ascii="Consolas" w:eastAsia="Times New Roman" w:hAnsi="Consolas" w:cs="Consolas"/>
          <w:color w:val="F8F8F2"/>
          <w:sz w:val="27"/>
        </w:rPr>
      </w:pPr>
      <w:ins w:id="663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3" w:author="Unknown"/>
          <w:rFonts w:ascii="Consolas" w:eastAsia="Times New Roman" w:hAnsi="Consolas" w:cs="Consolas"/>
          <w:color w:val="F8F8F2"/>
          <w:sz w:val="27"/>
        </w:rPr>
      </w:pPr>
      <w:ins w:id="66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5" w:author="Unknown"/>
          <w:rFonts w:ascii="Consolas" w:eastAsia="Times New Roman" w:hAnsi="Consolas" w:cs="Consolas"/>
          <w:color w:val="F8F8F2"/>
          <w:sz w:val="27"/>
        </w:rPr>
      </w:pPr>
      <w:ins w:id="66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7" w:author="Unknown"/>
          <w:rFonts w:ascii="Consolas" w:eastAsia="Times New Roman" w:hAnsi="Consolas" w:cs="Consolas"/>
          <w:color w:val="F8F8F2"/>
          <w:sz w:val="27"/>
        </w:rPr>
      </w:pPr>
      <w:ins w:id="66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39" w:author="Unknown"/>
          <w:rFonts w:ascii="Consolas" w:eastAsia="Times New Roman" w:hAnsi="Consolas" w:cs="Consolas"/>
          <w:color w:val="F8F8F2"/>
          <w:sz w:val="27"/>
        </w:rPr>
      </w:pPr>
      <w:ins w:id="66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41" w:author="Unknown"/>
          <w:rFonts w:ascii="Consolas" w:eastAsia="Times New Roman" w:hAnsi="Consolas" w:cs="Consolas"/>
          <w:color w:val="F8F8F2"/>
          <w:sz w:val="27"/>
        </w:rPr>
      </w:pPr>
      <w:ins w:id="664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43" w:author="Unknown"/>
          <w:rFonts w:ascii="Consolas" w:eastAsia="Times New Roman" w:hAnsi="Consolas" w:cs="Consolas"/>
          <w:color w:val="F8F8F2"/>
          <w:sz w:val="27"/>
        </w:rPr>
      </w:pPr>
      <w:ins w:id="664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45" w:author="Unknown"/>
          <w:rFonts w:ascii="Consolas" w:eastAsia="Times New Roman" w:hAnsi="Consolas" w:cs="Consolas"/>
          <w:color w:val="F8F8F2"/>
          <w:sz w:val="27"/>
        </w:rPr>
      </w:pPr>
      <w:ins w:id="66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47" w:author="Unknown"/>
          <w:rFonts w:ascii="Consolas" w:eastAsia="Times New Roman" w:hAnsi="Consolas" w:cs="Consolas"/>
          <w:color w:val="F8F8F2"/>
          <w:sz w:val="27"/>
        </w:rPr>
      </w:pPr>
      <w:ins w:id="664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49" w:author="Unknown"/>
          <w:rFonts w:ascii="Consolas" w:eastAsia="Times New Roman" w:hAnsi="Consolas" w:cs="Consolas"/>
          <w:color w:val="F8F8F2"/>
          <w:sz w:val="27"/>
        </w:rPr>
      </w:pPr>
      <w:ins w:id="66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2" w:author="Unknown"/>
          <w:rFonts w:ascii="Consolas" w:eastAsia="Times New Roman" w:hAnsi="Consolas" w:cs="Consolas"/>
          <w:color w:val="F8F8F2"/>
          <w:sz w:val="27"/>
        </w:rPr>
      </w:pPr>
      <w:ins w:id="66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4" w:author="Unknown"/>
          <w:rFonts w:ascii="Consolas" w:eastAsia="Times New Roman" w:hAnsi="Consolas" w:cs="Consolas"/>
          <w:color w:val="F8F8F2"/>
          <w:sz w:val="27"/>
        </w:rPr>
      </w:pPr>
      <w:ins w:id="66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6" w:author="Unknown"/>
          <w:rFonts w:ascii="Consolas" w:eastAsia="Times New Roman" w:hAnsi="Consolas" w:cs="Consolas"/>
          <w:color w:val="F8F8F2"/>
          <w:sz w:val="27"/>
        </w:rPr>
      </w:pPr>
      <w:ins w:id="66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58" w:author="Unknown"/>
          <w:rFonts w:ascii="Consolas" w:eastAsia="Times New Roman" w:hAnsi="Consolas" w:cs="Consolas"/>
          <w:color w:val="F8F8F2"/>
          <w:sz w:val="27"/>
        </w:rPr>
      </w:pPr>
      <w:ins w:id="66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60" w:author="Unknown"/>
          <w:rFonts w:ascii="Consolas" w:eastAsia="Times New Roman" w:hAnsi="Consolas" w:cs="Consolas"/>
          <w:color w:val="F8F8F2"/>
          <w:sz w:val="27"/>
        </w:rPr>
      </w:pPr>
      <w:ins w:id="66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62" w:author="Unknown"/>
          <w:rFonts w:ascii="Consolas" w:eastAsia="Times New Roman" w:hAnsi="Consolas" w:cs="Consolas"/>
          <w:color w:val="F8F8F2"/>
          <w:sz w:val="27"/>
        </w:rPr>
      </w:pPr>
      <w:ins w:id="66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64" w:author="Unknown"/>
          <w:rFonts w:ascii="Consolas" w:eastAsia="Times New Roman" w:hAnsi="Consolas" w:cs="Consolas"/>
          <w:color w:val="F8F8F2"/>
          <w:sz w:val="27"/>
        </w:rPr>
      </w:pPr>
      <w:ins w:id="66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66" w:author="Unknown"/>
          <w:rFonts w:ascii="Consolas" w:eastAsia="Times New Roman" w:hAnsi="Consolas" w:cs="Consolas"/>
          <w:color w:val="F8F8F2"/>
          <w:sz w:val="27"/>
        </w:rPr>
      </w:pPr>
      <w:ins w:id="66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68" w:author="Unknown"/>
          <w:rFonts w:ascii="Consolas" w:eastAsia="Times New Roman" w:hAnsi="Consolas" w:cs="Consolas"/>
          <w:color w:val="F8F8F2"/>
          <w:sz w:val="27"/>
        </w:rPr>
      </w:pPr>
      <w:ins w:id="66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0" w:author="Unknown"/>
          <w:rFonts w:ascii="Consolas" w:eastAsia="Times New Roman" w:hAnsi="Consolas" w:cs="Consolas"/>
          <w:color w:val="F8F8F2"/>
          <w:sz w:val="27"/>
        </w:rPr>
      </w:pPr>
      <w:ins w:id="66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2" w:author="Unknown"/>
          <w:rFonts w:ascii="Consolas" w:eastAsia="Times New Roman" w:hAnsi="Consolas" w:cs="Consolas"/>
          <w:color w:val="F8F8F2"/>
          <w:sz w:val="27"/>
        </w:rPr>
      </w:pPr>
      <w:ins w:id="66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4" w:author="Unknown"/>
          <w:rFonts w:ascii="Consolas" w:eastAsia="Times New Roman" w:hAnsi="Consolas" w:cs="Consolas"/>
          <w:color w:val="F8F8F2"/>
          <w:sz w:val="27"/>
        </w:rPr>
      </w:pPr>
      <w:ins w:id="66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6" w:author="Unknown"/>
          <w:rFonts w:ascii="Consolas" w:eastAsia="Times New Roman" w:hAnsi="Consolas" w:cs="Consolas"/>
          <w:color w:val="F8F8F2"/>
          <w:sz w:val="27"/>
        </w:rPr>
      </w:pPr>
      <w:ins w:id="66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78" w:author="Unknown"/>
          <w:rFonts w:ascii="Consolas" w:eastAsia="Times New Roman" w:hAnsi="Consolas" w:cs="Consolas"/>
          <w:color w:val="F8F8F2"/>
          <w:sz w:val="27"/>
        </w:rPr>
      </w:pPr>
      <w:ins w:id="66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80" w:author="Unknown"/>
          <w:rFonts w:ascii="Consolas" w:eastAsia="Times New Roman" w:hAnsi="Consolas" w:cs="Consolas"/>
          <w:color w:val="F8F8F2"/>
          <w:sz w:val="27"/>
        </w:rPr>
      </w:pPr>
      <w:ins w:id="6681"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82" w:author="Unknown"/>
          <w:rFonts w:ascii="Consolas" w:eastAsia="Times New Roman" w:hAnsi="Consolas" w:cs="Consolas"/>
          <w:color w:val="F8F8F2"/>
          <w:sz w:val="27"/>
        </w:rPr>
      </w:pPr>
      <w:ins w:id="66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84" w:author="Unknown"/>
          <w:rFonts w:ascii="Consolas" w:eastAsia="Times New Roman" w:hAnsi="Consolas" w:cs="Consolas"/>
          <w:color w:val="F8F8F2"/>
          <w:sz w:val="27"/>
        </w:rPr>
      </w:pPr>
      <w:ins w:id="66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86" w:author="Unknown"/>
          <w:rFonts w:ascii="Consolas" w:eastAsia="Times New Roman" w:hAnsi="Consolas" w:cs="Consolas"/>
          <w:color w:val="F8F8F2"/>
          <w:sz w:val="27"/>
        </w:rPr>
      </w:pPr>
      <w:ins w:id="66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88" w:author="Unknown"/>
          <w:rFonts w:ascii="Consolas" w:eastAsia="Times New Roman" w:hAnsi="Consolas" w:cs="Consolas"/>
          <w:color w:val="F8F8F2"/>
          <w:sz w:val="27"/>
        </w:rPr>
      </w:pPr>
      <w:ins w:id="668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0" w:author="Unknown"/>
          <w:rFonts w:ascii="Consolas" w:eastAsia="Times New Roman" w:hAnsi="Consolas" w:cs="Consolas"/>
          <w:color w:val="F8F8F2"/>
          <w:sz w:val="27"/>
        </w:rPr>
      </w:pPr>
      <w:ins w:id="66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2" w:author="Unknown"/>
          <w:rFonts w:ascii="Consolas" w:eastAsia="Times New Roman" w:hAnsi="Consolas" w:cs="Consolas"/>
          <w:color w:val="F8F8F2"/>
          <w:sz w:val="27"/>
        </w:rPr>
      </w:pPr>
      <w:ins w:id="66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4" w:author="Unknown"/>
          <w:rFonts w:ascii="Consolas" w:eastAsia="Times New Roman" w:hAnsi="Consolas" w:cs="Consolas"/>
          <w:color w:val="F8F8F2"/>
          <w:sz w:val="27"/>
        </w:rPr>
      </w:pPr>
      <w:ins w:id="66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6" w:author="Unknown"/>
          <w:rFonts w:ascii="Consolas" w:eastAsia="Times New Roman" w:hAnsi="Consolas" w:cs="Consolas"/>
          <w:color w:val="F8F8F2"/>
          <w:sz w:val="27"/>
        </w:rPr>
      </w:pPr>
      <w:ins w:id="6697"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698" w:author="Unknown"/>
          <w:rFonts w:ascii="Consolas" w:eastAsia="Times New Roman" w:hAnsi="Consolas" w:cs="Consolas"/>
          <w:color w:val="F8F8F2"/>
          <w:sz w:val="27"/>
        </w:rPr>
      </w:pPr>
      <w:ins w:id="669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0" w:author="Unknown"/>
          <w:rFonts w:ascii="Consolas" w:eastAsia="Times New Roman" w:hAnsi="Consolas" w:cs="Consolas"/>
          <w:color w:val="F8F8F2"/>
          <w:sz w:val="27"/>
        </w:rPr>
      </w:pPr>
      <w:ins w:id="6701"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2" w:author="Unknown"/>
          <w:rFonts w:ascii="Consolas" w:eastAsia="Times New Roman" w:hAnsi="Consolas" w:cs="Consolas"/>
          <w:color w:val="F8F8F2"/>
          <w:sz w:val="27"/>
        </w:rPr>
      </w:pPr>
      <w:ins w:id="6703"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4" w:author="Unknown"/>
          <w:rFonts w:ascii="Consolas" w:eastAsia="Times New Roman" w:hAnsi="Consolas" w:cs="Consolas"/>
          <w:color w:val="F8F8F2"/>
          <w:sz w:val="27"/>
        </w:rPr>
      </w:pPr>
      <w:ins w:id="6705"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6" w:author="Unknown"/>
          <w:rFonts w:ascii="Consolas" w:eastAsia="Times New Roman" w:hAnsi="Consolas" w:cs="Consolas"/>
          <w:color w:val="F8F8F2"/>
          <w:sz w:val="27"/>
        </w:rPr>
      </w:pPr>
      <w:ins w:id="6707"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08" w:author="Unknown"/>
          <w:rFonts w:ascii="Consolas" w:eastAsia="Times New Roman" w:hAnsi="Consolas" w:cs="Consolas"/>
          <w:color w:val="F8F8F2"/>
          <w:sz w:val="27"/>
        </w:rPr>
      </w:pPr>
      <w:ins w:id="6709"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10" w:author="Unknown"/>
          <w:rFonts w:ascii="Consolas" w:eastAsia="Times New Roman" w:hAnsi="Consolas" w:cs="Consolas"/>
          <w:color w:val="F8F8F2"/>
          <w:sz w:val="27"/>
        </w:rPr>
      </w:pPr>
      <w:ins w:id="6711"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12" w:author="Unknown"/>
          <w:rFonts w:ascii="Consolas" w:eastAsia="Times New Roman" w:hAnsi="Consolas" w:cs="Consolas"/>
          <w:color w:val="F8F8F2"/>
          <w:sz w:val="27"/>
        </w:rPr>
      </w:pPr>
      <w:ins w:id="6713"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14" w:author="Unknown"/>
          <w:rFonts w:ascii="Consolas" w:eastAsia="Times New Roman" w:hAnsi="Consolas" w:cs="Consolas"/>
          <w:color w:val="F8F8F2"/>
          <w:sz w:val="27"/>
        </w:rPr>
      </w:pPr>
      <w:ins w:id="6715"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16" w:author="Unknown"/>
          <w:rFonts w:ascii="Consolas" w:eastAsia="Times New Roman" w:hAnsi="Consolas" w:cs="Consolas"/>
          <w:color w:val="F8F8F2"/>
          <w:sz w:val="27"/>
        </w:rPr>
      </w:pPr>
      <w:ins w:id="6717"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18" w:author="Unknown"/>
          <w:rFonts w:ascii="Consolas" w:eastAsia="Times New Roman" w:hAnsi="Consolas" w:cs="Consolas"/>
          <w:color w:val="F8F8F2"/>
          <w:sz w:val="27"/>
        </w:rPr>
      </w:pPr>
      <w:ins w:id="6719"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0" w:author="Unknown"/>
          <w:rFonts w:ascii="Consolas" w:eastAsia="Times New Roman" w:hAnsi="Consolas" w:cs="Consolas"/>
          <w:color w:val="F8F8F2"/>
          <w:sz w:val="27"/>
        </w:rPr>
      </w:pPr>
      <w:ins w:id="6721"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2" w:author="Unknown"/>
          <w:rFonts w:ascii="Consolas" w:eastAsia="Times New Roman" w:hAnsi="Consolas" w:cs="Consolas"/>
          <w:color w:val="F8F8F2"/>
          <w:sz w:val="27"/>
        </w:rPr>
      </w:pPr>
      <w:ins w:id="6723"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4" w:author="Unknown"/>
          <w:rFonts w:ascii="Consolas" w:eastAsia="Times New Roman" w:hAnsi="Consolas" w:cs="Consolas"/>
          <w:color w:val="F8F8F2"/>
          <w:sz w:val="27"/>
        </w:rPr>
      </w:pPr>
      <w:ins w:id="6725"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6" w:author="Unknown"/>
          <w:rFonts w:ascii="Consolas" w:eastAsia="Times New Roman" w:hAnsi="Consolas" w:cs="Consolas"/>
          <w:color w:val="F8F8F2"/>
          <w:sz w:val="27"/>
        </w:rPr>
      </w:pPr>
      <w:ins w:id="6727"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28" w:author="Unknown"/>
          <w:rFonts w:ascii="Consolas" w:eastAsia="Times New Roman" w:hAnsi="Consolas" w:cs="Consolas"/>
          <w:color w:val="F8F8F2"/>
          <w:sz w:val="27"/>
        </w:rPr>
      </w:pPr>
      <w:ins w:id="672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js/tut31.js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30" w:author="Unknown"/>
          <w:rFonts w:ascii="Consolas" w:eastAsia="Times New Roman" w:hAnsi="Consolas" w:cs="Consolas"/>
          <w:color w:val="F8F8F2"/>
          <w:sz w:val="27"/>
        </w:rPr>
      </w:pPr>
      <w:ins w:id="673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732" w:author="Unknown"/>
          <w:rFonts w:ascii="Segoe UI" w:eastAsia="Times New Roman" w:hAnsi="Segoe UI" w:cs="Segoe UI"/>
          <w:color w:val="000000"/>
          <w:sz w:val="27"/>
          <w:szCs w:val="27"/>
        </w:rPr>
      </w:pPr>
      <w:ins w:id="673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734" w:author="Unknown"/>
          <w:rFonts w:ascii="Segoe UI" w:eastAsia="Times New Roman" w:hAnsi="Segoe UI" w:cs="Segoe UI"/>
          <w:b/>
          <w:bCs/>
          <w:color w:val="000000"/>
          <w:sz w:val="24"/>
          <w:szCs w:val="24"/>
        </w:rPr>
      </w:pPr>
      <w:ins w:id="6735"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36" w:author="Unknown"/>
          <w:rFonts w:ascii="Consolas" w:eastAsia="Times New Roman" w:hAnsi="Consolas" w:cs="Consolas"/>
          <w:color w:val="F8F8F2"/>
          <w:sz w:val="27"/>
        </w:rPr>
      </w:pPr>
      <w:ins w:id="673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Tutorial31.js"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3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39" w:author="Unknown"/>
          <w:rFonts w:ascii="Consolas" w:eastAsia="Times New Roman" w:hAnsi="Consolas" w:cs="Consolas"/>
          <w:color w:val="F8F8F2"/>
          <w:sz w:val="27"/>
        </w:rPr>
      </w:pPr>
      <w:ins w:id="6740"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41" w:author="Unknown"/>
          <w:rFonts w:ascii="Consolas" w:eastAsia="Times New Roman" w:hAnsi="Consolas" w:cs="Consolas"/>
          <w:color w:val="F8F8F2"/>
          <w:sz w:val="27"/>
        </w:rPr>
      </w:pPr>
      <w:ins w:id="674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(givenName, givenExperience, givenDivision)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43" w:author="Unknown"/>
          <w:rFonts w:ascii="Consolas" w:eastAsia="Times New Roman" w:hAnsi="Consolas" w:cs="Consolas"/>
          <w:color w:val="F8F8F2"/>
          <w:sz w:val="27"/>
        </w:rPr>
      </w:pPr>
      <w:ins w:id="674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givenName;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45" w:author="Unknown"/>
          <w:rFonts w:ascii="Consolas" w:eastAsia="Times New Roman" w:hAnsi="Consolas" w:cs="Consolas"/>
          <w:color w:val="F8F8F2"/>
          <w:sz w:val="27"/>
        </w:rPr>
      </w:pPr>
      <w:ins w:id="674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.experience = givenExperience;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47" w:author="Unknown"/>
          <w:rFonts w:ascii="Consolas" w:eastAsia="Times New Roman" w:hAnsi="Consolas" w:cs="Consolas"/>
          <w:color w:val="F8F8F2"/>
          <w:sz w:val="27"/>
        </w:rPr>
      </w:pPr>
      <w:ins w:id="67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.division = givenDivision;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49" w:author="Unknown"/>
          <w:rFonts w:ascii="Consolas" w:eastAsia="Times New Roman" w:hAnsi="Consolas" w:cs="Consolas"/>
          <w:color w:val="F8F8F2"/>
          <w:sz w:val="27"/>
        </w:rPr>
      </w:pPr>
      <w:ins w:id="6750" w:author="Unknown">
        <w:r w:rsidRPr="0089304D">
          <w:rPr>
            <w:rFonts w:ascii="Consolas" w:eastAsia="Times New Roman" w:hAnsi="Consolas" w:cs="Consolas"/>
            <w:color w:val="F8F8F2"/>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2" w:author="Unknown"/>
          <w:rFonts w:ascii="Consolas" w:eastAsia="Times New Roman" w:hAnsi="Consolas" w:cs="Consolas"/>
          <w:color w:val="F8F8F2"/>
          <w:sz w:val="27"/>
        </w:rPr>
      </w:pPr>
      <w:ins w:id="67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slogan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4" w:author="Unknown"/>
          <w:rFonts w:ascii="Consolas" w:eastAsia="Times New Roman" w:hAnsi="Consolas" w:cs="Consolas"/>
          <w:color w:val="F8F8F2"/>
          <w:sz w:val="27"/>
        </w:rPr>
      </w:pPr>
      <w:ins w:id="675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 xml:space="preserve">`I am </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w:t>
        </w:r>
        <w:r w:rsidRPr="0089304D">
          <w:rPr>
            <w:rFonts w:ascii="Consolas" w:eastAsia="Times New Roman" w:hAnsi="Consolas" w:cs="Consolas"/>
            <w:color w:val="A6E22E"/>
            <w:sz w:val="27"/>
          </w:rPr>
          <w:t xml:space="preserve"> and this company is the best`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6" w:author="Unknown"/>
          <w:rFonts w:ascii="Consolas" w:eastAsia="Times New Roman" w:hAnsi="Consolas" w:cs="Consolas"/>
          <w:color w:val="F8F8F2"/>
          <w:sz w:val="27"/>
        </w:rPr>
      </w:pPr>
      <w:ins w:id="675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59" w:author="Unknown"/>
          <w:rFonts w:ascii="Consolas" w:eastAsia="Times New Roman" w:hAnsi="Consolas" w:cs="Consolas"/>
          <w:color w:val="F8F8F2"/>
          <w:sz w:val="27"/>
        </w:rPr>
      </w:pPr>
      <w:ins w:id="676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joiningYear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61" w:author="Unknown"/>
          <w:rFonts w:ascii="Consolas" w:eastAsia="Times New Roman" w:hAnsi="Consolas" w:cs="Consolas"/>
          <w:color w:val="F8F8F2"/>
          <w:sz w:val="27"/>
        </w:rPr>
      </w:pPr>
      <w:ins w:id="67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2020</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.experience;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63" w:author="Unknown"/>
          <w:rFonts w:ascii="Consolas" w:eastAsia="Times New Roman" w:hAnsi="Consolas" w:cs="Consolas"/>
          <w:color w:val="F8F8F2"/>
          <w:sz w:val="27"/>
        </w:rPr>
      </w:pPr>
      <w:ins w:id="676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6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66" w:author="Unknown"/>
          <w:rFonts w:ascii="Consolas" w:eastAsia="Times New Roman" w:hAnsi="Consolas" w:cs="Consolas"/>
          <w:color w:val="F8F8F2"/>
          <w:sz w:val="27"/>
        </w:rPr>
      </w:pPr>
      <w:ins w:id="67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static</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(a,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68" w:author="Unknown"/>
          <w:rFonts w:ascii="Consolas" w:eastAsia="Times New Roman" w:hAnsi="Consolas" w:cs="Consolas"/>
          <w:color w:val="F8F8F2"/>
          <w:sz w:val="27"/>
        </w:rPr>
      </w:pPr>
      <w:ins w:id="67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a +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0" w:author="Unknown"/>
          <w:rFonts w:ascii="Consolas" w:eastAsia="Times New Roman" w:hAnsi="Consolas" w:cs="Consolas"/>
          <w:color w:val="F8F8F2"/>
          <w:sz w:val="27"/>
        </w:rPr>
      </w:pPr>
      <w:ins w:id="677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2" w:author="Unknown"/>
          <w:rFonts w:ascii="Consolas" w:eastAsia="Times New Roman" w:hAnsi="Consolas" w:cs="Consolas"/>
          <w:color w:val="F8F8F2"/>
          <w:sz w:val="27"/>
        </w:rPr>
      </w:pPr>
      <w:ins w:id="677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5" w:author="Unknown"/>
          <w:rFonts w:ascii="Consolas" w:eastAsia="Times New Roman" w:hAnsi="Consolas" w:cs="Consolas"/>
          <w:color w:val="F8F8F2"/>
          <w:sz w:val="27"/>
        </w:rPr>
      </w:pPr>
      <w:ins w:id="6776"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extends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Employee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7" w:author="Unknown"/>
          <w:rFonts w:ascii="Consolas" w:eastAsia="Times New Roman" w:hAnsi="Consolas" w:cs="Consolas"/>
          <w:color w:val="F8F8F2"/>
          <w:sz w:val="27"/>
        </w:rPr>
      </w:pPr>
      <w:ins w:id="677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(givenName, givenExperience, givenDivision, language, github){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79" w:author="Unknown"/>
          <w:rFonts w:ascii="Consolas" w:eastAsia="Times New Roman" w:hAnsi="Consolas" w:cs="Consolas"/>
          <w:color w:val="F8F8F2"/>
          <w:sz w:val="27"/>
        </w:rPr>
      </w:pPr>
      <w:ins w:id="67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super</w:t>
        </w:r>
        <w:r w:rsidRPr="0089304D">
          <w:rPr>
            <w:rFonts w:ascii="Consolas" w:eastAsia="Times New Roman" w:hAnsi="Consolas" w:cs="Consolas"/>
            <w:color w:val="F8F8F2"/>
            <w:sz w:val="27"/>
          </w:rPr>
          <w:t>(givenName, givenExperience, givenDivision);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81" w:author="Unknown"/>
          <w:rFonts w:ascii="Consolas" w:eastAsia="Times New Roman" w:hAnsi="Consolas" w:cs="Consolas"/>
          <w:color w:val="F8F8F2"/>
          <w:sz w:val="27"/>
        </w:rPr>
      </w:pPr>
      <w:ins w:id="678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.language = language;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83" w:author="Unknown"/>
          <w:rFonts w:ascii="Consolas" w:eastAsia="Times New Roman" w:hAnsi="Consolas" w:cs="Consolas"/>
          <w:color w:val="F8F8F2"/>
          <w:sz w:val="27"/>
        </w:rPr>
      </w:pPr>
      <w:ins w:id="678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.github = github;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85" w:author="Unknown"/>
          <w:rFonts w:ascii="Consolas" w:eastAsia="Times New Roman" w:hAnsi="Consolas" w:cs="Consolas"/>
          <w:color w:val="F8F8F2"/>
          <w:sz w:val="27"/>
        </w:rPr>
      </w:pPr>
      <w:ins w:id="678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88" w:author="Unknown"/>
          <w:rFonts w:ascii="Consolas" w:eastAsia="Times New Roman" w:hAnsi="Consolas" w:cs="Consolas"/>
          <w:color w:val="F8F8F2"/>
          <w:sz w:val="27"/>
        </w:rPr>
      </w:pPr>
      <w:ins w:id="678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favoriteLanguage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0" w:author="Unknown"/>
          <w:rFonts w:ascii="Consolas" w:eastAsia="Times New Roman" w:hAnsi="Consolas" w:cs="Consolas"/>
          <w:color w:val="F8F8F2"/>
          <w:sz w:val="27"/>
        </w:rPr>
      </w:pPr>
      <w:ins w:id="679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.language == </w:t>
        </w:r>
        <w:r w:rsidRPr="0089304D">
          <w:rPr>
            <w:rFonts w:ascii="Consolas" w:eastAsia="Times New Roman" w:hAnsi="Consolas" w:cs="Consolas"/>
            <w:color w:val="A6E22E"/>
            <w:sz w:val="27"/>
          </w:rPr>
          <w:t>'python'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2" w:author="Unknown"/>
          <w:rFonts w:ascii="Consolas" w:eastAsia="Times New Roman" w:hAnsi="Consolas" w:cs="Consolas"/>
          <w:color w:val="F8F8F2"/>
          <w:sz w:val="27"/>
        </w:rPr>
      </w:pPr>
      <w:ins w:id="679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'Python'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4" w:author="Unknown"/>
          <w:rFonts w:ascii="Consolas" w:eastAsia="Times New Roman" w:hAnsi="Consolas" w:cs="Consolas"/>
          <w:color w:val="F8F8F2"/>
          <w:sz w:val="27"/>
        </w:rPr>
      </w:pPr>
      <w:ins w:id="679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6" w:author="Unknown"/>
          <w:rFonts w:ascii="Consolas" w:eastAsia="Times New Roman" w:hAnsi="Consolas" w:cs="Consolas"/>
          <w:color w:val="F8F8F2"/>
          <w:sz w:val="27"/>
        </w:rPr>
      </w:pPr>
      <w:ins w:id="679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798" w:author="Unknown"/>
          <w:rFonts w:ascii="Consolas" w:eastAsia="Times New Roman" w:hAnsi="Consolas" w:cs="Consolas"/>
          <w:color w:val="F8F8F2"/>
          <w:sz w:val="27"/>
        </w:rPr>
      </w:pPr>
      <w:ins w:id="6799"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0" w:author="Unknown"/>
          <w:rFonts w:ascii="Consolas" w:eastAsia="Times New Roman" w:hAnsi="Consolas" w:cs="Consolas"/>
          <w:color w:val="F8F8F2"/>
          <w:sz w:val="27"/>
        </w:rPr>
      </w:pPr>
      <w:ins w:id="680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2" w:author="Unknown"/>
          <w:rFonts w:ascii="Consolas" w:eastAsia="Times New Roman" w:hAnsi="Consolas" w:cs="Consolas"/>
          <w:color w:val="F8F8F2"/>
          <w:sz w:val="27"/>
        </w:rPr>
      </w:pPr>
      <w:ins w:id="680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5" w:author="Unknown"/>
          <w:rFonts w:ascii="Consolas" w:eastAsia="Times New Roman" w:hAnsi="Consolas" w:cs="Consolas"/>
          <w:color w:val="F8F8F2"/>
          <w:sz w:val="27"/>
        </w:rPr>
      </w:pPr>
      <w:ins w:id="680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static</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multiply</w:t>
        </w:r>
        <w:r w:rsidRPr="0089304D">
          <w:rPr>
            <w:rFonts w:ascii="Consolas" w:eastAsia="Times New Roman" w:hAnsi="Consolas" w:cs="Consolas"/>
            <w:color w:val="F8F8F2"/>
            <w:sz w:val="27"/>
          </w:rPr>
          <w:t>(a,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7" w:author="Unknown"/>
          <w:rFonts w:ascii="Consolas" w:eastAsia="Times New Roman" w:hAnsi="Consolas" w:cs="Consolas"/>
          <w:color w:val="F8F8F2"/>
          <w:sz w:val="27"/>
        </w:rPr>
      </w:pPr>
      <w:ins w:id="680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a *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09" w:author="Unknown"/>
          <w:rFonts w:ascii="Consolas" w:eastAsia="Times New Roman" w:hAnsi="Consolas" w:cs="Consolas"/>
          <w:color w:val="F8F8F2"/>
          <w:sz w:val="27"/>
        </w:rPr>
      </w:pPr>
      <w:ins w:id="681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11" w:author="Unknown"/>
          <w:rFonts w:ascii="Consolas" w:eastAsia="Times New Roman" w:hAnsi="Consolas" w:cs="Consolas"/>
          <w:color w:val="F8F8F2"/>
          <w:sz w:val="27"/>
        </w:rPr>
      </w:pPr>
      <w:ins w:id="681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1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14" w:author="Unknown"/>
          <w:rFonts w:ascii="Consolas" w:eastAsia="Times New Roman" w:hAnsi="Consolas" w:cs="Consolas"/>
          <w:color w:val="F8F8F2"/>
          <w:sz w:val="27"/>
        </w:rPr>
      </w:pPr>
      <w:ins w:id="6815" w:author="Unknown">
        <w:r w:rsidRPr="0089304D">
          <w:rPr>
            <w:rFonts w:ascii="Consolas" w:eastAsia="Times New Roman" w:hAnsi="Consolas" w:cs="Consolas"/>
            <w:color w:val="8292A2"/>
            <w:sz w:val="27"/>
          </w:rPr>
          <w:t>// harry = new Employee("Harry", 56, "Division");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16" w:author="Unknown"/>
          <w:rFonts w:ascii="Consolas" w:eastAsia="Times New Roman" w:hAnsi="Consolas" w:cs="Consolas"/>
          <w:color w:val="F8F8F2"/>
          <w:sz w:val="27"/>
        </w:rPr>
      </w:pPr>
      <w:ins w:id="6817" w:author="Unknown">
        <w:r w:rsidRPr="0089304D">
          <w:rPr>
            <w:rFonts w:ascii="Consolas" w:eastAsia="Times New Roman" w:hAnsi="Consolas" w:cs="Consolas"/>
            <w:color w:val="8292A2"/>
            <w:sz w:val="27"/>
          </w:rPr>
          <w:t>// console.log(harry.joiningYear());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18" w:author="Unknown"/>
          <w:rFonts w:ascii="Consolas" w:eastAsia="Times New Roman" w:hAnsi="Consolas" w:cs="Consolas"/>
          <w:color w:val="F8F8F2"/>
          <w:sz w:val="27"/>
        </w:rPr>
      </w:pPr>
      <w:ins w:id="6819" w:author="Unknown">
        <w:r w:rsidRPr="0089304D">
          <w:rPr>
            <w:rFonts w:ascii="Consolas" w:eastAsia="Times New Roman" w:hAnsi="Consolas" w:cs="Consolas"/>
            <w:color w:val="8292A2"/>
            <w:sz w:val="27"/>
          </w:rPr>
          <w:t>// console.log(Employee.add(34, 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0" w:author="Unknown"/>
          <w:rFonts w:ascii="Consolas" w:eastAsia="Times New Roman" w:hAnsi="Consolas" w:cs="Consolas"/>
          <w:color w:val="F8F8F2"/>
          <w:sz w:val="27"/>
        </w:rPr>
      </w:pPr>
      <w:ins w:id="6821" w:author="Unknown">
        <w:r w:rsidRPr="0089304D">
          <w:rPr>
            <w:rFonts w:ascii="Consolas" w:eastAsia="Times New Roman" w:hAnsi="Consolas" w:cs="Consolas"/>
            <w:color w:val="F8F8F2"/>
            <w:sz w:val="27"/>
          </w:rPr>
          <w:t xml:space="preserve">rohan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Programmer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"Lays"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"Go"</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"Rohan420"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2" w:author="Unknown"/>
          <w:rFonts w:ascii="Consolas" w:eastAsia="Times New Roman" w:hAnsi="Consolas" w:cs="Consolas"/>
          <w:color w:val="F8F8F2"/>
          <w:sz w:val="27"/>
        </w:rPr>
      </w:pPr>
      <w:ins w:id="682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(rohan)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4" w:author="Unknown"/>
          <w:rFonts w:ascii="Consolas" w:eastAsia="Times New Roman" w:hAnsi="Consolas" w:cs="Consolas"/>
          <w:color w:val="F8F8F2"/>
          <w:sz w:val="27"/>
        </w:rPr>
      </w:pPr>
      <w:ins w:id="682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(rohan.</w:t>
        </w:r>
        <w:r w:rsidRPr="0089304D">
          <w:rPr>
            <w:rFonts w:ascii="Consolas" w:eastAsia="Times New Roman" w:hAnsi="Consolas" w:cs="Consolas"/>
            <w:color w:val="E6DB74"/>
            <w:sz w:val="27"/>
          </w:rPr>
          <w:t>favoriteLanguage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6" w:author="Unknown"/>
          <w:rFonts w:ascii="Consolas" w:eastAsia="Times New Roman" w:hAnsi="Consolas" w:cs="Consolas"/>
          <w:color w:val="F8F8F2"/>
          <w:sz w:val="27"/>
        </w:rPr>
      </w:pPr>
      <w:ins w:id="682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(Programmer.</w:t>
        </w:r>
        <w:r w:rsidRPr="0089304D">
          <w:rPr>
            <w:rFonts w:ascii="Consolas" w:eastAsia="Times New Roman" w:hAnsi="Consolas" w:cs="Consolas"/>
            <w:color w:val="E6DB74"/>
            <w:sz w:val="27"/>
          </w:rPr>
          <w:t>multiply</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29" w:author="Unknown"/>
          <w:rFonts w:ascii="Consolas" w:eastAsia="Times New Roman" w:hAnsi="Consolas" w:cs="Consolas"/>
          <w:color w:val="F8F8F2"/>
          <w:sz w:val="27"/>
        </w:rPr>
      </w:pPr>
    </w:p>
    <w:p w:rsidR="0089304D" w:rsidRPr="0089304D" w:rsidRDefault="0089304D" w:rsidP="0089304D">
      <w:pPr>
        <w:spacing w:after="0" w:line="240" w:lineRule="auto"/>
        <w:rPr>
          <w:ins w:id="6830" w:author="Unknown"/>
          <w:rFonts w:ascii="Segoe UI" w:eastAsia="Times New Roman" w:hAnsi="Segoe UI" w:cs="Segoe UI"/>
          <w:color w:val="000000"/>
          <w:sz w:val="27"/>
          <w:szCs w:val="27"/>
        </w:rPr>
      </w:pPr>
      <w:ins w:id="683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6832" w:author="Unknown"/>
          <w:rFonts w:ascii="Segoe UI" w:eastAsia="Times New Roman" w:hAnsi="Segoe UI" w:cs="Segoe UI"/>
          <w:color w:val="000000"/>
          <w:sz w:val="27"/>
          <w:szCs w:val="27"/>
        </w:rPr>
      </w:pPr>
      <w:ins w:id="6833" w:author="Unknown">
        <w:r w:rsidRPr="0089304D">
          <w:rPr>
            <w:rFonts w:ascii="Segoe UI" w:eastAsia="Times New Roman" w:hAnsi="Segoe UI" w:cs="Segoe UI"/>
            <w:b/>
            <w:bCs/>
            <w:color w:val="000000"/>
            <w:sz w:val="27"/>
          </w:rPr>
          <w:t>Previous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Implementing a library class - Exercise 4 | JavaScript Tutorial In Hindi #32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task you have to perform is to </w:t>
      </w:r>
      <w:r w:rsidRPr="0089304D">
        <w:rPr>
          <w:rFonts w:ascii="Segoe UI" w:eastAsia="Times New Roman" w:hAnsi="Segoe UI" w:cs="Segoe UI"/>
          <w:b/>
          <w:bCs/>
          <w:color w:val="000000"/>
          <w:sz w:val="27"/>
        </w:rPr>
        <w:t>“Implement the Library class”. </w:t>
      </w:r>
      <w:r w:rsidRPr="0089304D">
        <w:rPr>
          <w:rFonts w:ascii="Segoe UI" w:eastAsia="Times New Roman" w:hAnsi="Segoe UI" w:cs="Segoe UI"/>
          <w:color w:val="000000"/>
          <w:sz w:val="27"/>
          <w:szCs w:val="27"/>
        </w:rPr>
        <w:t>You have to use the object-oriented programming concept to implement this task. Here is a 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Create a library class and implement the following:</w:t>
      </w:r>
    </w:p>
    <w:p w:rsidR="0089304D" w:rsidRPr="0089304D" w:rsidRDefault="0089304D" w:rsidP="0089304D">
      <w:pPr>
        <w:numPr>
          <w:ilvl w:val="0"/>
          <w:numId w:val="5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Create a constructor that takes the book list as an argument.</w:t>
      </w:r>
    </w:p>
    <w:p w:rsidR="0089304D" w:rsidRPr="0089304D" w:rsidRDefault="0089304D" w:rsidP="0089304D">
      <w:pPr>
        <w:numPr>
          <w:ilvl w:val="0"/>
          <w:numId w:val="5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getBookList():</w:t>
      </w:r>
      <w:r w:rsidRPr="0089304D">
        <w:rPr>
          <w:rFonts w:ascii="Segoe UI" w:eastAsia="Times New Roman" w:hAnsi="Segoe UI" w:cs="Segoe UI"/>
          <w:color w:val="000000"/>
          <w:sz w:val="27"/>
          <w:szCs w:val="27"/>
        </w:rPr>
        <w:t> This function should return the list of all book present in the library.</w:t>
      </w:r>
    </w:p>
    <w:p w:rsidR="0089304D" w:rsidRPr="0089304D" w:rsidRDefault="0089304D" w:rsidP="0089304D">
      <w:pPr>
        <w:numPr>
          <w:ilvl w:val="0"/>
          <w:numId w:val="5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issueBook(bookname, user):</w:t>
      </w:r>
      <w:r w:rsidRPr="0089304D">
        <w:rPr>
          <w:rFonts w:ascii="Segoe UI" w:eastAsia="Times New Roman" w:hAnsi="Segoe UI" w:cs="Segoe UI"/>
          <w:color w:val="000000"/>
          <w:sz w:val="27"/>
          <w:szCs w:val="27"/>
        </w:rPr>
        <w:t> This function takes an argument of bookname and user, in bookname, we specify the name of the book, and in user, we specify the name of the user. This function will issue the book to the user.</w:t>
      </w:r>
    </w:p>
    <w:p w:rsidR="0089304D" w:rsidRPr="0089304D" w:rsidRDefault="0089304D" w:rsidP="0089304D">
      <w:pPr>
        <w:numPr>
          <w:ilvl w:val="0"/>
          <w:numId w:val="5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returnBook(bookname):</w:t>
      </w:r>
      <w:r w:rsidRPr="0089304D">
        <w:rPr>
          <w:rFonts w:ascii="Segoe UI" w:eastAsia="Times New Roman" w:hAnsi="Segoe UI" w:cs="Segoe UI"/>
          <w:color w:val="000000"/>
          <w:sz w:val="27"/>
          <w:szCs w:val="27"/>
        </w:rPr>
        <w:t> This function will take one argument, which is the name of the book. The purpose of this function is to remove the book from the users borrowed book data. It is totally up to you how you implement it.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Try to solve this task by yourself. Have you solved this task? If yes, then it is time to check the solution. The solution is discussed in </w:t>
      </w:r>
      <w:hyperlink r:id="rId47" w:history="1">
        <w:r w:rsidRPr="0089304D">
          <w:rPr>
            <w:rFonts w:ascii="Segoe UI" w:eastAsia="Times New Roman" w:hAnsi="Segoe UI" w:cs="Segoe UI"/>
            <w:b/>
            <w:bCs/>
            <w:i/>
            <w:iCs/>
            <w:color w:val="0000FF"/>
            <w:sz w:val="27"/>
            <w:u w:val="single"/>
          </w:rPr>
          <w:t>tutorial#36</w:t>
        </w:r>
      </w:hyperlink>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If you like my work, then keep supporting and stay up to date with </w:t>
      </w:r>
      <w:hyperlink r:id="rId48" w:history="1">
        <w:r w:rsidRPr="0089304D">
          <w:rPr>
            <w:rFonts w:ascii="Segoe UI" w:eastAsia="Times New Roman" w:hAnsi="Segoe UI" w:cs="Segoe UI"/>
            <w:b/>
            <w:bCs/>
            <w:color w:val="0000FF"/>
            <w:sz w:val="27"/>
            <w:u w:val="single"/>
          </w:rPr>
          <w:t>codewithharry</w:t>
        </w:r>
      </w:hyperlink>
      <w:r w:rsidRPr="0089304D">
        <w:rPr>
          <w:rFonts w:ascii="Segoe UI" w:eastAsia="Times New Roman" w:hAnsi="Segoe UI" w:cs="Segoe UI"/>
          <w:b/>
          <w:bCs/>
          <w:color w:val="000000"/>
          <w:sz w:val="27"/>
        </w:rPr>
        <w: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834" w:author="Unknown"/>
          <w:rFonts w:ascii="Segoe UI" w:eastAsia="Times New Roman" w:hAnsi="Segoe UI" w:cs="Segoe UI"/>
          <w:color w:val="000000"/>
          <w:sz w:val="27"/>
          <w:szCs w:val="27"/>
        </w:rPr>
      </w:pPr>
      <w:ins w:id="683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836" w:author="Unknown"/>
          <w:rFonts w:ascii="Segoe UI" w:eastAsia="Times New Roman" w:hAnsi="Segoe UI" w:cs="Segoe UI"/>
          <w:b/>
          <w:bCs/>
          <w:color w:val="000000"/>
          <w:sz w:val="24"/>
          <w:szCs w:val="24"/>
        </w:rPr>
      </w:pPr>
      <w:ins w:id="6837" w:author="Unknown">
        <w:r w:rsidRPr="0089304D">
          <w:rPr>
            <w:rFonts w:ascii="Segoe UI" w:eastAsia="Times New Roman" w:hAnsi="Segoe UI" w:cs="Segoe UI"/>
            <w:b/>
            <w:bCs/>
            <w:color w:val="000000"/>
            <w:sz w:val="24"/>
            <w:szCs w:val="24"/>
          </w:rPr>
          <w:t>Website.html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38" w:author="Unknown"/>
          <w:rFonts w:ascii="Consolas" w:eastAsia="Times New Roman" w:hAnsi="Consolas" w:cs="Consolas"/>
          <w:color w:val="F8F8F2"/>
          <w:sz w:val="27"/>
        </w:rPr>
      </w:pPr>
      <w:ins w:id="6839"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0" w:author="Unknown"/>
          <w:rFonts w:ascii="Consolas" w:eastAsia="Times New Roman" w:hAnsi="Consolas" w:cs="Consolas"/>
          <w:color w:val="F8F8F2"/>
          <w:sz w:val="27"/>
        </w:rPr>
      </w:pPr>
      <w:ins w:id="684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2" w:author="Unknown"/>
          <w:rFonts w:ascii="Consolas" w:eastAsia="Times New Roman" w:hAnsi="Consolas" w:cs="Consolas"/>
          <w:color w:val="F8F8F2"/>
          <w:sz w:val="27"/>
        </w:rPr>
      </w:pPr>
      <w:ins w:id="684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4" w:author="Unknown"/>
          <w:rFonts w:ascii="Consolas" w:eastAsia="Times New Roman" w:hAnsi="Consolas" w:cs="Consolas"/>
          <w:color w:val="F8F8F2"/>
          <w:sz w:val="27"/>
        </w:rPr>
      </w:pPr>
      <w:ins w:id="68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6" w:author="Unknown"/>
          <w:rFonts w:ascii="Consolas" w:eastAsia="Times New Roman" w:hAnsi="Consolas" w:cs="Consolas"/>
          <w:color w:val="F8F8F2"/>
          <w:sz w:val="27"/>
        </w:rPr>
      </w:pPr>
      <w:ins w:id="68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48" w:author="Unknown"/>
          <w:rFonts w:ascii="Consolas" w:eastAsia="Times New Roman" w:hAnsi="Consolas" w:cs="Consolas"/>
          <w:color w:val="F8F8F2"/>
          <w:sz w:val="27"/>
        </w:rPr>
      </w:pPr>
      <w:ins w:id="68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50" w:author="Unknown"/>
          <w:rFonts w:ascii="Consolas" w:eastAsia="Times New Roman" w:hAnsi="Consolas" w:cs="Consolas"/>
          <w:color w:val="F8F8F2"/>
          <w:sz w:val="27"/>
        </w:rPr>
      </w:pPr>
      <w:ins w:id="68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52" w:author="Unknown"/>
          <w:rFonts w:ascii="Consolas" w:eastAsia="Times New Roman" w:hAnsi="Consolas" w:cs="Consolas"/>
          <w:color w:val="F8F8F2"/>
          <w:sz w:val="27"/>
        </w:rPr>
      </w:pPr>
      <w:ins w:id="68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54" w:author="Unknown"/>
          <w:rFonts w:ascii="Consolas" w:eastAsia="Times New Roman" w:hAnsi="Consolas" w:cs="Consolas"/>
          <w:color w:val="F8F8F2"/>
          <w:sz w:val="27"/>
        </w:rPr>
      </w:pPr>
      <w:ins w:id="685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56" w:author="Unknown"/>
          <w:rFonts w:ascii="Consolas" w:eastAsia="Times New Roman" w:hAnsi="Consolas" w:cs="Consolas"/>
          <w:color w:val="F8F8F2"/>
          <w:sz w:val="27"/>
        </w:rPr>
      </w:pPr>
      <w:ins w:id="68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58" w:author="Unknown"/>
          <w:rFonts w:ascii="Consolas" w:eastAsia="Times New Roman" w:hAnsi="Consolas" w:cs="Consolas"/>
          <w:color w:val="F8F8F2"/>
          <w:sz w:val="27"/>
        </w:rPr>
      </w:pPr>
      <w:ins w:id="68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0" w:author="Unknown"/>
          <w:rFonts w:ascii="Consolas" w:eastAsia="Times New Roman" w:hAnsi="Consolas" w:cs="Consolas"/>
          <w:color w:val="F8F8F2"/>
          <w:sz w:val="27"/>
        </w:rPr>
      </w:pPr>
      <w:ins w:id="6861"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3" w:author="Unknown"/>
          <w:rFonts w:ascii="Consolas" w:eastAsia="Times New Roman" w:hAnsi="Consolas" w:cs="Consolas"/>
          <w:color w:val="F8F8F2"/>
          <w:sz w:val="27"/>
        </w:rPr>
      </w:pPr>
      <w:ins w:id="68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5" w:author="Unknown"/>
          <w:rFonts w:ascii="Consolas" w:eastAsia="Times New Roman" w:hAnsi="Consolas" w:cs="Consolas"/>
          <w:color w:val="F8F8F2"/>
          <w:sz w:val="27"/>
        </w:rPr>
      </w:pPr>
      <w:ins w:id="68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7" w:author="Unknown"/>
          <w:rFonts w:ascii="Consolas" w:eastAsia="Times New Roman" w:hAnsi="Consolas" w:cs="Consolas"/>
          <w:color w:val="F8F8F2"/>
          <w:sz w:val="27"/>
        </w:rPr>
      </w:pPr>
      <w:ins w:id="68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69" w:author="Unknown"/>
          <w:rFonts w:ascii="Consolas" w:eastAsia="Times New Roman" w:hAnsi="Consolas" w:cs="Consolas"/>
          <w:color w:val="F8F8F2"/>
          <w:sz w:val="27"/>
        </w:rPr>
      </w:pPr>
      <w:ins w:id="68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71" w:author="Unknown"/>
          <w:rFonts w:ascii="Consolas" w:eastAsia="Times New Roman" w:hAnsi="Consolas" w:cs="Consolas"/>
          <w:color w:val="F8F8F2"/>
          <w:sz w:val="27"/>
        </w:rPr>
      </w:pPr>
      <w:ins w:id="68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73" w:author="Unknown"/>
          <w:rFonts w:ascii="Consolas" w:eastAsia="Times New Roman" w:hAnsi="Consolas" w:cs="Consolas"/>
          <w:color w:val="F8F8F2"/>
          <w:sz w:val="27"/>
        </w:rPr>
      </w:pPr>
      <w:ins w:id="68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75" w:author="Unknown"/>
          <w:rFonts w:ascii="Consolas" w:eastAsia="Times New Roman" w:hAnsi="Consolas" w:cs="Consolas"/>
          <w:color w:val="F8F8F2"/>
          <w:sz w:val="27"/>
        </w:rPr>
      </w:pPr>
      <w:ins w:id="68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77" w:author="Unknown"/>
          <w:rFonts w:ascii="Consolas" w:eastAsia="Times New Roman" w:hAnsi="Consolas" w:cs="Consolas"/>
          <w:color w:val="F8F8F2"/>
          <w:sz w:val="27"/>
        </w:rPr>
      </w:pPr>
      <w:ins w:id="68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79" w:author="Unknown"/>
          <w:rFonts w:ascii="Consolas" w:eastAsia="Times New Roman" w:hAnsi="Consolas" w:cs="Consolas"/>
          <w:color w:val="F8F8F2"/>
          <w:sz w:val="27"/>
        </w:rPr>
      </w:pPr>
      <w:ins w:id="68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1" w:author="Unknown"/>
          <w:rFonts w:ascii="Consolas" w:eastAsia="Times New Roman" w:hAnsi="Consolas" w:cs="Consolas"/>
          <w:color w:val="F8F8F2"/>
          <w:sz w:val="27"/>
        </w:rPr>
      </w:pPr>
      <w:ins w:id="68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3" w:author="Unknown"/>
          <w:rFonts w:ascii="Consolas" w:eastAsia="Times New Roman" w:hAnsi="Consolas" w:cs="Consolas"/>
          <w:color w:val="F8F8F2"/>
          <w:sz w:val="27"/>
        </w:rPr>
      </w:pPr>
      <w:ins w:id="68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5" w:author="Unknown"/>
          <w:rFonts w:ascii="Consolas" w:eastAsia="Times New Roman" w:hAnsi="Consolas" w:cs="Consolas"/>
          <w:color w:val="F8F8F2"/>
          <w:sz w:val="27"/>
        </w:rPr>
      </w:pPr>
      <w:ins w:id="68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7" w:author="Unknown"/>
          <w:rFonts w:ascii="Consolas" w:eastAsia="Times New Roman" w:hAnsi="Consolas" w:cs="Consolas"/>
          <w:color w:val="F8F8F2"/>
          <w:sz w:val="27"/>
        </w:rPr>
      </w:pPr>
      <w:ins w:id="68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89" w:author="Unknown"/>
          <w:rFonts w:ascii="Consolas" w:eastAsia="Times New Roman" w:hAnsi="Consolas" w:cs="Consolas"/>
          <w:color w:val="F8F8F2"/>
          <w:sz w:val="27"/>
        </w:rPr>
      </w:pPr>
      <w:ins w:id="68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91" w:author="Unknown"/>
          <w:rFonts w:ascii="Consolas" w:eastAsia="Times New Roman" w:hAnsi="Consolas" w:cs="Consolas"/>
          <w:color w:val="F8F8F2"/>
          <w:sz w:val="27"/>
        </w:rPr>
      </w:pPr>
      <w:ins w:id="6892"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93" w:author="Unknown"/>
          <w:rFonts w:ascii="Consolas" w:eastAsia="Times New Roman" w:hAnsi="Consolas" w:cs="Consolas"/>
          <w:color w:val="F8F8F2"/>
          <w:sz w:val="27"/>
        </w:rPr>
      </w:pPr>
      <w:ins w:id="68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95" w:author="Unknown"/>
          <w:rFonts w:ascii="Consolas" w:eastAsia="Times New Roman" w:hAnsi="Consolas" w:cs="Consolas"/>
          <w:color w:val="F8F8F2"/>
          <w:sz w:val="27"/>
        </w:rPr>
      </w:pPr>
      <w:ins w:id="689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97" w:author="Unknown"/>
          <w:rFonts w:ascii="Consolas" w:eastAsia="Times New Roman" w:hAnsi="Consolas" w:cs="Consolas"/>
          <w:color w:val="F8F8F2"/>
          <w:sz w:val="27"/>
        </w:rPr>
      </w:pPr>
      <w:ins w:id="68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899" w:author="Unknown"/>
          <w:rFonts w:ascii="Consolas" w:eastAsia="Times New Roman" w:hAnsi="Consolas" w:cs="Consolas"/>
          <w:color w:val="F8F8F2"/>
          <w:sz w:val="27"/>
        </w:rPr>
      </w:pPr>
      <w:ins w:id="69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1" w:author="Unknown"/>
          <w:rFonts w:ascii="Consolas" w:eastAsia="Times New Roman" w:hAnsi="Consolas" w:cs="Consolas"/>
          <w:color w:val="F8F8F2"/>
          <w:sz w:val="27"/>
        </w:rPr>
      </w:pPr>
      <w:ins w:id="69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3" w:author="Unknown"/>
          <w:rFonts w:ascii="Consolas" w:eastAsia="Times New Roman" w:hAnsi="Consolas" w:cs="Consolas"/>
          <w:color w:val="F8F8F2"/>
          <w:sz w:val="27"/>
        </w:rPr>
      </w:pPr>
      <w:ins w:id="69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5" w:author="Unknown"/>
          <w:rFonts w:ascii="Consolas" w:eastAsia="Times New Roman" w:hAnsi="Consolas" w:cs="Consolas"/>
          <w:color w:val="F8F8F2"/>
          <w:sz w:val="27"/>
        </w:rPr>
      </w:pPr>
      <w:ins w:id="69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7" w:author="Unknown"/>
          <w:rFonts w:ascii="Consolas" w:eastAsia="Times New Roman" w:hAnsi="Consolas" w:cs="Consolas"/>
          <w:color w:val="F8F8F2"/>
          <w:sz w:val="27"/>
        </w:rPr>
      </w:pPr>
      <w:ins w:id="69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09" w:author="Unknown"/>
          <w:rFonts w:ascii="Consolas" w:eastAsia="Times New Roman" w:hAnsi="Consolas" w:cs="Consolas"/>
          <w:color w:val="F8F8F2"/>
          <w:sz w:val="27"/>
        </w:rPr>
      </w:pPr>
      <w:ins w:id="6910"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11" w:author="Unknown"/>
          <w:rFonts w:ascii="Consolas" w:eastAsia="Times New Roman" w:hAnsi="Consolas" w:cs="Consolas"/>
          <w:color w:val="F8F8F2"/>
          <w:sz w:val="27"/>
        </w:rPr>
      </w:pPr>
      <w:ins w:id="6912"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13" w:author="Unknown"/>
          <w:rFonts w:ascii="Consolas" w:eastAsia="Times New Roman" w:hAnsi="Consolas" w:cs="Consolas"/>
          <w:color w:val="F8F8F2"/>
          <w:sz w:val="27"/>
        </w:rPr>
      </w:pPr>
      <w:ins w:id="6914"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15" w:author="Unknown"/>
          <w:rFonts w:ascii="Consolas" w:eastAsia="Times New Roman" w:hAnsi="Consolas" w:cs="Consolas"/>
          <w:color w:val="F8F8F2"/>
          <w:sz w:val="27"/>
        </w:rPr>
      </w:pPr>
      <w:ins w:id="6916"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17" w:author="Unknown"/>
          <w:rFonts w:ascii="Consolas" w:eastAsia="Times New Roman" w:hAnsi="Consolas" w:cs="Consolas"/>
          <w:color w:val="F8F8F2"/>
          <w:sz w:val="27"/>
        </w:rPr>
      </w:pPr>
      <w:ins w:id="6918"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19" w:author="Unknown"/>
          <w:rFonts w:ascii="Consolas" w:eastAsia="Times New Roman" w:hAnsi="Consolas" w:cs="Consolas"/>
          <w:color w:val="F8F8F2"/>
          <w:sz w:val="27"/>
        </w:rPr>
      </w:pPr>
      <w:ins w:id="6920"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1" w:author="Unknown"/>
          <w:rFonts w:ascii="Consolas" w:eastAsia="Times New Roman" w:hAnsi="Consolas" w:cs="Consolas"/>
          <w:color w:val="F8F8F2"/>
          <w:sz w:val="27"/>
        </w:rPr>
      </w:pPr>
      <w:ins w:id="6922"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3" w:author="Unknown"/>
          <w:rFonts w:ascii="Consolas" w:eastAsia="Times New Roman" w:hAnsi="Consolas" w:cs="Consolas"/>
          <w:color w:val="F8F8F2"/>
          <w:sz w:val="27"/>
        </w:rPr>
      </w:pPr>
      <w:ins w:id="6924"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5" w:author="Unknown"/>
          <w:rFonts w:ascii="Consolas" w:eastAsia="Times New Roman" w:hAnsi="Consolas" w:cs="Consolas"/>
          <w:color w:val="F8F8F2"/>
          <w:sz w:val="27"/>
        </w:rPr>
      </w:pPr>
      <w:ins w:id="6926"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7" w:author="Unknown"/>
          <w:rFonts w:ascii="Consolas" w:eastAsia="Times New Roman" w:hAnsi="Consolas" w:cs="Consolas"/>
          <w:color w:val="F8F8F2"/>
          <w:sz w:val="27"/>
        </w:rPr>
      </w:pPr>
      <w:ins w:id="6928"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29" w:author="Unknown"/>
          <w:rFonts w:ascii="Consolas" w:eastAsia="Times New Roman" w:hAnsi="Consolas" w:cs="Consolas"/>
          <w:color w:val="F8F8F2"/>
          <w:sz w:val="27"/>
        </w:rPr>
      </w:pPr>
      <w:ins w:id="6930"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31" w:author="Unknown"/>
          <w:rFonts w:ascii="Consolas" w:eastAsia="Times New Roman" w:hAnsi="Consolas" w:cs="Consolas"/>
          <w:color w:val="F8F8F2"/>
          <w:sz w:val="27"/>
        </w:rPr>
      </w:pPr>
      <w:ins w:id="6932"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33" w:author="Unknown"/>
          <w:rFonts w:ascii="Consolas" w:eastAsia="Times New Roman" w:hAnsi="Consolas" w:cs="Consolas"/>
          <w:color w:val="F8F8F2"/>
          <w:sz w:val="27"/>
        </w:rPr>
      </w:pPr>
      <w:ins w:id="6934"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35" w:author="Unknown"/>
          <w:rFonts w:ascii="Consolas" w:eastAsia="Times New Roman" w:hAnsi="Consolas" w:cs="Consolas"/>
          <w:color w:val="F8F8F2"/>
          <w:sz w:val="27"/>
        </w:rPr>
      </w:pPr>
      <w:ins w:id="6936"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37" w:author="Unknown"/>
          <w:rFonts w:ascii="Consolas" w:eastAsia="Times New Roman" w:hAnsi="Consolas" w:cs="Consolas"/>
          <w:color w:val="F8F8F2"/>
          <w:sz w:val="27"/>
        </w:rPr>
      </w:pPr>
      <w:ins w:id="6938"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39" w:author="Unknown"/>
          <w:rFonts w:ascii="Consolas" w:eastAsia="Times New Roman" w:hAnsi="Consolas" w:cs="Consolas"/>
          <w:color w:val="F8F8F2"/>
          <w:sz w:val="27"/>
        </w:rPr>
      </w:pPr>
      <w:ins w:id="694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js/tut31.js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41" w:author="Unknown"/>
          <w:rFonts w:ascii="Consolas" w:eastAsia="Times New Roman" w:hAnsi="Consolas" w:cs="Consolas"/>
          <w:color w:val="F8F8F2"/>
          <w:sz w:val="27"/>
        </w:rPr>
      </w:pPr>
      <w:ins w:id="694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943" w:author="Unknown"/>
          <w:rFonts w:ascii="Segoe UI" w:eastAsia="Times New Roman" w:hAnsi="Segoe UI" w:cs="Segoe UI"/>
          <w:color w:val="000000"/>
          <w:sz w:val="27"/>
          <w:szCs w:val="27"/>
        </w:rPr>
      </w:pPr>
      <w:ins w:id="694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945" w:author="Unknown"/>
          <w:rFonts w:ascii="Segoe UI" w:eastAsia="Times New Roman" w:hAnsi="Segoe UI" w:cs="Segoe UI"/>
          <w:b/>
          <w:bCs/>
          <w:color w:val="000000"/>
          <w:sz w:val="24"/>
          <w:szCs w:val="24"/>
        </w:rPr>
      </w:pPr>
      <w:ins w:id="6946"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47" w:author="Unknown"/>
          <w:rFonts w:ascii="Consolas" w:eastAsia="Times New Roman" w:hAnsi="Consolas" w:cs="Consolas"/>
          <w:color w:val="F8F8F2"/>
          <w:sz w:val="27"/>
        </w:rPr>
      </w:pPr>
      <w:ins w:id="694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49" w:author="Unknown"/>
          <w:rFonts w:ascii="Consolas" w:eastAsia="Times New Roman" w:hAnsi="Consolas" w:cs="Consolas"/>
          <w:color w:val="F8F8F2"/>
          <w:sz w:val="27"/>
        </w:rPr>
      </w:pPr>
      <w:ins w:id="6950" w:author="Unknown">
        <w:r w:rsidRPr="0089304D">
          <w:rPr>
            <w:rFonts w:ascii="Consolas" w:eastAsia="Times New Roman" w:hAnsi="Consolas" w:cs="Consolas"/>
            <w:color w:val="8292A2"/>
            <w:sz w:val="27"/>
          </w:rPr>
          <w:t>// create a class library and implement the following: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1" w:author="Unknown"/>
          <w:rFonts w:ascii="Consolas" w:eastAsia="Times New Roman" w:hAnsi="Consolas" w:cs="Consolas"/>
          <w:color w:val="F8F8F2"/>
          <w:sz w:val="27"/>
        </w:rPr>
      </w:pPr>
      <w:ins w:id="6952" w:author="Unknown">
        <w:r w:rsidRPr="0089304D">
          <w:rPr>
            <w:rFonts w:ascii="Consolas" w:eastAsia="Times New Roman" w:hAnsi="Consolas" w:cs="Consolas"/>
            <w:color w:val="8292A2"/>
            <w:sz w:val="27"/>
          </w:rPr>
          <w:t>// constructor must take the book list as an argument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3" w:author="Unknown"/>
          <w:rFonts w:ascii="Consolas" w:eastAsia="Times New Roman" w:hAnsi="Consolas" w:cs="Consolas"/>
          <w:color w:val="F8F8F2"/>
          <w:sz w:val="27"/>
        </w:rPr>
      </w:pPr>
      <w:ins w:id="6954" w:author="Unknown">
        <w:r w:rsidRPr="0089304D">
          <w:rPr>
            <w:rFonts w:ascii="Consolas" w:eastAsia="Times New Roman" w:hAnsi="Consolas" w:cs="Consolas"/>
            <w:color w:val="8292A2"/>
            <w:sz w:val="27"/>
          </w:rPr>
          <w:t>// getBookList()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5" w:author="Unknown"/>
          <w:rFonts w:ascii="Consolas" w:eastAsia="Times New Roman" w:hAnsi="Consolas" w:cs="Consolas"/>
          <w:color w:val="F8F8F2"/>
          <w:sz w:val="27"/>
        </w:rPr>
      </w:pPr>
      <w:ins w:id="6956" w:author="Unknown">
        <w:r w:rsidRPr="0089304D">
          <w:rPr>
            <w:rFonts w:ascii="Consolas" w:eastAsia="Times New Roman" w:hAnsi="Consolas" w:cs="Consolas"/>
            <w:color w:val="8292A2"/>
            <w:sz w:val="27"/>
          </w:rPr>
          <w:t>// issueBook(bookname,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7" w:author="Unknown"/>
          <w:rFonts w:ascii="Consolas" w:eastAsia="Times New Roman" w:hAnsi="Consolas" w:cs="Consolas"/>
          <w:color w:val="F8F8F2"/>
          <w:sz w:val="27"/>
        </w:rPr>
      </w:pPr>
      <w:ins w:id="6958" w:author="Unknown">
        <w:r w:rsidRPr="0089304D">
          <w:rPr>
            <w:rFonts w:ascii="Consolas" w:eastAsia="Times New Roman" w:hAnsi="Consolas" w:cs="Consolas"/>
            <w:color w:val="8292A2"/>
            <w:sz w:val="27"/>
          </w:rPr>
          <w:t>// returnBook(bookname)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60" w:author="Unknown"/>
          <w:rFonts w:ascii="Consolas" w:eastAsia="Times New Roman" w:hAnsi="Consolas" w:cs="Consolas"/>
          <w:color w:val="F8F8F2"/>
          <w:sz w:val="27"/>
        </w:rPr>
      </w:pPr>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Project 2: Building a College Library Website | JavaScript Tutorial In Hindi #33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Let us start our 2nd project, in which we will build the</w:t>
      </w:r>
      <w:r w:rsidRPr="0089304D">
        <w:rPr>
          <w:rFonts w:ascii="Segoe UI" w:eastAsia="Times New Roman" w:hAnsi="Segoe UI" w:cs="Segoe UI"/>
          <w:b/>
          <w:bCs/>
          <w:color w:val="000000"/>
          <w:sz w:val="27"/>
        </w:rPr>
        <w:t> “College Library Website”</w:t>
      </w:r>
      <w:r w:rsidRPr="0089304D">
        <w:rPr>
          <w:rFonts w:ascii="Segoe UI" w:eastAsia="Times New Roman" w:hAnsi="Segoe UI" w:cs="Segoe UI"/>
          <w:color w:val="000000"/>
          <w:sz w:val="27"/>
          <w:szCs w:val="27"/>
          <w:bdr w:val="single" w:sz="2" w:space="0" w:color="auto" w:frame="1"/>
        </w:rPr>
        <w:t>. In this project, we will not only revise the concepts we studied till now, but we will explore some new tips of the VS Code as well.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website we are going to build in this tutorial looks like the following:</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12999720" cy="5020310"/>
            <wp:effectExtent l="19050" t="0" r="0" b="0"/>
            <wp:docPr id="55" name="Picture 55" descr="https://api.codewithharry.com/media/videoSeriesFiles/courseFiles/javascript-tutorials-in-hindi-33/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pi.codewithharry.com/media/videoSeriesFiles/courseFiles/javascript-tutorials-in-hindi-33/base64.png"/>
                    <pic:cNvPicPr>
                      <a:picLocks noChangeAspect="1" noChangeArrowheads="1"/>
                    </pic:cNvPicPr>
                  </pic:nvPicPr>
                  <pic:blipFill>
                    <a:blip r:embed="rId49"/>
                    <a:srcRect/>
                    <a:stretch>
                      <a:fillRect/>
                    </a:stretch>
                  </pic:blipFill>
                  <pic:spPr bwMode="auto">
                    <a:xfrm>
                      <a:off x="0" y="0"/>
                      <a:ext cx="12999720" cy="502031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961" w:author="Unknown"/>
          <w:rFonts w:ascii="Segoe UI" w:eastAsia="Times New Roman" w:hAnsi="Segoe UI" w:cs="Segoe UI"/>
          <w:b/>
          <w:bCs/>
          <w:color w:val="000000"/>
          <w:sz w:val="24"/>
          <w:szCs w:val="24"/>
        </w:rPr>
      </w:pPr>
      <w:ins w:id="6962" w:author="Unknown">
        <w:r w:rsidRPr="0089304D">
          <w:rPr>
            <w:rFonts w:ascii="Segoe UI" w:eastAsia="Times New Roman" w:hAnsi="Segoe UI" w:cs="Segoe UI"/>
            <w:b/>
            <w:bCs/>
            <w:color w:val="000000"/>
            <w:sz w:val="24"/>
            <w:szCs w:val="24"/>
          </w:rPr>
          <w:t>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63" w:author="Unknown"/>
          <w:rFonts w:ascii="Segoe UI" w:eastAsia="Times New Roman" w:hAnsi="Segoe UI" w:cs="Segoe UI"/>
          <w:color w:val="000000"/>
          <w:sz w:val="27"/>
          <w:szCs w:val="27"/>
        </w:rPr>
      </w:pPr>
      <w:ins w:id="6964" w:author="Unknown">
        <w:r w:rsidRPr="0089304D">
          <w:rPr>
            <w:rFonts w:ascii="Segoe UI" w:eastAsia="Times New Roman" w:hAnsi="Segoe UI" w:cs="Segoe UI"/>
            <w:color w:val="000000"/>
            <w:sz w:val="27"/>
            <w:szCs w:val="27"/>
          </w:rPr>
          <w:lastRenderedPageBreak/>
          <w:t>For this project, we will use the VS Code. </w:t>
        </w:r>
        <w:r w:rsidRPr="0089304D">
          <w:rPr>
            <w:rFonts w:ascii="Segoe UI" w:eastAsia="Times New Roman" w:hAnsi="Segoe UI" w:cs="Segoe UI"/>
            <w:b/>
            <w:bCs/>
            <w:color w:val="000000"/>
            <w:sz w:val="27"/>
          </w:rPr>
          <w:t>Visual Studio Code</w:t>
        </w:r>
        <w:r w:rsidRPr="0089304D">
          <w:rPr>
            <w:rFonts w:ascii="Segoe UI" w:eastAsia="Times New Roman" w:hAnsi="Segoe UI" w:cs="Segoe UI"/>
            <w:color w:val="000000"/>
            <w:sz w:val="27"/>
            <w:szCs w:val="27"/>
          </w:rPr>
          <w:t> is a free and powerful source-code editor that runs on the desktop. If you have not installed the Visual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65" w:author="Unknown"/>
          <w:rFonts w:ascii="Segoe UI" w:eastAsia="Times New Roman" w:hAnsi="Segoe UI" w:cs="Segoe UI"/>
          <w:color w:val="000000"/>
          <w:sz w:val="27"/>
          <w:szCs w:val="27"/>
        </w:rPr>
      </w:pPr>
      <w:ins w:id="6966" w:author="Unknown">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"https://codewithharry.com/videos/javascript-tutorials-in-hindi-1"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b/>
            <w:bCs/>
            <w:i/>
            <w:iCs/>
            <w:color w:val="000000"/>
            <w:sz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67" w:author="Unknown"/>
          <w:rFonts w:ascii="Segoe UI" w:eastAsia="Times New Roman" w:hAnsi="Segoe UI" w:cs="Segoe UI"/>
          <w:color w:val="000000"/>
          <w:sz w:val="27"/>
          <w:szCs w:val="27"/>
        </w:rPr>
      </w:pPr>
      <w:ins w:id="6968" w:author="Unknown">
        <w:r w:rsidRPr="0089304D">
          <w:rPr>
            <w:rFonts w:ascii="Segoe UI" w:eastAsia="Times New Roman" w:hAnsi="Segoe UI" w:cs="Segoe UI"/>
            <w:color w:val="000000"/>
            <w:sz w:val="27"/>
            <w:szCs w:val="27"/>
          </w:rPr>
          <w:t>Start by creating a new project folder in VS Code, and inside that project folder, create two empty new files: </w:t>
        </w:r>
        <w:r w:rsidRPr="0089304D">
          <w:rPr>
            <w:rFonts w:ascii="Segoe UI" w:eastAsia="Times New Roman" w:hAnsi="Segoe UI" w:cs="Segoe UI"/>
            <w:i/>
            <w:iCs/>
            <w:color w:val="000000"/>
            <w:sz w:val="27"/>
          </w:rPr>
          <w:t>index.html</w:t>
        </w:r>
        <w:r w:rsidRPr="0089304D">
          <w:rPr>
            <w:rFonts w:ascii="Segoe UI" w:eastAsia="Times New Roman" w:hAnsi="Segoe UI" w:cs="Segoe UI"/>
            <w:color w:val="000000"/>
            <w:sz w:val="27"/>
            <w:szCs w:val="27"/>
          </w:rPr>
          <w:t> and </w:t>
        </w:r>
        <w:r w:rsidRPr="0089304D">
          <w:rPr>
            <w:rFonts w:ascii="Segoe UI" w:eastAsia="Times New Roman" w:hAnsi="Segoe UI" w:cs="Segoe UI"/>
            <w:i/>
            <w:iCs/>
            <w:color w:val="000000"/>
            <w:sz w:val="27"/>
          </w:rPr>
          <w:t>indexes6.js</w:t>
        </w:r>
        <w:r w:rsidRPr="0089304D">
          <w:rPr>
            <w:rFonts w:ascii="Segoe UI" w:eastAsia="Times New Roman" w:hAnsi="Segoe UI" w:cs="Segoe UI"/>
            <w:color w:val="000000"/>
            <w:sz w:val="27"/>
            <w:szCs w:val="27"/>
          </w:rPr>
          <w:t>. The </w:t>
        </w:r>
        <w:r w:rsidRPr="0089304D">
          <w:rPr>
            <w:rFonts w:ascii="Segoe UI" w:eastAsia="Times New Roman" w:hAnsi="Segoe UI" w:cs="Segoe UI"/>
            <w:i/>
            <w:iCs/>
            <w:color w:val="000000"/>
            <w:sz w:val="27"/>
          </w:rPr>
          <w:t>index.html file</w:t>
        </w:r>
        <w:r w:rsidRPr="0089304D">
          <w:rPr>
            <w:rFonts w:ascii="Segoe UI" w:eastAsia="Times New Roman" w:hAnsi="Segoe UI" w:cs="Segoe UI"/>
            <w:color w:val="000000"/>
            <w:sz w:val="27"/>
            <w:szCs w:val="27"/>
          </w:rPr>
          <w:t> contains the HTML code. In this project, we are also using </w:t>
        </w:r>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6969" w:author="Unknown"/>
          <w:rFonts w:ascii="Segoe UI" w:eastAsia="Times New Roman" w:hAnsi="Segoe UI" w:cs="Segoe UI"/>
          <w:b/>
          <w:bCs/>
          <w:color w:val="000000"/>
          <w:sz w:val="24"/>
          <w:szCs w:val="24"/>
        </w:rPr>
      </w:pPr>
      <w:ins w:id="6970" w:author="Unknown">
        <w:r w:rsidRPr="0089304D">
          <w:rPr>
            <w:rFonts w:ascii="Segoe UI" w:eastAsia="Times New Roman" w:hAnsi="Segoe UI" w:cs="Segoe UI"/>
            <w:b/>
            <w:bCs/>
            <w:color w:val="000000"/>
            <w:sz w:val="24"/>
            <w:szCs w:val="24"/>
          </w:rPr>
          <w:t>Bootstrap:-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71" w:author="Unknown"/>
          <w:rFonts w:ascii="Segoe UI" w:eastAsia="Times New Roman" w:hAnsi="Segoe UI" w:cs="Segoe UI"/>
          <w:color w:val="000000"/>
          <w:sz w:val="27"/>
          <w:szCs w:val="27"/>
        </w:rPr>
      </w:pPr>
      <w:ins w:id="6972" w:author="Unknown">
        <w:r w:rsidRPr="0089304D">
          <w:rPr>
            <w:rFonts w:ascii="Segoe UI" w:eastAsia="Times New Roman" w:hAnsi="Segoe UI" w:cs="Segoe UI"/>
            <w:color w:val="000000"/>
            <w:sz w:val="27"/>
            <w:szCs w:val="27"/>
          </w:rPr>
          <w:t>Bootstrap is used for applying styling the user interface components. The easiest way to include Bootstrap is to add it from https://getbootstrap.com/docs/4.0/getting-started/introduction/.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73" w:author="Unknown"/>
          <w:rFonts w:ascii="Segoe UI" w:eastAsia="Times New Roman" w:hAnsi="Segoe UI" w:cs="Segoe UI"/>
          <w:color w:val="000000"/>
          <w:sz w:val="27"/>
          <w:szCs w:val="27"/>
        </w:rPr>
      </w:pPr>
      <w:ins w:id="6974" w:author="Unknown">
        <w:r w:rsidRPr="0089304D">
          <w:rPr>
            <w:rFonts w:ascii="Segoe UI" w:eastAsia="Times New Roman" w:hAnsi="Segoe UI" w:cs="Segoe UI"/>
            <w:color w:val="000000"/>
            <w:sz w:val="27"/>
            <w:szCs w:val="27"/>
          </w:rPr>
          <w:t> First add the following in the head section: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75" w:author="Unknown"/>
          <w:rFonts w:ascii="Consolas" w:eastAsia="Times New Roman" w:hAnsi="Consolas" w:cs="Consolas"/>
          <w:color w:val="F92672"/>
          <w:sz w:val="27"/>
        </w:rPr>
      </w:pPr>
      <w:ins w:id="697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77" w:author="Unknown"/>
          <w:rFonts w:ascii="Consolas" w:eastAsia="Times New Roman" w:hAnsi="Consolas" w:cs="Consolas"/>
          <w:color w:val="F9267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78" w:author="Unknown"/>
          <w:rFonts w:ascii="Consolas" w:eastAsia="Times New Roman" w:hAnsi="Consolas" w:cs="Consolas"/>
          <w:color w:val="F8F8F2"/>
          <w:sz w:val="27"/>
          <w:szCs w:val="27"/>
        </w:rPr>
      </w:pPr>
      <w:ins w:id="697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6980" w:author="Unknown"/>
          <w:rFonts w:ascii="Segoe UI" w:eastAsia="Times New Roman" w:hAnsi="Segoe UI" w:cs="Segoe UI"/>
          <w:color w:val="000000"/>
          <w:sz w:val="27"/>
          <w:szCs w:val="27"/>
        </w:rPr>
      </w:pPr>
      <w:ins w:id="698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6982" w:author="Unknown"/>
          <w:rFonts w:ascii="Segoe UI" w:eastAsia="Times New Roman" w:hAnsi="Segoe UI" w:cs="Segoe UI"/>
          <w:color w:val="000000"/>
          <w:sz w:val="27"/>
          <w:szCs w:val="27"/>
        </w:rPr>
      </w:pPr>
      <w:ins w:id="6983" w:author="Unknown">
        <w:r w:rsidRPr="0089304D">
          <w:rPr>
            <w:rFonts w:ascii="Segoe UI" w:eastAsia="Times New Roman" w:hAnsi="Segoe UI" w:cs="Segoe UI"/>
            <w:color w:val="000000"/>
            <w:sz w:val="27"/>
            <w:szCs w:val="27"/>
          </w:rPr>
          <w:t>Then include the following code in the body section, before the closing &lt;/body&gt;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84" w:author="Unknown"/>
          <w:rFonts w:ascii="Consolas" w:eastAsia="Times New Roman" w:hAnsi="Consolas" w:cs="Consolas"/>
          <w:color w:val="F92672"/>
          <w:sz w:val="27"/>
        </w:rPr>
      </w:pPr>
      <w:ins w:id="698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86" w:author="Unknown"/>
          <w:rFonts w:ascii="Consolas" w:eastAsia="Times New Roman" w:hAnsi="Consolas" w:cs="Consolas"/>
          <w:color w:val="F92672"/>
          <w:sz w:val="27"/>
        </w:rPr>
      </w:pPr>
      <w:ins w:id="6987" w:author="Unknown">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88" w:author="Unknown"/>
          <w:rFonts w:ascii="Consolas" w:eastAsia="Times New Roman" w:hAnsi="Consolas" w:cs="Consolas"/>
          <w:color w:val="F8F8F2"/>
          <w:sz w:val="27"/>
        </w:rPr>
      </w:pPr>
      <w:ins w:id="6989" w:author="Unknown">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1" w:author="Unknown"/>
          <w:rFonts w:ascii="Consolas" w:eastAsia="Times New Roman" w:hAnsi="Consolas" w:cs="Consolas"/>
          <w:color w:val="F92672"/>
          <w:sz w:val="27"/>
        </w:rPr>
      </w:pPr>
      <w:ins w:id="6992"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3" w:author="Unknown"/>
          <w:rFonts w:ascii="Consolas" w:eastAsia="Times New Roman" w:hAnsi="Consolas" w:cs="Consolas"/>
          <w:color w:val="F92672"/>
          <w:sz w:val="27"/>
        </w:rPr>
      </w:pPr>
      <w:ins w:id="699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5" w:author="Unknown"/>
          <w:rFonts w:ascii="Consolas" w:eastAsia="Times New Roman" w:hAnsi="Consolas" w:cs="Consolas"/>
          <w:color w:val="F8F8F2"/>
          <w:sz w:val="27"/>
        </w:rPr>
      </w:pPr>
      <w:ins w:id="699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6998" w:author="Unknown"/>
          <w:rFonts w:ascii="Consolas" w:eastAsia="Times New Roman" w:hAnsi="Consolas" w:cs="Consolas"/>
          <w:color w:val="F92672"/>
          <w:sz w:val="27"/>
        </w:rPr>
      </w:pPr>
      <w:ins w:id="699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00" w:author="Unknown"/>
          <w:rFonts w:ascii="Consolas" w:eastAsia="Times New Roman" w:hAnsi="Consolas" w:cs="Consolas"/>
          <w:color w:val="F92672"/>
          <w:sz w:val="27"/>
        </w:rPr>
      </w:pPr>
      <w:ins w:id="700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02" w:author="Unknown"/>
          <w:rFonts w:ascii="Consolas" w:eastAsia="Times New Roman" w:hAnsi="Consolas" w:cs="Consolas"/>
          <w:color w:val="F8F8F2"/>
          <w:sz w:val="27"/>
          <w:szCs w:val="27"/>
        </w:rPr>
      </w:pPr>
      <w:ins w:id="700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7004" w:author="Unknown"/>
          <w:rFonts w:ascii="Segoe UI" w:eastAsia="Times New Roman" w:hAnsi="Segoe UI" w:cs="Segoe UI"/>
          <w:color w:val="000000"/>
          <w:sz w:val="27"/>
          <w:szCs w:val="27"/>
        </w:rPr>
      </w:pPr>
      <w:ins w:id="700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006" w:author="Unknown"/>
          <w:rFonts w:ascii="Segoe UI" w:eastAsia="Times New Roman" w:hAnsi="Segoe UI" w:cs="Segoe UI"/>
          <w:color w:val="000000"/>
          <w:sz w:val="27"/>
          <w:szCs w:val="27"/>
        </w:rPr>
      </w:pPr>
      <w:ins w:id="7007" w:author="Unknown">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rPr>
          <w:t> also provides us many components that can be used to provide good user experience and user interactions in a web page like cards, navigation bars, dropdowns, icons, buttons, forms and also sizing options for different DOM elements. So, now we are done with project introduction, now let’s start coding!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008" w:author="Unknown"/>
          <w:rFonts w:ascii="Segoe UI" w:eastAsia="Times New Roman" w:hAnsi="Segoe UI" w:cs="Segoe UI"/>
          <w:color w:val="000000"/>
          <w:sz w:val="27"/>
          <w:szCs w:val="27"/>
        </w:rPr>
      </w:pPr>
      <w:ins w:id="700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010" w:author="Unknown"/>
          <w:rFonts w:ascii="Segoe UI" w:eastAsia="Times New Roman" w:hAnsi="Segoe UI" w:cs="Segoe UI"/>
          <w:color w:val="000000"/>
          <w:sz w:val="27"/>
          <w:szCs w:val="27"/>
        </w:rPr>
      </w:pPr>
      <w:ins w:id="701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012" w:author="Unknown"/>
          <w:rFonts w:ascii="Segoe UI" w:eastAsia="Times New Roman" w:hAnsi="Segoe UI" w:cs="Segoe UI"/>
          <w:b/>
          <w:bCs/>
          <w:color w:val="000000"/>
          <w:sz w:val="24"/>
          <w:szCs w:val="24"/>
        </w:rPr>
      </w:pPr>
      <w:ins w:id="7013"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14" w:author="Unknown"/>
          <w:rFonts w:ascii="Consolas" w:eastAsia="Times New Roman" w:hAnsi="Consolas" w:cs="Consolas"/>
          <w:color w:val="F8F8F2"/>
          <w:sz w:val="27"/>
        </w:rPr>
      </w:pPr>
      <w:ins w:id="7015"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16" w:author="Unknown"/>
          <w:rFonts w:ascii="Consolas" w:eastAsia="Times New Roman" w:hAnsi="Consolas" w:cs="Consolas"/>
          <w:color w:val="F8F8F2"/>
          <w:sz w:val="27"/>
        </w:rPr>
      </w:pPr>
      <w:ins w:id="701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19" w:author="Unknown"/>
          <w:rFonts w:ascii="Consolas" w:eastAsia="Times New Roman" w:hAnsi="Consolas" w:cs="Consolas"/>
          <w:color w:val="F8F8F2"/>
          <w:sz w:val="27"/>
        </w:rPr>
      </w:pPr>
      <w:ins w:id="702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21" w:author="Unknown"/>
          <w:rFonts w:ascii="Consolas" w:eastAsia="Times New Roman" w:hAnsi="Consolas" w:cs="Consolas"/>
          <w:color w:val="F8F8F2"/>
          <w:sz w:val="27"/>
        </w:rPr>
      </w:pPr>
      <w:ins w:id="702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Required meta tags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23" w:author="Unknown"/>
          <w:rFonts w:ascii="Consolas" w:eastAsia="Times New Roman" w:hAnsi="Consolas" w:cs="Consolas"/>
          <w:color w:val="F8F8F2"/>
          <w:sz w:val="27"/>
        </w:rPr>
      </w:pPr>
      <w:ins w:id="70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25" w:author="Unknown"/>
          <w:rFonts w:ascii="Consolas" w:eastAsia="Times New Roman" w:hAnsi="Consolas" w:cs="Consolas"/>
          <w:color w:val="F8F8F2"/>
          <w:sz w:val="27"/>
        </w:rPr>
      </w:pPr>
      <w:ins w:id="7026"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 shrink-to-fit=no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28" w:author="Unknown"/>
          <w:rFonts w:ascii="Consolas" w:eastAsia="Times New Roman" w:hAnsi="Consolas" w:cs="Consolas"/>
          <w:color w:val="F8F8F2"/>
          <w:sz w:val="27"/>
        </w:rPr>
      </w:pPr>
      <w:ins w:id="702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Bootstrap CSS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0" w:author="Unknown"/>
          <w:rFonts w:ascii="Consolas" w:eastAsia="Times New Roman" w:hAnsi="Consolas" w:cs="Consolas"/>
          <w:color w:val="F92672"/>
          <w:sz w:val="27"/>
        </w:rPr>
      </w:pPr>
      <w:ins w:id="70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2" w:author="Unknown"/>
          <w:rFonts w:ascii="Consolas" w:eastAsia="Times New Roman" w:hAnsi="Consolas" w:cs="Consolas"/>
          <w:color w:val="F8F8F2"/>
          <w:sz w:val="27"/>
        </w:rPr>
      </w:pPr>
      <w:ins w:id="703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5" w:author="Unknown"/>
          <w:rFonts w:ascii="Consolas" w:eastAsia="Times New Roman" w:hAnsi="Consolas" w:cs="Consolas"/>
          <w:color w:val="F8F8F2"/>
          <w:sz w:val="27"/>
        </w:rPr>
      </w:pPr>
      <w:ins w:id="70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&gt;Welcome to Harry Potter Library&lt;/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7" w:author="Unknown"/>
          <w:rFonts w:ascii="Consolas" w:eastAsia="Times New Roman" w:hAnsi="Consolas" w:cs="Consolas"/>
          <w:color w:val="F8F8F2"/>
          <w:sz w:val="27"/>
        </w:rPr>
      </w:pPr>
      <w:ins w:id="703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3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0" w:author="Unknown"/>
          <w:rFonts w:ascii="Consolas" w:eastAsia="Times New Roman" w:hAnsi="Consolas" w:cs="Consolas"/>
          <w:color w:val="F8F8F2"/>
          <w:sz w:val="27"/>
        </w:rPr>
      </w:pPr>
      <w:ins w:id="704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2" w:author="Unknown"/>
          <w:rFonts w:ascii="Consolas" w:eastAsia="Times New Roman" w:hAnsi="Consolas" w:cs="Consolas"/>
          <w:color w:val="F8F8F2"/>
          <w:sz w:val="27"/>
        </w:rPr>
      </w:pPr>
      <w:ins w:id="70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nav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 navbar-expand-lg navbar-dark bg-dark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4" w:author="Unknown"/>
          <w:rFonts w:ascii="Consolas" w:eastAsia="Times New Roman" w:hAnsi="Consolas" w:cs="Consolas"/>
          <w:color w:val="F8F8F2"/>
          <w:sz w:val="27"/>
        </w:rPr>
      </w:pPr>
      <w:ins w:id="70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navbar-brand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"&gt;Harry Library&lt;/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6" w:author="Unknown"/>
          <w:rFonts w:ascii="Consolas" w:eastAsia="Times New Roman" w:hAnsi="Consolas" w:cs="Consolas"/>
          <w:color w:val="F92672"/>
          <w:sz w:val="27"/>
        </w:rPr>
      </w:pPr>
      <w:ins w:id="70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data-toggle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data-target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48" w:author="Unknown"/>
          <w:rFonts w:ascii="Consolas" w:eastAsia="Times New Roman" w:hAnsi="Consolas" w:cs="Consolas"/>
          <w:color w:val="F8F8F2"/>
          <w:sz w:val="27"/>
        </w:rPr>
      </w:pPr>
      <w:ins w:id="704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aria-controls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aria-expanded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false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Toggle navigation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0" w:author="Unknown"/>
          <w:rFonts w:ascii="Consolas" w:eastAsia="Times New Roman" w:hAnsi="Consolas" w:cs="Consolas"/>
          <w:color w:val="F8F8F2"/>
          <w:sz w:val="27"/>
        </w:rPr>
      </w:pPr>
      <w:ins w:id="70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navbar-toggler-icon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2" w:author="Unknown"/>
          <w:rFonts w:ascii="Consolas" w:eastAsia="Times New Roman" w:hAnsi="Consolas" w:cs="Consolas"/>
          <w:color w:val="F8F8F2"/>
          <w:sz w:val="27"/>
        </w:rPr>
      </w:pPr>
      <w:ins w:id="70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5" w:author="Unknown"/>
          <w:rFonts w:ascii="Consolas" w:eastAsia="Times New Roman" w:hAnsi="Consolas" w:cs="Consolas"/>
          <w:color w:val="F8F8F2"/>
          <w:sz w:val="27"/>
        </w:rPr>
      </w:pPr>
      <w:ins w:id="70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 navbar-collapse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7" w:author="Unknown"/>
          <w:rFonts w:ascii="Consolas" w:eastAsia="Times New Roman" w:hAnsi="Consolas" w:cs="Consolas"/>
          <w:color w:val="F8F8F2"/>
          <w:sz w:val="27"/>
        </w:rPr>
      </w:pPr>
      <w:ins w:id="70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navbar-nav mr-auto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59" w:author="Unknown"/>
          <w:rFonts w:ascii="Consolas" w:eastAsia="Times New Roman" w:hAnsi="Consolas" w:cs="Consolas"/>
          <w:color w:val="F8F8F2"/>
          <w:sz w:val="27"/>
        </w:rPr>
      </w:pPr>
      <w:ins w:id="70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 active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1" w:author="Unknown"/>
          <w:rFonts w:ascii="Consolas" w:eastAsia="Times New Roman" w:hAnsi="Consolas" w:cs="Consolas"/>
          <w:color w:val="F8F8F2"/>
          <w:sz w:val="27"/>
        </w:rPr>
      </w:pPr>
      <w:ins w:id="70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"&gt;Home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sr-only</w:t>
        </w:r>
        <w:r w:rsidRPr="0089304D">
          <w:rPr>
            <w:rFonts w:ascii="Consolas" w:eastAsia="Times New Roman" w:hAnsi="Consolas" w:cs="Consolas"/>
            <w:color w:val="F8F8F2"/>
            <w:sz w:val="27"/>
          </w:rPr>
          <w:t>"&gt;(current)&lt;/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3" w:author="Unknown"/>
          <w:rFonts w:ascii="Consolas" w:eastAsia="Times New Roman" w:hAnsi="Consolas" w:cs="Consolas"/>
          <w:color w:val="F8F8F2"/>
          <w:sz w:val="27"/>
        </w:rPr>
      </w:pPr>
      <w:ins w:id="70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6" w:author="Unknown"/>
          <w:rFonts w:ascii="Consolas" w:eastAsia="Times New Roman" w:hAnsi="Consolas" w:cs="Consolas"/>
          <w:color w:val="F8F8F2"/>
          <w:sz w:val="27"/>
        </w:rPr>
      </w:pPr>
      <w:ins w:id="70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68" w:author="Unknown"/>
          <w:rFonts w:ascii="Consolas" w:eastAsia="Times New Roman" w:hAnsi="Consolas" w:cs="Consolas"/>
          <w:color w:val="F8F8F2"/>
          <w:sz w:val="27"/>
        </w:rPr>
      </w:pPr>
      <w:ins w:id="70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form-inline my-2 my-lg-0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70" w:author="Unknown"/>
          <w:rFonts w:ascii="Consolas" w:eastAsia="Times New Roman" w:hAnsi="Consolas" w:cs="Consolas"/>
          <w:color w:val="F92672"/>
          <w:sz w:val="27"/>
        </w:rPr>
      </w:pPr>
      <w:ins w:id="70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 mr-sm-2</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searchTxt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72" w:author="Unknown"/>
          <w:rFonts w:ascii="Consolas" w:eastAsia="Times New Roman" w:hAnsi="Consolas" w:cs="Consolas"/>
          <w:color w:val="F8F8F2"/>
          <w:sz w:val="27"/>
        </w:rPr>
      </w:pPr>
      <w:ins w:id="707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74" w:author="Unknown"/>
          <w:rFonts w:ascii="Consolas" w:eastAsia="Times New Roman" w:hAnsi="Consolas" w:cs="Consolas"/>
          <w:color w:val="F8F8F2"/>
          <w:sz w:val="27"/>
        </w:rPr>
      </w:pPr>
      <w:ins w:id="70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btn-outline-success my-2 my-sm-0</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"&gt;Search&lt;/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76" w:author="Unknown"/>
          <w:rFonts w:ascii="Consolas" w:eastAsia="Times New Roman" w:hAnsi="Consolas" w:cs="Consolas"/>
          <w:color w:val="F8F8F2"/>
          <w:sz w:val="27"/>
        </w:rPr>
      </w:pPr>
      <w:ins w:id="70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78" w:author="Unknown"/>
          <w:rFonts w:ascii="Consolas" w:eastAsia="Times New Roman" w:hAnsi="Consolas" w:cs="Consolas"/>
          <w:color w:val="F8F8F2"/>
          <w:sz w:val="27"/>
        </w:rPr>
      </w:pPr>
      <w:ins w:id="70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0" w:author="Unknown"/>
          <w:rFonts w:ascii="Consolas" w:eastAsia="Times New Roman" w:hAnsi="Consolas" w:cs="Consolas"/>
          <w:color w:val="F8F8F2"/>
          <w:sz w:val="27"/>
        </w:rPr>
      </w:pPr>
      <w:ins w:id="70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nav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3" w:author="Unknown"/>
          <w:rFonts w:ascii="Consolas" w:eastAsia="Times New Roman" w:hAnsi="Consolas" w:cs="Consolas"/>
          <w:color w:val="F8F8F2"/>
          <w:sz w:val="27"/>
        </w:rPr>
      </w:pPr>
      <w:ins w:id="70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message</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7" w:author="Unknown"/>
          <w:rFonts w:ascii="Consolas" w:eastAsia="Times New Roman" w:hAnsi="Consolas" w:cs="Consolas"/>
          <w:color w:val="F8F8F2"/>
          <w:sz w:val="27"/>
        </w:rPr>
      </w:pPr>
      <w:ins w:id="70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89" w:author="Unknown"/>
          <w:rFonts w:ascii="Consolas" w:eastAsia="Times New Roman" w:hAnsi="Consolas" w:cs="Consolas"/>
          <w:color w:val="F8F8F2"/>
          <w:sz w:val="27"/>
        </w:rPr>
      </w:pPr>
      <w:ins w:id="70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&gt;Harry Library&lt;/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91" w:author="Unknown"/>
          <w:rFonts w:ascii="Consolas" w:eastAsia="Times New Roman" w:hAnsi="Consolas" w:cs="Consolas"/>
          <w:color w:val="F8F8F2"/>
          <w:sz w:val="27"/>
        </w:rPr>
      </w:pPr>
      <w:ins w:id="70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93" w:author="Unknown"/>
          <w:rFonts w:ascii="Consolas" w:eastAsia="Times New Roman" w:hAnsi="Consolas" w:cs="Consolas"/>
          <w:color w:val="F8F8F2"/>
          <w:sz w:val="27"/>
        </w:rPr>
      </w:pPr>
      <w:ins w:id="70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libraryForm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95" w:author="Unknown"/>
          <w:rFonts w:ascii="Consolas" w:eastAsia="Times New Roman" w:hAnsi="Consolas" w:cs="Consolas"/>
          <w:color w:val="F8F8F2"/>
          <w:sz w:val="27"/>
        </w:rPr>
      </w:pPr>
      <w:ins w:id="70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97" w:author="Unknown"/>
          <w:rFonts w:ascii="Consolas" w:eastAsia="Times New Roman" w:hAnsi="Consolas" w:cs="Consolas"/>
          <w:color w:val="F8F8F2"/>
          <w:sz w:val="27"/>
        </w:rPr>
      </w:pPr>
      <w:ins w:id="70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bookName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"&gt;Name&lt;/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099" w:author="Unknown"/>
          <w:rFonts w:ascii="Consolas" w:eastAsia="Times New Roman" w:hAnsi="Consolas" w:cs="Consolas"/>
          <w:color w:val="F8F8F2"/>
          <w:sz w:val="27"/>
        </w:rPr>
      </w:pPr>
      <w:ins w:id="71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01" w:author="Unknown"/>
          <w:rFonts w:ascii="Consolas" w:eastAsia="Times New Roman" w:hAnsi="Consolas" w:cs="Consolas"/>
          <w:color w:val="F8F8F2"/>
          <w:sz w:val="27"/>
        </w:rPr>
      </w:pPr>
      <w:ins w:id="71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bookName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Book Name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03" w:author="Unknown"/>
          <w:rFonts w:ascii="Consolas" w:eastAsia="Times New Roman" w:hAnsi="Consolas" w:cs="Consolas"/>
          <w:color w:val="F8F8F2"/>
          <w:sz w:val="27"/>
        </w:rPr>
      </w:pPr>
      <w:ins w:id="71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05" w:author="Unknown"/>
          <w:rFonts w:ascii="Consolas" w:eastAsia="Times New Roman" w:hAnsi="Consolas" w:cs="Consolas"/>
          <w:color w:val="F8F8F2"/>
          <w:sz w:val="27"/>
        </w:rPr>
      </w:pPr>
      <w:ins w:id="71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07" w:author="Unknown"/>
          <w:rFonts w:ascii="Consolas" w:eastAsia="Times New Roman" w:hAnsi="Consolas" w:cs="Consolas"/>
          <w:color w:val="F8F8F2"/>
          <w:sz w:val="27"/>
        </w:rPr>
      </w:pPr>
      <w:ins w:id="71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09" w:author="Unknown"/>
          <w:rFonts w:ascii="Consolas" w:eastAsia="Times New Roman" w:hAnsi="Consolas" w:cs="Consolas"/>
          <w:color w:val="F8F8F2"/>
          <w:sz w:val="27"/>
        </w:rPr>
      </w:pPr>
      <w:ins w:id="71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Author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"&gt;Author&lt;/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11" w:author="Unknown"/>
          <w:rFonts w:ascii="Consolas" w:eastAsia="Times New Roman" w:hAnsi="Consolas" w:cs="Consolas"/>
          <w:color w:val="F8F8F2"/>
          <w:sz w:val="27"/>
        </w:rPr>
      </w:pPr>
      <w:ins w:id="711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13" w:author="Unknown"/>
          <w:rFonts w:ascii="Consolas" w:eastAsia="Times New Roman" w:hAnsi="Consolas" w:cs="Consolas"/>
          <w:color w:val="F8F8F2"/>
          <w:sz w:val="27"/>
        </w:rPr>
      </w:pPr>
      <w:ins w:id="71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author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Author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15" w:author="Unknown"/>
          <w:rFonts w:ascii="Consolas" w:eastAsia="Times New Roman" w:hAnsi="Consolas" w:cs="Consolas"/>
          <w:color w:val="F8F8F2"/>
          <w:sz w:val="27"/>
        </w:rPr>
      </w:pPr>
      <w:ins w:id="71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17" w:author="Unknown"/>
          <w:rFonts w:ascii="Consolas" w:eastAsia="Times New Roman" w:hAnsi="Consolas" w:cs="Consolas"/>
          <w:color w:val="F8F8F2"/>
          <w:sz w:val="27"/>
        </w:rPr>
      </w:pPr>
      <w:ins w:id="71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19" w:author="Unknown"/>
          <w:rFonts w:ascii="Consolas" w:eastAsia="Times New Roman" w:hAnsi="Consolas" w:cs="Consolas"/>
          <w:color w:val="F8F8F2"/>
          <w:sz w:val="27"/>
        </w:rPr>
      </w:pPr>
      <w:ins w:id="71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fieldset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1" w:author="Unknown"/>
          <w:rFonts w:ascii="Consolas" w:eastAsia="Times New Roman" w:hAnsi="Consolas" w:cs="Consolas"/>
          <w:color w:val="F8F8F2"/>
          <w:sz w:val="27"/>
        </w:rPr>
      </w:pPr>
      <w:ins w:id="71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3" w:author="Unknown"/>
          <w:rFonts w:ascii="Consolas" w:eastAsia="Times New Roman" w:hAnsi="Consolas" w:cs="Consolas"/>
          <w:color w:val="F8F8F2"/>
          <w:sz w:val="27"/>
        </w:rPr>
      </w:pPr>
      <w:ins w:id="71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legend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col-form-label col-sm-2 pt-0</w:t>
        </w:r>
        <w:r w:rsidRPr="0089304D">
          <w:rPr>
            <w:rFonts w:ascii="Consolas" w:eastAsia="Times New Roman" w:hAnsi="Consolas" w:cs="Consolas"/>
            <w:color w:val="F8F8F2"/>
            <w:sz w:val="27"/>
          </w:rPr>
          <w:t>"&gt;Type&lt;/</w:t>
        </w:r>
        <w:r w:rsidRPr="0089304D">
          <w:rPr>
            <w:rFonts w:ascii="Consolas" w:eastAsia="Times New Roman" w:hAnsi="Consolas" w:cs="Consolas"/>
            <w:color w:val="F92672"/>
            <w:sz w:val="27"/>
          </w:rPr>
          <w:t>legend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5" w:author="Unknown"/>
          <w:rFonts w:ascii="Consolas" w:eastAsia="Times New Roman" w:hAnsi="Consolas" w:cs="Consolas"/>
          <w:color w:val="F8F8F2"/>
          <w:sz w:val="27"/>
        </w:rPr>
      </w:pPr>
      <w:ins w:id="71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7" w:author="Unknown"/>
          <w:rFonts w:ascii="Consolas" w:eastAsia="Times New Roman" w:hAnsi="Consolas" w:cs="Consolas"/>
          <w:color w:val="F8F8F2"/>
          <w:sz w:val="27"/>
        </w:rPr>
      </w:pPr>
      <w:ins w:id="71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29" w:author="Unknown"/>
          <w:rFonts w:ascii="Consolas" w:eastAsia="Times New Roman" w:hAnsi="Consolas" w:cs="Consolas"/>
          <w:color w:val="F92672"/>
          <w:sz w:val="27"/>
        </w:rPr>
      </w:pPr>
      <w:ins w:id="71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fiction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31" w:author="Unknown"/>
          <w:rFonts w:ascii="Consolas" w:eastAsia="Times New Roman" w:hAnsi="Consolas" w:cs="Consolas"/>
          <w:color w:val="F8F8F2"/>
          <w:sz w:val="27"/>
        </w:rPr>
      </w:pPr>
      <w:ins w:id="713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checked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33" w:author="Unknown"/>
          <w:rFonts w:ascii="Consolas" w:eastAsia="Times New Roman" w:hAnsi="Consolas" w:cs="Consolas"/>
          <w:color w:val="F8F8F2"/>
          <w:sz w:val="27"/>
        </w:rPr>
      </w:pPr>
      <w:ins w:id="71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fiction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35" w:author="Unknown"/>
          <w:rFonts w:ascii="Consolas" w:eastAsia="Times New Roman" w:hAnsi="Consolas" w:cs="Consolas"/>
          <w:color w:val="F8F8F2"/>
          <w:sz w:val="27"/>
        </w:rPr>
      </w:pPr>
      <w:ins w:id="7136" w:author="Unknown">
        <w:r w:rsidRPr="0089304D">
          <w:rPr>
            <w:rFonts w:ascii="Consolas" w:eastAsia="Times New Roman" w:hAnsi="Consolas" w:cs="Consolas"/>
            <w:color w:val="F8F8F2"/>
            <w:sz w:val="27"/>
          </w:rPr>
          <w:t xml:space="preserve">                                Fiction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37" w:author="Unknown"/>
          <w:rFonts w:ascii="Consolas" w:eastAsia="Times New Roman" w:hAnsi="Consolas" w:cs="Consolas"/>
          <w:color w:val="F8F8F2"/>
          <w:sz w:val="27"/>
        </w:rPr>
      </w:pPr>
      <w:ins w:id="71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39" w:author="Unknown"/>
          <w:rFonts w:ascii="Consolas" w:eastAsia="Times New Roman" w:hAnsi="Consolas" w:cs="Consolas"/>
          <w:color w:val="F8F8F2"/>
          <w:sz w:val="27"/>
        </w:rPr>
      </w:pPr>
      <w:ins w:id="71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1" w:author="Unknown"/>
          <w:rFonts w:ascii="Consolas" w:eastAsia="Times New Roman" w:hAnsi="Consolas" w:cs="Consolas"/>
          <w:color w:val="F8F8F2"/>
          <w:sz w:val="27"/>
        </w:rPr>
      </w:pPr>
      <w:ins w:id="71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3" w:author="Unknown"/>
          <w:rFonts w:ascii="Consolas" w:eastAsia="Times New Roman" w:hAnsi="Consolas" w:cs="Consolas"/>
          <w:color w:val="F92672"/>
          <w:sz w:val="27"/>
        </w:rPr>
      </w:pPr>
      <w:ins w:id="71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programming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5" w:author="Unknown"/>
          <w:rFonts w:ascii="Consolas" w:eastAsia="Times New Roman" w:hAnsi="Consolas" w:cs="Consolas"/>
          <w:color w:val="F8F8F2"/>
          <w:sz w:val="27"/>
        </w:rPr>
      </w:pPr>
      <w:ins w:id="714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programming</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7" w:author="Unknown"/>
          <w:rFonts w:ascii="Consolas" w:eastAsia="Times New Roman" w:hAnsi="Consolas" w:cs="Consolas"/>
          <w:color w:val="F8F8F2"/>
          <w:sz w:val="27"/>
        </w:rPr>
      </w:pPr>
      <w:ins w:id="71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programming</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49" w:author="Unknown"/>
          <w:rFonts w:ascii="Consolas" w:eastAsia="Times New Roman" w:hAnsi="Consolas" w:cs="Consolas"/>
          <w:color w:val="F8F8F2"/>
          <w:sz w:val="27"/>
        </w:rPr>
      </w:pPr>
      <w:ins w:id="7150" w:author="Unknown">
        <w:r w:rsidRPr="0089304D">
          <w:rPr>
            <w:rFonts w:ascii="Consolas" w:eastAsia="Times New Roman" w:hAnsi="Consolas" w:cs="Consolas"/>
            <w:color w:val="F8F8F2"/>
            <w:sz w:val="27"/>
          </w:rPr>
          <w:t xml:space="preserve">                                Computer Programming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51" w:author="Unknown"/>
          <w:rFonts w:ascii="Consolas" w:eastAsia="Times New Roman" w:hAnsi="Consolas" w:cs="Consolas"/>
          <w:color w:val="F8F8F2"/>
          <w:sz w:val="27"/>
        </w:rPr>
      </w:pPr>
      <w:ins w:id="71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53" w:author="Unknown"/>
          <w:rFonts w:ascii="Consolas" w:eastAsia="Times New Roman" w:hAnsi="Consolas" w:cs="Consolas"/>
          <w:color w:val="F8F8F2"/>
          <w:sz w:val="27"/>
        </w:rPr>
      </w:pPr>
      <w:ins w:id="71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55" w:author="Unknown"/>
          <w:rFonts w:ascii="Consolas" w:eastAsia="Times New Roman" w:hAnsi="Consolas" w:cs="Consolas"/>
          <w:color w:val="F8F8F2"/>
          <w:sz w:val="27"/>
        </w:rPr>
      </w:pPr>
      <w:ins w:id="71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 disabled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57" w:author="Unknown"/>
          <w:rFonts w:ascii="Consolas" w:eastAsia="Times New Roman" w:hAnsi="Consolas" w:cs="Consolas"/>
          <w:color w:val="F8F8F2"/>
          <w:sz w:val="27"/>
        </w:rPr>
      </w:pPr>
      <w:ins w:id="715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cooking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cooking</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59" w:author="Unknown"/>
          <w:rFonts w:ascii="Consolas" w:eastAsia="Times New Roman" w:hAnsi="Consolas" w:cs="Consolas"/>
          <w:color w:val="F8F8F2"/>
          <w:sz w:val="27"/>
        </w:rPr>
      </w:pPr>
      <w:ins w:id="71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cooking</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1" w:author="Unknown"/>
          <w:rFonts w:ascii="Consolas" w:eastAsia="Times New Roman" w:hAnsi="Consolas" w:cs="Consolas"/>
          <w:color w:val="F8F8F2"/>
          <w:sz w:val="27"/>
        </w:rPr>
      </w:pPr>
      <w:ins w:id="7162" w:author="Unknown">
        <w:r w:rsidRPr="0089304D">
          <w:rPr>
            <w:rFonts w:ascii="Consolas" w:eastAsia="Times New Roman" w:hAnsi="Consolas" w:cs="Consolas"/>
            <w:color w:val="F8F8F2"/>
            <w:sz w:val="27"/>
          </w:rPr>
          <w:t xml:space="preserve">                                Cooking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3" w:author="Unknown"/>
          <w:rFonts w:ascii="Consolas" w:eastAsia="Times New Roman" w:hAnsi="Consolas" w:cs="Consolas"/>
          <w:color w:val="F8F8F2"/>
          <w:sz w:val="27"/>
        </w:rPr>
      </w:pPr>
      <w:ins w:id="71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5" w:author="Unknown"/>
          <w:rFonts w:ascii="Consolas" w:eastAsia="Times New Roman" w:hAnsi="Consolas" w:cs="Consolas"/>
          <w:color w:val="F8F8F2"/>
          <w:sz w:val="27"/>
        </w:rPr>
      </w:pPr>
      <w:ins w:id="71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7" w:author="Unknown"/>
          <w:rFonts w:ascii="Consolas" w:eastAsia="Times New Roman" w:hAnsi="Consolas" w:cs="Consolas"/>
          <w:color w:val="F8F8F2"/>
          <w:sz w:val="27"/>
        </w:rPr>
      </w:pPr>
      <w:ins w:id="71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69" w:author="Unknown"/>
          <w:rFonts w:ascii="Consolas" w:eastAsia="Times New Roman" w:hAnsi="Consolas" w:cs="Consolas"/>
          <w:color w:val="F8F8F2"/>
          <w:sz w:val="27"/>
        </w:rPr>
      </w:pPr>
      <w:ins w:id="71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71" w:author="Unknown"/>
          <w:rFonts w:ascii="Consolas" w:eastAsia="Times New Roman" w:hAnsi="Consolas" w:cs="Consolas"/>
          <w:color w:val="F8F8F2"/>
          <w:sz w:val="27"/>
        </w:rPr>
      </w:pPr>
      <w:ins w:id="71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fieldset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74" w:author="Unknown"/>
          <w:rFonts w:ascii="Consolas" w:eastAsia="Times New Roman" w:hAnsi="Consolas" w:cs="Consolas"/>
          <w:color w:val="F8F8F2"/>
          <w:sz w:val="27"/>
        </w:rPr>
      </w:pPr>
      <w:ins w:id="71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76" w:author="Unknown"/>
          <w:rFonts w:ascii="Consolas" w:eastAsia="Times New Roman" w:hAnsi="Consolas" w:cs="Consolas"/>
          <w:color w:val="F8F8F2"/>
          <w:sz w:val="27"/>
        </w:rPr>
      </w:pPr>
      <w:ins w:id="71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78" w:author="Unknown"/>
          <w:rFonts w:ascii="Consolas" w:eastAsia="Times New Roman" w:hAnsi="Consolas" w:cs="Consolas"/>
          <w:color w:val="F8F8F2"/>
          <w:sz w:val="27"/>
        </w:rPr>
      </w:pPr>
      <w:ins w:id="71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"&gt;Add Book&lt;/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0" w:author="Unknown"/>
          <w:rFonts w:ascii="Consolas" w:eastAsia="Times New Roman" w:hAnsi="Consolas" w:cs="Consolas"/>
          <w:color w:val="F8F8F2"/>
          <w:sz w:val="27"/>
        </w:rPr>
      </w:pPr>
      <w:ins w:id="71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2" w:author="Unknown"/>
          <w:rFonts w:ascii="Consolas" w:eastAsia="Times New Roman" w:hAnsi="Consolas" w:cs="Consolas"/>
          <w:color w:val="F8F8F2"/>
          <w:sz w:val="27"/>
        </w:rPr>
      </w:pPr>
      <w:ins w:id="71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4" w:author="Unknown"/>
          <w:rFonts w:ascii="Consolas" w:eastAsia="Times New Roman" w:hAnsi="Consolas" w:cs="Consolas"/>
          <w:color w:val="F8F8F2"/>
          <w:sz w:val="27"/>
        </w:rPr>
      </w:pPr>
      <w:ins w:id="71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7" w:author="Unknown"/>
          <w:rFonts w:ascii="Consolas" w:eastAsia="Times New Roman" w:hAnsi="Consolas" w:cs="Consolas"/>
          <w:color w:val="F8F8F2"/>
          <w:sz w:val="27"/>
        </w:rPr>
      </w:pPr>
      <w:ins w:id="71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table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89" w:author="Unknown"/>
          <w:rFonts w:ascii="Consolas" w:eastAsia="Times New Roman" w:hAnsi="Consolas" w:cs="Consolas"/>
          <w:color w:val="F8F8F2"/>
          <w:sz w:val="27"/>
        </w:rPr>
      </w:pPr>
      <w:ins w:id="71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&gt;Your books&lt;/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92" w:author="Unknown"/>
          <w:rFonts w:ascii="Consolas" w:eastAsia="Times New Roman" w:hAnsi="Consolas" w:cs="Consolas"/>
          <w:color w:val="F8F8F2"/>
          <w:sz w:val="27"/>
        </w:rPr>
      </w:pPr>
      <w:ins w:id="71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table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table table-striped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94" w:author="Unknown"/>
          <w:rFonts w:ascii="Consolas" w:eastAsia="Times New Roman" w:hAnsi="Consolas" w:cs="Consolas"/>
          <w:color w:val="F8F8F2"/>
          <w:sz w:val="27"/>
        </w:rPr>
      </w:pPr>
      <w:ins w:id="71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96" w:author="Unknown"/>
          <w:rFonts w:ascii="Consolas" w:eastAsia="Times New Roman" w:hAnsi="Consolas" w:cs="Consolas"/>
          <w:color w:val="F8F8F2"/>
          <w:sz w:val="27"/>
        </w:rPr>
      </w:pPr>
      <w:ins w:id="71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198" w:author="Unknown"/>
          <w:rFonts w:ascii="Consolas" w:eastAsia="Times New Roman" w:hAnsi="Consolas" w:cs="Consolas"/>
          <w:color w:val="F8F8F2"/>
          <w:sz w:val="27"/>
        </w:rPr>
      </w:pPr>
      <w:ins w:id="71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th </w:t>
        </w:r>
        <w:r w:rsidRPr="0089304D">
          <w:rPr>
            <w:rFonts w:ascii="Consolas" w:eastAsia="Times New Roman" w:hAnsi="Consolas" w:cs="Consolas"/>
            <w:color w:val="A6E22E"/>
            <w:sz w:val="27"/>
          </w:rPr>
          <w:t>scope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w:t>
        </w:r>
        <w:r w:rsidRPr="0089304D">
          <w:rPr>
            <w:rFonts w:ascii="Consolas" w:eastAsia="Times New Roman" w:hAnsi="Consolas" w:cs="Consolas"/>
            <w:color w:val="F8F8F2"/>
            <w:sz w:val="27"/>
          </w:rPr>
          <w:t>"&gt;Name&lt;/</w:t>
        </w:r>
        <w:r w:rsidRPr="0089304D">
          <w:rPr>
            <w:rFonts w:ascii="Consolas" w:eastAsia="Times New Roman" w:hAnsi="Consolas" w:cs="Consolas"/>
            <w:color w:val="F92672"/>
            <w:sz w:val="27"/>
          </w:rPr>
          <w:t>th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0" w:author="Unknown"/>
          <w:rFonts w:ascii="Consolas" w:eastAsia="Times New Roman" w:hAnsi="Consolas" w:cs="Consolas"/>
          <w:color w:val="F8F8F2"/>
          <w:sz w:val="27"/>
        </w:rPr>
      </w:pPr>
      <w:ins w:id="72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th </w:t>
        </w:r>
        <w:r w:rsidRPr="0089304D">
          <w:rPr>
            <w:rFonts w:ascii="Consolas" w:eastAsia="Times New Roman" w:hAnsi="Consolas" w:cs="Consolas"/>
            <w:color w:val="A6E22E"/>
            <w:sz w:val="27"/>
          </w:rPr>
          <w:t>scope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w:t>
        </w:r>
        <w:r w:rsidRPr="0089304D">
          <w:rPr>
            <w:rFonts w:ascii="Consolas" w:eastAsia="Times New Roman" w:hAnsi="Consolas" w:cs="Consolas"/>
            <w:color w:val="F8F8F2"/>
            <w:sz w:val="27"/>
          </w:rPr>
          <w:t>"&gt;Author&lt;/</w:t>
        </w:r>
        <w:r w:rsidRPr="0089304D">
          <w:rPr>
            <w:rFonts w:ascii="Consolas" w:eastAsia="Times New Roman" w:hAnsi="Consolas" w:cs="Consolas"/>
            <w:color w:val="F92672"/>
            <w:sz w:val="27"/>
          </w:rPr>
          <w:t>th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2" w:author="Unknown"/>
          <w:rFonts w:ascii="Consolas" w:eastAsia="Times New Roman" w:hAnsi="Consolas" w:cs="Consolas"/>
          <w:color w:val="F8F8F2"/>
          <w:sz w:val="27"/>
        </w:rPr>
      </w:pPr>
      <w:ins w:id="72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th </w:t>
        </w:r>
        <w:r w:rsidRPr="0089304D">
          <w:rPr>
            <w:rFonts w:ascii="Consolas" w:eastAsia="Times New Roman" w:hAnsi="Consolas" w:cs="Consolas"/>
            <w:color w:val="A6E22E"/>
            <w:sz w:val="27"/>
          </w:rPr>
          <w:t>scope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w:t>
        </w:r>
        <w:r w:rsidRPr="0089304D">
          <w:rPr>
            <w:rFonts w:ascii="Consolas" w:eastAsia="Times New Roman" w:hAnsi="Consolas" w:cs="Consolas"/>
            <w:color w:val="F8F8F2"/>
            <w:sz w:val="27"/>
          </w:rPr>
          <w:t>"&gt;Type&lt;/</w:t>
        </w:r>
        <w:r w:rsidRPr="0089304D">
          <w:rPr>
            <w:rFonts w:ascii="Consolas" w:eastAsia="Times New Roman" w:hAnsi="Consolas" w:cs="Consolas"/>
            <w:color w:val="F92672"/>
            <w:sz w:val="27"/>
          </w:rPr>
          <w:t>th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4" w:author="Unknown"/>
          <w:rFonts w:ascii="Consolas" w:eastAsia="Times New Roman" w:hAnsi="Consolas" w:cs="Consolas"/>
          <w:color w:val="F8F8F2"/>
          <w:sz w:val="27"/>
        </w:rPr>
      </w:pPr>
      <w:ins w:id="72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6" w:author="Unknown"/>
          <w:rFonts w:ascii="Consolas" w:eastAsia="Times New Roman" w:hAnsi="Consolas" w:cs="Consolas"/>
          <w:color w:val="F8F8F2"/>
          <w:sz w:val="27"/>
        </w:rPr>
      </w:pPr>
      <w:ins w:id="7207"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08" w:author="Unknown"/>
          <w:rFonts w:ascii="Consolas" w:eastAsia="Times New Roman" w:hAnsi="Consolas" w:cs="Consolas"/>
          <w:color w:val="F8F8F2"/>
          <w:sz w:val="27"/>
        </w:rPr>
      </w:pPr>
      <w:ins w:id="72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tbody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tableBody</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0" w:author="Unknown"/>
          <w:rFonts w:ascii="Consolas" w:eastAsia="Times New Roman" w:hAnsi="Consolas" w:cs="Consolas"/>
          <w:color w:val="F8F8F2"/>
          <w:sz w:val="27"/>
        </w:rPr>
      </w:pPr>
      <w:ins w:id="72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table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2" w:author="Unknown"/>
          <w:rFonts w:ascii="Consolas" w:eastAsia="Times New Roman" w:hAnsi="Consolas" w:cs="Consolas"/>
          <w:color w:val="F8F8F2"/>
          <w:sz w:val="27"/>
        </w:rPr>
      </w:pPr>
      <w:ins w:id="72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4" w:author="Unknown"/>
          <w:rFonts w:ascii="Consolas" w:eastAsia="Times New Roman" w:hAnsi="Consolas" w:cs="Consolas"/>
          <w:color w:val="F8F8F2"/>
          <w:sz w:val="27"/>
        </w:rPr>
      </w:pPr>
      <w:ins w:id="72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7" w:author="Unknown"/>
          <w:rFonts w:ascii="Consolas" w:eastAsia="Times New Roman" w:hAnsi="Consolas" w:cs="Consolas"/>
          <w:color w:val="F8F8F2"/>
          <w:sz w:val="27"/>
        </w:rPr>
      </w:pPr>
      <w:ins w:id="721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Optional JavaScript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19" w:author="Unknown"/>
          <w:rFonts w:ascii="Consolas" w:eastAsia="Times New Roman" w:hAnsi="Consolas" w:cs="Consolas"/>
          <w:color w:val="F8F8F2"/>
          <w:sz w:val="27"/>
        </w:rPr>
      </w:pPr>
      <w:ins w:id="722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jQuery first, then Popper.js, then Bootstrap JS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1" w:author="Unknown"/>
          <w:rFonts w:ascii="Consolas" w:eastAsia="Times New Roman" w:hAnsi="Consolas" w:cs="Consolas"/>
          <w:color w:val="F8F8F2"/>
          <w:sz w:val="27"/>
        </w:rPr>
      </w:pPr>
      <w:ins w:id="722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&lt;script src="index.js"&gt;&lt;/script&gt;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3" w:author="Unknown"/>
          <w:rFonts w:ascii="Consolas" w:eastAsia="Times New Roman" w:hAnsi="Consolas" w:cs="Consolas"/>
          <w:color w:val="F8F8F2"/>
          <w:sz w:val="27"/>
        </w:rPr>
      </w:pPr>
      <w:ins w:id="72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indexes6.js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5" w:author="Unknown"/>
          <w:rFonts w:ascii="Consolas" w:eastAsia="Times New Roman" w:hAnsi="Consolas" w:cs="Consolas"/>
          <w:color w:val="F92672"/>
          <w:sz w:val="27"/>
        </w:rPr>
      </w:pPr>
      <w:ins w:id="72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7" w:author="Unknown"/>
          <w:rFonts w:ascii="Consolas" w:eastAsia="Times New Roman" w:hAnsi="Consolas" w:cs="Consolas"/>
          <w:color w:val="F92672"/>
          <w:sz w:val="27"/>
        </w:rPr>
      </w:pPr>
      <w:ins w:id="722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29" w:author="Unknown"/>
          <w:rFonts w:ascii="Consolas" w:eastAsia="Times New Roman" w:hAnsi="Consolas" w:cs="Consolas"/>
          <w:color w:val="F8F8F2"/>
          <w:sz w:val="27"/>
        </w:rPr>
      </w:pPr>
      <w:ins w:id="723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31" w:author="Unknown"/>
          <w:rFonts w:ascii="Consolas" w:eastAsia="Times New Roman" w:hAnsi="Consolas" w:cs="Consolas"/>
          <w:color w:val="F92672"/>
          <w:sz w:val="27"/>
        </w:rPr>
      </w:pPr>
      <w:ins w:id="72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33" w:author="Unknown"/>
          <w:rFonts w:ascii="Consolas" w:eastAsia="Times New Roman" w:hAnsi="Consolas" w:cs="Consolas"/>
          <w:color w:val="F92672"/>
          <w:sz w:val="27"/>
        </w:rPr>
      </w:pPr>
      <w:ins w:id="723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35" w:author="Unknown"/>
          <w:rFonts w:ascii="Consolas" w:eastAsia="Times New Roman" w:hAnsi="Consolas" w:cs="Consolas"/>
          <w:color w:val="F8F8F2"/>
          <w:sz w:val="27"/>
        </w:rPr>
      </w:pPr>
      <w:ins w:id="723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37" w:author="Unknown"/>
          <w:rFonts w:ascii="Consolas" w:eastAsia="Times New Roman" w:hAnsi="Consolas" w:cs="Consolas"/>
          <w:color w:val="F92672"/>
          <w:sz w:val="27"/>
        </w:rPr>
      </w:pPr>
      <w:ins w:id="72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39" w:author="Unknown"/>
          <w:rFonts w:ascii="Consolas" w:eastAsia="Times New Roman" w:hAnsi="Consolas" w:cs="Consolas"/>
          <w:color w:val="F92672"/>
          <w:sz w:val="27"/>
        </w:rPr>
      </w:pPr>
      <w:ins w:id="724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41" w:author="Unknown"/>
          <w:rFonts w:ascii="Consolas" w:eastAsia="Times New Roman" w:hAnsi="Consolas" w:cs="Consolas"/>
          <w:color w:val="F8F8F2"/>
          <w:sz w:val="27"/>
        </w:rPr>
      </w:pPr>
      <w:ins w:id="724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43" w:author="Unknown"/>
          <w:rFonts w:ascii="Consolas" w:eastAsia="Times New Roman" w:hAnsi="Consolas" w:cs="Consolas"/>
          <w:color w:val="F8F8F2"/>
          <w:sz w:val="27"/>
        </w:rPr>
      </w:pPr>
      <w:ins w:id="724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46" w:author="Unknown"/>
          <w:rFonts w:ascii="Consolas" w:eastAsia="Times New Roman" w:hAnsi="Consolas" w:cs="Consolas"/>
          <w:color w:val="F8F8F2"/>
          <w:sz w:val="27"/>
        </w:rPr>
      </w:pPr>
      <w:ins w:id="724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7248" w:author="Unknown"/>
          <w:rFonts w:ascii="Segoe UI" w:eastAsia="Times New Roman" w:hAnsi="Segoe UI" w:cs="Segoe UI"/>
          <w:color w:val="000000"/>
          <w:sz w:val="27"/>
          <w:szCs w:val="27"/>
        </w:rPr>
      </w:pPr>
      <w:ins w:id="724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250" w:author="Unknown"/>
          <w:rFonts w:ascii="Segoe UI" w:eastAsia="Times New Roman" w:hAnsi="Segoe UI" w:cs="Segoe UI"/>
          <w:b/>
          <w:bCs/>
          <w:color w:val="000000"/>
          <w:sz w:val="24"/>
          <w:szCs w:val="24"/>
        </w:rPr>
      </w:pPr>
      <w:ins w:id="7251" w:author="Unknown">
        <w:r w:rsidRPr="0089304D">
          <w:rPr>
            <w:rFonts w:ascii="Segoe UI" w:eastAsia="Times New Roman" w:hAnsi="Segoe UI" w:cs="Segoe UI"/>
            <w:b/>
            <w:bCs/>
            <w:color w:val="000000"/>
            <w:sz w:val="24"/>
            <w:szCs w:val="24"/>
          </w:rPr>
          <w:t>Code index.js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52" w:author="Unknown"/>
          <w:rFonts w:ascii="Consolas" w:eastAsia="Times New Roman" w:hAnsi="Consolas" w:cs="Consolas"/>
          <w:color w:val="F8F8F2"/>
          <w:sz w:val="27"/>
        </w:rPr>
      </w:pPr>
      <w:ins w:id="725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index.js"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54" w:author="Unknown"/>
          <w:rFonts w:ascii="Consolas" w:eastAsia="Times New Roman" w:hAnsi="Consolas" w:cs="Consolas"/>
          <w:color w:val="F8F8F2"/>
          <w:sz w:val="27"/>
        </w:rPr>
      </w:pPr>
      <w:ins w:id="7255" w:author="Unknown">
        <w:r w:rsidRPr="0089304D">
          <w:rPr>
            <w:rFonts w:ascii="Consolas" w:eastAsia="Times New Roman" w:hAnsi="Consolas" w:cs="Consolas"/>
            <w:color w:val="8292A2"/>
            <w:sz w:val="27"/>
          </w:rPr>
          <w:t>// Todos"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56" w:author="Unknown"/>
          <w:rFonts w:ascii="Consolas" w:eastAsia="Times New Roman" w:hAnsi="Consolas" w:cs="Consolas"/>
          <w:color w:val="F8F8F2"/>
          <w:sz w:val="27"/>
        </w:rPr>
      </w:pPr>
      <w:ins w:id="7257" w:author="Unknown">
        <w:r w:rsidRPr="0089304D">
          <w:rPr>
            <w:rFonts w:ascii="Consolas" w:eastAsia="Times New Roman" w:hAnsi="Consolas" w:cs="Consolas"/>
            <w:color w:val="8292A2"/>
            <w:sz w:val="27"/>
          </w:rPr>
          <w:t>// 1. Store all the data to the localStorage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58" w:author="Unknown"/>
          <w:rFonts w:ascii="Consolas" w:eastAsia="Times New Roman" w:hAnsi="Consolas" w:cs="Consolas"/>
          <w:color w:val="F8F8F2"/>
          <w:sz w:val="27"/>
        </w:rPr>
      </w:pPr>
      <w:ins w:id="7259" w:author="Unknown">
        <w:r w:rsidRPr="0089304D">
          <w:rPr>
            <w:rFonts w:ascii="Consolas" w:eastAsia="Times New Roman" w:hAnsi="Consolas" w:cs="Consolas"/>
            <w:color w:val="8292A2"/>
            <w:sz w:val="27"/>
          </w:rPr>
          <w:t>// 2. Give another column as an option to delete the 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0" w:author="Unknown"/>
          <w:rFonts w:ascii="Consolas" w:eastAsia="Times New Roman" w:hAnsi="Consolas" w:cs="Consolas"/>
          <w:color w:val="F8F8F2"/>
          <w:sz w:val="27"/>
        </w:rPr>
      </w:pPr>
      <w:ins w:id="7261" w:author="Unknown">
        <w:r w:rsidRPr="0089304D">
          <w:rPr>
            <w:rFonts w:ascii="Consolas" w:eastAsia="Times New Roman" w:hAnsi="Consolas" w:cs="Consolas"/>
            <w:color w:val="8292A2"/>
            <w:sz w:val="27"/>
          </w:rPr>
          <w:t>// 3. Add a scroll bar to the view</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3" w:author="Unknown"/>
          <w:rFonts w:ascii="Consolas" w:eastAsia="Times New Roman" w:hAnsi="Consolas" w:cs="Consolas"/>
          <w:color w:val="F8F8F2"/>
          <w:sz w:val="27"/>
        </w:rPr>
      </w:pPr>
      <w:ins w:id="7264" w:author="Unknown">
        <w:r w:rsidRPr="0089304D">
          <w:rPr>
            <w:rFonts w:ascii="Consolas" w:eastAsia="Times New Roman" w:hAnsi="Consolas" w:cs="Consolas"/>
            <w:color w:val="8292A2"/>
            <w:sz w:val="27"/>
          </w:rPr>
          <w:t>// Constructor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5" w:author="Unknown"/>
          <w:rFonts w:ascii="Consolas" w:eastAsia="Times New Roman" w:hAnsi="Consolas" w:cs="Consolas"/>
          <w:color w:val="F8F8F2"/>
          <w:sz w:val="27"/>
        </w:rPr>
      </w:pPr>
      <w:ins w:id="726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Book</w:t>
        </w:r>
        <w:r w:rsidRPr="0089304D">
          <w:rPr>
            <w:rFonts w:ascii="Consolas" w:eastAsia="Times New Roman" w:hAnsi="Consolas" w:cs="Consolas"/>
            <w:color w:val="F8F8F2"/>
            <w:sz w:val="27"/>
          </w:rPr>
          <w:t>(name, author, type)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7" w:author="Unknown"/>
          <w:rFonts w:ascii="Consolas" w:eastAsia="Times New Roman" w:hAnsi="Consolas" w:cs="Consolas"/>
          <w:color w:val="F8F8F2"/>
          <w:sz w:val="27"/>
        </w:rPr>
      </w:pPr>
      <w:ins w:id="72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69" w:author="Unknown"/>
          <w:rFonts w:ascii="Consolas" w:eastAsia="Times New Roman" w:hAnsi="Consolas" w:cs="Consolas"/>
          <w:color w:val="F8F8F2"/>
          <w:sz w:val="27"/>
        </w:rPr>
      </w:pPr>
      <w:ins w:id="727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.author = author;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71" w:author="Unknown"/>
          <w:rFonts w:ascii="Consolas" w:eastAsia="Times New Roman" w:hAnsi="Consolas" w:cs="Consolas"/>
          <w:color w:val="F8F8F2"/>
          <w:sz w:val="27"/>
        </w:rPr>
      </w:pPr>
      <w:ins w:id="727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.type =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73" w:author="Unknown"/>
          <w:rFonts w:ascii="Consolas" w:eastAsia="Times New Roman" w:hAnsi="Consolas" w:cs="Consolas"/>
          <w:color w:val="F8F8F2"/>
          <w:sz w:val="27"/>
        </w:rPr>
      </w:pPr>
      <w:ins w:id="727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7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76" w:author="Unknown"/>
          <w:rFonts w:ascii="Consolas" w:eastAsia="Times New Roman" w:hAnsi="Consolas" w:cs="Consolas"/>
          <w:color w:val="F8F8F2"/>
          <w:sz w:val="27"/>
        </w:rPr>
      </w:pPr>
      <w:ins w:id="7277" w:author="Unknown">
        <w:r w:rsidRPr="0089304D">
          <w:rPr>
            <w:rFonts w:ascii="Consolas" w:eastAsia="Times New Roman" w:hAnsi="Consolas" w:cs="Consolas"/>
            <w:color w:val="8292A2"/>
            <w:sz w:val="27"/>
          </w:rPr>
          <w:t>// Display Constructor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78" w:author="Unknown"/>
          <w:rFonts w:ascii="Consolas" w:eastAsia="Times New Roman" w:hAnsi="Consolas" w:cs="Consolas"/>
          <w:color w:val="F8F8F2"/>
          <w:sz w:val="27"/>
        </w:rPr>
      </w:pPr>
      <w:ins w:id="727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1" w:author="Unknown"/>
          <w:rFonts w:ascii="Consolas" w:eastAsia="Times New Roman" w:hAnsi="Consolas" w:cs="Consolas"/>
          <w:color w:val="F8F8F2"/>
          <w:sz w:val="27"/>
        </w:rPr>
      </w:pPr>
      <w:ins w:id="728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4" w:author="Unknown"/>
          <w:rFonts w:ascii="Consolas" w:eastAsia="Times New Roman" w:hAnsi="Consolas" w:cs="Consolas"/>
          <w:color w:val="F8F8F2"/>
          <w:sz w:val="27"/>
        </w:rPr>
      </w:pPr>
      <w:ins w:id="7285" w:author="Unknown">
        <w:r w:rsidRPr="0089304D">
          <w:rPr>
            <w:rFonts w:ascii="Consolas" w:eastAsia="Times New Roman" w:hAnsi="Consolas" w:cs="Consolas"/>
            <w:color w:val="8292A2"/>
            <w:sz w:val="27"/>
          </w:rPr>
          <w:t>// Add methods to display prototype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6" w:author="Unknown"/>
          <w:rFonts w:ascii="Consolas" w:eastAsia="Times New Roman" w:hAnsi="Consolas" w:cs="Consolas"/>
          <w:color w:val="F8F8F2"/>
          <w:sz w:val="27"/>
        </w:rPr>
      </w:pPr>
      <w:ins w:id="7287" w:author="Unknown">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88" w:author="Unknown"/>
          <w:rFonts w:ascii="Consolas" w:eastAsia="Times New Roman" w:hAnsi="Consolas" w:cs="Consolas"/>
          <w:color w:val="F8F8F2"/>
          <w:sz w:val="27"/>
        </w:rPr>
      </w:pPr>
      <w:ins w:id="728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"Adding to UI"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90" w:author="Unknown"/>
          <w:rFonts w:ascii="Consolas" w:eastAsia="Times New Roman" w:hAnsi="Consolas" w:cs="Consolas"/>
          <w:color w:val="F8F8F2"/>
          <w:sz w:val="27"/>
        </w:rPr>
      </w:pPr>
      <w:ins w:id="7291" w:author="Unknown">
        <w:r w:rsidRPr="0089304D">
          <w:rPr>
            <w:rFonts w:ascii="Consolas" w:eastAsia="Times New Roman" w:hAnsi="Consolas" w:cs="Consolas"/>
            <w:color w:val="F8F8F2"/>
            <w:sz w:val="27"/>
          </w:rPr>
          <w:t xml:space="preserve">    tableBody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'tableBody'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92" w:author="Unknown"/>
          <w:rFonts w:ascii="Consolas" w:eastAsia="Times New Roman" w:hAnsi="Consolas" w:cs="Consolas"/>
          <w:color w:val="A6E22E"/>
          <w:sz w:val="27"/>
        </w:rPr>
      </w:pPr>
      <w:ins w:id="729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uiString = </w:t>
        </w:r>
        <w:r w:rsidRPr="0089304D">
          <w:rPr>
            <w:rFonts w:ascii="Consolas" w:eastAsia="Times New Roman" w:hAnsi="Consolas" w:cs="Consolas"/>
            <w:color w:val="A6E22E"/>
            <w:sz w:val="27"/>
          </w:rPr>
          <w:t>`&lt;tr&gt;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94" w:author="Unknown"/>
          <w:rFonts w:ascii="Consolas" w:eastAsia="Times New Roman" w:hAnsi="Consolas" w:cs="Consolas"/>
          <w:color w:val="A6E22E"/>
          <w:sz w:val="27"/>
        </w:rPr>
      </w:pPr>
      <w:ins w:id="7295" w:author="Unknown">
        <w:r w:rsidRPr="0089304D">
          <w:rPr>
            <w:rFonts w:ascii="Consolas" w:eastAsia="Times New Roman" w:hAnsi="Consolas" w:cs="Consolas"/>
            <w:color w:val="A6E22E"/>
            <w:sz w:val="27"/>
          </w:rPr>
          <w:lastRenderedPageBreak/>
          <w:t xml:space="preserve">                        &lt;td&gt;</w:t>
        </w:r>
        <w:r w:rsidRPr="0089304D">
          <w:rPr>
            <w:rFonts w:ascii="Consolas" w:eastAsia="Times New Roman" w:hAnsi="Consolas" w:cs="Consolas"/>
            <w:color w:val="F8F8F2"/>
            <w:sz w:val="27"/>
          </w:rPr>
          <w:t>${book.name}</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96" w:author="Unknown"/>
          <w:rFonts w:ascii="Consolas" w:eastAsia="Times New Roman" w:hAnsi="Consolas" w:cs="Consolas"/>
          <w:color w:val="A6E22E"/>
          <w:sz w:val="27"/>
        </w:rPr>
      </w:pPr>
      <w:ins w:id="7297" w:author="Unknown">
        <w:r w:rsidRPr="0089304D">
          <w:rPr>
            <w:rFonts w:ascii="Consolas" w:eastAsia="Times New Roman" w:hAnsi="Consolas" w:cs="Consolas"/>
            <w:color w:val="A6E22E"/>
            <w:sz w:val="27"/>
          </w:rPr>
          <w:t xml:space="preserve">                        &lt;td&gt;</w:t>
        </w:r>
        <w:r w:rsidRPr="0089304D">
          <w:rPr>
            <w:rFonts w:ascii="Consolas" w:eastAsia="Times New Roman" w:hAnsi="Consolas" w:cs="Consolas"/>
            <w:color w:val="F8F8F2"/>
            <w:sz w:val="27"/>
          </w:rPr>
          <w:t>${book.author}</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298" w:author="Unknown"/>
          <w:rFonts w:ascii="Consolas" w:eastAsia="Times New Roman" w:hAnsi="Consolas" w:cs="Consolas"/>
          <w:color w:val="A6E22E"/>
          <w:sz w:val="27"/>
        </w:rPr>
      </w:pPr>
      <w:ins w:id="7299" w:author="Unknown">
        <w:r w:rsidRPr="0089304D">
          <w:rPr>
            <w:rFonts w:ascii="Consolas" w:eastAsia="Times New Roman" w:hAnsi="Consolas" w:cs="Consolas"/>
            <w:color w:val="A6E22E"/>
            <w:sz w:val="27"/>
          </w:rPr>
          <w:t xml:space="preserve">                        &lt;td&gt;</w:t>
        </w:r>
        <w:r w:rsidRPr="0089304D">
          <w:rPr>
            <w:rFonts w:ascii="Consolas" w:eastAsia="Times New Roman" w:hAnsi="Consolas" w:cs="Consolas"/>
            <w:color w:val="F8F8F2"/>
            <w:sz w:val="27"/>
          </w:rPr>
          <w:t>${book.type}</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0" w:author="Unknown"/>
          <w:rFonts w:ascii="Consolas" w:eastAsia="Times New Roman" w:hAnsi="Consolas" w:cs="Consolas"/>
          <w:color w:val="F8F8F2"/>
          <w:sz w:val="27"/>
        </w:rPr>
      </w:pPr>
      <w:ins w:id="7301" w:author="Unknown">
        <w:r w:rsidRPr="0089304D">
          <w:rPr>
            <w:rFonts w:ascii="Consolas" w:eastAsia="Times New Roman" w:hAnsi="Consolas" w:cs="Consolas"/>
            <w:color w:val="A6E22E"/>
            <w:sz w:val="27"/>
          </w:rPr>
          <w:t xml:space="preserve">                    &lt;/tr&gt;`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2" w:author="Unknown"/>
          <w:rFonts w:ascii="Consolas" w:eastAsia="Times New Roman" w:hAnsi="Consolas" w:cs="Consolas"/>
          <w:color w:val="F8F8F2"/>
          <w:sz w:val="27"/>
        </w:rPr>
      </w:pPr>
      <w:ins w:id="7303" w:author="Unknown">
        <w:r w:rsidRPr="0089304D">
          <w:rPr>
            <w:rFonts w:ascii="Consolas" w:eastAsia="Times New Roman" w:hAnsi="Consolas" w:cs="Consolas"/>
            <w:color w:val="F8F8F2"/>
            <w:sz w:val="27"/>
          </w:rPr>
          <w:t xml:space="preserve">    tableBody.innerHTML += uiString;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4" w:author="Unknown"/>
          <w:rFonts w:ascii="Consolas" w:eastAsia="Times New Roman" w:hAnsi="Consolas" w:cs="Consolas"/>
          <w:color w:val="F8F8F2"/>
          <w:sz w:val="27"/>
        </w:rPr>
      </w:pPr>
      <w:ins w:id="730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7" w:author="Unknown"/>
          <w:rFonts w:ascii="Consolas" w:eastAsia="Times New Roman" w:hAnsi="Consolas" w:cs="Consolas"/>
          <w:color w:val="F8F8F2"/>
          <w:sz w:val="27"/>
        </w:rPr>
      </w:pPr>
      <w:ins w:id="7308" w:author="Unknown">
        <w:r w:rsidRPr="0089304D">
          <w:rPr>
            <w:rFonts w:ascii="Consolas" w:eastAsia="Times New Roman" w:hAnsi="Consolas" w:cs="Consolas"/>
            <w:color w:val="8292A2"/>
            <w:sz w:val="27"/>
          </w:rPr>
          <w:t>// Implement the clear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09" w:author="Unknown"/>
          <w:rFonts w:ascii="Consolas" w:eastAsia="Times New Roman" w:hAnsi="Consolas" w:cs="Consolas"/>
          <w:color w:val="F8F8F2"/>
          <w:sz w:val="27"/>
        </w:rPr>
      </w:pPr>
      <w:ins w:id="7310" w:author="Unknown">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11" w:author="Unknown"/>
          <w:rFonts w:ascii="Consolas" w:eastAsia="Times New Roman" w:hAnsi="Consolas" w:cs="Consolas"/>
          <w:color w:val="F8F8F2"/>
          <w:sz w:val="27"/>
        </w:rPr>
      </w:pPr>
      <w:ins w:id="731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libraryForm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'libraryForm'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13" w:author="Unknown"/>
          <w:rFonts w:ascii="Consolas" w:eastAsia="Times New Roman" w:hAnsi="Consolas" w:cs="Consolas"/>
          <w:color w:val="F8F8F2"/>
          <w:sz w:val="27"/>
        </w:rPr>
      </w:pPr>
      <w:ins w:id="7314" w:author="Unknown">
        <w:r w:rsidRPr="0089304D">
          <w:rPr>
            <w:rFonts w:ascii="Consolas" w:eastAsia="Times New Roman" w:hAnsi="Consolas" w:cs="Consolas"/>
            <w:color w:val="F8F8F2"/>
            <w:sz w:val="27"/>
          </w:rPr>
          <w:t xml:space="preserve">    libraryForm.</w:t>
        </w:r>
        <w:r w:rsidRPr="0089304D">
          <w:rPr>
            <w:rFonts w:ascii="Consolas" w:eastAsia="Times New Roman" w:hAnsi="Consolas" w:cs="Consolas"/>
            <w:color w:val="E6DB74"/>
            <w:sz w:val="27"/>
          </w:rPr>
          <w:t>reset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15" w:author="Unknown"/>
          <w:rFonts w:ascii="Consolas" w:eastAsia="Times New Roman" w:hAnsi="Consolas" w:cs="Consolas"/>
          <w:color w:val="F8F8F2"/>
          <w:sz w:val="27"/>
        </w:rPr>
      </w:pPr>
      <w:ins w:id="731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18" w:author="Unknown"/>
          <w:rFonts w:ascii="Consolas" w:eastAsia="Times New Roman" w:hAnsi="Consolas" w:cs="Consolas"/>
          <w:color w:val="F8F8F2"/>
          <w:sz w:val="27"/>
        </w:rPr>
      </w:pPr>
      <w:ins w:id="7319" w:author="Unknown">
        <w:r w:rsidRPr="0089304D">
          <w:rPr>
            <w:rFonts w:ascii="Consolas" w:eastAsia="Times New Roman" w:hAnsi="Consolas" w:cs="Consolas"/>
            <w:color w:val="8292A2"/>
            <w:sz w:val="27"/>
          </w:rPr>
          <w:t>// Implement the validate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0" w:author="Unknown"/>
          <w:rFonts w:ascii="Consolas" w:eastAsia="Times New Roman" w:hAnsi="Consolas" w:cs="Consolas"/>
          <w:color w:val="F8F8F2"/>
          <w:sz w:val="27"/>
        </w:rPr>
      </w:pPr>
      <w:ins w:id="7321" w:author="Unknown">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validate</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2" w:author="Unknown"/>
          <w:rFonts w:ascii="Consolas" w:eastAsia="Times New Roman" w:hAnsi="Consolas" w:cs="Consolas"/>
          <w:color w:val="F8F8F2"/>
          <w:sz w:val="27"/>
        </w:rPr>
      </w:pPr>
      <w:ins w:id="73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(book.name.length &lt;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 book.author.length &lt;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4" w:author="Unknown"/>
          <w:rFonts w:ascii="Consolas" w:eastAsia="Times New Roman" w:hAnsi="Consolas" w:cs="Consolas"/>
          <w:color w:val="F8F8F2"/>
          <w:sz w:val="27"/>
        </w:rPr>
      </w:pPr>
      <w:ins w:id="73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6" w:author="Unknown"/>
          <w:rFonts w:ascii="Consolas" w:eastAsia="Times New Roman" w:hAnsi="Consolas" w:cs="Consolas"/>
          <w:color w:val="F8F8F2"/>
          <w:sz w:val="27"/>
        </w:rPr>
      </w:pPr>
      <w:ins w:id="732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28" w:author="Unknown"/>
          <w:rFonts w:ascii="Consolas" w:eastAsia="Times New Roman" w:hAnsi="Consolas" w:cs="Consolas"/>
          <w:color w:val="F8F8F2"/>
          <w:sz w:val="27"/>
        </w:rPr>
      </w:pPr>
      <w:ins w:id="732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30" w:author="Unknown"/>
          <w:rFonts w:ascii="Consolas" w:eastAsia="Times New Roman" w:hAnsi="Consolas" w:cs="Consolas"/>
          <w:color w:val="F8F8F2"/>
          <w:sz w:val="27"/>
        </w:rPr>
      </w:pPr>
      <w:ins w:id="73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32" w:author="Unknown"/>
          <w:rFonts w:ascii="Consolas" w:eastAsia="Times New Roman" w:hAnsi="Consolas" w:cs="Consolas"/>
          <w:color w:val="F8F8F2"/>
          <w:sz w:val="27"/>
        </w:rPr>
      </w:pPr>
      <w:ins w:id="733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34" w:author="Unknown"/>
          <w:rFonts w:ascii="Consolas" w:eastAsia="Times New Roman" w:hAnsi="Consolas" w:cs="Consolas"/>
          <w:color w:val="F8F8F2"/>
          <w:sz w:val="27"/>
        </w:rPr>
      </w:pPr>
      <w:ins w:id="733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36" w:author="Unknown"/>
          <w:rFonts w:ascii="Consolas" w:eastAsia="Times New Roman" w:hAnsi="Consolas" w:cs="Consolas"/>
          <w:color w:val="F8F8F2"/>
          <w:sz w:val="27"/>
        </w:rPr>
      </w:pPr>
      <w:ins w:id="7337" w:author="Unknown">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.prototype.</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(type, displayMessage)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38" w:author="Unknown"/>
          <w:rFonts w:ascii="Consolas" w:eastAsia="Times New Roman" w:hAnsi="Consolas" w:cs="Consolas"/>
          <w:color w:val="F8F8F2"/>
          <w:sz w:val="27"/>
        </w:rPr>
      </w:pPr>
      <w:ins w:id="73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message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'message'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0" w:author="Unknown"/>
          <w:rFonts w:ascii="Consolas" w:eastAsia="Times New Roman" w:hAnsi="Consolas" w:cs="Consolas"/>
          <w:color w:val="A6E22E"/>
          <w:sz w:val="27"/>
        </w:rPr>
      </w:pPr>
      <w:ins w:id="7341" w:author="Unknown">
        <w:r w:rsidRPr="0089304D">
          <w:rPr>
            <w:rFonts w:ascii="Consolas" w:eastAsia="Times New Roman" w:hAnsi="Consolas" w:cs="Consolas"/>
            <w:color w:val="F8F8F2"/>
            <w:sz w:val="27"/>
          </w:rPr>
          <w:t xml:space="preserve">    message.innerHTML = </w:t>
        </w:r>
        <w:r w:rsidRPr="0089304D">
          <w:rPr>
            <w:rFonts w:ascii="Consolas" w:eastAsia="Times New Roman" w:hAnsi="Consolas" w:cs="Consolas"/>
            <w:color w:val="A6E22E"/>
            <w:sz w:val="27"/>
          </w:rPr>
          <w:t>`&lt;div class="alert alert-</w:t>
        </w:r>
        <w:r w:rsidRPr="0089304D">
          <w:rPr>
            <w:rFonts w:ascii="Consolas" w:eastAsia="Times New Roman" w:hAnsi="Consolas" w:cs="Consolas"/>
            <w:color w:val="F8F8F2"/>
            <w:sz w:val="27"/>
          </w:rPr>
          <w:t>${type}</w:t>
        </w:r>
        <w:r w:rsidRPr="0089304D">
          <w:rPr>
            <w:rFonts w:ascii="Consolas" w:eastAsia="Times New Roman" w:hAnsi="Consolas" w:cs="Consolas"/>
            <w:color w:val="A6E22E"/>
            <w:sz w:val="27"/>
          </w:rPr>
          <w:t xml:space="preserve"> alert-dismissible fade show" role="alert"&gt;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2" w:author="Unknown"/>
          <w:rFonts w:ascii="Consolas" w:eastAsia="Times New Roman" w:hAnsi="Consolas" w:cs="Consolas"/>
          <w:color w:val="A6E22E"/>
          <w:sz w:val="27"/>
        </w:rPr>
      </w:pPr>
      <w:ins w:id="7343" w:author="Unknown">
        <w:r w:rsidRPr="0089304D">
          <w:rPr>
            <w:rFonts w:ascii="Consolas" w:eastAsia="Times New Roman" w:hAnsi="Consolas" w:cs="Consolas"/>
            <w:color w:val="A6E22E"/>
            <w:sz w:val="27"/>
          </w:rPr>
          <w:t xml:space="preserve">                            &lt;strong&gt;Messge:&lt;/strong&gt; </w:t>
        </w:r>
        <w:r w:rsidRPr="0089304D">
          <w:rPr>
            <w:rFonts w:ascii="Consolas" w:eastAsia="Times New Roman" w:hAnsi="Consolas" w:cs="Consolas"/>
            <w:color w:val="F8F8F2"/>
            <w:sz w:val="27"/>
          </w:rPr>
          <w:t>${displayMessage}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4" w:author="Unknown"/>
          <w:rFonts w:ascii="Consolas" w:eastAsia="Times New Roman" w:hAnsi="Consolas" w:cs="Consolas"/>
          <w:color w:val="A6E22E"/>
          <w:sz w:val="27"/>
        </w:rPr>
      </w:pPr>
      <w:ins w:id="7345" w:author="Unknown">
        <w:r w:rsidRPr="0089304D">
          <w:rPr>
            <w:rFonts w:ascii="Consolas" w:eastAsia="Times New Roman" w:hAnsi="Consolas" w:cs="Consolas"/>
            <w:color w:val="A6E22E"/>
            <w:sz w:val="27"/>
          </w:rPr>
          <w:lastRenderedPageBreak/>
          <w:t xml:space="preserve">                            &lt;button type="button" class="close" data-dismiss="alert" aria-label="Close"&gt;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6" w:author="Unknown"/>
          <w:rFonts w:ascii="Consolas" w:eastAsia="Times New Roman" w:hAnsi="Consolas" w:cs="Consolas"/>
          <w:color w:val="A6E22E"/>
          <w:sz w:val="27"/>
        </w:rPr>
      </w:pPr>
      <w:ins w:id="7347" w:author="Unknown">
        <w:r w:rsidRPr="0089304D">
          <w:rPr>
            <w:rFonts w:ascii="Consolas" w:eastAsia="Times New Roman" w:hAnsi="Consolas" w:cs="Consolas"/>
            <w:color w:val="A6E22E"/>
            <w:sz w:val="27"/>
          </w:rPr>
          <w:t xml:space="preserve">                            &lt;span aria-hidden="true"&gt;×&lt;/span&gt;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48" w:author="Unknown"/>
          <w:rFonts w:ascii="Consolas" w:eastAsia="Times New Roman" w:hAnsi="Consolas" w:cs="Consolas"/>
          <w:color w:val="A6E22E"/>
          <w:sz w:val="27"/>
        </w:rPr>
      </w:pPr>
      <w:ins w:id="7349" w:author="Unknown">
        <w:r w:rsidRPr="0089304D">
          <w:rPr>
            <w:rFonts w:ascii="Consolas" w:eastAsia="Times New Roman" w:hAnsi="Consolas" w:cs="Consolas"/>
            <w:color w:val="A6E22E"/>
            <w:sz w:val="27"/>
          </w:rPr>
          <w:t xml:space="preserve">                            &lt;/button&gt;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0" w:author="Unknown"/>
          <w:rFonts w:ascii="Consolas" w:eastAsia="Times New Roman" w:hAnsi="Consolas" w:cs="Consolas"/>
          <w:color w:val="F8F8F2"/>
          <w:sz w:val="27"/>
        </w:rPr>
      </w:pPr>
      <w:ins w:id="7351"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2" w:author="Unknown"/>
          <w:rFonts w:ascii="Consolas" w:eastAsia="Times New Roman" w:hAnsi="Consolas" w:cs="Consolas"/>
          <w:color w:val="F8F8F2"/>
          <w:sz w:val="27"/>
        </w:rPr>
      </w:pPr>
      <w:ins w:id="73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4" w:author="Unknown"/>
          <w:rFonts w:ascii="Consolas" w:eastAsia="Times New Roman" w:hAnsi="Consolas" w:cs="Consolas"/>
          <w:color w:val="F8F8F2"/>
          <w:sz w:val="27"/>
        </w:rPr>
      </w:pPr>
      <w:ins w:id="7355" w:author="Unknown">
        <w:r w:rsidRPr="0089304D">
          <w:rPr>
            <w:rFonts w:ascii="Consolas" w:eastAsia="Times New Roman" w:hAnsi="Consolas" w:cs="Consolas"/>
            <w:color w:val="F8F8F2"/>
            <w:sz w:val="27"/>
          </w:rPr>
          <w:t xml:space="preserve">        message.innerHTML = </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6" w:author="Unknown"/>
          <w:rFonts w:ascii="Consolas" w:eastAsia="Times New Roman" w:hAnsi="Consolas" w:cs="Consolas"/>
          <w:color w:val="F8F8F2"/>
          <w:sz w:val="27"/>
        </w:rPr>
      </w:pPr>
      <w:ins w:id="7357"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2000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59" w:author="Unknown"/>
          <w:rFonts w:ascii="Consolas" w:eastAsia="Times New Roman" w:hAnsi="Consolas" w:cs="Consolas"/>
          <w:color w:val="F8F8F2"/>
          <w:sz w:val="27"/>
        </w:rPr>
      </w:pPr>
      <w:ins w:id="7360"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3" w:author="Unknown"/>
          <w:rFonts w:ascii="Consolas" w:eastAsia="Times New Roman" w:hAnsi="Consolas" w:cs="Consolas"/>
          <w:color w:val="F8F8F2"/>
          <w:sz w:val="27"/>
        </w:rPr>
      </w:pPr>
      <w:ins w:id="7364" w:author="Unknown">
        <w:r w:rsidRPr="0089304D">
          <w:rPr>
            <w:rFonts w:ascii="Consolas" w:eastAsia="Times New Roman" w:hAnsi="Consolas" w:cs="Consolas"/>
            <w:color w:val="8292A2"/>
            <w:sz w:val="27"/>
          </w:rPr>
          <w:t>// Add submit event listener to libraryForm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5" w:author="Unknown"/>
          <w:rFonts w:ascii="Consolas" w:eastAsia="Times New Roman" w:hAnsi="Consolas" w:cs="Consolas"/>
          <w:color w:val="F8F8F2"/>
          <w:sz w:val="27"/>
        </w:rPr>
      </w:pPr>
      <w:ins w:id="736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libraryForm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'libraryForm'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7" w:author="Unknown"/>
          <w:rFonts w:ascii="Consolas" w:eastAsia="Times New Roman" w:hAnsi="Consolas" w:cs="Consolas"/>
          <w:color w:val="F8F8F2"/>
          <w:sz w:val="27"/>
        </w:rPr>
      </w:pPr>
      <w:ins w:id="7368" w:author="Unknown">
        <w:r w:rsidRPr="0089304D">
          <w:rPr>
            <w:rFonts w:ascii="Consolas" w:eastAsia="Times New Roman" w:hAnsi="Consolas" w:cs="Consolas"/>
            <w:color w:val="F8F8F2"/>
            <w:sz w:val="27"/>
          </w:rPr>
          <w:t>libraryForm.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'submit'</w:t>
        </w:r>
        <w:r w:rsidRPr="0089304D">
          <w:rPr>
            <w:rFonts w:ascii="Consolas" w:eastAsia="Times New Roman" w:hAnsi="Consolas" w:cs="Consolas"/>
            <w:color w:val="F8F8F2"/>
            <w:sz w:val="27"/>
          </w:rPr>
          <w:t>, libraryFormSubmit);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6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70" w:author="Unknown"/>
          <w:rFonts w:ascii="Consolas" w:eastAsia="Times New Roman" w:hAnsi="Consolas" w:cs="Consolas"/>
          <w:color w:val="F8F8F2"/>
          <w:sz w:val="27"/>
        </w:rPr>
      </w:pPr>
      <w:ins w:id="737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libraryFormSubmit</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72" w:author="Unknown"/>
          <w:rFonts w:ascii="Consolas" w:eastAsia="Times New Roman" w:hAnsi="Consolas" w:cs="Consolas"/>
          <w:color w:val="F8F8F2"/>
          <w:sz w:val="27"/>
        </w:rPr>
      </w:pPr>
      <w:ins w:id="7373"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have submitted library 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74" w:author="Unknown"/>
          <w:rFonts w:ascii="Consolas" w:eastAsia="Times New Roman" w:hAnsi="Consolas" w:cs="Consolas"/>
          <w:color w:val="F8F8F2"/>
          <w:sz w:val="27"/>
        </w:rPr>
      </w:pPr>
      <w:ins w:id="737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'bookName'</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76" w:author="Unknown"/>
          <w:rFonts w:ascii="Consolas" w:eastAsia="Times New Roman" w:hAnsi="Consolas" w:cs="Consolas"/>
          <w:color w:val="F8F8F2"/>
          <w:sz w:val="27"/>
        </w:rPr>
      </w:pPr>
      <w:ins w:id="737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author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'author'</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78" w:author="Unknown"/>
          <w:rFonts w:ascii="Consolas" w:eastAsia="Times New Roman" w:hAnsi="Consolas" w:cs="Consolas"/>
          <w:color w:val="F8F8F2"/>
          <w:sz w:val="27"/>
        </w:rPr>
      </w:pPr>
      <w:ins w:id="737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0" w:author="Unknown"/>
          <w:rFonts w:ascii="Consolas" w:eastAsia="Times New Roman" w:hAnsi="Consolas" w:cs="Consolas"/>
          <w:color w:val="F8F8F2"/>
          <w:sz w:val="27"/>
        </w:rPr>
      </w:pPr>
      <w:ins w:id="738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fiction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'fiction'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2" w:author="Unknown"/>
          <w:rFonts w:ascii="Consolas" w:eastAsia="Times New Roman" w:hAnsi="Consolas" w:cs="Consolas"/>
          <w:color w:val="F8F8F2"/>
          <w:sz w:val="27"/>
        </w:rPr>
      </w:pPr>
      <w:ins w:id="738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programming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'programming'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4" w:author="Unknown"/>
          <w:rFonts w:ascii="Consolas" w:eastAsia="Times New Roman" w:hAnsi="Consolas" w:cs="Consolas"/>
          <w:color w:val="F8F8F2"/>
          <w:sz w:val="27"/>
        </w:rPr>
      </w:pPr>
      <w:ins w:id="73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cooking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'cooking'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7" w:author="Unknown"/>
          <w:rFonts w:ascii="Consolas" w:eastAsia="Times New Roman" w:hAnsi="Consolas" w:cs="Consolas"/>
          <w:color w:val="F8F8F2"/>
          <w:sz w:val="27"/>
        </w:rPr>
      </w:pPr>
      <w:ins w:id="738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(fiction.checked)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89" w:author="Unknown"/>
          <w:rFonts w:ascii="Consolas" w:eastAsia="Times New Roman" w:hAnsi="Consolas" w:cs="Consolas"/>
          <w:color w:val="F8F8F2"/>
          <w:sz w:val="27"/>
        </w:rPr>
      </w:pPr>
      <w:ins w:id="7390" w:author="Unknown">
        <w:r w:rsidRPr="0089304D">
          <w:rPr>
            <w:rFonts w:ascii="Consolas" w:eastAsia="Times New Roman" w:hAnsi="Consolas" w:cs="Consolas"/>
            <w:color w:val="F8F8F2"/>
            <w:sz w:val="27"/>
          </w:rPr>
          <w:t xml:space="preserve">        type = fiction.value;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91" w:author="Unknown"/>
          <w:rFonts w:ascii="Consolas" w:eastAsia="Times New Roman" w:hAnsi="Consolas" w:cs="Consolas"/>
          <w:color w:val="F8F8F2"/>
          <w:sz w:val="27"/>
        </w:rPr>
      </w:pPr>
      <w:ins w:id="739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93" w:author="Unknown"/>
          <w:rFonts w:ascii="Consolas" w:eastAsia="Times New Roman" w:hAnsi="Consolas" w:cs="Consolas"/>
          <w:color w:val="F8F8F2"/>
          <w:sz w:val="27"/>
        </w:rPr>
      </w:pPr>
      <w:ins w:id="739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(programming.checked)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95" w:author="Unknown"/>
          <w:rFonts w:ascii="Consolas" w:eastAsia="Times New Roman" w:hAnsi="Consolas" w:cs="Consolas"/>
          <w:color w:val="F8F8F2"/>
          <w:sz w:val="27"/>
        </w:rPr>
      </w:pPr>
      <w:ins w:id="7396" w:author="Unknown">
        <w:r w:rsidRPr="0089304D">
          <w:rPr>
            <w:rFonts w:ascii="Consolas" w:eastAsia="Times New Roman" w:hAnsi="Consolas" w:cs="Consolas"/>
            <w:color w:val="F8F8F2"/>
            <w:sz w:val="27"/>
          </w:rPr>
          <w:lastRenderedPageBreak/>
          <w:t xml:space="preserve">        type = programming.value;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97" w:author="Unknown"/>
          <w:rFonts w:ascii="Consolas" w:eastAsia="Times New Roman" w:hAnsi="Consolas" w:cs="Consolas"/>
          <w:color w:val="F8F8F2"/>
          <w:sz w:val="27"/>
        </w:rPr>
      </w:pPr>
      <w:ins w:id="739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399" w:author="Unknown"/>
          <w:rFonts w:ascii="Consolas" w:eastAsia="Times New Roman" w:hAnsi="Consolas" w:cs="Consolas"/>
          <w:color w:val="F8F8F2"/>
          <w:sz w:val="27"/>
        </w:rPr>
      </w:pPr>
      <w:ins w:id="74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(cooking.checked)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01" w:author="Unknown"/>
          <w:rFonts w:ascii="Consolas" w:eastAsia="Times New Roman" w:hAnsi="Consolas" w:cs="Consolas"/>
          <w:color w:val="F8F8F2"/>
          <w:sz w:val="27"/>
        </w:rPr>
      </w:pPr>
      <w:ins w:id="7402" w:author="Unknown">
        <w:r w:rsidRPr="0089304D">
          <w:rPr>
            <w:rFonts w:ascii="Consolas" w:eastAsia="Times New Roman" w:hAnsi="Consolas" w:cs="Consolas"/>
            <w:color w:val="F8F8F2"/>
            <w:sz w:val="27"/>
          </w:rPr>
          <w:t xml:space="preserve">        type = cooking.value;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03" w:author="Unknown"/>
          <w:rFonts w:ascii="Consolas" w:eastAsia="Times New Roman" w:hAnsi="Consolas" w:cs="Consolas"/>
          <w:color w:val="F8F8F2"/>
          <w:sz w:val="27"/>
        </w:rPr>
      </w:pPr>
      <w:ins w:id="740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06" w:author="Unknown"/>
          <w:rFonts w:ascii="Consolas" w:eastAsia="Times New Roman" w:hAnsi="Consolas" w:cs="Consolas"/>
          <w:color w:val="F8F8F2"/>
          <w:sz w:val="27"/>
        </w:rPr>
      </w:pPr>
      <w:ins w:id="740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book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Book</w:t>
        </w:r>
        <w:r w:rsidRPr="0089304D">
          <w:rPr>
            <w:rFonts w:ascii="Consolas" w:eastAsia="Times New Roman" w:hAnsi="Consolas" w:cs="Consolas"/>
            <w:color w:val="F8F8F2"/>
            <w:sz w:val="27"/>
          </w:rPr>
          <w:t>(name, author,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08" w:author="Unknown"/>
          <w:rFonts w:ascii="Consolas" w:eastAsia="Times New Roman" w:hAnsi="Consolas" w:cs="Consolas"/>
          <w:color w:val="F8F8F2"/>
          <w:sz w:val="27"/>
        </w:rPr>
      </w:pPr>
      <w:ins w:id="740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1" w:author="Unknown"/>
          <w:rFonts w:ascii="Consolas" w:eastAsia="Times New Roman" w:hAnsi="Consolas" w:cs="Consolas"/>
          <w:color w:val="F8F8F2"/>
          <w:sz w:val="27"/>
        </w:rPr>
      </w:pPr>
      <w:ins w:id="741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display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4" w:author="Unknown"/>
          <w:rFonts w:ascii="Consolas" w:eastAsia="Times New Roman" w:hAnsi="Consolas" w:cs="Consolas"/>
          <w:color w:val="F8F8F2"/>
          <w:sz w:val="27"/>
        </w:rPr>
      </w:pPr>
      <w:ins w:id="74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validate</w:t>
        </w:r>
        <w:r w:rsidRPr="0089304D">
          <w:rPr>
            <w:rFonts w:ascii="Consolas" w:eastAsia="Times New Roman" w:hAnsi="Consolas" w:cs="Consolas"/>
            <w:color w:val="F8F8F2"/>
            <w:sz w:val="27"/>
          </w:rPr>
          <w:t>(book))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7" w:author="Unknown"/>
          <w:rFonts w:ascii="Consolas" w:eastAsia="Times New Roman" w:hAnsi="Consolas" w:cs="Consolas"/>
          <w:color w:val="F8F8F2"/>
          <w:sz w:val="27"/>
        </w:rPr>
      </w:pPr>
      <w:ins w:id="7418"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19" w:author="Unknown"/>
          <w:rFonts w:ascii="Consolas" w:eastAsia="Times New Roman" w:hAnsi="Consolas" w:cs="Consolas"/>
          <w:color w:val="F8F8F2"/>
          <w:sz w:val="27"/>
        </w:rPr>
      </w:pPr>
      <w:ins w:id="7420"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21" w:author="Unknown"/>
          <w:rFonts w:ascii="Consolas" w:eastAsia="Times New Roman" w:hAnsi="Consolas" w:cs="Consolas"/>
          <w:color w:val="F8F8F2"/>
          <w:sz w:val="27"/>
        </w:rPr>
      </w:pPr>
      <w:ins w:id="7422"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'success'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'Your book has been successfully added'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23" w:author="Unknown"/>
          <w:rFonts w:ascii="Consolas" w:eastAsia="Times New Roman" w:hAnsi="Consolas" w:cs="Consolas"/>
          <w:color w:val="F8F8F2"/>
          <w:sz w:val="27"/>
        </w:rPr>
      </w:pPr>
      <w:ins w:id="742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25" w:author="Unknown"/>
          <w:rFonts w:ascii="Consolas" w:eastAsia="Times New Roman" w:hAnsi="Consolas" w:cs="Consolas"/>
          <w:color w:val="F8F8F2"/>
          <w:sz w:val="27"/>
        </w:rPr>
      </w:pPr>
      <w:ins w:id="742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27" w:author="Unknown"/>
          <w:rFonts w:ascii="Consolas" w:eastAsia="Times New Roman" w:hAnsi="Consolas" w:cs="Consolas"/>
          <w:color w:val="F8F8F2"/>
          <w:sz w:val="27"/>
        </w:rPr>
      </w:pPr>
      <w:ins w:id="742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Show error to the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29" w:author="Unknown"/>
          <w:rFonts w:ascii="Consolas" w:eastAsia="Times New Roman" w:hAnsi="Consolas" w:cs="Consolas"/>
          <w:color w:val="F8F8F2"/>
          <w:sz w:val="27"/>
        </w:rPr>
      </w:pPr>
      <w:ins w:id="7430"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'danger'</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'Sorry you cannot add this book'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31" w:author="Unknown"/>
          <w:rFonts w:ascii="Consolas" w:eastAsia="Times New Roman" w:hAnsi="Consolas" w:cs="Consolas"/>
          <w:color w:val="F8F8F2"/>
          <w:sz w:val="27"/>
        </w:rPr>
      </w:pPr>
      <w:ins w:id="743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3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34" w:author="Unknown"/>
          <w:rFonts w:ascii="Consolas" w:eastAsia="Times New Roman" w:hAnsi="Consolas" w:cs="Consolas"/>
          <w:color w:val="F8F8F2"/>
          <w:sz w:val="27"/>
        </w:rPr>
      </w:pPr>
      <w:ins w:id="7435" w:author="Unknown">
        <w:r w:rsidRPr="0089304D">
          <w:rPr>
            <w:rFonts w:ascii="Consolas" w:eastAsia="Times New Roman" w:hAnsi="Consolas" w:cs="Consolas"/>
            <w:color w:val="F8F8F2"/>
            <w:sz w:val="27"/>
          </w:rPr>
          <w:t xml:space="preserve">    e.</w:t>
        </w:r>
        <w:r w:rsidRPr="0089304D">
          <w:rPr>
            <w:rFonts w:ascii="Consolas" w:eastAsia="Times New Roman" w:hAnsi="Consolas" w:cs="Consolas"/>
            <w:color w:val="E6DB74"/>
            <w:sz w:val="27"/>
          </w:rPr>
          <w:t>preventDefault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36" w:author="Unknown"/>
          <w:rFonts w:ascii="Consolas" w:eastAsia="Times New Roman" w:hAnsi="Consolas" w:cs="Consolas"/>
          <w:color w:val="F8F8F2"/>
          <w:sz w:val="27"/>
        </w:rPr>
      </w:pPr>
      <w:ins w:id="743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7438" w:author="Unknown"/>
          <w:rFonts w:ascii="Segoe UI" w:eastAsia="Times New Roman" w:hAnsi="Segoe UI" w:cs="Segoe UI"/>
          <w:color w:val="000000"/>
          <w:sz w:val="27"/>
          <w:szCs w:val="27"/>
        </w:rPr>
      </w:pPr>
      <w:ins w:id="743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440" w:author="Unknown"/>
          <w:rFonts w:ascii="Segoe UI" w:eastAsia="Times New Roman" w:hAnsi="Segoe UI" w:cs="Segoe UI"/>
          <w:b/>
          <w:bCs/>
          <w:color w:val="000000"/>
          <w:sz w:val="24"/>
          <w:szCs w:val="24"/>
        </w:rPr>
      </w:pPr>
      <w:ins w:id="7441" w:author="Unknown">
        <w:r w:rsidRPr="0089304D">
          <w:rPr>
            <w:rFonts w:ascii="Segoe UI" w:eastAsia="Times New Roman" w:hAnsi="Segoe UI" w:cs="Segoe UI"/>
            <w:b/>
            <w:bCs/>
            <w:color w:val="000000"/>
            <w:sz w:val="24"/>
            <w:szCs w:val="24"/>
          </w:rPr>
          <w:t>Code indexes6.js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42" w:author="Unknown"/>
          <w:rFonts w:ascii="Consolas" w:eastAsia="Times New Roman" w:hAnsi="Consolas" w:cs="Consolas"/>
          <w:color w:val="F8F8F2"/>
          <w:sz w:val="27"/>
        </w:rPr>
      </w:pPr>
      <w:ins w:id="7443"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ES6 version of Project 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44" w:author="Unknown"/>
          <w:rFonts w:ascii="Consolas" w:eastAsia="Times New Roman" w:hAnsi="Consolas" w:cs="Consolas"/>
          <w:color w:val="F8F8F2"/>
          <w:sz w:val="27"/>
        </w:rPr>
      </w:pPr>
      <w:ins w:id="7445"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Book</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46" w:author="Unknown"/>
          <w:rFonts w:ascii="Consolas" w:eastAsia="Times New Roman" w:hAnsi="Consolas" w:cs="Consolas"/>
          <w:color w:val="F8F8F2"/>
          <w:sz w:val="27"/>
        </w:rPr>
      </w:pPr>
      <w:ins w:id="744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(name, author, type)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48" w:author="Unknown"/>
          <w:rFonts w:ascii="Consolas" w:eastAsia="Times New Roman" w:hAnsi="Consolas" w:cs="Consolas"/>
          <w:color w:val="F8F8F2"/>
          <w:sz w:val="27"/>
        </w:rPr>
      </w:pPr>
      <w:ins w:id="744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.name = 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0" w:author="Unknown"/>
          <w:rFonts w:ascii="Consolas" w:eastAsia="Times New Roman" w:hAnsi="Consolas" w:cs="Consolas"/>
          <w:color w:val="F8F8F2"/>
          <w:sz w:val="27"/>
        </w:rPr>
      </w:pPr>
      <w:ins w:id="745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.author = author;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2" w:author="Unknown"/>
          <w:rFonts w:ascii="Consolas" w:eastAsia="Times New Roman" w:hAnsi="Consolas" w:cs="Consolas"/>
          <w:color w:val="F8F8F2"/>
          <w:sz w:val="27"/>
        </w:rPr>
      </w:pPr>
      <w:ins w:id="74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.type =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4" w:author="Unknown"/>
          <w:rFonts w:ascii="Consolas" w:eastAsia="Times New Roman" w:hAnsi="Consolas" w:cs="Consolas"/>
          <w:color w:val="F8F8F2"/>
          <w:sz w:val="27"/>
        </w:rPr>
      </w:pPr>
      <w:ins w:id="745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6" w:author="Unknown"/>
          <w:rFonts w:ascii="Consolas" w:eastAsia="Times New Roman" w:hAnsi="Consolas" w:cs="Consolas"/>
          <w:color w:val="F8F8F2"/>
          <w:sz w:val="27"/>
        </w:rPr>
      </w:pPr>
      <w:ins w:id="745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59" w:author="Unknown"/>
          <w:rFonts w:ascii="Consolas" w:eastAsia="Times New Roman" w:hAnsi="Consolas" w:cs="Consolas"/>
          <w:color w:val="F8F8F2"/>
          <w:sz w:val="27"/>
        </w:rPr>
      </w:pPr>
      <w:ins w:id="7460"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61" w:author="Unknown"/>
          <w:rFonts w:ascii="Consolas" w:eastAsia="Times New Roman" w:hAnsi="Consolas" w:cs="Consolas"/>
          <w:color w:val="F8F8F2"/>
          <w:sz w:val="27"/>
        </w:rPr>
      </w:pPr>
      <w:ins w:id="74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63" w:author="Unknown"/>
          <w:rFonts w:ascii="Consolas" w:eastAsia="Times New Roman" w:hAnsi="Consolas" w:cs="Consolas"/>
          <w:color w:val="F8F8F2"/>
          <w:sz w:val="27"/>
        </w:rPr>
      </w:pPr>
      <w:ins w:id="746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"Adding to UI"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65" w:author="Unknown"/>
          <w:rFonts w:ascii="Consolas" w:eastAsia="Times New Roman" w:hAnsi="Consolas" w:cs="Consolas"/>
          <w:color w:val="F8F8F2"/>
          <w:sz w:val="27"/>
        </w:rPr>
      </w:pPr>
      <w:ins w:id="74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tableBody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'tableBody'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67" w:author="Unknown"/>
          <w:rFonts w:ascii="Consolas" w:eastAsia="Times New Roman" w:hAnsi="Consolas" w:cs="Consolas"/>
          <w:color w:val="A6E22E"/>
          <w:sz w:val="27"/>
        </w:rPr>
      </w:pPr>
      <w:ins w:id="74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uiString = </w:t>
        </w:r>
        <w:r w:rsidRPr="0089304D">
          <w:rPr>
            <w:rFonts w:ascii="Consolas" w:eastAsia="Times New Roman" w:hAnsi="Consolas" w:cs="Consolas"/>
            <w:color w:val="A6E22E"/>
            <w:sz w:val="27"/>
          </w:rPr>
          <w:t>`&lt;tr&gt;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69" w:author="Unknown"/>
          <w:rFonts w:ascii="Consolas" w:eastAsia="Times New Roman" w:hAnsi="Consolas" w:cs="Consolas"/>
          <w:color w:val="A6E22E"/>
          <w:sz w:val="27"/>
        </w:rPr>
      </w:pPr>
      <w:ins w:id="7470" w:author="Unknown">
        <w:r w:rsidRPr="0089304D">
          <w:rPr>
            <w:rFonts w:ascii="Consolas" w:eastAsia="Times New Roman" w:hAnsi="Consolas" w:cs="Consolas"/>
            <w:color w:val="A6E22E"/>
            <w:sz w:val="27"/>
          </w:rPr>
          <w:t xml:space="preserve">                            &lt;td&gt;</w:t>
        </w:r>
        <w:r w:rsidRPr="0089304D">
          <w:rPr>
            <w:rFonts w:ascii="Consolas" w:eastAsia="Times New Roman" w:hAnsi="Consolas" w:cs="Consolas"/>
            <w:color w:val="F8F8F2"/>
            <w:sz w:val="27"/>
          </w:rPr>
          <w:t>${book.name}</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71" w:author="Unknown"/>
          <w:rFonts w:ascii="Consolas" w:eastAsia="Times New Roman" w:hAnsi="Consolas" w:cs="Consolas"/>
          <w:color w:val="A6E22E"/>
          <w:sz w:val="27"/>
        </w:rPr>
      </w:pPr>
      <w:ins w:id="7472" w:author="Unknown">
        <w:r w:rsidRPr="0089304D">
          <w:rPr>
            <w:rFonts w:ascii="Consolas" w:eastAsia="Times New Roman" w:hAnsi="Consolas" w:cs="Consolas"/>
            <w:color w:val="A6E22E"/>
            <w:sz w:val="27"/>
          </w:rPr>
          <w:t xml:space="preserve">                            &lt;td&gt;</w:t>
        </w:r>
        <w:r w:rsidRPr="0089304D">
          <w:rPr>
            <w:rFonts w:ascii="Consolas" w:eastAsia="Times New Roman" w:hAnsi="Consolas" w:cs="Consolas"/>
            <w:color w:val="F8F8F2"/>
            <w:sz w:val="27"/>
          </w:rPr>
          <w:t>${book.author}</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73" w:author="Unknown"/>
          <w:rFonts w:ascii="Consolas" w:eastAsia="Times New Roman" w:hAnsi="Consolas" w:cs="Consolas"/>
          <w:color w:val="A6E22E"/>
          <w:sz w:val="27"/>
        </w:rPr>
      </w:pPr>
      <w:ins w:id="7474" w:author="Unknown">
        <w:r w:rsidRPr="0089304D">
          <w:rPr>
            <w:rFonts w:ascii="Consolas" w:eastAsia="Times New Roman" w:hAnsi="Consolas" w:cs="Consolas"/>
            <w:color w:val="A6E22E"/>
            <w:sz w:val="27"/>
          </w:rPr>
          <w:t xml:space="preserve">                            &lt;td&gt;</w:t>
        </w:r>
        <w:r w:rsidRPr="0089304D">
          <w:rPr>
            <w:rFonts w:ascii="Consolas" w:eastAsia="Times New Roman" w:hAnsi="Consolas" w:cs="Consolas"/>
            <w:color w:val="F8F8F2"/>
            <w:sz w:val="27"/>
          </w:rPr>
          <w:t>${book.type}</w:t>
        </w:r>
        <w:r w:rsidRPr="0089304D">
          <w:rPr>
            <w:rFonts w:ascii="Consolas" w:eastAsia="Times New Roman" w:hAnsi="Consolas" w:cs="Consolas"/>
            <w:color w:val="A6E22E"/>
            <w:sz w:val="27"/>
          </w:rPr>
          <w:t>&lt;/td&gt;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75" w:author="Unknown"/>
          <w:rFonts w:ascii="Consolas" w:eastAsia="Times New Roman" w:hAnsi="Consolas" w:cs="Consolas"/>
          <w:color w:val="F8F8F2"/>
          <w:sz w:val="27"/>
        </w:rPr>
      </w:pPr>
      <w:ins w:id="7476" w:author="Unknown">
        <w:r w:rsidRPr="0089304D">
          <w:rPr>
            <w:rFonts w:ascii="Consolas" w:eastAsia="Times New Roman" w:hAnsi="Consolas" w:cs="Consolas"/>
            <w:color w:val="A6E22E"/>
            <w:sz w:val="27"/>
          </w:rPr>
          <w:t xml:space="preserve">                        &lt;/tr&gt;`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77" w:author="Unknown"/>
          <w:rFonts w:ascii="Consolas" w:eastAsia="Times New Roman" w:hAnsi="Consolas" w:cs="Consolas"/>
          <w:color w:val="F8F8F2"/>
          <w:sz w:val="27"/>
        </w:rPr>
      </w:pPr>
      <w:ins w:id="7478" w:author="Unknown">
        <w:r w:rsidRPr="0089304D">
          <w:rPr>
            <w:rFonts w:ascii="Consolas" w:eastAsia="Times New Roman" w:hAnsi="Consolas" w:cs="Consolas"/>
            <w:color w:val="F8F8F2"/>
            <w:sz w:val="27"/>
          </w:rPr>
          <w:t xml:space="preserve">        tableBody.innerHTML += uiString;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79" w:author="Unknown"/>
          <w:rFonts w:ascii="Consolas" w:eastAsia="Times New Roman" w:hAnsi="Consolas" w:cs="Consolas"/>
          <w:color w:val="F8F8F2"/>
          <w:sz w:val="27"/>
        </w:rPr>
      </w:pPr>
      <w:ins w:id="748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82" w:author="Unknown"/>
          <w:rFonts w:ascii="Consolas" w:eastAsia="Times New Roman" w:hAnsi="Consolas" w:cs="Consolas"/>
          <w:color w:val="F8F8F2"/>
          <w:sz w:val="27"/>
        </w:rPr>
      </w:pPr>
      <w:ins w:id="748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84" w:author="Unknown"/>
          <w:rFonts w:ascii="Consolas" w:eastAsia="Times New Roman" w:hAnsi="Consolas" w:cs="Consolas"/>
          <w:color w:val="F8F8F2"/>
          <w:sz w:val="27"/>
        </w:rPr>
      </w:pPr>
      <w:ins w:id="74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libraryForm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'libraryForm'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86" w:author="Unknown"/>
          <w:rFonts w:ascii="Consolas" w:eastAsia="Times New Roman" w:hAnsi="Consolas" w:cs="Consolas"/>
          <w:color w:val="F8F8F2"/>
          <w:sz w:val="27"/>
        </w:rPr>
      </w:pPr>
      <w:ins w:id="7487" w:author="Unknown">
        <w:r w:rsidRPr="0089304D">
          <w:rPr>
            <w:rFonts w:ascii="Consolas" w:eastAsia="Times New Roman" w:hAnsi="Consolas" w:cs="Consolas"/>
            <w:color w:val="F8F8F2"/>
            <w:sz w:val="27"/>
          </w:rPr>
          <w:t xml:space="preserve">        libraryForm.</w:t>
        </w:r>
        <w:r w:rsidRPr="0089304D">
          <w:rPr>
            <w:rFonts w:ascii="Consolas" w:eastAsia="Times New Roman" w:hAnsi="Consolas" w:cs="Consolas"/>
            <w:color w:val="E6DB74"/>
            <w:sz w:val="27"/>
          </w:rPr>
          <w:t>reset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88" w:author="Unknown"/>
          <w:rFonts w:ascii="Consolas" w:eastAsia="Times New Roman" w:hAnsi="Consolas" w:cs="Consolas"/>
          <w:color w:val="F8F8F2"/>
          <w:sz w:val="27"/>
        </w:rPr>
      </w:pPr>
      <w:ins w:id="748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1" w:author="Unknown"/>
          <w:rFonts w:ascii="Consolas" w:eastAsia="Times New Roman" w:hAnsi="Consolas" w:cs="Consolas"/>
          <w:color w:val="F8F8F2"/>
          <w:sz w:val="27"/>
        </w:rPr>
      </w:pPr>
      <w:ins w:id="749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validate</w:t>
        </w:r>
        <w:r w:rsidRPr="0089304D">
          <w:rPr>
            <w:rFonts w:ascii="Consolas" w:eastAsia="Times New Roman" w:hAnsi="Consolas" w:cs="Consolas"/>
            <w:color w:val="F8F8F2"/>
            <w:sz w:val="27"/>
          </w:rPr>
          <w:t>(book)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3" w:author="Unknown"/>
          <w:rFonts w:ascii="Consolas" w:eastAsia="Times New Roman" w:hAnsi="Consolas" w:cs="Consolas"/>
          <w:color w:val="F8F8F2"/>
          <w:sz w:val="27"/>
        </w:rPr>
      </w:pPr>
      <w:ins w:id="749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(book.name.length &lt;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xml:space="preserve"> || book.author.length &lt;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5" w:author="Unknown"/>
          <w:rFonts w:ascii="Consolas" w:eastAsia="Times New Roman" w:hAnsi="Consolas" w:cs="Consolas"/>
          <w:color w:val="F8F8F2"/>
          <w:sz w:val="27"/>
        </w:rPr>
      </w:pPr>
      <w:ins w:id="7496"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7" w:author="Unknown"/>
          <w:rFonts w:ascii="Consolas" w:eastAsia="Times New Roman" w:hAnsi="Consolas" w:cs="Consolas"/>
          <w:color w:val="F8F8F2"/>
          <w:sz w:val="27"/>
        </w:rPr>
      </w:pPr>
      <w:ins w:id="749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499" w:author="Unknown"/>
          <w:rFonts w:ascii="Consolas" w:eastAsia="Times New Roman" w:hAnsi="Consolas" w:cs="Consolas"/>
          <w:color w:val="F8F8F2"/>
          <w:sz w:val="27"/>
        </w:rPr>
      </w:pPr>
      <w:ins w:id="75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1" w:author="Unknown"/>
          <w:rFonts w:ascii="Consolas" w:eastAsia="Times New Roman" w:hAnsi="Consolas" w:cs="Consolas"/>
          <w:color w:val="F8F8F2"/>
          <w:sz w:val="27"/>
        </w:rPr>
      </w:pPr>
      <w:ins w:id="750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3" w:author="Unknown"/>
          <w:rFonts w:ascii="Consolas" w:eastAsia="Times New Roman" w:hAnsi="Consolas" w:cs="Consolas"/>
          <w:color w:val="F8F8F2"/>
          <w:sz w:val="27"/>
        </w:rPr>
      </w:pPr>
      <w:ins w:id="750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5" w:author="Unknown"/>
          <w:rFonts w:ascii="Consolas" w:eastAsia="Times New Roman" w:hAnsi="Consolas" w:cs="Consolas"/>
          <w:color w:val="F8F8F2"/>
          <w:sz w:val="27"/>
        </w:rPr>
      </w:pPr>
      <w:ins w:id="750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08" w:author="Unknown"/>
          <w:rFonts w:ascii="Consolas" w:eastAsia="Times New Roman" w:hAnsi="Consolas" w:cs="Consolas"/>
          <w:color w:val="F8F8F2"/>
          <w:sz w:val="27"/>
        </w:rPr>
      </w:pPr>
      <w:ins w:id="750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(type, displayMessage)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10" w:author="Unknown"/>
          <w:rFonts w:ascii="Consolas" w:eastAsia="Times New Roman" w:hAnsi="Consolas" w:cs="Consolas"/>
          <w:color w:val="F8F8F2"/>
          <w:sz w:val="27"/>
        </w:rPr>
      </w:pPr>
      <w:ins w:id="751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message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'message'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12" w:author="Unknown"/>
          <w:rFonts w:ascii="Consolas" w:eastAsia="Times New Roman" w:hAnsi="Consolas" w:cs="Consolas"/>
          <w:color w:val="F8F8F2"/>
          <w:sz w:val="27"/>
        </w:rPr>
      </w:pPr>
      <w:ins w:id="751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boldText;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14" w:author="Unknown"/>
          <w:rFonts w:ascii="Consolas" w:eastAsia="Times New Roman" w:hAnsi="Consolas" w:cs="Consolas"/>
          <w:color w:val="F8F8F2"/>
          <w:sz w:val="27"/>
        </w:rPr>
      </w:pPr>
      <w:ins w:id="75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(type===</w:t>
        </w:r>
        <w:r w:rsidRPr="0089304D">
          <w:rPr>
            <w:rFonts w:ascii="Consolas" w:eastAsia="Times New Roman" w:hAnsi="Consolas" w:cs="Consolas"/>
            <w:color w:val="A6E22E"/>
            <w:sz w:val="27"/>
          </w:rPr>
          <w:t>'success'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16" w:author="Unknown"/>
          <w:rFonts w:ascii="Consolas" w:eastAsia="Times New Roman" w:hAnsi="Consolas" w:cs="Consolas"/>
          <w:color w:val="F8F8F2"/>
          <w:sz w:val="27"/>
        </w:rPr>
      </w:pPr>
      <w:ins w:id="7517" w:author="Unknown">
        <w:r w:rsidRPr="0089304D">
          <w:rPr>
            <w:rFonts w:ascii="Consolas" w:eastAsia="Times New Roman" w:hAnsi="Consolas" w:cs="Consolas"/>
            <w:color w:val="F8F8F2"/>
            <w:sz w:val="27"/>
          </w:rPr>
          <w:t xml:space="preserve">            boldText = </w:t>
        </w:r>
        <w:r w:rsidRPr="0089304D">
          <w:rPr>
            <w:rFonts w:ascii="Consolas" w:eastAsia="Times New Roman" w:hAnsi="Consolas" w:cs="Consolas"/>
            <w:color w:val="A6E22E"/>
            <w:sz w:val="27"/>
          </w:rPr>
          <w:t>'Success'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18" w:author="Unknown"/>
          <w:rFonts w:ascii="Consolas" w:eastAsia="Times New Roman" w:hAnsi="Consolas" w:cs="Consolas"/>
          <w:color w:val="F8F8F2"/>
          <w:sz w:val="27"/>
        </w:rPr>
      </w:pPr>
      <w:ins w:id="751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0" w:author="Unknown"/>
          <w:rFonts w:ascii="Consolas" w:eastAsia="Times New Roman" w:hAnsi="Consolas" w:cs="Consolas"/>
          <w:color w:val="F8F8F2"/>
          <w:sz w:val="27"/>
        </w:rPr>
      </w:pPr>
      <w:ins w:id="752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2" w:author="Unknown"/>
          <w:rFonts w:ascii="Consolas" w:eastAsia="Times New Roman" w:hAnsi="Consolas" w:cs="Consolas"/>
          <w:color w:val="F8F8F2"/>
          <w:sz w:val="27"/>
        </w:rPr>
      </w:pPr>
      <w:ins w:id="7523" w:author="Unknown">
        <w:r w:rsidRPr="0089304D">
          <w:rPr>
            <w:rFonts w:ascii="Consolas" w:eastAsia="Times New Roman" w:hAnsi="Consolas" w:cs="Consolas"/>
            <w:color w:val="F8F8F2"/>
            <w:sz w:val="27"/>
          </w:rPr>
          <w:t xml:space="preserve">            boldText = </w:t>
        </w:r>
        <w:r w:rsidRPr="0089304D">
          <w:rPr>
            <w:rFonts w:ascii="Consolas" w:eastAsia="Times New Roman" w:hAnsi="Consolas" w:cs="Consolas"/>
            <w:color w:val="A6E22E"/>
            <w:sz w:val="27"/>
          </w:rPr>
          <w:t>'Error!'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4" w:author="Unknown"/>
          <w:rFonts w:ascii="Consolas" w:eastAsia="Times New Roman" w:hAnsi="Consolas" w:cs="Consolas"/>
          <w:color w:val="F8F8F2"/>
          <w:sz w:val="27"/>
        </w:rPr>
      </w:pPr>
      <w:ins w:id="752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6" w:author="Unknown"/>
          <w:rFonts w:ascii="Consolas" w:eastAsia="Times New Roman" w:hAnsi="Consolas" w:cs="Consolas"/>
          <w:color w:val="A6E22E"/>
          <w:sz w:val="27"/>
        </w:rPr>
      </w:pPr>
      <w:ins w:id="7527" w:author="Unknown">
        <w:r w:rsidRPr="0089304D">
          <w:rPr>
            <w:rFonts w:ascii="Consolas" w:eastAsia="Times New Roman" w:hAnsi="Consolas" w:cs="Consolas"/>
            <w:color w:val="F8F8F2"/>
            <w:sz w:val="27"/>
          </w:rPr>
          <w:t xml:space="preserve">        message.innerHTML = </w:t>
        </w:r>
        <w:r w:rsidRPr="0089304D">
          <w:rPr>
            <w:rFonts w:ascii="Consolas" w:eastAsia="Times New Roman" w:hAnsi="Consolas" w:cs="Consolas"/>
            <w:color w:val="A6E22E"/>
            <w:sz w:val="27"/>
          </w:rPr>
          <w:t>`&lt;div class="alert alert-</w:t>
        </w:r>
        <w:r w:rsidRPr="0089304D">
          <w:rPr>
            <w:rFonts w:ascii="Consolas" w:eastAsia="Times New Roman" w:hAnsi="Consolas" w:cs="Consolas"/>
            <w:color w:val="F8F8F2"/>
            <w:sz w:val="27"/>
          </w:rPr>
          <w:t>${type}</w:t>
        </w:r>
        <w:r w:rsidRPr="0089304D">
          <w:rPr>
            <w:rFonts w:ascii="Consolas" w:eastAsia="Times New Roman" w:hAnsi="Consolas" w:cs="Consolas"/>
            <w:color w:val="A6E22E"/>
            <w:sz w:val="27"/>
          </w:rPr>
          <w:t xml:space="preserve"> alert-dismissible fade show" role="alert"&gt;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28" w:author="Unknown"/>
          <w:rFonts w:ascii="Consolas" w:eastAsia="Times New Roman" w:hAnsi="Consolas" w:cs="Consolas"/>
          <w:color w:val="A6E22E"/>
          <w:sz w:val="27"/>
        </w:rPr>
      </w:pPr>
      <w:ins w:id="7529" w:author="Unknown">
        <w:r w:rsidRPr="0089304D">
          <w:rPr>
            <w:rFonts w:ascii="Consolas" w:eastAsia="Times New Roman" w:hAnsi="Consolas" w:cs="Consolas"/>
            <w:color w:val="A6E22E"/>
            <w:sz w:val="27"/>
          </w:rPr>
          <w:t xml:space="preserve">                                &lt;strong&gt;</w:t>
        </w:r>
        <w:r w:rsidRPr="0089304D">
          <w:rPr>
            <w:rFonts w:ascii="Consolas" w:eastAsia="Times New Roman" w:hAnsi="Consolas" w:cs="Consolas"/>
            <w:color w:val="F8F8F2"/>
            <w:sz w:val="27"/>
          </w:rPr>
          <w:t>${boldText}</w:t>
        </w:r>
        <w:r w:rsidRPr="0089304D">
          <w:rPr>
            <w:rFonts w:ascii="Consolas" w:eastAsia="Times New Roman" w:hAnsi="Consolas" w:cs="Consolas"/>
            <w:color w:val="A6E22E"/>
            <w:sz w:val="27"/>
          </w:rPr>
          <w:t xml:space="preserve">:&lt;/strong&gt; </w:t>
        </w:r>
        <w:r w:rsidRPr="0089304D">
          <w:rPr>
            <w:rFonts w:ascii="Consolas" w:eastAsia="Times New Roman" w:hAnsi="Consolas" w:cs="Consolas"/>
            <w:color w:val="F8F8F2"/>
            <w:sz w:val="27"/>
          </w:rPr>
          <w:t>${displayMessage}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30" w:author="Unknown"/>
          <w:rFonts w:ascii="Consolas" w:eastAsia="Times New Roman" w:hAnsi="Consolas" w:cs="Consolas"/>
          <w:color w:val="A6E22E"/>
          <w:sz w:val="27"/>
        </w:rPr>
      </w:pPr>
      <w:ins w:id="7531" w:author="Unknown">
        <w:r w:rsidRPr="0089304D">
          <w:rPr>
            <w:rFonts w:ascii="Consolas" w:eastAsia="Times New Roman" w:hAnsi="Consolas" w:cs="Consolas"/>
            <w:color w:val="A6E22E"/>
            <w:sz w:val="27"/>
          </w:rPr>
          <w:t xml:space="preserve">                                &lt;button type="button" class="close" data-dismiss="alert" aria-label="Close"&gt;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32" w:author="Unknown"/>
          <w:rFonts w:ascii="Consolas" w:eastAsia="Times New Roman" w:hAnsi="Consolas" w:cs="Consolas"/>
          <w:color w:val="A6E22E"/>
          <w:sz w:val="27"/>
        </w:rPr>
      </w:pPr>
      <w:ins w:id="7533" w:author="Unknown">
        <w:r w:rsidRPr="0089304D">
          <w:rPr>
            <w:rFonts w:ascii="Consolas" w:eastAsia="Times New Roman" w:hAnsi="Consolas" w:cs="Consolas"/>
            <w:color w:val="A6E22E"/>
            <w:sz w:val="27"/>
          </w:rPr>
          <w:t xml:space="preserve">                                &lt;span aria-hidden="true"&gt;×&lt;/span&gt;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34" w:author="Unknown"/>
          <w:rFonts w:ascii="Consolas" w:eastAsia="Times New Roman" w:hAnsi="Consolas" w:cs="Consolas"/>
          <w:color w:val="A6E22E"/>
          <w:sz w:val="27"/>
        </w:rPr>
      </w:pPr>
      <w:ins w:id="7535" w:author="Unknown">
        <w:r w:rsidRPr="0089304D">
          <w:rPr>
            <w:rFonts w:ascii="Consolas" w:eastAsia="Times New Roman" w:hAnsi="Consolas" w:cs="Consolas"/>
            <w:color w:val="A6E22E"/>
            <w:sz w:val="27"/>
          </w:rPr>
          <w:t xml:space="preserve">                                &lt;/button&gt;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36" w:author="Unknown"/>
          <w:rFonts w:ascii="Consolas" w:eastAsia="Times New Roman" w:hAnsi="Consolas" w:cs="Consolas"/>
          <w:color w:val="F8F8F2"/>
          <w:sz w:val="27"/>
        </w:rPr>
      </w:pPr>
      <w:ins w:id="7537"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38" w:author="Unknown"/>
          <w:rFonts w:ascii="Consolas" w:eastAsia="Times New Roman" w:hAnsi="Consolas" w:cs="Consolas"/>
          <w:color w:val="F8F8F2"/>
          <w:sz w:val="27"/>
        </w:rPr>
      </w:pPr>
      <w:ins w:id="75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0" w:author="Unknown"/>
          <w:rFonts w:ascii="Consolas" w:eastAsia="Times New Roman" w:hAnsi="Consolas" w:cs="Consolas"/>
          <w:color w:val="F8F8F2"/>
          <w:sz w:val="27"/>
        </w:rPr>
      </w:pPr>
      <w:ins w:id="7541" w:author="Unknown">
        <w:r w:rsidRPr="0089304D">
          <w:rPr>
            <w:rFonts w:ascii="Consolas" w:eastAsia="Times New Roman" w:hAnsi="Consolas" w:cs="Consolas"/>
            <w:color w:val="F8F8F2"/>
            <w:sz w:val="27"/>
          </w:rPr>
          <w:t xml:space="preserve">            message.innerHTML = </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2" w:author="Unknown"/>
          <w:rFonts w:ascii="Consolas" w:eastAsia="Times New Roman" w:hAnsi="Consolas" w:cs="Consolas"/>
          <w:color w:val="F8F8F2"/>
          <w:sz w:val="27"/>
        </w:rPr>
      </w:pPr>
      <w:ins w:id="7543"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4" w:author="Unknown"/>
          <w:rFonts w:ascii="Consolas" w:eastAsia="Times New Roman" w:hAnsi="Consolas" w:cs="Consolas"/>
          <w:color w:val="F8F8F2"/>
          <w:sz w:val="27"/>
        </w:rPr>
      </w:pPr>
      <w:ins w:id="7545" w:author="Unknown">
        <w:r w:rsidRPr="0089304D">
          <w:rPr>
            <w:rFonts w:ascii="Consolas" w:eastAsia="Times New Roman" w:hAnsi="Consolas" w:cs="Consolas"/>
            <w:color w:val="F8F8F2"/>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6" w:author="Unknown"/>
          <w:rFonts w:ascii="Consolas" w:eastAsia="Times New Roman" w:hAnsi="Consolas" w:cs="Consolas"/>
          <w:color w:val="F8F8F2"/>
          <w:sz w:val="27"/>
        </w:rPr>
      </w:pPr>
      <w:ins w:id="754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48" w:author="Unknown"/>
          <w:rFonts w:ascii="Consolas" w:eastAsia="Times New Roman" w:hAnsi="Consolas" w:cs="Consolas"/>
          <w:color w:val="F8F8F2"/>
          <w:sz w:val="27"/>
        </w:rPr>
      </w:pPr>
      <w:ins w:id="754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1" w:author="Unknown"/>
          <w:rFonts w:ascii="Consolas" w:eastAsia="Times New Roman" w:hAnsi="Consolas" w:cs="Consolas"/>
          <w:color w:val="F8F8F2"/>
          <w:sz w:val="27"/>
        </w:rPr>
      </w:pPr>
      <w:ins w:id="7552" w:author="Unknown">
        <w:r w:rsidRPr="0089304D">
          <w:rPr>
            <w:rFonts w:ascii="Consolas" w:eastAsia="Times New Roman" w:hAnsi="Consolas" w:cs="Consolas"/>
            <w:color w:val="8292A2"/>
            <w:sz w:val="27"/>
          </w:rPr>
          <w:t>// Add submit event listener to libraryForm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3" w:author="Unknown"/>
          <w:rFonts w:ascii="Consolas" w:eastAsia="Times New Roman" w:hAnsi="Consolas" w:cs="Consolas"/>
          <w:color w:val="F8F8F2"/>
          <w:sz w:val="27"/>
        </w:rPr>
      </w:pPr>
      <w:ins w:id="755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libraryForm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'libraryForm'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5" w:author="Unknown"/>
          <w:rFonts w:ascii="Consolas" w:eastAsia="Times New Roman" w:hAnsi="Consolas" w:cs="Consolas"/>
          <w:color w:val="F8F8F2"/>
          <w:sz w:val="27"/>
        </w:rPr>
      </w:pPr>
      <w:ins w:id="7556" w:author="Unknown">
        <w:r w:rsidRPr="0089304D">
          <w:rPr>
            <w:rFonts w:ascii="Consolas" w:eastAsia="Times New Roman" w:hAnsi="Consolas" w:cs="Consolas"/>
            <w:color w:val="F8F8F2"/>
            <w:sz w:val="27"/>
          </w:rPr>
          <w:t>libraryForm.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'submit'</w:t>
        </w:r>
        <w:r w:rsidRPr="0089304D">
          <w:rPr>
            <w:rFonts w:ascii="Consolas" w:eastAsia="Times New Roman" w:hAnsi="Consolas" w:cs="Consolas"/>
            <w:color w:val="F8F8F2"/>
            <w:sz w:val="27"/>
          </w:rPr>
          <w:t>, libraryFormSubmit);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58" w:author="Unknown"/>
          <w:rFonts w:ascii="Consolas" w:eastAsia="Times New Roman" w:hAnsi="Consolas" w:cs="Consolas"/>
          <w:color w:val="F8F8F2"/>
          <w:sz w:val="27"/>
        </w:rPr>
      </w:pPr>
      <w:ins w:id="755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libraryFormSubmit</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0" w:author="Unknown"/>
          <w:rFonts w:ascii="Consolas" w:eastAsia="Times New Roman" w:hAnsi="Consolas" w:cs="Consolas"/>
          <w:color w:val="F8F8F2"/>
          <w:sz w:val="27"/>
        </w:rPr>
      </w:pPr>
      <w:ins w:id="756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have submitted library form'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2" w:author="Unknown"/>
          <w:rFonts w:ascii="Consolas" w:eastAsia="Times New Roman" w:hAnsi="Consolas" w:cs="Consolas"/>
          <w:color w:val="F8F8F2"/>
          <w:sz w:val="27"/>
        </w:rPr>
      </w:pPr>
      <w:ins w:id="75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'bookName'</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4" w:author="Unknown"/>
          <w:rFonts w:ascii="Consolas" w:eastAsia="Times New Roman" w:hAnsi="Consolas" w:cs="Consolas"/>
          <w:color w:val="F8F8F2"/>
          <w:sz w:val="27"/>
        </w:rPr>
      </w:pPr>
      <w:ins w:id="756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author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'author'</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6" w:author="Unknown"/>
          <w:rFonts w:ascii="Consolas" w:eastAsia="Times New Roman" w:hAnsi="Consolas" w:cs="Consolas"/>
          <w:color w:val="F8F8F2"/>
          <w:sz w:val="27"/>
        </w:rPr>
      </w:pPr>
      <w:ins w:id="75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68" w:author="Unknown"/>
          <w:rFonts w:ascii="Consolas" w:eastAsia="Times New Roman" w:hAnsi="Consolas" w:cs="Consolas"/>
          <w:color w:val="F8F8F2"/>
          <w:sz w:val="27"/>
        </w:rPr>
      </w:pPr>
      <w:ins w:id="75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fiction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'fiction'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0" w:author="Unknown"/>
          <w:rFonts w:ascii="Consolas" w:eastAsia="Times New Roman" w:hAnsi="Consolas" w:cs="Consolas"/>
          <w:color w:val="F8F8F2"/>
          <w:sz w:val="27"/>
        </w:rPr>
      </w:pPr>
      <w:ins w:id="757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programming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'programming'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2" w:author="Unknown"/>
          <w:rFonts w:ascii="Consolas" w:eastAsia="Times New Roman" w:hAnsi="Consolas" w:cs="Consolas"/>
          <w:color w:val="F8F8F2"/>
          <w:sz w:val="27"/>
        </w:rPr>
      </w:pPr>
      <w:ins w:id="757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cooking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'cooking'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5" w:author="Unknown"/>
          <w:rFonts w:ascii="Consolas" w:eastAsia="Times New Roman" w:hAnsi="Consolas" w:cs="Consolas"/>
          <w:color w:val="F8F8F2"/>
          <w:sz w:val="27"/>
        </w:rPr>
      </w:pPr>
      <w:ins w:id="75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(fiction.checked)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7" w:author="Unknown"/>
          <w:rFonts w:ascii="Consolas" w:eastAsia="Times New Roman" w:hAnsi="Consolas" w:cs="Consolas"/>
          <w:color w:val="F8F8F2"/>
          <w:sz w:val="27"/>
        </w:rPr>
      </w:pPr>
      <w:ins w:id="7578" w:author="Unknown">
        <w:r w:rsidRPr="0089304D">
          <w:rPr>
            <w:rFonts w:ascii="Consolas" w:eastAsia="Times New Roman" w:hAnsi="Consolas" w:cs="Consolas"/>
            <w:color w:val="F8F8F2"/>
            <w:sz w:val="27"/>
          </w:rPr>
          <w:t xml:space="preserve">        type = fiction.value;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79" w:author="Unknown"/>
          <w:rFonts w:ascii="Consolas" w:eastAsia="Times New Roman" w:hAnsi="Consolas" w:cs="Consolas"/>
          <w:color w:val="F8F8F2"/>
          <w:sz w:val="27"/>
        </w:rPr>
      </w:pPr>
      <w:ins w:id="758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81" w:author="Unknown"/>
          <w:rFonts w:ascii="Consolas" w:eastAsia="Times New Roman" w:hAnsi="Consolas" w:cs="Consolas"/>
          <w:color w:val="F8F8F2"/>
          <w:sz w:val="27"/>
        </w:rPr>
      </w:pPr>
      <w:ins w:id="758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(programming.checked)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83" w:author="Unknown"/>
          <w:rFonts w:ascii="Consolas" w:eastAsia="Times New Roman" w:hAnsi="Consolas" w:cs="Consolas"/>
          <w:color w:val="F8F8F2"/>
          <w:sz w:val="27"/>
        </w:rPr>
      </w:pPr>
      <w:ins w:id="7584" w:author="Unknown">
        <w:r w:rsidRPr="0089304D">
          <w:rPr>
            <w:rFonts w:ascii="Consolas" w:eastAsia="Times New Roman" w:hAnsi="Consolas" w:cs="Consolas"/>
            <w:color w:val="F8F8F2"/>
            <w:sz w:val="27"/>
          </w:rPr>
          <w:t xml:space="preserve">        type = programming.value;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85" w:author="Unknown"/>
          <w:rFonts w:ascii="Consolas" w:eastAsia="Times New Roman" w:hAnsi="Consolas" w:cs="Consolas"/>
          <w:color w:val="F8F8F2"/>
          <w:sz w:val="27"/>
        </w:rPr>
      </w:pPr>
      <w:ins w:id="758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87" w:author="Unknown"/>
          <w:rFonts w:ascii="Consolas" w:eastAsia="Times New Roman" w:hAnsi="Consolas" w:cs="Consolas"/>
          <w:color w:val="F8F8F2"/>
          <w:sz w:val="27"/>
        </w:rPr>
      </w:pPr>
      <w:ins w:id="758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(cooking.checked)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89" w:author="Unknown"/>
          <w:rFonts w:ascii="Consolas" w:eastAsia="Times New Roman" w:hAnsi="Consolas" w:cs="Consolas"/>
          <w:color w:val="F8F8F2"/>
          <w:sz w:val="27"/>
        </w:rPr>
      </w:pPr>
      <w:ins w:id="7590" w:author="Unknown">
        <w:r w:rsidRPr="0089304D">
          <w:rPr>
            <w:rFonts w:ascii="Consolas" w:eastAsia="Times New Roman" w:hAnsi="Consolas" w:cs="Consolas"/>
            <w:color w:val="F8F8F2"/>
            <w:sz w:val="27"/>
          </w:rPr>
          <w:t xml:space="preserve">        type = cooking.value;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1" w:author="Unknown"/>
          <w:rFonts w:ascii="Consolas" w:eastAsia="Times New Roman" w:hAnsi="Consolas" w:cs="Consolas"/>
          <w:color w:val="F8F8F2"/>
          <w:sz w:val="27"/>
        </w:rPr>
      </w:pPr>
      <w:ins w:id="759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4" w:author="Unknown"/>
          <w:rFonts w:ascii="Consolas" w:eastAsia="Times New Roman" w:hAnsi="Consolas" w:cs="Consolas"/>
          <w:color w:val="F8F8F2"/>
          <w:sz w:val="27"/>
        </w:rPr>
      </w:pPr>
      <w:ins w:id="75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book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Book</w:t>
        </w:r>
        <w:r w:rsidRPr="0089304D">
          <w:rPr>
            <w:rFonts w:ascii="Consolas" w:eastAsia="Times New Roman" w:hAnsi="Consolas" w:cs="Consolas"/>
            <w:color w:val="F8F8F2"/>
            <w:sz w:val="27"/>
          </w:rPr>
          <w:t>(name, author, 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6" w:author="Unknown"/>
          <w:rFonts w:ascii="Consolas" w:eastAsia="Times New Roman" w:hAnsi="Consolas" w:cs="Consolas"/>
          <w:color w:val="F8F8F2"/>
          <w:sz w:val="27"/>
        </w:rPr>
      </w:pPr>
      <w:ins w:id="7597" w:author="Unknown">
        <w:r w:rsidRPr="0089304D">
          <w:rPr>
            <w:rFonts w:ascii="Consolas" w:eastAsia="Times New Roman" w:hAnsi="Consolas" w:cs="Consolas"/>
            <w:color w:val="F8F8F2"/>
            <w:sz w:val="27"/>
          </w:rPr>
          <w:lastRenderedPageBreak/>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599" w:author="Unknown"/>
          <w:rFonts w:ascii="Consolas" w:eastAsia="Times New Roman" w:hAnsi="Consolas" w:cs="Consolas"/>
          <w:color w:val="F8F8F2"/>
          <w:sz w:val="27"/>
        </w:rPr>
      </w:pPr>
      <w:ins w:id="76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display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2" w:author="Unknown"/>
          <w:rFonts w:ascii="Consolas" w:eastAsia="Times New Roman" w:hAnsi="Consolas" w:cs="Consolas"/>
          <w:color w:val="F8F8F2"/>
          <w:sz w:val="27"/>
        </w:rPr>
      </w:pPr>
      <w:ins w:id="76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validate</w:t>
        </w:r>
        <w:r w:rsidRPr="0089304D">
          <w:rPr>
            <w:rFonts w:ascii="Consolas" w:eastAsia="Times New Roman" w:hAnsi="Consolas" w:cs="Consolas"/>
            <w:color w:val="F8F8F2"/>
            <w:sz w:val="27"/>
          </w:rPr>
          <w:t>(book))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5" w:author="Unknown"/>
          <w:rFonts w:ascii="Consolas" w:eastAsia="Times New Roman" w:hAnsi="Consolas" w:cs="Consolas"/>
          <w:color w:val="F8F8F2"/>
          <w:sz w:val="27"/>
        </w:rPr>
      </w:pPr>
      <w:ins w:id="7606"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add</w:t>
        </w:r>
        <w:r w:rsidRPr="0089304D">
          <w:rPr>
            <w:rFonts w:ascii="Consolas" w:eastAsia="Times New Roman" w:hAnsi="Consolas" w:cs="Consolas"/>
            <w:color w:val="F8F8F2"/>
            <w:sz w:val="27"/>
          </w:rPr>
          <w:t>(book);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7" w:author="Unknown"/>
          <w:rFonts w:ascii="Consolas" w:eastAsia="Times New Roman" w:hAnsi="Consolas" w:cs="Consolas"/>
          <w:color w:val="F8F8F2"/>
          <w:sz w:val="27"/>
        </w:rPr>
      </w:pPr>
      <w:ins w:id="7608"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clear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09" w:author="Unknown"/>
          <w:rFonts w:ascii="Consolas" w:eastAsia="Times New Roman" w:hAnsi="Consolas" w:cs="Consolas"/>
          <w:color w:val="F8F8F2"/>
          <w:sz w:val="27"/>
        </w:rPr>
      </w:pPr>
      <w:ins w:id="7610"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'success'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'Your book has been successfully added'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11" w:author="Unknown"/>
          <w:rFonts w:ascii="Consolas" w:eastAsia="Times New Roman" w:hAnsi="Consolas" w:cs="Consolas"/>
          <w:color w:val="F8F8F2"/>
          <w:sz w:val="27"/>
        </w:rPr>
      </w:pPr>
      <w:ins w:id="761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13" w:author="Unknown"/>
          <w:rFonts w:ascii="Consolas" w:eastAsia="Times New Roman" w:hAnsi="Consolas" w:cs="Consolas"/>
          <w:color w:val="F8F8F2"/>
          <w:sz w:val="27"/>
        </w:rPr>
      </w:pPr>
      <w:ins w:id="761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15" w:author="Unknown"/>
          <w:rFonts w:ascii="Consolas" w:eastAsia="Times New Roman" w:hAnsi="Consolas" w:cs="Consolas"/>
          <w:color w:val="F8F8F2"/>
          <w:sz w:val="27"/>
        </w:rPr>
      </w:pPr>
      <w:ins w:id="761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Show error to the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17" w:author="Unknown"/>
          <w:rFonts w:ascii="Consolas" w:eastAsia="Times New Roman" w:hAnsi="Consolas" w:cs="Consolas"/>
          <w:color w:val="F8F8F2"/>
          <w:sz w:val="27"/>
        </w:rPr>
      </w:pPr>
      <w:ins w:id="7618" w:author="Unknown">
        <w:r w:rsidRPr="0089304D">
          <w:rPr>
            <w:rFonts w:ascii="Consolas" w:eastAsia="Times New Roman" w:hAnsi="Consolas" w:cs="Consolas"/>
            <w:color w:val="F8F8F2"/>
            <w:sz w:val="27"/>
          </w:rPr>
          <w:t xml:space="preserve">        display.</w:t>
        </w:r>
        <w:r w:rsidRPr="0089304D">
          <w:rPr>
            <w:rFonts w:ascii="Consolas" w:eastAsia="Times New Roman" w:hAnsi="Consolas" w:cs="Consolas"/>
            <w:color w:val="E6DB74"/>
            <w:sz w:val="27"/>
          </w:rPr>
          <w:t>show</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'danger'</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'Sorry you cannot add this book'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19" w:author="Unknown"/>
          <w:rFonts w:ascii="Consolas" w:eastAsia="Times New Roman" w:hAnsi="Consolas" w:cs="Consolas"/>
          <w:color w:val="F8F8F2"/>
          <w:sz w:val="27"/>
        </w:rPr>
      </w:pPr>
      <w:ins w:id="762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22" w:author="Unknown"/>
          <w:rFonts w:ascii="Consolas" w:eastAsia="Times New Roman" w:hAnsi="Consolas" w:cs="Consolas"/>
          <w:color w:val="F8F8F2"/>
          <w:sz w:val="27"/>
        </w:rPr>
      </w:pPr>
      <w:ins w:id="7623" w:author="Unknown">
        <w:r w:rsidRPr="0089304D">
          <w:rPr>
            <w:rFonts w:ascii="Consolas" w:eastAsia="Times New Roman" w:hAnsi="Consolas" w:cs="Consolas"/>
            <w:color w:val="F8F8F2"/>
            <w:sz w:val="27"/>
          </w:rPr>
          <w:t xml:space="preserve">    e.</w:t>
        </w:r>
        <w:r w:rsidRPr="0089304D">
          <w:rPr>
            <w:rFonts w:ascii="Consolas" w:eastAsia="Times New Roman" w:hAnsi="Consolas" w:cs="Consolas"/>
            <w:color w:val="E6DB74"/>
            <w:sz w:val="27"/>
          </w:rPr>
          <w:t>preventDefault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24" w:author="Unknown"/>
          <w:rFonts w:ascii="Consolas" w:eastAsia="Times New Roman" w:hAnsi="Consolas" w:cs="Consolas"/>
          <w:color w:val="F8F8F2"/>
          <w:sz w:val="27"/>
          <w:szCs w:val="27"/>
        </w:rPr>
      </w:pPr>
      <w:ins w:id="7625" w:author="Unknown">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What is Asynchronous Programming? | JavaScript Tutorial In Hindi #34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explore the concept of asynchronous programming in JavaScript, and see why it is important, and how we can use it to effectively handle potential blocking operations such as fetching resources from a server. Asynchronous programming is a fairly advanced JavaScript topic, and you are advised to watch the previous tutorials first before going through this.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xml:space="preserve">As we know that the JavaScript is single-threaded and can only handle one operation at a time. As there is a single execution thread for our program to </w:t>
      </w:r>
      <w:r w:rsidRPr="0089304D">
        <w:rPr>
          <w:rFonts w:ascii="Segoe UI" w:eastAsia="Times New Roman" w:hAnsi="Segoe UI" w:cs="Segoe UI"/>
          <w:color w:val="000000"/>
          <w:sz w:val="27"/>
          <w:szCs w:val="27"/>
        </w:rPr>
        <w:lastRenderedPageBreak/>
        <w:t>run, a question arises that how to execute a long-running operation without blocking the thread of execution? Well, welcome to asynchronous programming.</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626" w:author="Unknown"/>
          <w:rFonts w:ascii="Segoe UI" w:eastAsia="Times New Roman" w:hAnsi="Segoe UI" w:cs="Segoe UI"/>
          <w:b/>
          <w:bCs/>
          <w:color w:val="000000"/>
          <w:sz w:val="24"/>
          <w:szCs w:val="24"/>
        </w:rPr>
      </w:pPr>
      <w:ins w:id="7627" w:author="Unknown">
        <w:r w:rsidRPr="0089304D">
          <w:rPr>
            <w:rFonts w:ascii="Segoe UI" w:eastAsia="Times New Roman" w:hAnsi="Segoe UI" w:cs="Segoe UI"/>
            <w:b/>
            <w:bCs/>
            <w:color w:val="000000"/>
            <w:sz w:val="24"/>
            <w:szCs w:val="24"/>
          </w:rPr>
          <w:t>What is the difference between synchronous and asynchronous programming?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28" w:author="Unknown"/>
          <w:rFonts w:ascii="Segoe UI" w:eastAsia="Times New Roman" w:hAnsi="Segoe UI" w:cs="Segoe UI"/>
          <w:color w:val="000000"/>
          <w:sz w:val="27"/>
          <w:szCs w:val="27"/>
        </w:rPr>
      </w:pPr>
      <w:ins w:id="7629" w:author="Unknown">
        <w:r w:rsidRPr="0089304D">
          <w:rPr>
            <w:rFonts w:ascii="Segoe UI" w:eastAsia="Times New Roman" w:hAnsi="Segoe UI" w:cs="Segoe UI"/>
            <w:color w:val="000000"/>
            <w:sz w:val="27"/>
            <w:szCs w:val="27"/>
          </w:rPr>
          <w:t>In </w:t>
        </w:r>
        <w:r w:rsidRPr="0089304D">
          <w:rPr>
            <w:rFonts w:ascii="Segoe UI" w:eastAsia="Times New Roman" w:hAnsi="Segoe UI" w:cs="Segoe UI"/>
            <w:b/>
            <w:bCs/>
            <w:i/>
            <w:iCs/>
            <w:color w:val="000000"/>
            <w:sz w:val="27"/>
          </w:rPr>
          <w:t>synchronous</w:t>
        </w:r>
        <w:r w:rsidRPr="0089304D">
          <w:rPr>
            <w:rFonts w:ascii="Segoe UI" w:eastAsia="Times New Roman" w:hAnsi="Segoe UI" w:cs="Segoe UI"/>
            <w:b/>
            <w:bCs/>
            <w:color w:val="000000"/>
            <w:sz w:val="27"/>
          </w:rPr>
          <w:t> programming</w:t>
        </w:r>
        <w:r w:rsidRPr="0089304D">
          <w:rPr>
            <w:rFonts w:ascii="Segoe UI" w:eastAsia="Times New Roman" w:hAnsi="Segoe UI" w:cs="Segoe UI"/>
            <w:color w:val="000000"/>
            <w:sz w:val="27"/>
            <w:szCs w:val="27"/>
          </w:rPr>
          <w:t>, one thing happens at a time. When we call a function that performs a long-running action, it returns a result when the action has finished. This stops the program for the time the action takes. In contrast, </w:t>
        </w:r>
        <w:r w:rsidRPr="0089304D">
          <w:rPr>
            <w:rFonts w:ascii="Segoe UI" w:eastAsia="Times New Roman" w:hAnsi="Segoe UI" w:cs="Segoe UI"/>
            <w:b/>
            <w:bCs/>
            <w:i/>
            <w:iCs/>
            <w:color w:val="000000"/>
            <w:sz w:val="27"/>
          </w:rPr>
          <w:t>asynchronous</w:t>
        </w:r>
        <w:r w:rsidRPr="0089304D">
          <w:rPr>
            <w:rFonts w:ascii="Segoe UI" w:eastAsia="Times New Roman" w:hAnsi="Segoe UI" w:cs="Segoe UI"/>
            <w:b/>
            <w:bCs/>
            <w:color w:val="000000"/>
            <w:sz w:val="27"/>
          </w:rPr>
          <w:t> programming</w:t>
        </w:r>
        <w:r w:rsidRPr="0089304D">
          <w:rPr>
            <w:rFonts w:ascii="Segoe UI" w:eastAsia="Times New Roman" w:hAnsi="Segoe UI" w:cs="Segoe UI"/>
            <w:color w:val="000000"/>
            <w:sz w:val="27"/>
            <w:szCs w:val="27"/>
          </w:rPr>
          <w:t> allows multiple things to happen at the same time. When we start an action, the program continues to run. When the action finishes, the program is informed and gets the result.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30" w:author="Unknown"/>
          <w:rFonts w:ascii="Segoe UI" w:eastAsia="Times New Roman" w:hAnsi="Segoe UI" w:cs="Segoe UI"/>
          <w:color w:val="000000"/>
          <w:sz w:val="27"/>
          <w:szCs w:val="27"/>
        </w:rPr>
      </w:pPr>
      <w:ins w:id="7631" w:author="Unknown">
        <w:r w:rsidRPr="0089304D">
          <w:rPr>
            <w:rFonts w:ascii="Segoe UI" w:eastAsia="Times New Roman" w:hAnsi="Segoe UI" w:cs="Segoe UI"/>
            <w:color w:val="000000"/>
            <w:sz w:val="27"/>
            <w:szCs w:val="27"/>
          </w:rPr>
          <w:t>Let's compare synchronous and asynchronous programming using an example: a program that fetches two resources from the network and then combines results.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32" w:author="Unknown"/>
          <w:rFonts w:ascii="Segoe UI" w:eastAsia="Times New Roman" w:hAnsi="Segoe UI" w:cs="Segoe UI"/>
          <w:color w:val="000000"/>
          <w:sz w:val="27"/>
          <w:szCs w:val="27"/>
        </w:rPr>
      </w:pPr>
      <w:ins w:id="7633" w:author="Unknown">
        <w:r w:rsidRPr="0089304D">
          <w:rPr>
            <w:rFonts w:ascii="Segoe UI" w:eastAsia="Times New Roman" w:hAnsi="Segoe UI" w:cs="Segoe UI"/>
            <w:color w:val="000000"/>
            <w:sz w:val="27"/>
            <w:szCs w:val="27"/>
          </w:rPr>
          <w:t>In synchronous programming, where the request function returns only after it has done its work. To perform this task, we make the requests one after the other. Here the drawback is that the second request will be started only when the first has finished. Suppose the time taken by the first request is 12 seconds, and the time taken by the second request is 13 seconds, so the total time taken will be the sum of the two response times.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34" w:author="Unknown"/>
          <w:rFonts w:ascii="Segoe UI" w:eastAsia="Times New Roman" w:hAnsi="Segoe UI" w:cs="Segoe UI"/>
          <w:color w:val="000000"/>
          <w:sz w:val="27"/>
          <w:szCs w:val="27"/>
        </w:rPr>
      </w:pPr>
      <w:ins w:id="7635" w:author="Unknown">
        <w:r w:rsidRPr="0089304D">
          <w:rPr>
            <w:rFonts w:ascii="Segoe UI" w:eastAsia="Times New Roman" w:hAnsi="Segoe UI" w:cs="Segoe UI"/>
            <w:color w:val="000000"/>
            <w:sz w:val="27"/>
            <w:szCs w:val="27"/>
          </w:rPr>
          <w:t>In asynchronous programming, the functions that perform a slow action takes an extra argument, a </w:t>
        </w:r>
        <w:r w:rsidRPr="0089304D">
          <w:rPr>
            <w:rFonts w:ascii="Segoe UI" w:eastAsia="Times New Roman" w:hAnsi="Segoe UI" w:cs="Segoe UI"/>
            <w:i/>
            <w:iCs/>
            <w:color w:val="000000"/>
            <w:sz w:val="27"/>
          </w:rPr>
          <w:t>callback function</w:t>
        </w:r>
        <w:r w:rsidRPr="0089304D">
          <w:rPr>
            <w:rFonts w:ascii="Segoe UI" w:eastAsia="Times New Roman" w:hAnsi="Segoe UI" w:cs="Segoe UI"/>
            <w:color w:val="000000"/>
            <w:sz w:val="27"/>
            <w:szCs w:val="27"/>
          </w:rPr>
          <w:t>. The action is started, and when it finishes, the callback function is called with the result.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36" w:author="Unknown"/>
          <w:rFonts w:ascii="Segoe UI" w:eastAsia="Times New Roman" w:hAnsi="Segoe UI" w:cs="Segoe UI"/>
          <w:color w:val="000000"/>
          <w:sz w:val="27"/>
          <w:szCs w:val="27"/>
        </w:rPr>
      </w:pPr>
      <w:ins w:id="7637" w:author="Unknown">
        <w:r w:rsidRPr="0089304D">
          <w:rPr>
            <w:rFonts w:ascii="Segoe UI" w:eastAsia="Times New Roman" w:hAnsi="Segoe UI" w:cs="Segoe UI"/>
            <w:color w:val="000000"/>
            <w:sz w:val="27"/>
            <w:szCs w:val="27"/>
          </w:rPr>
          <w:t>For example, the setTimeout function waits a given number of milliseconds (a second is a thousand milliseconds) and then calls a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38" w:author="Unknown"/>
          <w:rFonts w:ascii="Consolas" w:eastAsia="Times New Roman" w:hAnsi="Consolas" w:cs="Consolas"/>
          <w:color w:val="F8F8F2"/>
          <w:sz w:val="27"/>
          <w:szCs w:val="27"/>
        </w:rPr>
      </w:pPr>
      <w:ins w:id="7639" w:author="Unknown">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"Tick"</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500</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7640" w:author="Unknown"/>
          <w:rFonts w:ascii="Segoe UI" w:eastAsia="Times New Roman" w:hAnsi="Segoe UI" w:cs="Segoe UI"/>
          <w:color w:val="000000"/>
          <w:sz w:val="27"/>
          <w:szCs w:val="27"/>
        </w:rPr>
      </w:pPr>
      <w:ins w:id="764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42" w:author="Unknown"/>
          <w:rFonts w:ascii="Segoe UI" w:eastAsia="Times New Roman" w:hAnsi="Segoe UI" w:cs="Segoe UI"/>
          <w:color w:val="000000"/>
          <w:sz w:val="27"/>
          <w:szCs w:val="27"/>
        </w:rPr>
      </w:pPr>
      <w:ins w:id="7643" w:author="Unknown">
        <w:r w:rsidRPr="0089304D">
          <w:rPr>
            <w:rFonts w:ascii="Segoe UI" w:eastAsia="Times New Roman" w:hAnsi="Segoe UI" w:cs="Segoe UI"/>
            <w:color w:val="000000"/>
            <w:sz w:val="27"/>
            <w:szCs w:val="27"/>
          </w:rPr>
          <w:t>Waiting is useful when doing something like updating an animation or checking whether something takes longer than a given amount of time.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44" w:author="Unknown"/>
          <w:rFonts w:ascii="Segoe UI" w:eastAsia="Times New Roman" w:hAnsi="Segoe UI" w:cs="Segoe UI"/>
          <w:color w:val="000000"/>
          <w:sz w:val="27"/>
          <w:szCs w:val="27"/>
        </w:rPr>
      </w:pPr>
      <w:ins w:id="7645" w:author="Unknown">
        <w:r w:rsidRPr="0089304D">
          <w:rPr>
            <w:rFonts w:ascii="Segoe UI" w:eastAsia="Times New Roman" w:hAnsi="Segoe UI" w:cs="Segoe UI"/>
            <w:color w:val="000000"/>
            <w:sz w:val="27"/>
            <w:szCs w:val="27"/>
          </w:rPr>
          <w:t>Performing multiple asynchronous actions in a row using callbacks means that we have to keep passing new functions to handle the program's continuation after the actions.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646" w:author="Unknown"/>
          <w:rFonts w:ascii="Segoe UI" w:eastAsia="Times New Roman" w:hAnsi="Segoe UI" w:cs="Segoe UI"/>
          <w:b/>
          <w:bCs/>
          <w:color w:val="000000"/>
          <w:sz w:val="24"/>
          <w:szCs w:val="24"/>
        </w:rPr>
      </w:pPr>
      <w:ins w:id="7647" w:author="Unknown">
        <w:r w:rsidRPr="0089304D">
          <w:rPr>
            <w:rFonts w:ascii="Segoe UI" w:eastAsia="Times New Roman" w:hAnsi="Segoe UI" w:cs="Segoe UI"/>
            <w:b/>
            <w:bCs/>
            <w:color w:val="000000"/>
            <w:sz w:val="24"/>
            <w:szCs w:val="24"/>
          </w:rPr>
          <w:t>Summary:-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48" w:author="Unknown"/>
          <w:rFonts w:ascii="Segoe UI" w:eastAsia="Times New Roman" w:hAnsi="Segoe UI" w:cs="Segoe UI"/>
          <w:color w:val="000000"/>
          <w:sz w:val="27"/>
          <w:szCs w:val="27"/>
        </w:rPr>
      </w:pPr>
      <w:ins w:id="7649" w:author="Unknown">
        <w:r w:rsidRPr="0089304D">
          <w:rPr>
            <w:rFonts w:ascii="Segoe UI" w:eastAsia="Times New Roman" w:hAnsi="Segoe UI" w:cs="Segoe UI"/>
            <w:color w:val="000000"/>
            <w:sz w:val="27"/>
            <w:szCs w:val="27"/>
          </w:rPr>
          <w:lastRenderedPageBreak/>
          <w:t>Asynchronous code does not have to wait; the program can continue to run. The asynchronous programming makes it possible to express waiting for long-running actions without stopping the program during these actions. JavaScript usually implements this style of programming using callbacks.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50" w:author="Unknown"/>
          <w:rFonts w:ascii="Segoe UI" w:eastAsia="Times New Roman" w:hAnsi="Segoe UI" w:cs="Segoe UI"/>
          <w:color w:val="000000"/>
          <w:sz w:val="27"/>
          <w:szCs w:val="27"/>
        </w:rPr>
      </w:pPr>
      <w:ins w:id="7651" w:author="Unknown">
        <w:r w:rsidRPr="0089304D">
          <w:rPr>
            <w:rFonts w:ascii="Segoe UI" w:eastAsia="Times New Roman" w:hAnsi="Segoe UI" w:cs="Segoe UI"/>
            <w:color w:val="000000"/>
            <w:sz w:val="27"/>
            <w:szCs w:val="27"/>
          </w:rPr>
          <w:t>Asynchronous programming is made easier by using promises, objects that represent actions that might complete in the future, and async functions, which allow us to write an asynchronous program as if it were synchronous.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652" w:author="Unknown"/>
          <w:rFonts w:ascii="Segoe UI" w:eastAsia="Times New Roman" w:hAnsi="Segoe UI" w:cs="Segoe UI"/>
          <w:color w:val="000000"/>
          <w:sz w:val="27"/>
          <w:szCs w:val="27"/>
        </w:rPr>
      </w:pPr>
      <w:ins w:id="765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654" w:author="Unknown"/>
          <w:rFonts w:ascii="Segoe UI" w:eastAsia="Times New Roman" w:hAnsi="Segoe UI" w:cs="Segoe UI"/>
          <w:b/>
          <w:bCs/>
          <w:color w:val="000000"/>
          <w:sz w:val="24"/>
          <w:szCs w:val="24"/>
        </w:rPr>
      </w:pPr>
      <w:ins w:id="7655" w:author="Unknown">
        <w:r w:rsidRPr="0089304D">
          <w:rPr>
            <w:rFonts w:ascii="Segoe UI" w:eastAsia="Times New Roman" w:hAnsi="Segoe UI" w:cs="Segoe UI"/>
            <w:b/>
            <w:bCs/>
            <w:color w:val="000000"/>
            <w:sz w:val="24"/>
            <w:szCs w:val="24"/>
          </w:rPr>
          <w:t>Code website.html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56" w:author="Unknown"/>
          <w:rFonts w:ascii="Consolas" w:eastAsia="Times New Roman" w:hAnsi="Consolas" w:cs="Consolas"/>
          <w:color w:val="F8F8F2"/>
          <w:sz w:val="27"/>
        </w:rPr>
      </w:pPr>
      <w:ins w:id="765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58" w:author="Unknown"/>
          <w:rFonts w:ascii="Consolas" w:eastAsia="Times New Roman" w:hAnsi="Consolas" w:cs="Consolas"/>
          <w:color w:val="F8F8F2"/>
          <w:sz w:val="27"/>
        </w:rPr>
      </w:pPr>
      <w:ins w:id="765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0" w:author="Unknown"/>
          <w:rFonts w:ascii="Consolas" w:eastAsia="Times New Roman" w:hAnsi="Consolas" w:cs="Consolas"/>
          <w:color w:val="F8F8F2"/>
          <w:sz w:val="27"/>
        </w:rPr>
      </w:pPr>
      <w:ins w:id="766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2" w:author="Unknown"/>
          <w:rFonts w:ascii="Consolas" w:eastAsia="Times New Roman" w:hAnsi="Consolas" w:cs="Consolas"/>
          <w:color w:val="F8F8F2"/>
          <w:sz w:val="27"/>
        </w:rPr>
      </w:pPr>
      <w:ins w:id="76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4" w:author="Unknown"/>
          <w:rFonts w:ascii="Consolas" w:eastAsia="Times New Roman" w:hAnsi="Consolas" w:cs="Consolas"/>
          <w:color w:val="F8F8F2"/>
          <w:sz w:val="27"/>
        </w:rPr>
      </w:pPr>
      <w:ins w:id="76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6" w:author="Unknown"/>
          <w:rFonts w:ascii="Consolas" w:eastAsia="Times New Roman" w:hAnsi="Consolas" w:cs="Consolas"/>
          <w:color w:val="F8F8F2"/>
          <w:sz w:val="27"/>
        </w:rPr>
      </w:pPr>
      <w:ins w:id="76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68" w:author="Unknown"/>
          <w:rFonts w:ascii="Consolas" w:eastAsia="Times New Roman" w:hAnsi="Consolas" w:cs="Consolas"/>
          <w:color w:val="F8F8F2"/>
          <w:sz w:val="27"/>
        </w:rPr>
      </w:pPr>
      <w:ins w:id="76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70" w:author="Unknown"/>
          <w:rFonts w:ascii="Consolas" w:eastAsia="Times New Roman" w:hAnsi="Consolas" w:cs="Consolas"/>
          <w:color w:val="F8F8F2"/>
          <w:sz w:val="27"/>
        </w:rPr>
      </w:pPr>
      <w:ins w:id="767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72" w:author="Unknown"/>
          <w:rFonts w:ascii="Consolas" w:eastAsia="Times New Roman" w:hAnsi="Consolas" w:cs="Consolas"/>
          <w:color w:val="F8F8F2"/>
          <w:sz w:val="27"/>
        </w:rPr>
      </w:pPr>
      <w:ins w:id="767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74" w:author="Unknown"/>
          <w:rFonts w:ascii="Consolas" w:eastAsia="Times New Roman" w:hAnsi="Consolas" w:cs="Consolas"/>
          <w:color w:val="F8F8F2"/>
          <w:sz w:val="27"/>
        </w:rPr>
      </w:pPr>
      <w:ins w:id="76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76" w:author="Unknown"/>
          <w:rFonts w:ascii="Consolas" w:eastAsia="Times New Roman" w:hAnsi="Consolas" w:cs="Consolas"/>
          <w:color w:val="F8F8F2"/>
          <w:sz w:val="27"/>
        </w:rPr>
      </w:pPr>
      <w:ins w:id="76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78" w:author="Unknown"/>
          <w:rFonts w:ascii="Consolas" w:eastAsia="Times New Roman" w:hAnsi="Consolas" w:cs="Consolas"/>
          <w:color w:val="F8F8F2"/>
          <w:sz w:val="27"/>
        </w:rPr>
      </w:pPr>
      <w:ins w:id="76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1" w:author="Unknown"/>
          <w:rFonts w:ascii="Consolas" w:eastAsia="Times New Roman" w:hAnsi="Consolas" w:cs="Consolas"/>
          <w:color w:val="F8F8F2"/>
          <w:sz w:val="27"/>
        </w:rPr>
      </w:pPr>
      <w:ins w:id="76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3" w:author="Unknown"/>
          <w:rFonts w:ascii="Consolas" w:eastAsia="Times New Roman" w:hAnsi="Consolas" w:cs="Consolas"/>
          <w:color w:val="F8F8F2"/>
          <w:sz w:val="27"/>
        </w:rPr>
      </w:pPr>
      <w:ins w:id="76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5" w:author="Unknown"/>
          <w:rFonts w:ascii="Consolas" w:eastAsia="Times New Roman" w:hAnsi="Consolas" w:cs="Consolas"/>
          <w:color w:val="F8F8F2"/>
          <w:sz w:val="27"/>
        </w:rPr>
      </w:pPr>
      <w:ins w:id="76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7" w:author="Unknown"/>
          <w:rFonts w:ascii="Consolas" w:eastAsia="Times New Roman" w:hAnsi="Consolas" w:cs="Consolas"/>
          <w:color w:val="F8F8F2"/>
          <w:sz w:val="27"/>
        </w:rPr>
      </w:pPr>
      <w:ins w:id="76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89" w:author="Unknown"/>
          <w:rFonts w:ascii="Consolas" w:eastAsia="Times New Roman" w:hAnsi="Consolas" w:cs="Consolas"/>
          <w:color w:val="F8F8F2"/>
          <w:sz w:val="27"/>
        </w:rPr>
      </w:pPr>
      <w:ins w:id="76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91" w:author="Unknown"/>
          <w:rFonts w:ascii="Consolas" w:eastAsia="Times New Roman" w:hAnsi="Consolas" w:cs="Consolas"/>
          <w:color w:val="F8F8F2"/>
          <w:sz w:val="27"/>
        </w:rPr>
      </w:pPr>
      <w:ins w:id="769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93" w:author="Unknown"/>
          <w:rFonts w:ascii="Consolas" w:eastAsia="Times New Roman" w:hAnsi="Consolas" w:cs="Consolas"/>
          <w:color w:val="F8F8F2"/>
          <w:sz w:val="27"/>
        </w:rPr>
      </w:pPr>
      <w:ins w:id="76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95" w:author="Unknown"/>
          <w:rFonts w:ascii="Consolas" w:eastAsia="Times New Roman" w:hAnsi="Consolas" w:cs="Consolas"/>
          <w:color w:val="F8F8F2"/>
          <w:sz w:val="27"/>
        </w:rPr>
      </w:pPr>
      <w:ins w:id="76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97" w:author="Unknown"/>
          <w:rFonts w:ascii="Consolas" w:eastAsia="Times New Roman" w:hAnsi="Consolas" w:cs="Consolas"/>
          <w:color w:val="F8F8F2"/>
          <w:sz w:val="27"/>
        </w:rPr>
      </w:pPr>
      <w:ins w:id="76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699" w:author="Unknown"/>
          <w:rFonts w:ascii="Consolas" w:eastAsia="Times New Roman" w:hAnsi="Consolas" w:cs="Consolas"/>
          <w:color w:val="F8F8F2"/>
          <w:sz w:val="27"/>
        </w:rPr>
      </w:pPr>
      <w:ins w:id="77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1" w:author="Unknown"/>
          <w:rFonts w:ascii="Consolas" w:eastAsia="Times New Roman" w:hAnsi="Consolas" w:cs="Consolas"/>
          <w:color w:val="F8F8F2"/>
          <w:sz w:val="27"/>
        </w:rPr>
      </w:pPr>
      <w:ins w:id="77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3" w:author="Unknown"/>
          <w:rFonts w:ascii="Consolas" w:eastAsia="Times New Roman" w:hAnsi="Consolas" w:cs="Consolas"/>
          <w:color w:val="F8F8F2"/>
          <w:sz w:val="27"/>
        </w:rPr>
      </w:pPr>
      <w:ins w:id="77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5" w:author="Unknown"/>
          <w:rFonts w:ascii="Consolas" w:eastAsia="Times New Roman" w:hAnsi="Consolas" w:cs="Consolas"/>
          <w:color w:val="F8F8F2"/>
          <w:sz w:val="27"/>
        </w:rPr>
      </w:pPr>
      <w:ins w:id="77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7" w:author="Unknown"/>
          <w:rFonts w:ascii="Consolas" w:eastAsia="Times New Roman" w:hAnsi="Consolas" w:cs="Consolas"/>
          <w:color w:val="F8F8F2"/>
          <w:sz w:val="27"/>
        </w:rPr>
      </w:pPr>
      <w:ins w:id="77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09" w:author="Unknown"/>
          <w:rFonts w:ascii="Consolas" w:eastAsia="Times New Roman" w:hAnsi="Consolas" w:cs="Consolas"/>
          <w:color w:val="F8F8F2"/>
          <w:sz w:val="27"/>
        </w:rPr>
      </w:pPr>
      <w:ins w:id="7710"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11" w:author="Unknown"/>
          <w:rFonts w:ascii="Consolas" w:eastAsia="Times New Roman" w:hAnsi="Consolas" w:cs="Consolas"/>
          <w:color w:val="F8F8F2"/>
          <w:sz w:val="27"/>
        </w:rPr>
      </w:pPr>
      <w:ins w:id="77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13" w:author="Unknown"/>
          <w:rFonts w:ascii="Consolas" w:eastAsia="Times New Roman" w:hAnsi="Consolas" w:cs="Consolas"/>
          <w:color w:val="F8F8F2"/>
          <w:sz w:val="27"/>
        </w:rPr>
      </w:pPr>
      <w:ins w:id="771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15" w:author="Unknown"/>
          <w:rFonts w:ascii="Consolas" w:eastAsia="Times New Roman" w:hAnsi="Consolas" w:cs="Consolas"/>
          <w:color w:val="F8F8F2"/>
          <w:sz w:val="27"/>
        </w:rPr>
      </w:pPr>
      <w:ins w:id="77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17" w:author="Unknown"/>
          <w:rFonts w:ascii="Consolas" w:eastAsia="Times New Roman" w:hAnsi="Consolas" w:cs="Consolas"/>
          <w:color w:val="F8F8F2"/>
          <w:sz w:val="27"/>
        </w:rPr>
      </w:pPr>
      <w:ins w:id="77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19" w:author="Unknown"/>
          <w:rFonts w:ascii="Consolas" w:eastAsia="Times New Roman" w:hAnsi="Consolas" w:cs="Consolas"/>
          <w:color w:val="F8F8F2"/>
          <w:sz w:val="27"/>
        </w:rPr>
      </w:pPr>
      <w:ins w:id="77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1" w:author="Unknown"/>
          <w:rFonts w:ascii="Consolas" w:eastAsia="Times New Roman" w:hAnsi="Consolas" w:cs="Consolas"/>
          <w:color w:val="F8F8F2"/>
          <w:sz w:val="27"/>
        </w:rPr>
      </w:pPr>
      <w:ins w:id="77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3" w:author="Unknown"/>
          <w:rFonts w:ascii="Consolas" w:eastAsia="Times New Roman" w:hAnsi="Consolas" w:cs="Consolas"/>
          <w:color w:val="F8F8F2"/>
          <w:sz w:val="27"/>
        </w:rPr>
      </w:pPr>
      <w:ins w:id="77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5" w:author="Unknown"/>
          <w:rFonts w:ascii="Consolas" w:eastAsia="Times New Roman" w:hAnsi="Consolas" w:cs="Consolas"/>
          <w:color w:val="F8F8F2"/>
          <w:sz w:val="27"/>
        </w:rPr>
      </w:pPr>
      <w:ins w:id="77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7" w:author="Unknown"/>
          <w:rFonts w:ascii="Consolas" w:eastAsia="Times New Roman" w:hAnsi="Consolas" w:cs="Consolas"/>
          <w:color w:val="F8F8F2"/>
          <w:sz w:val="27"/>
        </w:rPr>
      </w:pPr>
      <w:ins w:id="772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29" w:author="Unknown"/>
          <w:rFonts w:ascii="Consolas" w:eastAsia="Times New Roman" w:hAnsi="Consolas" w:cs="Consolas"/>
          <w:color w:val="F8F8F2"/>
          <w:sz w:val="27"/>
        </w:rPr>
      </w:pPr>
      <w:ins w:id="7730"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31" w:author="Unknown"/>
          <w:rFonts w:ascii="Consolas" w:eastAsia="Times New Roman" w:hAnsi="Consolas" w:cs="Consolas"/>
          <w:color w:val="F8F8F2"/>
          <w:sz w:val="27"/>
        </w:rPr>
      </w:pPr>
      <w:ins w:id="7732"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33" w:author="Unknown"/>
          <w:rFonts w:ascii="Consolas" w:eastAsia="Times New Roman" w:hAnsi="Consolas" w:cs="Consolas"/>
          <w:color w:val="F8F8F2"/>
          <w:sz w:val="27"/>
        </w:rPr>
      </w:pPr>
      <w:ins w:id="7734"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35" w:author="Unknown"/>
          <w:rFonts w:ascii="Consolas" w:eastAsia="Times New Roman" w:hAnsi="Consolas" w:cs="Consolas"/>
          <w:color w:val="F8F8F2"/>
          <w:sz w:val="27"/>
        </w:rPr>
      </w:pPr>
      <w:ins w:id="7736"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37" w:author="Unknown"/>
          <w:rFonts w:ascii="Consolas" w:eastAsia="Times New Roman" w:hAnsi="Consolas" w:cs="Consolas"/>
          <w:color w:val="F8F8F2"/>
          <w:sz w:val="27"/>
        </w:rPr>
      </w:pPr>
      <w:ins w:id="7738"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39" w:author="Unknown"/>
          <w:rFonts w:ascii="Consolas" w:eastAsia="Times New Roman" w:hAnsi="Consolas" w:cs="Consolas"/>
          <w:color w:val="F8F8F2"/>
          <w:sz w:val="27"/>
        </w:rPr>
      </w:pPr>
      <w:ins w:id="7740"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1" w:author="Unknown"/>
          <w:rFonts w:ascii="Consolas" w:eastAsia="Times New Roman" w:hAnsi="Consolas" w:cs="Consolas"/>
          <w:color w:val="F8F8F2"/>
          <w:sz w:val="27"/>
        </w:rPr>
      </w:pPr>
      <w:ins w:id="7742"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3" w:author="Unknown"/>
          <w:rFonts w:ascii="Consolas" w:eastAsia="Times New Roman" w:hAnsi="Consolas" w:cs="Consolas"/>
          <w:color w:val="F8F8F2"/>
          <w:sz w:val="27"/>
        </w:rPr>
      </w:pPr>
      <w:ins w:id="7744" w:author="Unknown">
        <w:r w:rsidRPr="0089304D">
          <w:rPr>
            <w:rFonts w:ascii="Consolas" w:eastAsia="Times New Roman" w:hAnsi="Consolas" w:cs="Consolas"/>
            <w:color w:val="8292A2"/>
            <w:sz w:val="27"/>
          </w:rPr>
          <w:lastRenderedPageBreak/>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5" w:author="Unknown"/>
          <w:rFonts w:ascii="Consolas" w:eastAsia="Times New Roman" w:hAnsi="Consolas" w:cs="Consolas"/>
          <w:color w:val="F8F8F2"/>
          <w:sz w:val="27"/>
        </w:rPr>
      </w:pPr>
      <w:ins w:id="7746"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7" w:author="Unknown"/>
          <w:rFonts w:ascii="Consolas" w:eastAsia="Times New Roman" w:hAnsi="Consolas" w:cs="Consolas"/>
          <w:color w:val="F8F8F2"/>
          <w:sz w:val="27"/>
        </w:rPr>
      </w:pPr>
      <w:ins w:id="7748"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49" w:author="Unknown"/>
          <w:rFonts w:ascii="Consolas" w:eastAsia="Times New Roman" w:hAnsi="Consolas" w:cs="Consolas"/>
          <w:color w:val="F8F8F2"/>
          <w:sz w:val="27"/>
        </w:rPr>
      </w:pPr>
      <w:ins w:id="7750"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51" w:author="Unknown"/>
          <w:rFonts w:ascii="Consolas" w:eastAsia="Times New Roman" w:hAnsi="Consolas" w:cs="Consolas"/>
          <w:color w:val="F8F8F2"/>
          <w:sz w:val="27"/>
        </w:rPr>
      </w:pPr>
      <w:ins w:id="7752"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53" w:author="Unknown"/>
          <w:rFonts w:ascii="Consolas" w:eastAsia="Times New Roman" w:hAnsi="Consolas" w:cs="Consolas"/>
          <w:color w:val="F8F8F2"/>
          <w:sz w:val="27"/>
        </w:rPr>
      </w:pPr>
      <w:ins w:id="7754"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55" w:author="Unknown"/>
          <w:rFonts w:ascii="Consolas" w:eastAsia="Times New Roman" w:hAnsi="Consolas" w:cs="Consolas"/>
          <w:color w:val="F8F8F2"/>
          <w:sz w:val="27"/>
        </w:rPr>
      </w:pPr>
      <w:ins w:id="7756"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57" w:author="Unknown"/>
          <w:rFonts w:ascii="Consolas" w:eastAsia="Times New Roman" w:hAnsi="Consolas" w:cs="Consolas"/>
          <w:color w:val="F8F8F2"/>
          <w:sz w:val="27"/>
        </w:rPr>
      </w:pPr>
      <w:ins w:id="7758"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59" w:author="Unknown"/>
          <w:rFonts w:ascii="Consolas" w:eastAsia="Times New Roman" w:hAnsi="Consolas" w:cs="Consolas"/>
          <w:color w:val="F8F8F2"/>
          <w:sz w:val="27"/>
        </w:rPr>
      </w:pPr>
      <w:ins w:id="7760"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61" w:author="Unknown"/>
          <w:rFonts w:ascii="Consolas" w:eastAsia="Times New Roman" w:hAnsi="Consolas" w:cs="Consolas"/>
          <w:color w:val="F8F8F2"/>
          <w:sz w:val="27"/>
        </w:rPr>
      </w:pPr>
      <w:ins w:id="776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js/tut34.js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63" w:author="Unknown"/>
          <w:rFonts w:ascii="Consolas" w:eastAsia="Times New Roman" w:hAnsi="Consolas" w:cs="Consolas"/>
          <w:color w:val="F8F8F2"/>
          <w:sz w:val="27"/>
        </w:rPr>
      </w:pPr>
      <w:ins w:id="776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7765" w:author="Unknown"/>
          <w:rFonts w:ascii="Segoe UI" w:eastAsia="Times New Roman" w:hAnsi="Segoe UI" w:cs="Segoe UI"/>
          <w:color w:val="000000"/>
          <w:sz w:val="27"/>
          <w:szCs w:val="27"/>
        </w:rPr>
      </w:pPr>
      <w:ins w:id="776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767" w:author="Unknown"/>
          <w:rFonts w:ascii="Segoe UI" w:eastAsia="Times New Roman" w:hAnsi="Segoe UI" w:cs="Segoe UI"/>
          <w:b/>
          <w:bCs/>
          <w:color w:val="000000"/>
          <w:sz w:val="24"/>
          <w:szCs w:val="24"/>
        </w:rPr>
      </w:pPr>
      <w:ins w:id="7768" w:author="Unknown">
        <w:r w:rsidRPr="0089304D">
          <w:rPr>
            <w:rFonts w:ascii="Segoe UI" w:eastAsia="Times New Roman" w:hAnsi="Segoe UI" w:cs="Segoe UI"/>
            <w:b/>
            <w:bCs/>
            <w:color w:val="000000"/>
            <w:sz w:val="24"/>
            <w:szCs w:val="24"/>
          </w:rPr>
          <w:t>Code tut34.js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69" w:author="Unknown"/>
          <w:rFonts w:ascii="Consolas" w:eastAsia="Times New Roman" w:hAnsi="Consolas" w:cs="Consolas"/>
          <w:color w:val="F8F8F2"/>
          <w:sz w:val="27"/>
        </w:rPr>
      </w:pPr>
      <w:ins w:id="777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72" w:author="Unknown"/>
          <w:rFonts w:ascii="Consolas" w:eastAsia="Times New Roman" w:hAnsi="Consolas" w:cs="Consolas"/>
          <w:color w:val="F8F8F2"/>
          <w:sz w:val="27"/>
        </w:rPr>
      </w:pPr>
      <w:ins w:id="7773" w:author="Unknown">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74" w:author="Unknown"/>
          <w:rFonts w:ascii="Consolas" w:eastAsia="Times New Roman" w:hAnsi="Consolas" w:cs="Consolas"/>
          <w:color w:val="F8F8F2"/>
          <w:sz w:val="27"/>
        </w:rPr>
      </w:pPr>
      <w:ins w:id="777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index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index &lt; </w:t>
        </w:r>
        <w:r w:rsidRPr="0089304D">
          <w:rPr>
            <w:rFonts w:ascii="Consolas" w:eastAsia="Times New Roman" w:hAnsi="Consolas" w:cs="Consolas"/>
            <w:color w:val="AE81FF"/>
            <w:sz w:val="27"/>
          </w:rPr>
          <w:t>4005</w:t>
        </w:r>
        <w:r w:rsidRPr="0089304D">
          <w:rPr>
            <w:rFonts w:ascii="Consolas" w:eastAsia="Times New Roman" w:hAnsi="Consolas" w:cs="Consolas"/>
            <w:color w:val="F8F8F2"/>
            <w:sz w:val="27"/>
          </w:rPr>
          <w:t>;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76" w:author="Unknown"/>
          <w:rFonts w:ascii="Consolas" w:eastAsia="Times New Roman" w:hAnsi="Consolas" w:cs="Consolas"/>
          <w:color w:val="F8F8F2"/>
          <w:sz w:val="27"/>
        </w:rPr>
      </w:pPr>
      <w:ins w:id="777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element =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78" w:author="Unknown"/>
          <w:rFonts w:ascii="Consolas" w:eastAsia="Times New Roman" w:hAnsi="Consolas" w:cs="Consolas"/>
          <w:color w:val="F8F8F2"/>
          <w:sz w:val="27"/>
        </w:rPr>
      </w:pPr>
      <w:ins w:id="777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index number"</w:t>
        </w:r>
        <w:r w:rsidRPr="0089304D">
          <w:rPr>
            <w:rFonts w:ascii="Consolas" w:eastAsia="Times New Roman" w:hAnsi="Consolas" w:cs="Consolas"/>
            <w:color w:val="F8F8F2"/>
            <w:sz w:val="27"/>
          </w:rPr>
          <w:t xml:space="preserve"> +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0" w:author="Unknown"/>
          <w:rFonts w:ascii="Consolas" w:eastAsia="Times New Roman" w:hAnsi="Consolas" w:cs="Consolas"/>
          <w:color w:val="F8F8F2"/>
          <w:sz w:val="27"/>
        </w:rPr>
      </w:pPr>
      <w:ins w:id="778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2" w:author="Unknown"/>
          <w:rFonts w:ascii="Consolas" w:eastAsia="Times New Roman" w:hAnsi="Consolas" w:cs="Consolas"/>
          <w:color w:val="F8F8F2"/>
          <w:sz w:val="27"/>
        </w:rPr>
      </w:pPr>
      <w:ins w:id="778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4" w:author="Unknown"/>
          <w:rFonts w:ascii="Consolas" w:eastAsia="Times New Roman" w:hAnsi="Consolas" w:cs="Consolas"/>
          <w:color w:val="F8F8F2"/>
          <w:sz w:val="27"/>
        </w:rPr>
      </w:pPr>
      <w:ins w:id="77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100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789" w:author="Unknown"/>
          <w:rFonts w:ascii="Consolas" w:eastAsia="Times New Roman" w:hAnsi="Consolas" w:cs="Consolas"/>
          <w:color w:val="F8F8F2"/>
          <w:sz w:val="27"/>
        </w:rPr>
      </w:pPr>
      <w:ins w:id="779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'done printing'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7791" w:author="Unknown"/>
          <w:rFonts w:ascii="Segoe UI" w:eastAsia="Times New Roman" w:hAnsi="Segoe UI" w:cs="Segoe UI"/>
          <w:color w:val="000000"/>
          <w:sz w:val="27"/>
          <w:szCs w:val="27"/>
        </w:rPr>
      </w:pPr>
      <w:ins w:id="779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7793" w:author="Unknown"/>
          <w:rFonts w:ascii="Segoe UI" w:eastAsia="Times New Roman" w:hAnsi="Segoe UI" w:cs="Segoe UI"/>
          <w:color w:val="000000"/>
          <w:sz w:val="27"/>
          <w:szCs w:val="27"/>
        </w:rPr>
      </w:pPr>
      <w:ins w:id="7794" w:author="Unknown">
        <w:r w:rsidRPr="0089304D">
          <w:rPr>
            <w:rFonts w:ascii="Segoe UI" w:eastAsia="Times New Roman" w:hAnsi="Segoe UI" w:cs="Segoe UI"/>
            <w:b/>
            <w:bCs/>
            <w:color w:val="000000"/>
            <w:sz w:val="27"/>
          </w:rPr>
          <w:lastRenderedPageBreak/>
          <w:t>Previous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Ajax tutorial in hindi | JavaScript Tutorial In Hindi #35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this tutorial, we will learn what Ajax is and how it works. If you want to learn </w:t>
      </w:r>
      <w:r w:rsidRPr="0089304D">
        <w:rPr>
          <w:rFonts w:ascii="Segoe UI" w:eastAsia="Times New Roman" w:hAnsi="Segoe UI" w:cs="Segoe UI"/>
          <w:b/>
          <w:bCs/>
          <w:color w:val="000000"/>
          <w:sz w:val="27"/>
        </w:rPr>
        <w:t>AJAX</w:t>
      </w:r>
      <w:r w:rsidRPr="0089304D">
        <w:rPr>
          <w:rFonts w:ascii="Segoe UI" w:eastAsia="Times New Roman" w:hAnsi="Segoe UI" w:cs="Segoe UI"/>
          <w:color w:val="000000"/>
          <w:sz w:val="27"/>
          <w:szCs w:val="27"/>
        </w:rPr>
        <w:t> quickly, then you are at right place. In this tutorial, we will not only learn AJAX theoretically but also learn how to implement the AJAX concept in programming.</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Ajax stands for </w:t>
      </w:r>
      <w:r w:rsidRPr="0089304D">
        <w:rPr>
          <w:rFonts w:ascii="Segoe UI" w:eastAsia="Times New Roman" w:hAnsi="Segoe UI" w:cs="Segoe UI"/>
          <w:b/>
          <w:bCs/>
          <w:color w:val="000000"/>
          <w:sz w:val="27"/>
        </w:rPr>
        <w:t>A</w:t>
      </w:r>
      <w:r w:rsidRPr="0089304D">
        <w:rPr>
          <w:rFonts w:ascii="Segoe UI" w:eastAsia="Times New Roman" w:hAnsi="Segoe UI" w:cs="Segoe UI"/>
          <w:color w:val="000000"/>
          <w:sz w:val="27"/>
          <w:szCs w:val="27"/>
        </w:rPr>
        <w:t>synchronous </w:t>
      </w:r>
      <w:r w:rsidRPr="0089304D">
        <w:rPr>
          <w:rFonts w:ascii="Segoe UI" w:eastAsia="Times New Roman" w:hAnsi="Segoe UI" w:cs="Segoe UI"/>
          <w:b/>
          <w:bCs/>
          <w:color w:val="000000"/>
          <w:sz w:val="27"/>
        </w:rPr>
        <w:t>J</w:t>
      </w:r>
      <w:r w:rsidRPr="0089304D">
        <w:rPr>
          <w:rFonts w:ascii="Segoe UI" w:eastAsia="Times New Roman" w:hAnsi="Segoe UI" w:cs="Segoe UI"/>
          <w:color w:val="000000"/>
          <w:sz w:val="27"/>
          <w:szCs w:val="27"/>
        </w:rPr>
        <w:t>avaScript </w:t>
      </w:r>
      <w:r w:rsidRPr="0089304D">
        <w:rPr>
          <w:rFonts w:ascii="Segoe UI" w:eastAsia="Times New Roman" w:hAnsi="Segoe UI" w:cs="Segoe UI"/>
          <w:b/>
          <w:bCs/>
          <w:color w:val="000000"/>
          <w:sz w:val="27"/>
        </w:rPr>
        <w:t>A</w:t>
      </w:r>
      <w:r w:rsidRPr="0089304D">
        <w:rPr>
          <w:rFonts w:ascii="Segoe UI" w:eastAsia="Times New Roman" w:hAnsi="Segoe UI" w:cs="Segoe UI"/>
          <w:color w:val="000000"/>
          <w:sz w:val="27"/>
          <w:szCs w:val="27"/>
        </w:rPr>
        <w:t>nd </w:t>
      </w:r>
      <w:r w:rsidRPr="0089304D">
        <w:rPr>
          <w:rFonts w:ascii="Segoe UI" w:eastAsia="Times New Roman" w:hAnsi="Segoe UI" w:cs="Segoe UI"/>
          <w:b/>
          <w:bCs/>
          <w:color w:val="000000"/>
          <w:sz w:val="27"/>
        </w:rPr>
        <w:t>XML</w:t>
      </w:r>
      <w:r w:rsidRPr="0089304D">
        <w:rPr>
          <w:rFonts w:ascii="Segoe UI" w:eastAsia="Times New Roman" w:hAnsi="Segoe UI" w:cs="Segoe UI"/>
          <w:color w:val="000000"/>
          <w:sz w:val="27"/>
          <w:szCs w:val="27"/>
        </w:rPr>
        <w:t>. Ajax loads the data from the server and updating the parts of a web page selectively without reloading the whole page.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795" w:author="Unknown"/>
          <w:rFonts w:ascii="Segoe UI" w:eastAsia="Times New Roman" w:hAnsi="Segoe UI" w:cs="Segoe UI"/>
          <w:b/>
          <w:bCs/>
          <w:color w:val="000000"/>
          <w:sz w:val="24"/>
          <w:szCs w:val="24"/>
        </w:rPr>
      </w:pPr>
      <w:ins w:id="7796" w:author="Unknown">
        <w:r w:rsidRPr="0089304D">
          <w:rPr>
            <w:rFonts w:ascii="Segoe UI" w:eastAsia="Times New Roman" w:hAnsi="Segoe UI" w:cs="Segoe UI"/>
            <w:b/>
            <w:bCs/>
            <w:color w:val="000000"/>
            <w:sz w:val="24"/>
            <w:szCs w:val="24"/>
          </w:rPr>
          <w:t>Introduction of AJAX:-</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797" w:author="Unknown"/>
          <w:rFonts w:ascii="Segoe UI" w:eastAsia="Times New Roman" w:hAnsi="Segoe UI" w:cs="Segoe UI"/>
          <w:color w:val="000000"/>
          <w:sz w:val="27"/>
          <w:szCs w:val="27"/>
        </w:rPr>
      </w:pPr>
      <w:ins w:id="7798" w:author="Unknown">
        <w:r w:rsidRPr="0089304D">
          <w:rPr>
            <w:rFonts w:ascii="Segoe UI" w:eastAsia="Times New Roman" w:hAnsi="Segoe UI" w:cs="Segoe UI"/>
            <w:color w:val="000000"/>
            <w:sz w:val="27"/>
            <w:szCs w:val="27"/>
          </w:rPr>
          <w:t>AJAX is a technique for creating faster, and more interactive web applications with the help of XML, HTML, CSS, and JavaScript. It is a web browser technology which is independent of web server software.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799" w:author="Unknown"/>
          <w:rFonts w:ascii="Segoe UI" w:eastAsia="Times New Roman" w:hAnsi="Segoe UI" w:cs="Segoe UI"/>
          <w:color w:val="000000"/>
          <w:sz w:val="27"/>
          <w:szCs w:val="27"/>
        </w:rPr>
      </w:pPr>
      <w:ins w:id="7800" w:author="Unknown">
        <w:r w:rsidRPr="0089304D">
          <w:rPr>
            <w:rFonts w:ascii="Segoe UI" w:eastAsia="Times New Roman" w:hAnsi="Segoe UI" w:cs="Segoe UI"/>
            <w:color w:val="000000"/>
            <w:sz w:val="27"/>
            <w:szCs w:val="27"/>
          </w:rPr>
          <w:t>AJAX use of the built-in browser </w:t>
        </w:r>
        <w:r w:rsidRPr="0089304D">
          <w:rPr>
            <w:rFonts w:ascii="Segoe UI" w:eastAsia="Times New Roman" w:hAnsi="Segoe UI" w:cs="Segoe UI"/>
            <w:b/>
            <w:bCs/>
            <w:color w:val="000000"/>
            <w:sz w:val="27"/>
          </w:rPr>
          <w:t>XMLHttpRequest </w:t>
        </w:r>
        <w:r w:rsidRPr="0089304D">
          <w:rPr>
            <w:rFonts w:ascii="Segoe UI" w:eastAsia="Times New Roman" w:hAnsi="Segoe UI" w:cs="Segoe UI"/>
            <w:color w:val="000000"/>
            <w:sz w:val="27"/>
            <w:szCs w:val="27"/>
          </w:rPr>
          <w:t>(XHR) objects to send and receive information to and from a web server asynchronously, in the background, without blocking the page or interfering with the user's experience.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01" w:author="Unknown"/>
          <w:rFonts w:ascii="Segoe UI" w:eastAsia="Times New Roman" w:hAnsi="Segoe UI" w:cs="Segoe UI"/>
          <w:color w:val="000000"/>
          <w:sz w:val="27"/>
          <w:szCs w:val="27"/>
        </w:rPr>
      </w:pPr>
      <w:ins w:id="7802" w:author="Unknown">
        <w:r w:rsidRPr="0089304D">
          <w:rPr>
            <w:rFonts w:ascii="Segoe UI" w:eastAsia="Times New Roman" w:hAnsi="Segoe UI" w:cs="Segoe UI"/>
            <w:color w:val="000000"/>
            <w:sz w:val="27"/>
            <w:szCs w:val="27"/>
          </w:rPr>
          <w:t>Ajax uses XHTML for the content, CSS for designing, along with Document Object Model and JavaScript for dynamic content display. Before AJAX technology, the web applications transmit information to and from the server using synchronous requests. It this we fill out a form, hit submit, and get directed to a new page with new information from the server. But with AJAX, when we hit submit, JavaScript will make a request to the server, interpret the results, and update the current screen.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03" w:author="Unknown"/>
          <w:rFonts w:ascii="Segoe UI" w:eastAsia="Times New Roman" w:hAnsi="Segoe UI" w:cs="Segoe UI"/>
          <w:color w:val="000000"/>
          <w:sz w:val="27"/>
          <w:szCs w:val="27"/>
        </w:rPr>
      </w:pPr>
      <w:ins w:id="7804" w:author="Unknown">
        <w:r w:rsidRPr="0089304D">
          <w:rPr>
            <w:rFonts w:ascii="Segoe UI" w:eastAsia="Times New Roman" w:hAnsi="Segoe UI" w:cs="Segoe UI"/>
            <w:color w:val="000000"/>
            <w:sz w:val="27"/>
            <w:szCs w:val="27"/>
          </w:rPr>
          <w:t>We can guess the popularity of AJAX, such that we hardly find an application that doesn't use Ajax to some extent. The example of Ajax-driven online applications are Gmail, Google Maps, YouTube, Facebook, and so many other applications.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805" w:author="Unknown"/>
          <w:rFonts w:ascii="Segoe UI" w:eastAsia="Times New Roman" w:hAnsi="Segoe UI" w:cs="Segoe UI"/>
          <w:b/>
          <w:bCs/>
          <w:color w:val="000000"/>
          <w:sz w:val="24"/>
          <w:szCs w:val="24"/>
        </w:rPr>
      </w:pPr>
      <w:ins w:id="7806" w:author="Unknown">
        <w:r w:rsidRPr="0089304D">
          <w:rPr>
            <w:rFonts w:ascii="Segoe UI" w:eastAsia="Times New Roman" w:hAnsi="Segoe UI" w:cs="Segoe UI"/>
            <w:b/>
            <w:bCs/>
            <w:color w:val="000000"/>
            <w:sz w:val="24"/>
            <w:szCs w:val="24"/>
          </w:rPr>
          <w:t>How Does AJAX Work?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07" w:author="Unknown"/>
          <w:rFonts w:ascii="Segoe UI" w:eastAsia="Times New Roman" w:hAnsi="Segoe UI" w:cs="Segoe UI"/>
          <w:color w:val="000000"/>
          <w:sz w:val="27"/>
          <w:szCs w:val="27"/>
        </w:rPr>
      </w:pPr>
      <w:ins w:id="7808" w:author="Unknown">
        <w:r w:rsidRPr="0089304D">
          <w:rPr>
            <w:rFonts w:ascii="Segoe UI" w:eastAsia="Times New Roman" w:hAnsi="Segoe UI" w:cs="Segoe UI"/>
            <w:color w:val="000000"/>
            <w:sz w:val="27"/>
            <w:szCs w:val="27"/>
          </w:rPr>
          <w:lastRenderedPageBreak/>
          <w:t>JavaScript and XML combine to make asynchronous updating happen through the use of something called an XMLHttpRequest (XHR) object. When the user visits a web page which is designed using AJAX technology, and a prescribed event occurs (a button, or fills out a form) the JavaScript creates an XMLHttpRequest (XHR) object, which then transfers data in an XML format between a web browser and a web. The XMLHttpRequest(XHR) object sends a request for updated page data to the web server, the server process the request, a response is created at server-side and sent back to the browser, which then uses JavaScript to process the response and display it on the screen as updated content.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09" w:author="Unknown"/>
          <w:rFonts w:ascii="Segoe UI" w:eastAsia="Times New Roman" w:hAnsi="Segoe UI" w:cs="Segoe UI"/>
          <w:color w:val="000000"/>
          <w:sz w:val="27"/>
          <w:szCs w:val="27"/>
        </w:rPr>
      </w:pPr>
      <w:ins w:id="7810"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11"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7315200" cy="3761105"/>
            <wp:effectExtent l="19050" t="0" r="0" b="0"/>
            <wp:docPr id="57" name="Picture 57" descr="https://api.codewithharry.com/media/videoSeriesFiles/courseFiles/javascript-tutorials-in-hindi-3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pi.codewithharry.com/media/videoSeriesFiles/courseFiles/javascript-tutorials-in-hindi-35/base64.png"/>
                    <pic:cNvPicPr>
                      <a:picLocks noChangeAspect="1" noChangeArrowheads="1"/>
                    </pic:cNvPicPr>
                  </pic:nvPicPr>
                  <pic:blipFill>
                    <a:blip r:embed="rId50"/>
                    <a:srcRect/>
                    <a:stretch>
                      <a:fillRect/>
                    </a:stretch>
                  </pic:blipFill>
                  <pic:spPr bwMode="auto">
                    <a:xfrm>
                      <a:off x="0" y="0"/>
                      <a:ext cx="7315200" cy="376110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12" w:author="Unknown"/>
          <w:rFonts w:ascii="Segoe UI" w:eastAsia="Times New Roman" w:hAnsi="Segoe UI" w:cs="Segoe UI"/>
          <w:color w:val="000000"/>
          <w:sz w:val="27"/>
          <w:szCs w:val="27"/>
        </w:rPr>
      </w:pPr>
      <w:ins w:id="781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814" w:author="Unknown"/>
          <w:rFonts w:ascii="Segoe UI" w:eastAsia="Times New Roman" w:hAnsi="Segoe UI" w:cs="Segoe UI"/>
          <w:b/>
          <w:bCs/>
          <w:color w:val="000000"/>
          <w:sz w:val="24"/>
          <w:szCs w:val="24"/>
        </w:rPr>
      </w:pPr>
      <w:ins w:id="7815" w:author="Unknown">
        <w:r w:rsidRPr="0089304D">
          <w:rPr>
            <w:rFonts w:ascii="Segoe UI" w:eastAsia="Times New Roman" w:hAnsi="Segoe UI" w:cs="Segoe UI"/>
            <w:b/>
            <w:bCs/>
            <w:color w:val="000000"/>
            <w:sz w:val="24"/>
            <w:szCs w:val="24"/>
          </w:rPr>
          <w:t>Summary:-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16" w:author="Unknown"/>
          <w:rFonts w:ascii="Segoe UI" w:eastAsia="Times New Roman" w:hAnsi="Segoe UI" w:cs="Segoe UI"/>
          <w:color w:val="000000"/>
          <w:sz w:val="27"/>
          <w:szCs w:val="27"/>
        </w:rPr>
      </w:pPr>
      <w:ins w:id="7817" w:author="Unknown">
        <w:r w:rsidRPr="0089304D">
          <w:rPr>
            <w:rFonts w:ascii="Segoe UI" w:eastAsia="Times New Roman" w:hAnsi="Segoe UI" w:cs="Segoe UI"/>
            <w:color w:val="000000"/>
            <w:sz w:val="27"/>
            <w:szCs w:val="27"/>
          </w:rPr>
          <w:t xml:space="preserve">The JavaScript automates the updating process, the request for updated content is formatted in XML to make it understandable, and JavaScript again refreshes the relevant content for the user viewing the page. Whereas the AJAX technique ignores extraneous page data and only handles requests for updated information and the updated information itself. This shows the AJAX's </w:t>
        </w:r>
        <w:r w:rsidRPr="0089304D">
          <w:rPr>
            <w:rFonts w:ascii="Segoe UI" w:eastAsia="Times New Roman" w:hAnsi="Segoe UI" w:cs="Segoe UI"/>
            <w:color w:val="000000"/>
            <w:sz w:val="27"/>
            <w:szCs w:val="27"/>
          </w:rPr>
          <w:lastRenderedPageBreak/>
          <w:t>effectiveness, as it makes the websites and applications that use AJAX faster and more responsive to users.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7818" w:author="Unknown"/>
          <w:rFonts w:ascii="Segoe UI" w:eastAsia="Times New Roman" w:hAnsi="Segoe UI" w:cs="Segoe UI"/>
          <w:color w:val="000000"/>
          <w:sz w:val="27"/>
          <w:szCs w:val="27"/>
        </w:rPr>
      </w:pPr>
      <w:ins w:id="7819"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820" w:author="Unknown"/>
          <w:rFonts w:ascii="Segoe UI" w:eastAsia="Times New Roman" w:hAnsi="Segoe UI" w:cs="Segoe UI"/>
          <w:b/>
          <w:bCs/>
          <w:color w:val="000000"/>
          <w:sz w:val="24"/>
          <w:szCs w:val="24"/>
        </w:rPr>
      </w:pPr>
      <w:ins w:id="7821" w:author="Unknown">
        <w:r w:rsidRPr="0089304D">
          <w:rPr>
            <w:rFonts w:ascii="Segoe UI" w:eastAsia="Times New Roman" w:hAnsi="Segoe UI" w:cs="Segoe UI"/>
            <w:b/>
            <w:bCs/>
            <w:color w:val="000000"/>
            <w:sz w:val="24"/>
            <w:szCs w:val="24"/>
          </w:rPr>
          <w:t>Code ajax.html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2" w:author="Unknown"/>
          <w:rFonts w:ascii="Consolas" w:eastAsia="Times New Roman" w:hAnsi="Consolas" w:cs="Consolas"/>
          <w:color w:val="F8F8F2"/>
          <w:sz w:val="27"/>
        </w:rPr>
      </w:pPr>
      <w:ins w:id="782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4" w:author="Unknown"/>
          <w:rFonts w:ascii="Consolas" w:eastAsia="Times New Roman" w:hAnsi="Consolas" w:cs="Consolas"/>
          <w:color w:val="F8F8F2"/>
          <w:sz w:val="27"/>
        </w:rPr>
      </w:pPr>
      <w:ins w:id="782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7" w:author="Unknown"/>
          <w:rFonts w:ascii="Consolas" w:eastAsia="Times New Roman" w:hAnsi="Consolas" w:cs="Consolas"/>
          <w:color w:val="F8F8F2"/>
          <w:sz w:val="27"/>
        </w:rPr>
      </w:pPr>
      <w:ins w:id="782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29" w:author="Unknown"/>
          <w:rFonts w:ascii="Consolas" w:eastAsia="Times New Roman" w:hAnsi="Consolas" w:cs="Consolas"/>
          <w:color w:val="F8F8F2"/>
          <w:sz w:val="27"/>
        </w:rPr>
      </w:pPr>
      <w:ins w:id="783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Required meta tags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31" w:author="Unknown"/>
          <w:rFonts w:ascii="Consolas" w:eastAsia="Times New Roman" w:hAnsi="Consolas" w:cs="Consolas"/>
          <w:color w:val="F8F8F2"/>
          <w:sz w:val="27"/>
        </w:rPr>
      </w:pPr>
      <w:ins w:id="78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33" w:author="Unknown"/>
          <w:rFonts w:ascii="Consolas" w:eastAsia="Times New Roman" w:hAnsi="Consolas" w:cs="Consolas"/>
          <w:color w:val="F8F8F2"/>
          <w:sz w:val="27"/>
        </w:rPr>
      </w:pPr>
      <w:ins w:id="78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 shrink-to-fit=no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3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36" w:author="Unknown"/>
          <w:rFonts w:ascii="Consolas" w:eastAsia="Times New Roman" w:hAnsi="Consolas" w:cs="Consolas"/>
          <w:color w:val="F8F8F2"/>
          <w:sz w:val="27"/>
        </w:rPr>
      </w:pPr>
      <w:ins w:id="783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Bootstrap CSS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38" w:author="Unknown"/>
          <w:rFonts w:ascii="Consolas" w:eastAsia="Times New Roman" w:hAnsi="Consolas" w:cs="Consolas"/>
          <w:color w:val="F92672"/>
          <w:sz w:val="27"/>
        </w:rPr>
      </w:pPr>
      <w:ins w:id="78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0" w:author="Unknown"/>
          <w:rFonts w:ascii="Consolas" w:eastAsia="Times New Roman" w:hAnsi="Consolas" w:cs="Consolas"/>
          <w:color w:val="F8F8F2"/>
          <w:sz w:val="27"/>
        </w:rPr>
      </w:pPr>
      <w:ins w:id="784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3" w:author="Unknown"/>
          <w:rFonts w:ascii="Consolas" w:eastAsia="Times New Roman" w:hAnsi="Consolas" w:cs="Consolas"/>
          <w:color w:val="F8F8F2"/>
          <w:sz w:val="27"/>
        </w:rPr>
      </w:pPr>
      <w:ins w:id="78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&gt;Ajax in one video - CodeWithHarry&lt;/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5" w:author="Unknown"/>
          <w:rFonts w:ascii="Consolas" w:eastAsia="Times New Roman" w:hAnsi="Consolas" w:cs="Consolas"/>
          <w:color w:val="F8F8F2"/>
          <w:sz w:val="27"/>
        </w:rPr>
      </w:pPr>
      <w:ins w:id="784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48" w:author="Unknown"/>
          <w:rFonts w:ascii="Consolas" w:eastAsia="Times New Roman" w:hAnsi="Consolas" w:cs="Consolas"/>
          <w:color w:val="F8F8F2"/>
          <w:sz w:val="27"/>
        </w:rPr>
      </w:pPr>
      <w:ins w:id="784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0" w:author="Unknown"/>
          <w:rFonts w:ascii="Consolas" w:eastAsia="Times New Roman" w:hAnsi="Consolas" w:cs="Consolas"/>
          <w:color w:val="F8F8F2"/>
          <w:sz w:val="27"/>
        </w:rPr>
      </w:pPr>
      <w:ins w:id="78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&gt;Ajax tutorial&lt;/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2" w:author="Unknown"/>
          <w:rFonts w:ascii="Consolas" w:eastAsia="Times New Roman" w:hAnsi="Consolas" w:cs="Consolas"/>
          <w:color w:val="F8F8F2"/>
          <w:sz w:val="27"/>
        </w:rPr>
      </w:pPr>
      <w:ins w:id="78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fetchBtn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4" w:author="Unknown"/>
          <w:rFonts w:ascii="Consolas" w:eastAsia="Times New Roman" w:hAnsi="Consolas" w:cs="Consolas"/>
          <w:color w:val="F8F8F2"/>
          <w:sz w:val="27"/>
        </w:rPr>
      </w:pPr>
      <w:ins w:id="78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popBtn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btn-secondary</w:t>
        </w:r>
        <w:r w:rsidRPr="0089304D">
          <w:rPr>
            <w:rFonts w:ascii="Consolas" w:eastAsia="Times New Roman" w:hAnsi="Consolas" w:cs="Consolas"/>
            <w:color w:val="F8F8F2"/>
            <w:sz w:val="27"/>
          </w:rPr>
          <w:t>"&gt;Populate&lt;/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7" w:author="Unknown"/>
          <w:rFonts w:ascii="Consolas" w:eastAsia="Times New Roman" w:hAnsi="Consolas" w:cs="Consolas"/>
          <w:color w:val="F8F8F2"/>
          <w:sz w:val="27"/>
        </w:rPr>
      </w:pPr>
      <w:ins w:id="78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59" w:author="Unknown"/>
          <w:rFonts w:ascii="Consolas" w:eastAsia="Times New Roman" w:hAnsi="Consolas" w:cs="Consolas"/>
          <w:color w:val="F8F8F2"/>
          <w:sz w:val="27"/>
        </w:rPr>
      </w:pPr>
      <w:ins w:id="78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&gt;Employee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1" w:author="Unknown"/>
          <w:rFonts w:ascii="Consolas" w:eastAsia="Times New Roman" w:hAnsi="Consolas" w:cs="Consolas"/>
          <w:color w:val="F8F8F2"/>
          <w:sz w:val="27"/>
        </w:rPr>
      </w:pPr>
      <w:ins w:id="78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list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4" w:author="Unknown"/>
          <w:rFonts w:ascii="Consolas" w:eastAsia="Times New Roman" w:hAnsi="Consolas" w:cs="Consolas"/>
          <w:color w:val="F8F8F2"/>
          <w:sz w:val="27"/>
        </w:rPr>
      </w:pPr>
      <w:ins w:id="78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6" w:author="Unknown"/>
          <w:rFonts w:ascii="Consolas" w:eastAsia="Times New Roman" w:hAnsi="Consolas" w:cs="Consolas"/>
          <w:color w:val="F8F8F2"/>
          <w:sz w:val="27"/>
        </w:rPr>
      </w:pPr>
      <w:ins w:id="78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6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70" w:author="Unknown"/>
          <w:rFonts w:ascii="Consolas" w:eastAsia="Times New Roman" w:hAnsi="Consolas" w:cs="Consolas"/>
          <w:color w:val="F8F8F2"/>
          <w:sz w:val="27"/>
        </w:rPr>
      </w:pPr>
      <w:ins w:id="787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Optional JavaScript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72" w:author="Unknown"/>
          <w:rFonts w:ascii="Consolas" w:eastAsia="Times New Roman" w:hAnsi="Consolas" w:cs="Consolas"/>
          <w:color w:val="F8F8F2"/>
          <w:sz w:val="27"/>
        </w:rPr>
      </w:pPr>
      <w:ins w:id="787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jQuery first, then Popper.js, then Bootstrap JS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74" w:author="Unknown"/>
          <w:rFonts w:ascii="Consolas" w:eastAsia="Times New Roman" w:hAnsi="Consolas" w:cs="Consolas"/>
          <w:color w:val="F92672"/>
          <w:sz w:val="27"/>
        </w:rPr>
      </w:pPr>
      <w:ins w:id="78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76" w:author="Unknown"/>
          <w:rFonts w:ascii="Consolas" w:eastAsia="Times New Roman" w:hAnsi="Consolas" w:cs="Consolas"/>
          <w:color w:val="F92672"/>
          <w:sz w:val="27"/>
        </w:rPr>
      </w:pPr>
      <w:ins w:id="787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78" w:author="Unknown"/>
          <w:rFonts w:ascii="Consolas" w:eastAsia="Times New Roman" w:hAnsi="Consolas" w:cs="Consolas"/>
          <w:color w:val="F8F8F2"/>
          <w:sz w:val="27"/>
        </w:rPr>
      </w:pPr>
      <w:ins w:id="787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0" w:author="Unknown"/>
          <w:rFonts w:ascii="Consolas" w:eastAsia="Times New Roman" w:hAnsi="Consolas" w:cs="Consolas"/>
          <w:color w:val="F92672"/>
          <w:sz w:val="27"/>
        </w:rPr>
      </w:pPr>
      <w:ins w:id="78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2" w:author="Unknown"/>
          <w:rFonts w:ascii="Consolas" w:eastAsia="Times New Roman" w:hAnsi="Consolas" w:cs="Consolas"/>
          <w:color w:val="F92672"/>
          <w:sz w:val="27"/>
        </w:rPr>
      </w:pPr>
      <w:ins w:id="788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4" w:author="Unknown"/>
          <w:rFonts w:ascii="Consolas" w:eastAsia="Times New Roman" w:hAnsi="Consolas" w:cs="Consolas"/>
          <w:color w:val="F8F8F2"/>
          <w:sz w:val="27"/>
        </w:rPr>
      </w:pPr>
      <w:ins w:id="788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6" w:author="Unknown"/>
          <w:rFonts w:ascii="Consolas" w:eastAsia="Times New Roman" w:hAnsi="Consolas" w:cs="Consolas"/>
          <w:color w:val="F92672"/>
          <w:sz w:val="27"/>
        </w:rPr>
      </w:pPr>
      <w:ins w:id="78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88" w:author="Unknown"/>
          <w:rFonts w:ascii="Consolas" w:eastAsia="Times New Roman" w:hAnsi="Consolas" w:cs="Consolas"/>
          <w:color w:val="F92672"/>
          <w:sz w:val="27"/>
        </w:rPr>
      </w:pPr>
      <w:ins w:id="788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90" w:author="Unknown"/>
          <w:rFonts w:ascii="Consolas" w:eastAsia="Times New Roman" w:hAnsi="Consolas" w:cs="Consolas"/>
          <w:color w:val="F8F8F2"/>
          <w:sz w:val="27"/>
        </w:rPr>
      </w:pPr>
      <w:ins w:id="789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92" w:author="Unknown"/>
          <w:rFonts w:ascii="Consolas" w:eastAsia="Times New Roman" w:hAnsi="Consolas" w:cs="Consolas"/>
          <w:color w:val="F8F8F2"/>
          <w:sz w:val="27"/>
        </w:rPr>
      </w:pPr>
      <w:ins w:id="789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js/ajax.js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94" w:author="Unknown"/>
          <w:rFonts w:ascii="Consolas" w:eastAsia="Times New Roman" w:hAnsi="Consolas" w:cs="Consolas"/>
          <w:color w:val="F8F8F2"/>
          <w:sz w:val="27"/>
        </w:rPr>
      </w:pPr>
      <w:ins w:id="789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897" w:author="Unknown"/>
          <w:rFonts w:ascii="Consolas" w:eastAsia="Times New Roman" w:hAnsi="Consolas" w:cs="Consolas"/>
          <w:color w:val="F8F8F2"/>
          <w:sz w:val="27"/>
        </w:rPr>
      </w:pPr>
      <w:ins w:id="789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7899" w:author="Unknown"/>
          <w:rFonts w:ascii="Segoe UI" w:eastAsia="Times New Roman" w:hAnsi="Segoe UI" w:cs="Segoe UI"/>
          <w:color w:val="000000"/>
          <w:sz w:val="27"/>
          <w:szCs w:val="27"/>
        </w:rPr>
      </w:pPr>
      <w:ins w:id="790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7901" w:author="Unknown"/>
          <w:rFonts w:ascii="Segoe UI" w:eastAsia="Times New Roman" w:hAnsi="Segoe UI" w:cs="Segoe UI"/>
          <w:b/>
          <w:bCs/>
          <w:color w:val="000000"/>
          <w:sz w:val="24"/>
          <w:szCs w:val="24"/>
        </w:rPr>
      </w:pPr>
      <w:ins w:id="7902" w:author="Unknown">
        <w:r w:rsidRPr="0089304D">
          <w:rPr>
            <w:rFonts w:ascii="Segoe UI" w:eastAsia="Times New Roman" w:hAnsi="Segoe UI" w:cs="Segoe UI"/>
            <w:b/>
            <w:bCs/>
            <w:color w:val="000000"/>
            <w:sz w:val="24"/>
            <w:szCs w:val="24"/>
          </w:rPr>
          <w:t>Code ajax.js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03" w:author="Unknown"/>
          <w:rFonts w:ascii="Consolas" w:eastAsia="Times New Roman" w:hAnsi="Consolas" w:cs="Consolas"/>
          <w:color w:val="F8F8F2"/>
          <w:sz w:val="27"/>
        </w:rPr>
      </w:pPr>
      <w:ins w:id="790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"Ajax tutorial in one video"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07" w:author="Unknown"/>
          <w:rFonts w:ascii="Consolas" w:eastAsia="Times New Roman" w:hAnsi="Consolas" w:cs="Consolas"/>
          <w:color w:val="F8F8F2"/>
          <w:sz w:val="27"/>
        </w:rPr>
      </w:pPr>
      <w:ins w:id="790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fetchBtn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'fetchBtn'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09" w:author="Unknown"/>
          <w:rFonts w:ascii="Consolas" w:eastAsia="Times New Roman" w:hAnsi="Consolas" w:cs="Consolas"/>
          <w:color w:val="F8F8F2"/>
          <w:sz w:val="27"/>
        </w:rPr>
      </w:pPr>
      <w:ins w:id="7910" w:author="Unknown">
        <w:r w:rsidRPr="0089304D">
          <w:rPr>
            <w:rFonts w:ascii="Consolas" w:eastAsia="Times New Roman" w:hAnsi="Consolas" w:cs="Consolas"/>
            <w:color w:val="F8F8F2"/>
            <w:sz w:val="27"/>
          </w:rPr>
          <w:t>fetchBtn.</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buttonClickHandler)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2" w:author="Unknown"/>
          <w:rFonts w:ascii="Consolas" w:eastAsia="Times New Roman" w:hAnsi="Consolas" w:cs="Consolas"/>
          <w:color w:val="F8F8F2"/>
          <w:sz w:val="27"/>
        </w:rPr>
      </w:pPr>
      <w:ins w:id="7913"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buttonClickHandler</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4" w:author="Unknown"/>
          <w:rFonts w:ascii="Consolas" w:eastAsia="Times New Roman" w:hAnsi="Consolas" w:cs="Consolas"/>
          <w:color w:val="F8F8F2"/>
          <w:sz w:val="27"/>
        </w:rPr>
      </w:pPr>
      <w:ins w:id="791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have clicked the fetchBtn'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7" w:author="Unknown"/>
          <w:rFonts w:ascii="Consolas" w:eastAsia="Times New Roman" w:hAnsi="Consolas" w:cs="Consolas"/>
          <w:color w:val="F8F8F2"/>
          <w:sz w:val="27"/>
        </w:rPr>
      </w:pPr>
      <w:ins w:id="791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Instantiate an xhr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19" w:author="Unknown"/>
          <w:rFonts w:ascii="Consolas" w:eastAsia="Times New Roman" w:hAnsi="Consolas" w:cs="Consolas"/>
          <w:color w:val="F8F8F2"/>
          <w:sz w:val="27"/>
        </w:rPr>
      </w:pPr>
      <w:ins w:id="792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xhr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XMLHttpRequest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2" w:author="Unknown"/>
          <w:rFonts w:ascii="Consolas" w:eastAsia="Times New Roman" w:hAnsi="Consolas" w:cs="Consolas"/>
          <w:color w:val="F8F8F2"/>
          <w:sz w:val="27"/>
        </w:rPr>
      </w:pPr>
      <w:ins w:id="79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Open the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4" w:author="Unknown"/>
          <w:rFonts w:ascii="Consolas" w:eastAsia="Times New Roman" w:hAnsi="Consolas" w:cs="Consolas"/>
          <w:color w:val="F8F8F2"/>
          <w:sz w:val="27"/>
        </w:rPr>
      </w:pPr>
      <w:ins w:id="79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xhr.open('GET', 'https://jsonplaceholder.typicode.com/todos/1', true);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7" w:author="Unknown"/>
          <w:rFonts w:ascii="Consolas" w:eastAsia="Times New Roman" w:hAnsi="Consolas" w:cs="Consolas"/>
          <w:color w:val="F8F8F2"/>
          <w:sz w:val="27"/>
        </w:rPr>
      </w:pPr>
      <w:ins w:id="792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USE THIS FOR POST REQUEST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29" w:author="Unknown"/>
          <w:rFonts w:ascii="Consolas" w:eastAsia="Times New Roman" w:hAnsi="Consolas" w:cs="Consolas"/>
          <w:color w:val="F8F8F2"/>
          <w:sz w:val="27"/>
        </w:rPr>
      </w:pPr>
      <w:ins w:id="7930"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open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'POST'</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'http://dummy.restapiexample.com/api/v1/create'</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1" w:author="Unknown"/>
          <w:rFonts w:ascii="Consolas" w:eastAsia="Times New Roman" w:hAnsi="Consolas" w:cs="Consolas"/>
          <w:color w:val="F8F8F2"/>
          <w:sz w:val="27"/>
        </w:rPr>
      </w:pPr>
      <w:ins w:id="7932"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getResponseHeader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'Content-type'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'application/json'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5" w:author="Unknown"/>
          <w:rFonts w:ascii="Consolas" w:eastAsia="Times New Roman" w:hAnsi="Consolas" w:cs="Consolas"/>
          <w:color w:val="F8F8F2"/>
          <w:sz w:val="27"/>
        </w:rPr>
      </w:pPr>
      <w:ins w:id="793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What to do on progress (optional)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7" w:author="Unknown"/>
          <w:rFonts w:ascii="Consolas" w:eastAsia="Times New Roman" w:hAnsi="Consolas" w:cs="Consolas"/>
          <w:color w:val="F8F8F2"/>
          <w:sz w:val="27"/>
        </w:rPr>
      </w:pPr>
      <w:ins w:id="7938"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onprogress</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39" w:author="Unknown"/>
          <w:rFonts w:ascii="Consolas" w:eastAsia="Times New Roman" w:hAnsi="Consolas" w:cs="Consolas"/>
          <w:color w:val="F8F8F2"/>
          <w:sz w:val="27"/>
        </w:rPr>
      </w:pPr>
      <w:ins w:id="7940"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'On progress'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1" w:author="Unknown"/>
          <w:rFonts w:ascii="Consolas" w:eastAsia="Times New Roman" w:hAnsi="Consolas" w:cs="Consolas"/>
          <w:color w:val="F8F8F2"/>
          <w:sz w:val="27"/>
        </w:rPr>
      </w:pPr>
      <w:ins w:id="794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5" w:author="Unknown"/>
          <w:rFonts w:ascii="Consolas" w:eastAsia="Times New Roman" w:hAnsi="Consolas" w:cs="Consolas"/>
          <w:color w:val="F8F8F2"/>
          <w:sz w:val="27"/>
        </w:rPr>
      </w:pPr>
      <w:ins w:id="794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xhr.onreadystatechange = function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7" w:author="Unknown"/>
          <w:rFonts w:ascii="Consolas" w:eastAsia="Times New Roman" w:hAnsi="Consolas" w:cs="Consolas"/>
          <w:color w:val="F8F8F2"/>
          <w:sz w:val="27"/>
        </w:rPr>
      </w:pPr>
      <w:ins w:id="79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console.log('ready state is ', xhr.readyState);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49" w:author="Unknown"/>
          <w:rFonts w:ascii="Consolas" w:eastAsia="Times New Roman" w:hAnsi="Consolas" w:cs="Consolas"/>
          <w:color w:val="F8F8F2"/>
          <w:sz w:val="27"/>
        </w:rPr>
      </w:pPr>
      <w:ins w:id="795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51" w:author="Unknown"/>
          <w:rFonts w:ascii="Consolas" w:eastAsia="Times New Roman" w:hAnsi="Consolas" w:cs="Consolas"/>
          <w:color w:val="F8F8F2"/>
          <w:sz w:val="27"/>
        </w:rPr>
      </w:pPr>
      <w:ins w:id="79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54" w:author="Unknown"/>
          <w:rFonts w:ascii="Consolas" w:eastAsia="Times New Roman" w:hAnsi="Consolas" w:cs="Consolas"/>
          <w:color w:val="F8F8F2"/>
          <w:sz w:val="27"/>
        </w:rPr>
      </w:pPr>
      <w:ins w:id="795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What to do when response is ready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56" w:author="Unknown"/>
          <w:rFonts w:ascii="Consolas" w:eastAsia="Times New Roman" w:hAnsi="Consolas" w:cs="Consolas"/>
          <w:color w:val="F8F8F2"/>
          <w:sz w:val="27"/>
        </w:rPr>
      </w:pPr>
      <w:ins w:id="7957"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onload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58" w:author="Unknown"/>
          <w:rFonts w:ascii="Consolas" w:eastAsia="Times New Roman" w:hAnsi="Consolas" w:cs="Consolas"/>
          <w:color w:val="F8F8F2"/>
          <w:sz w:val="27"/>
        </w:rPr>
      </w:pPr>
      <w:ins w:id="79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.status === </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1" w:author="Unknown"/>
          <w:rFonts w:ascii="Consolas" w:eastAsia="Times New Roman" w:hAnsi="Consolas" w:cs="Consolas"/>
          <w:color w:val="F8F8F2"/>
          <w:sz w:val="27"/>
        </w:rPr>
      </w:pPr>
      <w:ins w:id="796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.responseText)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3" w:author="Unknown"/>
          <w:rFonts w:ascii="Consolas" w:eastAsia="Times New Roman" w:hAnsi="Consolas" w:cs="Consolas"/>
          <w:color w:val="F8F8F2"/>
          <w:sz w:val="27"/>
        </w:rPr>
      </w:pPr>
      <w:ins w:id="796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5" w:author="Unknown"/>
          <w:rFonts w:ascii="Consolas" w:eastAsia="Times New Roman" w:hAnsi="Consolas" w:cs="Consolas"/>
          <w:color w:val="F8F8F2"/>
          <w:sz w:val="27"/>
        </w:rPr>
      </w:pPr>
      <w:ins w:id="79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7" w:author="Unknown"/>
          <w:rFonts w:ascii="Consolas" w:eastAsia="Times New Roman" w:hAnsi="Consolas" w:cs="Consolas"/>
          <w:color w:val="F8F8F2"/>
          <w:sz w:val="27"/>
        </w:rPr>
      </w:pPr>
      <w:ins w:id="796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error occured"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69" w:author="Unknown"/>
          <w:rFonts w:ascii="Consolas" w:eastAsia="Times New Roman" w:hAnsi="Consolas" w:cs="Consolas"/>
          <w:color w:val="F8F8F2"/>
          <w:sz w:val="27"/>
        </w:rPr>
      </w:pPr>
      <w:ins w:id="797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71" w:author="Unknown"/>
          <w:rFonts w:ascii="Consolas" w:eastAsia="Times New Roman" w:hAnsi="Consolas" w:cs="Consolas"/>
          <w:color w:val="F8F8F2"/>
          <w:sz w:val="27"/>
        </w:rPr>
      </w:pPr>
      <w:ins w:id="797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74" w:author="Unknown"/>
          <w:rFonts w:ascii="Consolas" w:eastAsia="Times New Roman" w:hAnsi="Consolas" w:cs="Consolas"/>
          <w:color w:val="F8F8F2"/>
          <w:sz w:val="27"/>
        </w:rPr>
      </w:pPr>
      <w:ins w:id="797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send the request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76" w:author="Unknown"/>
          <w:rFonts w:ascii="Consolas" w:eastAsia="Times New Roman" w:hAnsi="Consolas" w:cs="Consolas"/>
          <w:color w:val="F8F8F2"/>
          <w:sz w:val="27"/>
        </w:rPr>
      </w:pPr>
      <w:ins w:id="7977" w:author="Unknown">
        <w:r w:rsidRPr="0089304D">
          <w:rPr>
            <w:rFonts w:ascii="Consolas" w:eastAsia="Times New Roman" w:hAnsi="Consolas" w:cs="Consolas"/>
            <w:color w:val="F8F8F2"/>
            <w:sz w:val="27"/>
          </w:rPr>
          <w:t xml:space="preserve">    params = </w:t>
        </w:r>
        <w:r w:rsidRPr="0089304D">
          <w:rPr>
            <w:rFonts w:ascii="Consolas" w:eastAsia="Times New Roman" w:hAnsi="Consolas" w:cs="Consolas"/>
            <w:color w:val="A6E22E"/>
            <w:sz w:val="27"/>
          </w:rPr>
          <w:t>`{"name":"test34sad545","salary":"123","age":"23"}`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78" w:author="Unknown"/>
          <w:rFonts w:ascii="Consolas" w:eastAsia="Times New Roman" w:hAnsi="Consolas" w:cs="Consolas"/>
          <w:color w:val="F8F8F2"/>
          <w:sz w:val="27"/>
        </w:rPr>
      </w:pPr>
      <w:ins w:id="7979"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send</w:t>
        </w:r>
        <w:r w:rsidRPr="0089304D">
          <w:rPr>
            <w:rFonts w:ascii="Consolas" w:eastAsia="Times New Roman" w:hAnsi="Consolas" w:cs="Consolas"/>
            <w:color w:val="F8F8F2"/>
            <w:sz w:val="27"/>
          </w:rPr>
          <w:t>(params);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1" w:author="Unknown"/>
          <w:rFonts w:ascii="Consolas" w:eastAsia="Times New Roman" w:hAnsi="Consolas" w:cs="Consolas"/>
          <w:color w:val="F8F8F2"/>
          <w:sz w:val="27"/>
        </w:rPr>
      </w:pPr>
      <w:ins w:id="798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done!"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4" w:author="Unknown"/>
          <w:rFonts w:ascii="Consolas" w:eastAsia="Times New Roman" w:hAnsi="Consolas" w:cs="Consolas"/>
          <w:color w:val="F8F8F2"/>
          <w:sz w:val="27"/>
        </w:rPr>
      </w:pPr>
      <w:ins w:id="798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7" w:author="Unknown"/>
          <w:rFonts w:ascii="Consolas" w:eastAsia="Times New Roman" w:hAnsi="Consolas" w:cs="Consolas"/>
          <w:color w:val="F8F8F2"/>
          <w:sz w:val="27"/>
        </w:rPr>
      </w:pPr>
      <w:ins w:id="798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popBtn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'popBtn'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89" w:author="Unknown"/>
          <w:rFonts w:ascii="Consolas" w:eastAsia="Times New Roman" w:hAnsi="Consolas" w:cs="Consolas"/>
          <w:color w:val="F8F8F2"/>
          <w:sz w:val="27"/>
        </w:rPr>
      </w:pPr>
      <w:ins w:id="7990" w:author="Unknown">
        <w:r w:rsidRPr="0089304D">
          <w:rPr>
            <w:rFonts w:ascii="Consolas" w:eastAsia="Times New Roman" w:hAnsi="Consolas" w:cs="Consolas"/>
            <w:color w:val="F8F8F2"/>
            <w:sz w:val="27"/>
          </w:rPr>
          <w:t>popBtn.</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popHandler);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2" w:author="Unknown"/>
          <w:rFonts w:ascii="Consolas" w:eastAsia="Times New Roman" w:hAnsi="Consolas" w:cs="Consolas"/>
          <w:color w:val="F8F8F2"/>
          <w:sz w:val="27"/>
        </w:rPr>
      </w:pPr>
      <w:ins w:id="7993"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popHandler</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4" w:author="Unknown"/>
          <w:rFonts w:ascii="Consolas" w:eastAsia="Times New Roman" w:hAnsi="Consolas" w:cs="Consolas"/>
          <w:color w:val="F8F8F2"/>
          <w:sz w:val="27"/>
        </w:rPr>
      </w:pPr>
      <w:ins w:id="799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'You have clicked the pop handler'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7" w:author="Unknown"/>
          <w:rFonts w:ascii="Consolas" w:eastAsia="Times New Roman" w:hAnsi="Consolas" w:cs="Consolas"/>
          <w:color w:val="F8F8F2"/>
          <w:sz w:val="27"/>
        </w:rPr>
      </w:pPr>
      <w:ins w:id="799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Instantiate an xhr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7999" w:author="Unknown"/>
          <w:rFonts w:ascii="Consolas" w:eastAsia="Times New Roman" w:hAnsi="Consolas" w:cs="Consolas"/>
          <w:color w:val="F8F8F2"/>
          <w:sz w:val="27"/>
        </w:rPr>
      </w:pPr>
      <w:ins w:id="80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xhr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XMLHttpRequest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2" w:author="Unknown"/>
          <w:rFonts w:ascii="Consolas" w:eastAsia="Times New Roman" w:hAnsi="Consolas" w:cs="Consolas"/>
          <w:color w:val="F8F8F2"/>
          <w:sz w:val="27"/>
        </w:rPr>
      </w:pPr>
      <w:ins w:id="80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Open the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4" w:author="Unknown"/>
          <w:rFonts w:ascii="Consolas" w:eastAsia="Times New Roman" w:hAnsi="Consolas" w:cs="Consolas"/>
          <w:color w:val="F8F8F2"/>
          <w:sz w:val="27"/>
        </w:rPr>
      </w:pPr>
      <w:ins w:id="8005"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open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'GET'</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'http://dummy.restapiexample.com/api/v1/employees'</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08" w:author="Unknown"/>
          <w:rFonts w:ascii="Consolas" w:eastAsia="Times New Roman" w:hAnsi="Consolas" w:cs="Consolas"/>
          <w:color w:val="F8F8F2"/>
          <w:sz w:val="27"/>
        </w:rPr>
      </w:pPr>
      <w:ins w:id="800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What to do when response is ready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10" w:author="Unknown"/>
          <w:rFonts w:ascii="Consolas" w:eastAsia="Times New Roman" w:hAnsi="Consolas" w:cs="Consolas"/>
          <w:color w:val="F8F8F2"/>
          <w:sz w:val="27"/>
        </w:rPr>
      </w:pPr>
      <w:ins w:id="8011"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onload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12" w:author="Unknown"/>
          <w:rFonts w:ascii="Consolas" w:eastAsia="Times New Roman" w:hAnsi="Consolas" w:cs="Consolas"/>
          <w:color w:val="F8F8F2"/>
          <w:sz w:val="27"/>
        </w:rPr>
      </w:pPr>
      <w:ins w:id="801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.status === </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14" w:author="Unknown"/>
          <w:rFonts w:ascii="Consolas" w:eastAsia="Times New Roman" w:hAnsi="Consolas" w:cs="Consolas"/>
          <w:color w:val="F8F8F2"/>
          <w:sz w:val="27"/>
        </w:rPr>
      </w:pPr>
      <w:ins w:id="80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.responseText);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16" w:author="Unknown"/>
          <w:rFonts w:ascii="Consolas" w:eastAsia="Times New Roman" w:hAnsi="Consolas" w:cs="Consolas"/>
          <w:color w:val="F8F8F2"/>
          <w:sz w:val="27"/>
        </w:rPr>
      </w:pPr>
      <w:ins w:id="801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18" w:author="Unknown"/>
          <w:rFonts w:ascii="Consolas" w:eastAsia="Times New Roman" w:hAnsi="Consolas" w:cs="Consolas"/>
          <w:color w:val="F8F8F2"/>
          <w:sz w:val="27"/>
        </w:rPr>
      </w:pPr>
      <w:ins w:id="801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list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'list'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0" w:author="Unknown"/>
          <w:rFonts w:ascii="Consolas" w:eastAsia="Times New Roman" w:hAnsi="Consolas" w:cs="Consolas"/>
          <w:color w:val="F8F8F2"/>
          <w:sz w:val="27"/>
        </w:rPr>
      </w:pPr>
      <w:ins w:id="8021" w:author="Unknown">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2" w:author="Unknown"/>
          <w:rFonts w:ascii="Consolas" w:eastAsia="Times New Roman" w:hAnsi="Consolas" w:cs="Consolas"/>
          <w:color w:val="F8F8F2"/>
          <w:sz w:val="27"/>
        </w:rPr>
      </w:pPr>
      <w:ins w:id="80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(key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4" w:author="Unknown"/>
          <w:rFonts w:ascii="Consolas" w:eastAsia="Times New Roman" w:hAnsi="Consolas" w:cs="Consolas"/>
          <w:color w:val="F8F8F2"/>
          <w:sz w:val="27"/>
        </w:rPr>
      </w:pPr>
      <w:ins w:id="802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6" w:author="Unknown"/>
          <w:rFonts w:ascii="Consolas" w:eastAsia="Times New Roman" w:hAnsi="Consolas" w:cs="Consolas"/>
          <w:color w:val="F8F8F2"/>
          <w:sz w:val="27"/>
        </w:rPr>
      </w:pPr>
      <w:ins w:id="8027" w:author="Unknown">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`&lt;li&gt;</w:t>
        </w:r>
        <w:r w:rsidRPr="0089304D">
          <w:rPr>
            <w:rFonts w:ascii="Consolas" w:eastAsia="Times New Roman" w:hAnsi="Consolas" w:cs="Consolas"/>
            <w:color w:val="F8F8F2"/>
            <w:sz w:val="27"/>
          </w:rPr>
          <w:t>${obj[key].employee_name}</w:t>
        </w:r>
        <w:r w:rsidRPr="0089304D">
          <w:rPr>
            <w:rFonts w:ascii="Consolas" w:eastAsia="Times New Roman" w:hAnsi="Consolas" w:cs="Consolas"/>
            <w:color w:val="A6E22E"/>
            <w:sz w:val="27"/>
          </w:rPr>
          <w:t xml:space="preserve"> &lt;/li&gt;`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28" w:author="Unknown"/>
          <w:rFonts w:ascii="Consolas" w:eastAsia="Times New Roman" w:hAnsi="Consolas" w:cs="Consolas"/>
          <w:color w:val="F8F8F2"/>
          <w:sz w:val="27"/>
        </w:rPr>
      </w:pPr>
      <w:ins w:id="802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30" w:author="Unknown"/>
          <w:rFonts w:ascii="Consolas" w:eastAsia="Times New Roman" w:hAnsi="Consolas" w:cs="Consolas"/>
          <w:color w:val="F8F8F2"/>
          <w:sz w:val="27"/>
        </w:rPr>
      </w:pPr>
      <w:ins w:id="8031" w:author="Unknown">
        <w:r w:rsidRPr="0089304D">
          <w:rPr>
            <w:rFonts w:ascii="Consolas" w:eastAsia="Times New Roman" w:hAnsi="Consolas" w:cs="Consolas"/>
            <w:color w:val="F8F8F2"/>
            <w:sz w:val="27"/>
          </w:rPr>
          <w:t xml:space="preserve">            list.innerHTML = 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32" w:author="Unknown"/>
          <w:rFonts w:ascii="Consolas" w:eastAsia="Times New Roman" w:hAnsi="Consolas" w:cs="Consolas"/>
          <w:color w:val="F8F8F2"/>
          <w:sz w:val="27"/>
        </w:rPr>
      </w:pPr>
      <w:ins w:id="8033" w:author="Unknown">
        <w:r w:rsidRPr="0089304D">
          <w:rPr>
            <w:rFonts w:ascii="Consolas" w:eastAsia="Times New Roman" w:hAnsi="Consolas" w:cs="Consolas"/>
            <w:color w:val="F8F8F2"/>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34" w:author="Unknown"/>
          <w:rFonts w:ascii="Consolas" w:eastAsia="Times New Roman" w:hAnsi="Consolas" w:cs="Consolas"/>
          <w:color w:val="F8F8F2"/>
          <w:sz w:val="27"/>
        </w:rPr>
      </w:pPr>
      <w:ins w:id="80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36" w:author="Unknown"/>
          <w:rFonts w:ascii="Consolas" w:eastAsia="Times New Roman" w:hAnsi="Consolas" w:cs="Consolas"/>
          <w:color w:val="F8F8F2"/>
          <w:sz w:val="27"/>
        </w:rPr>
      </w:pPr>
      <w:ins w:id="803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error occured"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38" w:author="Unknown"/>
          <w:rFonts w:ascii="Consolas" w:eastAsia="Times New Roman" w:hAnsi="Consolas" w:cs="Consolas"/>
          <w:color w:val="F8F8F2"/>
          <w:sz w:val="27"/>
        </w:rPr>
      </w:pPr>
      <w:ins w:id="803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0" w:author="Unknown"/>
          <w:rFonts w:ascii="Consolas" w:eastAsia="Times New Roman" w:hAnsi="Consolas" w:cs="Consolas"/>
          <w:color w:val="F8F8F2"/>
          <w:sz w:val="27"/>
        </w:rPr>
      </w:pPr>
      <w:ins w:id="804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3" w:author="Unknown"/>
          <w:rFonts w:ascii="Consolas" w:eastAsia="Times New Roman" w:hAnsi="Consolas" w:cs="Consolas"/>
          <w:color w:val="F8F8F2"/>
          <w:sz w:val="27"/>
        </w:rPr>
      </w:pPr>
      <w:ins w:id="804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send the request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5" w:author="Unknown"/>
          <w:rFonts w:ascii="Consolas" w:eastAsia="Times New Roman" w:hAnsi="Consolas" w:cs="Consolas"/>
          <w:color w:val="F8F8F2"/>
          <w:sz w:val="27"/>
        </w:rPr>
      </w:pPr>
      <w:ins w:id="8046" w:author="Unknown">
        <w:r w:rsidRPr="0089304D">
          <w:rPr>
            <w:rFonts w:ascii="Consolas" w:eastAsia="Times New Roman" w:hAnsi="Consolas" w:cs="Consolas"/>
            <w:color w:val="F8F8F2"/>
            <w:sz w:val="27"/>
          </w:rPr>
          <w:t xml:space="preserve">    xhr.</w:t>
        </w:r>
        <w:r w:rsidRPr="0089304D">
          <w:rPr>
            <w:rFonts w:ascii="Consolas" w:eastAsia="Times New Roman" w:hAnsi="Consolas" w:cs="Consolas"/>
            <w:color w:val="E6DB74"/>
            <w:sz w:val="27"/>
          </w:rPr>
          <w:t>send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7" w:author="Unknown"/>
          <w:rFonts w:ascii="Consolas" w:eastAsia="Times New Roman" w:hAnsi="Consolas" w:cs="Consolas"/>
          <w:color w:val="F8F8F2"/>
          <w:sz w:val="27"/>
        </w:rPr>
      </w:pPr>
      <w:ins w:id="804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done fetching employees!"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49" w:author="Unknown"/>
          <w:rFonts w:ascii="Consolas" w:eastAsia="Times New Roman" w:hAnsi="Consolas" w:cs="Consolas"/>
          <w:color w:val="F8F8F2"/>
          <w:sz w:val="27"/>
        </w:rPr>
      </w:pPr>
      <w:ins w:id="805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51" w:author="Unknown"/>
          <w:rFonts w:ascii="Consolas" w:eastAsia="Times New Roman" w:hAnsi="Consolas" w:cs="Consolas"/>
          <w:color w:val="F8F8F2"/>
          <w:sz w:val="27"/>
        </w:rPr>
      </w:pPr>
      <w:ins w:id="805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53" w:author="Unknown"/>
          <w:rFonts w:ascii="Consolas" w:eastAsia="Times New Roman" w:hAnsi="Consolas" w:cs="Consolas"/>
          <w:color w:val="F8F8F2"/>
          <w:sz w:val="27"/>
        </w:rPr>
      </w:pPr>
    </w:p>
    <w:p w:rsidR="0089304D" w:rsidRPr="0089304D" w:rsidRDefault="0089304D" w:rsidP="0089304D">
      <w:pPr>
        <w:spacing w:after="0" w:line="240" w:lineRule="auto"/>
        <w:rPr>
          <w:ins w:id="8054" w:author="Unknown"/>
          <w:rFonts w:ascii="Segoe UI" w:eastAsia="Times New Roman" w:hAnsi="Segoe UI" w:cs="Segoe UI"/>
          <w:color w:val="000000"/>
          <w:sz w:val="27"/>
          <w:szCs w:val="27"/>
        </w:rPr>
      </w:pPr>
      <w:ins w:id="805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8056" w:author="Unknown"/>
          <w:rFonts w:ascii="Segoe UI" w:eastAsia="Times New Roman" w:hAnsi="Segoe UI" w:cs="Segoe UI"/>
          <w:color w:val="000000"/>
          <w:sz w:val="27"/>
          <w:szCs w:val="27"/>
        </w:rPr>
      </w:pPr>
      <w:ins w:id="8057"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8058"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58" name="Picture 58"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8059"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8060" w:author="Unknown"/>
          <w:rFonts w:ascii="Segoe UI" w:eastAsia="Times New Roman" w:hAnsi="Segoe UI" w:cs="Segoe UI"/>
          <w:color w:val="000000"/>
          <w:sz w:val="27"/>
          <w:szCs w:val="27"/>
        </w:rPr>
      </w:pPr>
      <w:ins w:id="8061" w:author="Unknown">
        <w:r w:rsidRPr="0089304D">
          <w:rPr>
            <w:rFonts w:ascii="Segoe UI" w:eastAsia="Times New Roman" w:hAnsi="Segoe UI" w:cs="Segoe UI"/>
            <w:color w:val="000000"/>
            <w:sz w:val="27"/>
            <w:szCs w:val="27"/>
          </w:rPr>
          <w:t>C</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Library Class Implementation Exercise 4: Solution | JavaScript Tutorial In Hindi #36</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Exercise 4, i.e. Implementing a library class.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lastRenderedPageBreak/>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Create a library class and implement the following:</w:t>
      </w:r>
    </w:p>
    <w:p w:rsidR="0089304D" w:rsidRPr="0089304D" w:rsidRDefault="0089304D" w:rsidP="0089304D">
      <w:pPr>
        <w:numPr>
          <w:ilvl w:val="0"/>
          <w:numId w:val="5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Create a constructor that takes the book list as an argument.</w:t>
      </w:r>
    </w:p>
    <w:p w:rsidR="0089304D" w:rsidRPr="0089304D" w:rsidRDefault="0089304D" w:rsidP="0089304D">
      <w:pPr>
        <w:numPr>
          <w:ilvl w:val="0"/>
          <w:numId w:val="5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getBookList():</w:t>
      </w:r>
      <w:r w:rsidRPr="0089304D">
        <w:rPr>
          <w:rFonts w:ascii="Segoe UI" w:eastAsia="Times New Roman" w:hAnsi="Segoe UI" w:cs="Segoe UI"/>
          <w:color w:val="000000"/>
          <w:sz w:val="27"/>
          <w:szCs w:val="27"/>
        </w:rPr>
        <w:t> This function should return the list of all book present in the library.</w:t>
      </w:r>
    </w:p>
    <w:p w:rsidR="0089304D" w:rsidRPr="0089304D" w:rsidRDefault="0089304D" w:rsidP="0089304D">
      <w:pPr>
        <w:numPr>
          <w:ilvl w:val="0"/>
          <w:numId w:val="5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issueBook(bookname, user):</w:t>
      </w:r>
      <w:r w:rsidRPr="0089304D">
        <w:rPr>
          <w:rFonts w:ascii="Segoe UI" w:eastAsia="Times New Roman" w:hAnsi="Segoe UI" w:cs="Segoe UI"/>
          <w:color w:val="000000"/>
          <w:sz w:val="27"/>
          <w:szCs w:val="27"/>
        </w:rPr>
        <w:t> This function takes an argument of bookname and user, in bookname, we specify the name of the book, and in user, we specify the name of the user. This function will issue the book to the user.</w:t>
      </w:r>
    </w:p>
    <w:p w:rsidR="0089304D" w:rsidRPr="0089304D" w:rsidRDefault="0089304D" w:rsidP="0089304D">
      <w:pPr>
        <w:numPr>
          <w:ilvl w:val="0"/>
          <w:numId w:val="5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b/>
          <w:bCs/>
          <w:color w:val="000000"/>
          <w:sz w:val="27"/>
        </w:rPr>
        <w:t>returnBook(bookname):</w:t>
      </w:r>
      <w:r w:rsidRPr="0089304D">
        <w:rPr>
          <w:rFonts w:ascii="Segoe UI" w:eastAsia="Times New Roman" w:hAnsi="Segoe UI" w:cs="Segoe UI"/>
          <w:color w:val="000000"/>
          <w:sz w:val="27"/>
          <w:szCs w:val="27"/>
        </w:rPr>
        <w:t> This function will take one argument, which is the name of the book. The purpose of this function is to remove the book from the users borrowed book data. It is totally up to you how you implement it.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062" w:author="Unknown"/>
          <w:rFonts w:ascii="Segoe UI" w:eastAsia="Times New Roman" w:hAnsi="Segoe UI" w:cs="Segoe UI"/>
          <w:b/>
          <w:bCs/>
          <w:color w:val="000000"/>
          <w:sz w:val="24"/>
          <w:szCs w:val="24"/>
        </w:rPr>
      </w:pPr>
      <w:ins w:id="8063" w:author="Unknown">
        <w:r w:rsidRPr="0089304D">
          <w:rPr>
            <w:rFonts w:ascii="Segoe UI" w:eastAsia="Times New Roman" w:hAnsi="Segoe UI" w:cs="Segoe UI"/>
            <w:b/>
            <w:bCs/>
            <w:color w:val="000000"/>
            <w:sz w:val="24"/>
            <w:szCs w:val="24"/>
          </w:rPr>
          <w:t>Code ajax.html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64" w:author="Unknown"/>
          <w:rFonts w:ascii="Consolas" w:eastAsia="Times New Roman" w:hAnsi="Consolas" w:cs="Consolas"/>
          <w:color w:val="F8F8F2"/>
          <w:sz w:val="27"/>
        </w:rPr>
      </w:pPr>
      <w:ins w:id="8065"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66" w:author="Unknown"/>
          <w:rFonts w:ascii="Consolas" w:eastAsia="Times New Roman" w:hAnsi="Consolas" w:cs="Consolas"/>
          <w:color w:val="F8F8F2"/>
          <w:sz w:val="27"/>
        </w:rPr>
      </w:pPr>
      <w:ins w:id="806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68" w:author="Unknown"/>
          <w:rFonts w:ascii="Consolas" w:eastAsia="Times New Roman" w:hAnsi="Consolas" w:cs="Consolas"/>
          <w:color w:val="F8F8F2"/>
          <w:sz w:val="27"/>
        </w:rPr>
      </w:pPr>
      <w:ins w:id="806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70" w:author="Unknown"/>
          <w:rFonts w:ascii="Consolas" w:eastAsia="Times New Roman" w:hAnsi="Consolas" w:cs="Consolas"/>
          <w:color w:val="F8F8F2"/>
          <w:sz w:val="27"/>
        </w:rPr>
      </w:pPr>
      <w:ins w:id="80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72" w:author="Unknown"/>
          <w:rFonts w:ascii="Consolas" w:eastAsia="Times New Roman" w:hAnsi="Consolas" w:cs="Consolas"/>
          <w:color w:val="F8F8F2"/>
          <w:sz w:val="27"/>
        </w:rPr>
      </w:pPr>
      <w:ins w:id="80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74" w:author="Unknown"/>
          <w:rFonts w:ascii="Consolas" w:eastAsia="Times New Roman" w:hAnsi="Consolas" w:cs="Consolas"/>
          <w:color w:val="F8F8F2"/>
          <w:sz w:val="27"/>
        </w:rPr>
      </w:pPr>
      <w:ins w:id="80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76" w:author="Unknown"/>
          <w:rFonts w:ascii="Consolas" w:eastAsia="Times New Roman" w:hAnsi="Consolas" w:cs="Consolas"/>
          <w:color w:val="F8F8F2"/>
          <w:sz w:val="27"/>
        </w:rPr>
      </w:pPr>
      <w:ins w:id="80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&gt;Tutorial on Js&lt;/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78" w:author="Unknown"/>
          <w:rFonts w:ascii="Consolas" w:eastAsia="Times New Roman" w:hAnsi="Consolas" w:cs="Consolas"/>
          <w:color w:val="F8F8F2"/>
          <w:sz w:val="27"/>
        </w:rPr>
      </w:pPr>
      <w:ins w:id="807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0" w:author="Unknown"/>
          <w:rFonts w:ascii="Consolas" w:eastAsia="Times New Roman" w:hAnsi="Consolas" w:cs="Consolas"/>
          <w:color w:val="F8F8F2"/>
          <w:sz w:val="27"/>
        </w:rPr>
      </w:pPr>
      <w:ins w:id="808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2" w:author="Unknown"/>
          <w:rFonts w:ascii="Consolas" w:eastAsia="Times New Roman" w:hAnsi="Consolas" w:cs="Consolas"/>
          <w:color w:val="F8F8F2"/>
          <w:sz w:val="27"/>
        </w:rPr>
      </w:pPr>
      <w:ins w:id="80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&gt;This is Js tutorial by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4" w:author="Unknown"/>
          <w:rFonts w:ascii="Consolas" w:eastAsia="Times New Roman" w:hAnsi="Consolas" w:cs="Consolas"/>
          <w:color w:val="F8F8F2"/>
          <w:sz w:val="27"/>
        </w:rPr>
      </w:pPr>
      <w:ins w:id="808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7" w:author="Unknown"/>
          <w:rFonts w:ascii="Consolas" w:eastAsia="Times New Roman" w:hAnsi="Consolas" w:cs="Consolas"/>
          <w:color w:val="F8F8F2"/>
          <w:sz w:val="27"/>
        </w:rPr>
      </w:pPr>
      <w:ins w:id="8088" w:author="Unknown">
        <w:r w:rsidRPr="0089304D">
          <w:rPr>
            <w:rFonts w:ascii="Consolas" w:eastAsia="Times New Roman" w:hAnsi="Consolas" w:cs="Consolas"/>
            <w:color w:val="8292A2"/>
            <w:sz w:val="27"/>
          </w:rPr>
          <w:t>&lt;!-- &lt;script src="js/tut2.js"&gt;&lt;/script&gt;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89" w:author="Unknown"/>
          <w:rFonts w:ascii="Consolas" w:eastAsia="Times New Roman" w:hAnsi="Consolas" w:cs="Consolas"/>
          <w:color w:val="F8F8F2"/>
          <w:sz w:val="27"/>
        </w:rPr>
      </w:pPr>
      <w:ins w:id="8090" w:author="Unknown">
        <w:r w:rsidRPr="0089304D">
          <w:rPr>
            <w:rFonts w:ascii="Consolas" w:eastAsia="Times New Roman" w:hAnsi="Consolas" w:cs="Consolas"/>
            <w:color w:val="8292A2"/>
            <w:sz w:val="27"/>
          </w:rPr>
          <w:t>&lt;!-- &lt;script src="js/tut3.js"&gt;&lt;/script&gt;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91" w:author="Unknown"/>
          <w:rFonts w:ascii="Consolas" w:eastAsia="Times New Roman" w:hAnsi="Consolas" w:cs="Consolas"/>
          <w:color w:val="F8F8F2"/>
          <w:sz w:val="27"/>
        </w:rPr>
      </w:pPr>
      <w:ins w:id="8092" w:author="Unknown">
        <w:r w:rsidRPr="0089304D">
          <w:rPr>
            <w:rFonts w:ascii="Consolas" w:eastAsia="Times New Roman" w:hAnsi="Consolas" w:cs="Consolas"/>
            <w:color w:val="8292A2"/>
            <w:sz w:val="27"/>
          </w:rPr>
          <w:t>&lt;!-- &lt;script src="js/tut4.js"&gt;&lt;/script&gt;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93" w:author="Unknown"/>
          <w:rFonts w:ascii="Consolas" w:eastAsia="Times New Roman" w:hAnsi="Consolas" w:cs="Consolas"/>
          <w:color w:val="F8F8F2"/>
          <w:sz w:val="27"/>
        </w:rPr>
      </w:pPr>
      <w:ins w:id="8094" w:author="Unknown">
        <w:r w:rsidRPr="0089304D">
          <w:rPr>
            <w:rFonts w:ascii="Consolas" w:eastAsia="Times New Roman" w:hAnsi="Consolas" w:cs="Consolas"/>
            <w:color w:val="8292A2"/>
            <w:sz w:val="27"/>
          </w:rPr>
          <w:t>&lt;!-- &lt;script src="js/tut5.js"&gt;&lt;/script&gt;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95" w:author="Unknown"/>
          <w:rFonts w:ascii="Consolas" w:eastAsia="Times New Roman" w:hAnsi="Consolas" w:cs="Consolas"/>
          <w:color w:val="F8F8F2"/>
          <w:sz w:val="27"/>
        </w:rPr>
      </w:pPr>
      <w:ins w:id="8096" w:author="Unknown">
        <w:r w:rsidRPr="0089304D">
          <w:rPr>
            <w:rFonts w:ascii="Consolas" w:eastAsia="Times New Roman" w:hAnsi="Consolas" w:cs="Consolas"/>
            <w:color w:val="8292A2"/>
            <w:sz w:val="27"/>
          </w:rPr>
          <w:lastRenderedPageBreak/>
          <w:t>&lt;!-- &lt;script src="js/tut6.js"&gt;&lt;/script&gt;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97" w:author="Unknown"/>
          <w:rFonts w:ascii="Consolas" w:eastAsia="Times New Roman" w:hAnsi="Consolas" w:cs="Consolas"/>
          <w:color w:val="F8F8F2"/>
          <w:sz w:val="27"/>
        </w:rPr>
      </w:pPr>
      <w:ins w:id="8098" w:author="Unknown">
        <w:r w:rsidRPr="0089304D">
          <w:rPr>
            <w:rFonts w:ascii="Consolas" w:eastAsia="Times New Roman" w:hAnsi="Consolas" w:cs="Consolas"/>
            <w:color w:val="8292A2"/>
            <w:sz w:val="27"/>
          </w:rPr>
          <w:t>&lt;!-- &lt;script src="js/tut7.js"&gt;&lt;/script&gt;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099" w:author="Unknown"/>
          <w:rFonts w:ascii="Consolas" w:eastAsia="Times New Roman" w:hAnsi="Consolas" w:cs="Consolas"/>
          <w:color w:val="F8F8F2"/>
          <w:sz w:val="27"/>
        </w:rPr>
      </w:pPr>
      <w:ins w:id="8100" w:author="Unknown">
        <w:r w:rsidRPr="0089304D">
          <w:rPr>
            <w:rFonts w:ascii="Consolas" w:eastAsia="Times New Roman" w:hAnsi="Consolas" w:cs="Consolas"/>
            <w:color w:val="8292A2"/>
            <w:sz w:val="27"/>
          </w:rPr>
          <w:t>&lt;!-- &lt;script src="js/tut8.js"&gt;&lt;/script&gt;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1" w:author="Unknown"/>
          <w:rFonts w:ascii="Consolas" w:eastAsia="Times New Roman" w:hAnsi="Consolas" w:cs="Consolas"/>
          <w:color w:val="F8F8F2"/>
          <w:sz w:val="27"/>
        </w:rPr>
      </w:pPr>
      <w:ins w:id="8102" w:author="Unknown">
        <w:r w:rsidRPr="0089304D">
          <w:rPr>
            <w:rFonts w:ascii="Consolas" w:eastAsia="Times New Roman" w:hAnsi="Consolas" w:cs="Consolas"/>
            <w:color w:val="8292A2"/>
            <w:sz w:val="27"/>
          </w:rPr>
          <w:t>&lt;!-- &lt;script src="js/tut9.js"&gt;&lt;/script&gt;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3" w:author="Unknown"/>
          <w:rFonts w:ascii="Consolas" w:eastAsia="Times New Roman" w:hAnsi="Consolas" w:cs="Consolas"/>
          <w:color w:val="F8F8F2"/>
          <w:sz w:val="27"/>
        </w:rPr>
      </w:pPr>
      <w:ins w:id="8104" w:author="Unknown">
        <w:r w:rsidRPr="0089304D">
          <w:rPr>
            <w:rFonts w:ascii="Consolas" w:eastAsia="Times New Roman" w:hAnsi="Consolas" w:cs="Consolas"/>
            <w:color w:val="8292A2"/>
            <w:sz w:val="27"/>
          </w:rPr>
          <w:t>&lt;!-- &lt;script src="js/tut10.js"&gt;&lt;/script&gt;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5" w:author="Unknown"/>
          <w:rFonts w:ascii="Consolas" w:eastAsia="Times New Roman" w:hAnsi="Consolas" w:cs="Consolas"/>
          <w:color w:val="F8F8F2"/>
          <w:sz w:val="27"/>
        </w:rPr>
      </w:pPr>
      <w:ins w:id="8106" w:author="Unknown">
        <w:r w:rsidRPr="0089304D">
          <w:rPr>
            <w:rFonts w:ascii="Consolas" w:eastAsia="Times New Roman" w:hAnsi="Consolas" w:cs="Consolas"/>
            <w:color w:val="8292A2"/>
            <w:sz w:val="27"/>
          </w:rPr>
          <w:t>&lt;!-- &lt;script src="js/tut11.js"&gt;&lt;/script&gt;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7" w:author="Unknown"/>
          <w:rFonts w:ascii="Consolas" w:eastAsia="Times New Roman" w:hAnsi="Consolas" w:cs="Consolas"/>
          <w:color w:val="F8F8F2"/>
          <w:sz w:val="27"/>
        </w:rPr>
      </w:pPr>
      <w:ins w:id="810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js/tut36.js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09" w:author="Unknown"/>
          <w:rFonts w:ascii="Consolas" w:eastAsia="Times New Roman" w:hAnsi="Consolas" w:cs="Consolas"/>
          <w:color w:val="F8F8F2"/>
          <w:sz w:val="27"/>
        </w:rPr>
      </w:pPr>
      <w:ins w:id="811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8111" w:author="Unknown"/>
          <w:rFonts w:ascii="Segoe UI" w:eastAsia="Times New Roman" w:hAnsi="Segoe UI" w:cs="Segoe UI"/>
          <w:color w:val="000000"/>
          <w:sz w:val="27"/>
          <w:szCs w:val="27"/>
        </w:rPr>
      </w:pPr>
      <w:ins w:id="811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113" w:author="Unknown"/>
          <w:rFonts w:ascii="Segoe UI" w:eastAsia="Times New Roman" w:hAnsi="Segoe UI" w:cs="Segoe UI"/>
          <w:b/>
          <w:bCs/>
          <w:color w:val="000000"/>
          <w:sz w:val="24"/>
          <w:szCs w:val="24"/>
        </w:rPr>
      </w:pPr>
      <w:ins w:id="8114" w:author="Unknown">
        <w:r w:rsidRPr="0089304D">
          <w:rPr>
            <w:rFonts w:ascii="Segoe UI" w:eastAsia="Times New Roman" w:hAnsi="Segoe UI" w:cs="Segoe UI"/>
            <w:b/>
            <w:bCs/>
            <w:color w:val="000000"/>
            <w:sz w:val="24"/>
            <w:szCs w:val="24"/>
          </w:rPr>
          <w:t>Code ajax.js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15" w:author="Unknown"/>
          <w:rFonts w:ascii="Consolas" w:eastAsia="Times New Roman" w:hAnsi="Consolas" w:cs="Consolas"/>
          <w:color w:val="F8F8F2"/>
          <w:sz w:val="27"/>
        </w:rPr>
      </w:pPr>
      <w:ins w:id="811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32 - solution"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17" w:author="Unknown"/>
          <w:rFonts w:ascii="Consolas" w:eastAsia="Times New Roman" w:hAnsi="Consolas" w:cs="Consolas"/>
          <w:color w:val="F8F8F2"/>
          <w:sz w:val="27"/>
        </w:rPr>
      </w:pPr>
      <w:ins w:id="8118" w:author="Unknown">
        <w:r w:rsidRPr="0089304D">
          <w:rPr>
            <w:rFonts w:ascii="Consolas" w:eastAsia="Times New Roman" w:hAnsi="Consolas" w:cs="Consolas"/>
            <w:color w:val="8292A2"/>
            <w:sz w:val="27"/>
          </w:rPr>
          <w:t>// create a class library and implement the following: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19" w:author="Unknown"/>
          <w:rFonts w:ascii="Consolas" w:eastAsia="Times New Roman" w:hAnsi="Consolas" w:cs="Consolas"/>
          <w:color w:val="F8F8F2"/>
          <w:sz w:val="27"/>
        </w:rPr>
      </w:pPr>
      <w:ins w:id="8120" w:author="Unknown">
        <w:r w:rsidRPr="0089304D">
          <w:rPr>
            <w:rFonts w:ascii="Consolas" w:eastAsia="Times New Roman" w:hAnsi="Consolas" w:cs="Consolas"/>
            <w:color w:val="8292A2"/>
            <w:sz w:val="27"/>
          </w:rPr>
          <w:t>// constructor must take the book list as an argument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1" w:author="Unknown"/>
          <w:rFonts w:ascii="Consolas" w:eastAsia="Times New Roman" w:hAnsi="Consolas" w:cs="Consolas"/>
          <w:color w:val="F8F8F2"/>
          <w:sz w:val="27"/>
        </w:rPr>
      </w:pPr>
      <w:ins w:id="8122" w:author="Unknown">
        <w:r w:rsidRPr="0089304D">
          <w:rPr>
            <w:rFonts w:ascii="Consolas" w:eastAsia="Times New Roman" w:hAnsi="Consolas" w:cs="Consolas"/>
            <w:color w:val="8292A2"/>
            <w:sz w:val="27"/>
          </w:rPr>
          <w:t>// getBookList()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3" w:author="Unknown"/>
          <w:rFonts w:ascii="Consolas" w:eastAsia="Times New Roman" w:hAnsi="Consolas" w:cs="Consolas"/>
          <w:color w:val="F8F8F2"/>
          <w:sz w:val="27"/>
        </w:rPr>
      </w:pPr>
      <w:ins w:id="8124" w:author="Unknown">
        <w:r w:rsidRPr="0089304D">
          <w:rPr>
            <w:rFonts w:ascii="Consolas" w:eastAsia="Times New Roman" w:hAnsi="Consolas" w:cs="Consolas"/>
            <w:color w:val="8292A2"/>
            <w:sz w:val="27"/>
          </w:rPr>
          <w:t>// issueBook(bookname,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5" w:author="Unknown"/>
          <w:rFonts w:ascii="Consolas" w:eastAsia="Times New Roman" w:hAnsi="Consolas" w:cs="Consolas"/>
          <w:color w:val="F8F8F2"/>
          <w:sz w:val="27"/>
        </w:rPr>
      </w:pPr>
      <w:ins w:id="8126" w:author="Unknown">
        <w:r w:rsidRPr="0089304D">
          <w:rPr>
            <w:rFonts w:ascii="Consolas" w:eastAsia="Times New Roman" w:hAnsi="Consolas" w:cs="Consolas"/>
            <w:color w:val="8292A2"/>
            <w:sz w:val="27"/>
          </w:rPr>
          <w:t>// returnBook(bookname)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28" w:author="Unknown"/>
          <w:rFonts w:ascii="Consolas" w:eastAsia="Times New Roman" w:hAnsi="Consolas" w:cs="Consolas"/>
          <w:color w:val="F8F8F2"/>
          <w:sz w:val="27"/>
        </w:rPr>
      </w:pPr>
      <w:ins w:id="8129" w:author="Unknown">
        <w:r w:rsidRPr="0089304D">
          <w:rPr>
            <w:rFonts w:ascii="Consolas" w:eastAsia="Times New Roman" w:hAnsi="Consolas" w:cs="Consolas"/>
            <w:color w:val="66D9EF"/>
            <w:sz w:val="27"/>
          </w:rPr>
          <w:t>class</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Library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0" w:author="Unknown"/>
          <w:rFonts w:ascii="Consolas" w:eastAsia="Times New Roman" w:hAnsi="Consolas" w:cs="Consolas"/>
          <w:color w:val="F8F8F2"/>
          <w:sz w:val="27"/>
        </w:rPr>
      </w:pPr>
      <w:ins w:id="81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constructor</w:t>
        </w:r>
        <w:r w:rsidRPr="0089304D">
          <w:rPr>
            <w:rFonts w:ascii="Consolas" w:eastAsia="Times New Roman" w:hAnsi="Consolas" w:cs="Consolas"/>
            <w:color w:val="F8F8F2"/>
            <w:sz w:val="27"/>
          </w:rPr>
          <w:t>(bookList){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2" w:author="Unknown"/>
          <w:rFonts w:ascii="Consolas" w:eastAsia="Times New Roman" w:hAnsi="Consolas" w:cs="Consolas"/>
          <w:color w:val="F8F8F2"/>
          <w:sz w:val="27"/>
        </w:rPr>
      </w:pPr>
      <w:ins w:id="81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.bookList = bookList;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4" w:author="Unknown"/>
          <w:rFonts w:ascii="Consolas" w:eastAsia="Times New Roman" w:hAnsi="Consolas" w:cs="Consolas"/>
          <w:color w:val="F8F8F2"/>
          <w:sz w:val="27"/>
        </w:rPr>
      </w:pPr>
      <w:ins w:id="81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.issuedBooks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6" w:author="Unknown"/>
          <w:rFonts w:ascii="Consolas" w:eastAsia="Times New Roman" w:hAnsi="Consolas" w:cs="Consolas"/>
          <w:color w:val="F8F8F2"/>
          <w:sz w:val="27"/>
        </w:rPr>
      </w:pPr>
      <w:ins w:id="813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39" w:author="Unknown"/>
          <w:rFonts w:ascii="Consolas" w:eastAsia="Times New Roman" w:hAnsi="Consolas" w:cs="Consolas"/>
          <w:color w:val="F8F8F2"/>
          <w:sz w:val="27"/>
        </w:rPr>
      </w:pPr>
      <w:ins w:id="814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getBookList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1" w:author="Unknown"/>
          <w:rFonts w:ascii="Consolas" w:eastAsia="Times New Roman" w:hAnsi="Consolas" w:cs="Consolas"/>
          <w:color w:val="F8F8F2"/>
          <w:sz w:val="27"/>
        </w:rPr>
      </w:pPr>
      <w:ins w:id="814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.bookList.</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(element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3" w:author="Unknown"/>
          <w:rFonts w:ascii="Consolas" w:eastAsia="Times New Roman" w:hAnsi="Consolas" w:cs="Consolas"/>
          <w:color w:val="F8F8F2"/>
          <w:sz w:val="27"/>
        </w:rPr>
      </w:pPr>
      <w:ins w:id="814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5" w:author="Unknown"/>
          <w:rFonts w:ascii="Consolas" w:eastAsia="Times New Roman" w:hAnsi="Consolas" w:cs="Consolas"/>
          <w:color w:val="F8F8F2"/>
          <w:sz w:val="27"/>
        </w:rPr>
      </w:pPr>
      <w:ins w:id="814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7" w:author="Unknown"/>
          <w:rFonts w:ascii="Consolas" w:eastAsia="Times New Roman" w:hAnsi="Consolas" w:cs="Consolas"/>
          <w:color w:val="F8F8F2"/>
          <w:sz w:val="27"/>
        </w:rPr>
      </w:pPr>
      <w:ins w:id="8148" w:author="Unknown">
        <w:r w:rsidRPr="0089304D">
          <w:rPr>
            <w:rFonts w:ascii="Consolas" w:eastAsia="Times New Roman" w:hAnsi="Consolas" w:cs="Consolas"/>
            <w:color w:val="F8F8F2"/>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0" w:author="Unknown"/>
          <w:rFonts w:ascii="Consolas" w:eastAsia="Times New Roman" w:hAnsi="Consolas" w:cs="Consolas"/>
          <w:color w:val="F8F8F2"/>
          <w:sz w:val="27"/>
        </w:rPr>
      </w:pPr>
      <w:ins w:id="815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issueBook</w:t>
        </w:r>
        <w:r w:rsidRPr="0089304D">
          <w:rPr>
            <w:rFonts w:ascii="Consolas" w:eastAsia="Times New Roman" w:hAnsi="Consolas" w:cs="Consolas"/>
            <w:color w:val="F8F8F2"/>
            <w:sz w:val="27"/>
          </w:rPr>
          <w:t>(bookname,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2" w:author="Unknown"/>
          <w:rFonts w:ascii="Consolas" w:eastAsia="Times New Roman" w:hAnsi="Consolas" w:cs="Consolas"/>
          <w:color w:val="F8F8F2"/>
          <w:sz w:val="27"/>
        </w:rPr>
      </w:pPr>
      <w:ins w:id="81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.issuedBooks[bookname]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4" w:author="Unknown"/>
          <w:rFonts w:ascii="Consolas" w:eastAsia="Times New Roman" w:hAnsi="Consolas" w:cs="Consolas"/>
          <w:color w:val="F8F8F2"/>
          <w:sz w:val="27"/>
        </w:rPr>
      </w:pPr>
      <w:ins w:id="815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.issuedBooks[bookname] =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6" w:author="Unknown"/>
          <w:rFonts w:ascii="Consolas" w:eastAsia="Times New Roman" w:hAnsi="Consolas" w:cs="Consolas"/>
          <w:color w:val="F8F8F2"/>
          <w:sz w:val="27"/>
        </w:rPr>
      </w:pPr>
      <w:ins w:id="815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58" w:author="Unknown"/>
          <w:rFonts w:ascii="Consolas" w:eastAsia="Times New Roman" w:hAnsi="Consolas" w:cs="Consolas"/>
          <w:color w:val="F8F8F2"/>
          <w:sz w:val="27"/>
        </w:rPr>
      </w:pPr>
      <w:ins w:id="81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0" w:author="Unknown"/>
          <w:rFonts w:ascii="Consolas" w:eastAsia="Times New Roman" w:hAnsi="Consolas" w:cs="Consolas"/>
          <w:color w:val="F8F8F2"/>
          <w:sz w:val="27"/>
        </w:rPr>
      </w:pPr>
      <w:ins w:id="816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book is already issued!"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2" w:author="Unknown"/>
          <w:rFonts w:ascii="Consolas" w:eastAsia="Times New Roman" w:hAnsi="Consolas" w:cs="Consolas"/>
          <w:color w:val="F8F8F2"/>
          <w:sz w:val="27"/>
        </w:rPr>
      </w:pPr>
      <w:ins w:id="816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4" w:author="Unknown"/>
          <w:rFonts w:ascii="Consolas" w:eastAsia="Times New Roman" w:hAnsi="Consolas" w:cs="Consolas"/>
          <w:color w:val="F8F8F2"/>
          <w:sz w:val="27"/>
        </w:rPr>
      </w:pPr>
      <w:ins w:id="816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7" w:author="Unknown"/>
          <w:rFonts w:ascii="Consolas" w:eastAsia="Times New Roman" w:hAnsi="Consolas" w:cs="Consolas"/>
          <w:color w:val="F8F8F2"/>
          <w:sz w:val="27"/>
        </w:rPr>
      </w:pPr>
      <w:ins w:id="81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returnBook</w:t>
        </w:r>
        <w:r w:rsidRPr="0089304D">
          <w:rPr>
            <w:rFonts w:ascii="Consolas" w:eastAsia="Times New Roman" w:hAnsi="Consolas" w:cs="Consolas"/>
            <w:color w:val="F8F8F2"/>
            <w:sz w:val="27"/>
          </w:rPr>
          <w:t>(bookname){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69" w:author="Unknown"/>
          <w:rFonts w:ascii="Consolas" w:eastAsia="Times New Roman" w:hAnsi="Consolas" w:cs="Consolas"/>
          <w:color w:val="F8F8F2"/>
          <w:sz w:val="27"/>
        </w:rPr>
      </w:pPr>
      <w:ins w:id="817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delete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.issuedBooks[bookname];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71" w:author="Unknown"/>
          <w:rFonts w:ascii="Consolas" w:eastAsia="Times New Roman" w:hAnsi="Consolas" w:cs="Consolas"/>
          <w:color w:val="F8F8F2"/>
          <w:sz w:val="27"/>
        </w:rPr>
      </w:pPr>
      <w:ins w:id="817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73" w:author="Unknown"/>
          <w:rFonts w:ascii="Consolas" w:eastAsia="Times New Roman" w:hAnsi="Consolas" w:cs="Consolas"/>
          <w:color w:val="F8F8F2"/>
          <w:sz w:val="27"/>
        </w:rPr>
      </w:pPr>
      <w:ins w:id="817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75" w:author="Unknown"/>
          <w:rFonts w:ascii="Consolas" w:eastAsia="Times New Roman" w:hAnsi="Consolas" w:cs="Consolas"/>
          <w:color w:val="F8F8F2"/>
          <w:sz w:val="27"/>
        </w:rPr>
      </w:pPr>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Callback functions in javascript | JavaScript Tutorial In Hindi #37</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the previous lecture, we have discussed what functions do and how to use them. But now the question is, what is a</w:t>
      </w:r>
      <w:r w:rsidRPr="0089304D">
        <w:rPr>
          <w:rFonts w:ascii="Segoe UI" w:eastAsia="Times New Roman" w:hAnsi="Segoe UI" w:cs="Segoe UI"/>
          <w:b/>
          <w:bCs/>
          <w:color w:val="000000"/>
          <w:sz w:val="27"/>
        </w:rPr>
        <w:t> callback functio</w:t>
      </w:r>
      <w:r w:rsidRPr="0089304D">
        <w:rPr>
          <w:rFonts w:ascii="Segoe UI" w:eastAsia="Times New Roman" w:hAnsi="Segoe UI" w:cs="Segoe UI"/>
          <w:color w:val="000000"/>
          <w:sz w:val="27"/>
          <w:szCs w:val="27"/>
        </w:rPr>
        <w:t>n? Callback functions are one of the most important parts of JavaScript, and once we understand how it works, we will become much better in JavaScript. So, in this tutorial, we will understand what callback functions are and how to use them in JavaScript.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What is a Callback?</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i/>
          <w:iCs/>
          <w:color w:val="000000"/>
          <w:sz w:val="27"/>
        </w:rPr>
        <w:t>A callback is a function that is executed after another function has finished executing.</w:t>
      </w:r>
      <w:r w:rsidRPr="0089304D">
        <w:rPr>
          <w:rFonts w:ascii="Segoe UI" w:eastAsia="Times New Roman" w:hAnsi="Segoe UI" w:cs="Segoe UI"/>
          <w:color w:val="000000"/>
          <w:sz w:val="27"/>
          <w:szCs w:val="27"/>
        </w:rPr>
        <w:t> </w:t>
      </w:r>
      <w:r w:rsidRPr="0089304D">
        <w:rPr>
          <w:rFonts w:ascii="Segoe UI" w:eastAsia="Times New Roman" w:hAnsi="Segoe UI" w:cs="Segoe UI"/>
          <w:i/>
          <w:iCs/>
          <w:color w:val="000000"/>
          <w:sz w:val="27"/>
        </w:rPr>
        <w:t xml:space="preserve">As we have studied earlier that functions are objects. Functions can </w:t>
      </w:r>
      <w:r w:rsidRPr="0089304D">
        <w:rPr>
          <w:rFonts w:ascii="Segoe UI" w:eastAsia="Times New Roman" w:hAnsi="Segoe UI" w:cs="Segoe UI"/>
          <w:i/>
          <w:iCs/>
          <w:color w:val="000000"/>
          <w:sz w:val="27"/>
        </w:rPr>
        <w:lastRenderedPageBreak/>
        <w:t>take functions as arguments and can be returned by other functions. Functions that take another function as an argument are called </w:t>
      </w:r>
      <w:r w:rsidRPr="0089304D">
        <w:rPr>
          <w:rFonts w:ascii="Segoe UI" w:eastAsia="Times New Roman" w:hAnsi="Segoe UI" w:cs="Segoe UI"/>
          <w:color w:val="000000"/>
          <w:sz w:val="27"/>
          <w:szCs w:val="27"/>
        </w:rPr>
        <w:t>higher-order functions</w:t>
      </w:r>
      <w:r w:rsidRPr="0089304D">
        <w:rPr>
          <w:rFonts w:ascii="Segoe UI" w:eastAsia="Times New Roman" w:hAnsi="Segoe UI" w:cs="Segoe UI"/>
          <w:i/>
          <w:iCs/>
          <w:color w:val="000000"/>
          <w:sz w:val="27"/>
        </w:rPr>
        <w:t>. So, the callback function can also be defined as any function that is passed as an argument is called a </w:t>
      </w:r>
      <w:r w:rsidRPr="0089304D">
        <w:rPr>
          <w:rFonts w:ascii="Segoe UI" w:eastAsia="Times New Roman" w:hAnsi="Segoe UI" w:cs="Segoe UI"/>
          <w:b/>
          <w:bCs/>
          <w:i/>
          <w:iCs/>
          <w:color w:val="000000"/>
          <w:sz w:val="27"/>
        </w:rPr>
        <w:t>callback function</w:t>
      </w:r>
      <w:r w:rsidRPr="0089304D">
        <w:rPr>
          <w:rFonts w:ascii="Segoe UI" w:eastAsia="Times New Roman" w:hAnsi="Segoe UI" w:cs="Segoe UI"/>
          <w:i/>
          <w:iCs/>
          <w:color w:val="000000"/>
          <w:sz w:val="27"/>
        </w:rPr>
        <w: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176" w:author="Unknown"/>
          <w:rFonts w:ascii="Segoe UI" w:eastAsia="Times New Roman" w:hAnsi="Segoe UI" w:cs="Segoe UI"/>
          <w:b/>
          <w:bCs/>
          <w:color w:val="000000"/>
          <w:sz w:val="24"/>
          <w:szCs w:val="24"/>
        </w:rPr>
      </w:pPr>
      <w:ins w:id="8177" w:author="Unknown">
        <w:r w:rsidRPr="0089304D">
          <w:rPr>
            <w:rFonts w:ascii="Segoe UI" w:eastAsia="Times New Roman" w:hAnsi="Segoe UI" w:cs="Segoe UI"/>
            <w:b/>
            <w:bCs/>
            <w:color w:val="000000"/>
            <w:sz w:val="24"/>
            <w:szCs w:val="24"/>
          </w:rPr>
          <w:t>Why do we need Callbacks?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178" w:author="Unknown"/>
          <w:rFonts w:ascii="Segoe UI" w:eastAsia="Times New Roman" w:hAnsi="Segoe UI" w:cs="Segoe UI"/>
          <w:color w:val="000000"/>
          <w:sz w:val="27"/>
          <w:szCs w:val="27"/>
        </w:rPr>
      </w:pPr>
      <w:ins w:id="8179" w:author="Unknown">
        <w:r w:rsidRPr="0089304D">
          <w:rPr>
            <w:rFonts w:ascii="Segoe UI" w:eastAsia="Times New Roman" w:hAnsi="Segoe UI" w:cs="Segoe UI"/>
            <w:color w:val="000000"/>
            <w:sz w:val="27"/>
            <w:szCs w:val="27"/>
          </w:rPr>
          <w:t>As we know, instead of waiting for a response, JavaScript will keep executing while listening for other events.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80" w:author="Unknown"/>
          <w:rFonts w:ascii="Consolas" w:eastAsia="Times New Roman" w:hAnsi="Consolas" w:cs="Consolas"/>
          <w:color w:val="F8F8F2"/>
          <w:sz w:val="27"/>
        </w:rPr>
      </w:pPr>
      <w:ins w:id="818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fun1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82" w:author="Unknown"/>
          <w:rFonts w:ascii="Consolas" w:eastAsia="Times New Roman" w:hAnsi="Consolas" w:cs="Consolas"/>
          <w:color w:val="F8F8F2"/>
          <w:sz w:val="27"/>
        </w:rPr>
      </w:pPr>
      <w:ins w:id="8183"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(“Code With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84" w:author="Unknown"/>
          <w:rFonts w:ascii="Consolas" w:eastAsia="Times New Roman" w:hAnsi="Consolas" w:cs="Consolas"/>
          <w:color w:val="F8F8F2"/>
          <w:sz w:val="27"/>
        </w:rPr>
      </w:pPr>
      <w:ins w:id="818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86" w:author="Unknown"/>
          <w:rFonts w:ascii="Consolas" w:eastAsia="Times New Roman" w:hAnsi="Consolas" w:cs="Consolas"/>
          <w:color w:val="F8F8F2"/>
          <w:sz w:val="27"/>
        </w:rPr>
      </w:pPr>
      <w:ins w:id="8187"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fun2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88" w:author="Unknown"/>
          <w:rFonts w:ascii="Consolas" w:eastAsia="Times New Roman" w:hAnsi="Consolas" w:cs="Consolas"/>
          <w:color w:val="F8F8F2"/>
          <w:sz w:val="27"/>
        </w:rPr>
      </w:pPr>
      <w:ins w:id="818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(“JavaScript Tutorial”);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90" w:author="Unknown"/>
          <w:rFonts w:ascii="Consolas" w:eastAsia="Times New Roman" w:hAnsi="Consolas" w:cs="Consolas"/>
          <w:color w:val="F8F8F2"/>
          <w:sz w:val="27"/>
        </w:rPr>
      </w:pPr>
      <w:ins w:id="819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92" w:author="Unknown"/>
          <w:rFonts w:ascii="Consolas" w:eastAsia="Times New Roman" w:hAnsi="Consolas" w:cs="Consolas"/>
          <w:color w:val="F8F8F2"/>
          <w:sz w:val="27"/>
        </w:rPr>
      </w:pPr>
      <w:ins w:id="8193" w:author="Unknown">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194" w:author="Unknown"/>
          <w:rFonts w:ascii="Consolas" w:eastAsia="Times New Roman" w:hAnsi="Consolas" w:cs="Consolas"/>
          <w:color w:val="F8F8F2"/>
          <w:sz w:val="27"/>
          <w:szCs w:val="27"/>
        </w:rPr>
      </w:pPr>
      <w:ins w:id="8195" w:author="Unknown">
        <w:r w:rsidRPr="0089304D">
          <w:rPr>
            <w:rFonts w:ascii="Consolas" w:eastAsia="Times New Roman" w:hAnsi="Consolas" w:cs="Consolas"/>
            <w:color w:val="E6DB74"/>
            <w:sz w:val="27"/>
          </w:rPr>
          <w:t>second</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8196" w:author="Unknown"/>
          <w:rFonts w:ascii="Segoe UI" w:eastAsia="Times New Roman" w:hAnsi="Segoe UI" w:cs="Segoe UI"/>
          <w:color w:val="000000"/>
          <w:sz w:val="27"/>
          <w:szCs w:val="27"/>
        </w:rPr>
      </w:pPr>
      <w:ins w:id="819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198" w:author="Unknown"/>
          <w:rFonts w:ascii="Segoe UI" w:eastAsia="Times New Roman" w:hAnsi="Segoe UI" w:cs="Segoe UI"/>
          <w:color w:val="000000"/>
          <w:sz w:val="27"/>
          <w:szCs w:val="27"/>
        </w:rPr>
      </w:pPr>
      <w:ins w:id="8199" w:author="Unknown">
        <w:r w:rsidRPr="0089304D">
          <w:rPr>
            <w:rFonts w:ascii="Segoe UI" w:eastAsia="Times New Roman" w:hAnsi="Segoe UI" w:cs="Segoe UI"/>
            <w:color w:val="000000"/>
            <w:sz w:val="27"/>
            <w:szCs w:val="27"/>
          </w:rPr>
          <w:t>The function fun1 is executed first, and the function fun2 is executed second. JavaScript runs code from top to bottom. However, there are some cases that code must run after something else happens and also not using a top-down approach.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00" w:author="Unknown"/>
          <w:rFonts w:ascii="Segoe UI" w:eastAsia="Times New Roman" w:hAnsi="Segoe UI" w:cs="Segoe UI"/>
          <w:color w:val="000000"/>
          <w:sz w:val="27"/>
          <w:szCs w:val="27"/>
        </w:rPr>
      </w:pPr>
      <w:ins w:id="8201" w:author="Unknown">
        <w:r w:rsidRPr="0089304D">
          <w:rPr>
            <w:rFonts w:ascii="Segoe UI" w:eastAsia="Times New Roman" w:hAnsi="Segoe UI" w:cs="Segoe UI"/>
            <w:color w:val="000000"/>
            <w:sz w:val="27"/>
            <w:szCs w:val="27"/>
          </w:rPr>
          <w:t>Callbacks are used to make sure that a function is not going to execute before a task is completed but will execute right after the task has completed. It helps us develop asynchronous JavaScript code and keeps us safe from future errors.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02" w:author="Unknown"/>
          <w:rFonts w:ascii="Segoe UI" w:eastAsia="Times New Roman" w:hAnsi="Segoe UI" w:cs="Segoe UI"/>
          <w:color w:val="000000"/>
          <w:sz w:val="27"/>
          <w:szCs w:val="27"/>
        </w:rPr>
      </w:pPr>
      <w:ins w:id="8203" w:author="Unknown">
        <w:r w:rsidRPr="0089304D">
          <w:rPr>
            <w:rFonts w:ascii="Segoe UI" w:eastAsia="Times New Roman" w:hAnsi="Segoe UI" w:cs="Segoe UI"/>
            <w:color w:val="000000"/>
            <w:sz w:val="27"/>
            <w:szCs w:val="27"/>
          </w:rPr>
          <w:t>In JavaScript, the way to create a callback function is to pass it as a parameter to another function, and then to call it back right after something has happened or some task is completed.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204" w:author="Unknown"/>
          <w:rFonts w:ascii="Segoe UI" w:eastAsia="Times New Roman" w:hAnsi="Segoe UI" w:cs="Segoe UI"/>
          <w:b/>
          <w:bCs/>
          <w:color w:val="000000"/>
          <w:sz w:val="24"/>
          <w:szCs w:val="24"/>
        </w:rPr>
      </w:pPr>
      <w:ins w:id="8205" w:author="Unknown">
        <w:r w:rsidRPr="0089304D">
          <w:rPr>
            <w:rFonts w:ascii="Segoe UI" w:eastAsia="Times New Roman" w:hAnsi="Segoe UI" w:cs="Segoe UI"/>
            <w:b/>
            <w:bCs/>
            <w:color w:val="000000"/>
            <w:sz w:val="24"/>
            <w:szCs w:val="24"/>
          </w:rPr>
          <w:t>How to create a Callback:-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06" w:author="Unknown"/>
          <w:rFonts w:ascii="Segoe UI" w:eastAsia="Times New Roman" w:hAnsi="Segoe UI" w:cs="Segoe UI"/>
          <w:color w:val="000000"/>
          <w:sz w:val="27"/>
          <w:szCs w:val="27"/>
        </w:rPr>
      </w:pPr>
      <w:ins w:id="8207" w:author="Unknown">
        <w:r w:rsidRPr="0089304D">
          <w:rPr>
            <w:rFonts w:ascii="Segoe UI" w:eastAsia="Times New Roman" w:hAnsi="Segoe UI" w:cs="Segoe UI"/>
            <w:color w:val="000000"/>
            <w:sz w:val="27"/>
            <w:szCs w:val="27"/>
          </w:rPr>
          <w:t>Suppose we want to log a message to the console but it should be there after 5 seconds.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08" w:author="Unknown"/>
          <w:rFonts w:ascii="Consolas" w:eastAsia="Times New Roman" w:hAnsi="Consolas" w:cs="Consolas"/>
          <w:color w:val="F8F8F2"/>
          <w:sz w:val="27"/>
        </w:rPr>
      </w:pPr>
      <w:ins w:id="8209" w:author="Unknown">
        <w:r w:rsidRPr="0089304D">
          <w:rPr>
            <w:rFonts w:ascii="Consolas" w:eastAsia="Times New Roman" w:hAnsi="Consolas" w:cs="Consolas"/>
            <w:color w:val="66D9EF"/>
            <w:sz w:val="27"/>
          </w:rPr>
          <w:lastRenderedPageBreak/>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myMessage</w:t>
        </w:r>
        <w:r w:rsidRPr="0089304D">
          <w:rPr>
            <w:rFonts w:ascii="Consolas" w:eastAsia="Times New Roman" w:hAnsi="Consolas" w:cs="Consolas"/>
            <w:color w:val="F8F8F2"/>
            <w:sz w:val="27"/>
          </w:rPr>
          <w:t xml:space="preserve"> (str)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0" w:author="Unknown"/>
          <w:rFonts w:ascii="Consolas" w:eastAsia="Times New Roman" w:hAnsi="Consolas" w:cs="Consolas"/>
          <w:color w:val="F8F8F2"/>
          <w:sz w:val="27"/>
        </w:rPr>
      </w:pPr>
      <w:ins w:id="821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2" w:author="Unknown"/>
          <w:rFonts w:ascii="Consolas" w:eastAsia="Times New Roman" w:hAnsi="Consolas" w:cs="Consolas"/>
          <w:color w:val="F8F8F2"/>
          <w:sz w:val="27"/>
        </w:rPr>
      </w:pPr>
      <w:ins w:id="821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script to download the picture here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4" w:author="Unknown"/>
          <w:rFonts w:ascii="Consolas" w:eastAsia="Times New Roman" w:hAnsi="Consolas" w:cs="Consolas"/>
          <w:color w:val="F8F8F2"/>
          <w:sz w:val="27"/>
        </w:rPr>
      </w:pPr>
      <w:ins w:id="821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6" w:author="Unknown"/>
          <w:rFonts w:ascii="Consolas" w:eastAsia="Times New Roman" w:hAnsi="Consolas" w:cs="Consolas"/>
          <w:color w:val="F8F8F2"/>
          <w:sz w:val="27"/>
        </w:rPr>
      </w:pPr>
      <w:ins w:id="8217"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18" w:author="Unknown"/>
          <w:rFonts w:ascii="Consolas" w:eastAsia="Times New Roman" w:hAnsi="Consolas" w:cs="Consolas"/>
          <w:color w:val="F8F8F2"/>
          <w:sz w:val="27"/>
          <w:szCs w:val="27"/>
        </w:rPr>
      </w:pPr>
      <w:ins w:id="8219"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8220" w:author="Unknown"/>
          <w:rFonts w:ascii="Segoe UI" w:eastAsia="Times New Roman" w:hAnsi="Segoe UI" w:cs="Segoe UI"/>
          <w:color w:val="000000"/>
          <w:sz w:val="27"/>
          <w:szCs w:val="27"/>
        </w:rPr>
      </w:pPr>
      <w:ins w:id="822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22" w:author="Unknown"/>
          <w:rFonts w:ascii="Segoe UI" w:eastAsia="Times New Roman" w:hAnsi="Segoe UI" w:cs="Segoe UI"/>
          <w:color w:val="000000"/>
          <w:sz w:val="27"/>
          <w:szCs w:val="27"/>
        </w:rPr>
      </w:pPr>
      <w:ins w:id="8223" w:author="Unknown">
        <w:r w:rsidRPr="0089304D">
          <w:rPr>
            <w:rFonts w:ascii="Segoe UI" w:eastAsia="Times New Roman" w:hAnsi="Segoe UI" w:cs="Segoe UI"/>
            <w:color w:val="000000"/>
            <w:sz w:val="27"/>
            <w:szCs w:val="27"/>
          </w:rPr>
          <w:t>There is a built-in method called </w:t>
        </w:r>
        <w:r w:rsidRPr="0089304D">
          <w:rPr>
            <w:rFonts w:ascii="Segoe UI" w:eastAsia="Times New Roman" w:hAnsi="Segoe UI" w:cs="Segoe UI"/>
            <w:b/>
            <w:bCs/>
            <w:color w:val="000000"/>
            <w:sz w:val="27"/>
          </w:rPr>
          <w:t>“setTimeout”</w:t>
        </w:r>
        <w:r w:rsidRPr="0089304D">
          <w:rPr>
            <w:rFonts w:ascii="Segoe UI" w:eastAsia="Times New Roman" w:hAnsi="Segoe UI" w:cs="Segoe UI"/>
            <w:color w:val="000000"/>
            <w:sz w:val="27"/>
            <w:szCs w:val="27"/>
          </w:rPr>
          <w:t>, which calls a function after a given period of time. So here, the myMessage function is being called after 5 seconds. </w:t>
        </w:r>
        <w:r w:rsidRPr="0089304D">
          <w:rPr>
            <w:rFonts w:ascii="Segoe UI" w:eastAsia="Times New Roman" w:hAnsi="Segoe UI" w:cs="Segoe UI"/>
            <w:b/>
            <w:bCs/>
            <w:color w:val="000000"/>
            <w:sz w:val="27"/>
          </w:rPr>
          <w:t>(1 second = 1000 milliseconds)</w:t>
        </w:r>
        <w:r w:rsidRPr="0089304D">
          <w:rPr>
            <w:rFonts w:ascii="Segoe UI" w:eastAsia="Times New Roman" w:hAnsi="Segoe UI" w:cs="Segoe UI"/>
            <w:color w:val="000000"/>
            <w:sz w:val="27"/>
            <w:szCs w:val="27"/>
          </w:rPr>
          <w:t>. In other words, the myMessage function is being called after something happened (after 5 seconds passed for this example), but not before. So, the myMessage function is an example of a callback function.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24" w:author="Unknown"/>
          <w:rFonts w:ascii="Segoe UI" w:eastAsia="Times New Roman" w:hAnsi="Segoe UI" w:cs="Segoe UI"/>
          <w:color w:val="000000"/>
          <w:sz w:val="27"/>
          <w:szCs w:val="27"/>
        </w:rPr>
      </w:pPr>
      <w:ins w:id="8225" w:author="Unknown">
        <w:r w:rsidRPr="0089304D">
          <w:rPr>
            <w:rFonts w:ascii="Segoe UI" w:eastAsia="Times New Roman" w:hAnsi="Segoe UI" w:cs="Segoe UI"/>
            <w:color w:val="000000"/>
            <w:sz w:val="27"/>
            <w:szCs w:val="27"/>
          </w:rPr>
          <w:t>Here is an example of callback functions in 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26" w:author="Unknown"/>
          <w:rFonts w:ascii="Consolas" w:eastAsia="Times New Roman" w:hAnsi="Consolas" w:cs="Consolas"/>
          <w:color w:val="F8F8F2"/>
          <w:sz w:val="27"/>
        </w:rPr>
      </w:pPr>
      <w:ins w:id="8227"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(x, y , callback){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28" w:author="Unknown"/>
          <w:rFonts w:ascii="Consolas" w:eastAsia="Times New Roman" w:hAnsi="Consolas" w:cs="Consolas"/>
          <w:color w:val="F8F8F2"/>
          <w:sz w:val="27"/>
        </w:rPr>
      </w:pPr>
      <w:ins w:id="8229" w:author="Unknown">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0" w:author="Unknown"/>
          <w:rFonts w:ascii="Consolas" w:eastAsia="Times New Roman" w:hAnsi="Consolas" w:cs="Consolas"/>
          <w:color w:val="F8F8F2"/>
          <w:sz w:val="27"/>
        </w:rPr>
      </w:pPr>
      <w:ins w:id="8231"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write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sum of </w:t>
        </w:r>
        <w:r w:rsidRPr="0089304D">
          <w:rPr>
            <w:rFonts w:ascii="Consolas" w:eastAsia="Times New Roman" w:hAnsi="Consolas" w:cs="Consolas"/>
            <w:color w:val="F8F8F2"/>
            <w:sz w:val="27"/>
          </w:rPr>
          <w:t>${x}</w:t>
        </w:r>
        <w:r w:rsidRPr="0089304D">
          <w:rPr>
            <w:rFonts w:ascii="Consolas" w:eastAsia="Times New Roman" w:hAnsi="Consolas" w:cs="Consolas"/>
            <w:color w:val="A6E22E"/>
            <w:sz w:val="27"/>
          </w:rPr>
          <w:t xml:space="preserve"> and </w:t>
        </w:r>
        <w:r w:rsidRPr="0089304D">
          <w:rPr>
            <w:rFonts w:ascii="Consolas" w:eastAsia="Times New Roman" w:hAnsi="Consolas" w:cs="Consolas"/>
            <w:color w:val="F8F8F2"/>
            <w:sz w:val="27"/>
          </w:rPr>
          <w:t>${y}</w:t>
        </w:r>
        <w:r w:rsidRPr="0089304D">
          <w:rPr>
            <w:rFonts w:ascii="Consolas" w:eastAsia="Times New Roman" w:hAnsi="Consolas" w:cs="Consolas"/>
            <w:color w:val="A6E22E"/>
            <w:sz w:val="27"/>
          </w:rPr>
          <w:t xml:space="preserve"> is </w:t>
        </w:r>
        <w:r w:rsidRPr="0089304D">
          <w:rPr>
            <w:rFonts w:ascii="Consolas" w:eastAsia="Times New Roman" w:hAnsi="Consolas" w:cs="Consolas"/>
            <w:color w:val="F8F8F2"/>
            <w:sz w:val="27"/>
          </w:rPr>
          <w:t>${x+y}</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2" w:author="Unknown"/>
          <w:rFonts w:ascii="Consolas" w:eastAsia="Times New Roman" w:hAnsi="Consolas" w:cs="Consolas"/>
          <w:color w:val="F8F8F2"/>
          <w:sz w:val="27"/>
        </w:rPr>
      </w:pPr>
      <w:ins w:id="8233" w:author="Unknown">
        <w:r w:rsidRPr="0089304D">
          <w:rPr>
            <w:rFonts w:ascii="Consolas" w:eastAsia="Times New Roman" w:hAnsi="Consolas" w:cs="Consolas"/>
            <w:color w:val="E6DB74"/>
            <w:sz w:val="27"/>
          </w:rPr>
          <w:t>callback</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4" w:author="Unknown"/>
          <w:rFonts w:ascii="Consolas" w:eastAsia="Times New Roman" w:hAnsi="Consolas" w:cs="Consolas"/>
          <w:color w:val="F8F8F2"/>
          <w:sz w:val="27"/>
        </w:rPr>
      </w:pPr>
      <w:ins w:id="8235"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5000</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6" w:author="Unknown"/>
          <w:rFonts w:ascii="Consolas" w:eastAsia="Times New Roman" w:hAnsi="Consolas" w:cs="Consolas"/>
          <w:color w:val="F8F8F2"/>
          <w:sz w:val="27"/>
        </w:rPr>
      </w:pPr>
      <w:ins w:id="823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display() function is called just after the ending of addition()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38" w:author="Unknown"/>
          <w:rFonts w:ascii="Consolas" w:eastAsia="Times New Roman" w:hAnsi="Consolas" w:cs="Consolas"/>
          <w:color w:val="F8F8F2"/>
          <w:sz w:val="27"/>
        </w:rPr>
      </w:pPr>
      <w:ins w:id="823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display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40" w:author="Unknown"/>
          <w:rFonts w:ascii="Consolas" w:eastAsia="Times New Roman" w:hAnsi="Consolas" w:cs="Consolas"/>
          <w:color w:val="F8F8F2"/>
          <w:sz w:val="27"/>
        </w:rPr>
      </w:pPr>
      <w:ins w:id="8241" w:author="Unknown">
        <w:r w:rsidRPr="0089304D">
          <w:rPr>
            <w:rFonts w:ascii="Consolas" w:eastAsia="Times New Roman" w:hAnsi="Consolas" w:cs="Consolas"/>
            <w:color w:val="F8F8F2"/>
            <w:sz w:val="27"/>
          </w:rPr>
          <w:t>document.</w:t>
        </w:r>
        <w:r w:rsidRPr="0089304D">
          <w:rPr>
            <w:rFonts w:ascii="Consolas" w:eastAsia="Times New Roman" w:hAnsi="Consolas" w:cs="Consolas"/>
            <w:color w:val="E6DB74"/>
            <w:sz w:val="27"/>
          </w:rPr>
          <w:t>write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'Numbers added!'</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42" w:author="Unknown"/>
          <w:rFonts w:ascii="Consolas" w:eastAsia="Times New Roman" w:hAnsi="Consolas" w:cs="Consolas"/>
          <w:color w:val="F8F8F2"/>
          <w:sz w:val="27"/>
        </w:rPr>
      </w:pPr>
      <w:ins w:id="8243" w:author="Unknown">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44" w:author="Unknown"/>
          <w:rFonts w:ascii="Consolas" w:eastAsia="Times New Roman" w:hAnsi="Consolas" w:cs="Consolas"/>
          <w:color w:val="F8F8F2"/>
          <w:sz w:val="27"/>
        </w:rPr>
      </w:pPr>
      <w:ins w:id="82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Calling addition()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46" w:author="Unknown"/>
          <w:rFonts w:ascii="Consolas" w:eastAsia="Times New Roman" w:hAnsi="Consolas" w:cs="Consolas"/>
          <w:color w:val="F8F8F2"/>
          <w:sz w:val="27"/>
          <w:szCs w:val="27"/>
        </w:rPr>
      </w:pPr>
      <w:ins w:id="8247" w:author="Unknown">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,display);</w:t>
        </w:r>
      </w:ins>
    </w:p>
    <w:p w:rsidR="0089304D" w:rsidRPr="0089304D" w:rsidRDefault="0089304D" w:rsidP="0089304D">
      <w:pPr>
        <w:spacing w:after="0" w:line="240" w:lineRule="auto"/>
        <w:rPr>
          <w:ins w:id="8248" w:author="Unknown"/>
          <w:rFonts w:ascii="Segoe UI" w:eastAsia="Times New Roman" w:hAnsi="Segoe UI" w:cs="Segoe UI"/>
          <w:color w:val="000000"/>
          <w:sz w:val="27"/>
          <w:szCs w:val="27"/>
        </w:rPr>
      </w:pPr>
      <w:ins w:id="824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50" w:author="Unknown"/>
          <w:rFonts w:ascii="Segoe UI" w:eastAsia="Times New Roman" w:hAnsi="Segoe UI" w:cs="Segoe UI"/>
          <w:color w:val="000000"/>
          <w:sz w:val="27"/>
          <w:szCs w:val="27"/>
        </w:rPr>
      </w:pPr>
      <w:ins w:id="8251" w:author="Unknown">
        <w:r w:rsidRPr="0089304D">
          <w:rPr>
            <w:rFonts w:ascii="Segoe UI" w:eastAsia="Times New Roman" w:hAnsi="Segoe UI" w:cs="Segoe UI"/>
            <w:color w:val="000000"/>
            <w:sz w:val="27"/>
            <w:szCs w:val="27"/>
          </w:rPr>
          <w:t xml:space="preserve">Here are the two functions – addition(x, y, callback) and display(). Here addition() is called after 5 seconds with the display() function, i.e. passed in as </w:t>
        </w:r>
        <w:r w:rsidRPr="0089304D">
          <w:rPr>
            <w:rFonts w:ascii="Segoe UI" w:eastAsia="Times New Roman" w:hAnsi="Segoe UI" w:cs="Segoe UI"/>
            <w:color w:val="000000"/>
            <w:sz w:val="27"/>
            <w:szCs w:val="27"/>
          </w:rPr>
          <w:lastRenderedPageBreak/>
          <w:t>the third argument to the addition function along with two numbers x and y. As a result, the addition() is invoked with 1, 2 and the display() which is the callback. The addition() prints the addition of the two numbers(x+y), and as soon as that is done, the callback function is executed.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252" w:author="Unknown"/>
          <w:rFonts w:ascii="Segoe UI" w:eastAsia="Times New Roman" w:hAnsi="Segoe UI" w:cs="Segoe UI"/>
          <w:color w:val="000000"/>
          <w:sz w:val="27"/>
          <w:szCs w:val="27"/>
        </w:rPr>
      </w:pPr>
      <w:ins w:id="8253" w:author="Unknown">
        <w:r w:rsidRPr="0089304D">
          <w:rPr>
            <w:rFonts w:ascii="Segoe UI" w:eastAsia="Times New Roman" w:hAnsi="Segoe UI" w:cs="Segoe UI"/>
            <w:b/>
            <w:bCs/>
            <w:color w:val="000000"/>
            <w:sz w:val="27"/>
          </w:rPr>
          <w:t>Output:-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54" w:author="Unknown"/>
          <w:rFonts w:ascii="Consolas" w:eastAsia="Times New Roman" w:hAnsi="Consolas" w:cs="Consolas"/>
          <w:color w:val="F8F8F2"/>
          <w:sz w:val="27"/>
        </w:rPr>
      </w:pPr>
      <w:ins w:id="8255" w:author="Unknown">
        <w:r w:rsidRPr="0089304D">
          <w:rPr>
            <w:rFonts w:ascii="Consolas" w:eastAsia="Times New Roman" w:hAnsi="Consolas" w:cs="Consolas"/>
            <w:color w:val="F8F8F2"/>
            <w:sz w:val="27"/>
          </w:rPr>
          <w:t xml:space="preserve">The sum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xml:space="preserve"> and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xml:space="preserve"> is </w:t>
        </w:r>
        <w:r w:rsidRPr="0089304D">
          <w:rPr>
            <w:rFonts w:ascii="Consolas" w:eastAsia="Times New Roman" w:hAnsi="Consolas" w:cs="Consolas"/>
            <w:color w:val="AE81FF"/>
            <w:sz w:val="27"/>
          </w:rPr>
          <w:t>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56" w:author="Unknown"/>
          <w:rFonts w:ascii="Consolas" w:eastAsia="Times New Roman" w:hAnsi="Consolas" w:cs="Consolas"/>
          <w:color w:val="F8F8F2"/>
          <w:sz w:val="27"/>
          <w:szCs w:val="27"/>
        </w:rPr>
      </w:pPr>
      <w:ins w:id="8257" w:author="Unknown">
        <w:r w:rsidRPr="0089304D">
          <w:rPr>
            <w:rFonts w:ascii="Consolas" w:eastAsia="Times New Roman" w:hAnsi="Consolas" w:cs="Consolas"/>
            <w:color w:val="F8F8F2"/>
            <w:sz w:val="27"/>
          </w:rPr>
          <w:t>Numbers added!</w:t>
        </w:r>
      </w:ins>
    </w:p>
    <w:p w:rsidR="0089304D" w:rsidRPr="0089304D" w:rsidRDefault="0089304D" w:rsidP="0089304D">
      <w:pPr>
        <w:spacing w:after="0" w:line="240" w:lineRule="auto"/>
        <w:rPr>
          <w:ins w:id="8258" w:author="Unknown"/>
          <w:rFonts w:ascii="Segoe UI" w:eastAsia="Times New Roman" w:hAnsi="Segoe UI" w:cs="Segoe UI"/>
          <w:color w:val="000000"/>
          <w:sz w:val="27"/>
          <w:szCs w:val="27"/>
        </w:rPr>
      </w:pPr>
      <w:ins w:id="825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260" w:author="Unknown"/>
          <w:rFonts w:ascii="Segoe UI" w:eastAsia="Times New Roman" w:hAnsi="Segoe UI" w:cs="Segoe UI"/>
          <w:b/>
          <w:bCs/>
          <w:color w:val="000000"/>
          <w:sz w:val="24"/>
          <w:szCs w:val="24"/>
        </w:rPr>
      </w:pPr>
      <w:ins w:id="8261" w:author="Unknown">
        <w:r w:rsidRPr="0089304D">
          <w:rPr>
            <w:rFonts w:ascii="Segoe UI" w:eastAsia="Times New Roman" w:hAnsi="Segoe UI" w:cs="Segoe UI"/>
            <w:b/>
            <w:bCs/>
            <w:color w:val="000000"/>
            <w:sz w:val="24"/>
            <w:szCs w:val="24"/>
          </w:rPr>
          <w:t>Code ajax.html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62" w:author="Unknown"/>
          <w:rFonts w:ascii="Consolas" w:eastAsia="Times New Roman" w:hAnsi="Consolas" w:cs="Consolas"/>
          <w:color w:val="F8F8F2"/>
          <w:sz w:val="27"/>
        </w:rPr>
      </w:pPr>
      <w:ins w:id="8263"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64" w:author="Unknown"/>
          <w:rFonts w:ascii="Consolas" w:eastAsia="Times New Roman" w:hAnsi="Consolas" w:cs="Consolas"/>
          <w:color w:val="F8F8F2"/>
          <w:sz w:val="27"/>
        </w:rPr>
      </w:pPr>
      <w:ins w:id="826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66" w:author="Unknown"/>
          <w:rFonts w:ascii="Consolas" w:eastAsia="Times New Roman" w:hAnsi="Consolas" w:cs="Consolas"/>
          <w:color w:val="F8F8F2"/>
          <w:sz w:val="27"/>
        </w:rPr>
      </w:pPr>
      <w:ins w:id="826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68" w:author="Unknown"/>
          <w:rFonts w:ascii="Consolas" w:eastAsia="Times New Roman" w:hAnsi="Consolas" w:cs="Consolas"/>
          <w:color w:val="F8F8F2"/>
          <w:sz w:val="27"/>
        </w:rPr>
      </w:pPr>
      <w:ins w:id="82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0" w:author="Unknown"/>
          <w:rFonts w:ascii="Consolas" w:eastAsia="Times New Roman" w:hAnsi="Consolas" w:cs="Consolas"/>
          <w:color w:val="F8F8F2"/>
          <w:sz w:val="27"/>
        </w:rPr>
      </w:pPr>
      <w:ins w:id="82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2" w:author="Unknown"/>
          <w:rFonts w:ascii="Consolas" w:eastAsia="Times New Roman" w:hAnsi="Consolas" w:cs="Consolas"/>
          <w:color w:val="F8F8F2"/>
          <w:sz w:val="27"/>
        </w:rPr>
      </w:pPr>
      <w:ins w:id="82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4" w:author="Unknown"/>
          <w:rFonts w:ascii="Consolas" w:eastAsia="Times New Roman" w:hAnsi="Consolas" w:cs="Consolas"/>
          <w:color w:val="F8F8F2"/>
          <w:sz w:val="27"/>
        </w:rPr>
      </w:pPr>
      <w:ins w:id="82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6" w:author="Unknown"/>
          <w:rFonts w:ascii="Consolas" w:eastAsia="Times New Roman" w:hAnsi="Consolas" w:cs="Consolas"/>
          <w:color w:val="F8F8F2"/>
          <w:sz w:val="27"/>
        </w:rPr>
      </w:pPr>
      <w:ins w:id="82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78" w:author="Unknown"/>
          <w:rFonts w:ascii="Consolas" w:eastAsia="Times New Roman" w:hAnsi="Consolas" w:cs="Consolas"/>
          <w:color w:val="F8F8F2"/>
          <w:sz w:val="27"/>
        </w:rPr>
      </w:pPr>
      <w:ins w:id="827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0" w:author="Unknown"/>
          <w:rFonts w:ascii="Consolas" w:eastAsia="Times New Roman" w:hAnsi="Consolas" w:cs="Consolas"/>
          <w:color w:val="F8F8F2"/>
          <w:sz w:val="27"/>
        </w:rPr>
      </w:pPr>
      <w:ins w:id="828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2" w:author="Unknown"/>
          <w:rFonts w:ascii="Consolas" w:eastAsia="Times New Roman" w:hAnsi="Consolas" w:cs="Consolas"/>
          <w:color w:val="F8F8F2"/>
          <w:sz w:val="27"/>
        </w:rPr>
      </w:pPr>
      <w:ins w:id="82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4" w:author="Unknown"/>
          <w:rFonts w:ascii="Consolas" w:eastAsia="Times New Roman" w:hAnsi="Consolas" w:cs="Consolas"/>
          <w:color w:val="F8F8F2"/>
          <w:sz w:val="27"/>
        </w:rPr>
      </w:pPr>
      <w:ins w:id="82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6" w:author="Unknown"/>
          <w:rFonts w:ascii="Consolas" w:eastAsia="Times New Roman" w:hAnsi="Consolas" w:cs="Consolas"/>
          <w:color w:val="F8F8F2"/>
          <w:sz w:val="27"/>
        </w:rPr>
      </w:pPr>
      <w:ins w:id="82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89" w:author="Unknown"/>
          <w:rFonts w:ascii="Consolas" w:eastAsia="Times New Roman" w:hAnsi="Consolas" w:cs="Consolas"/>
          <w:color w:val="F8F8F2"/>
          <w:sz w:val="27"/>
        </w:rPr>
      </w:pPr>
      <w:ins w:id="82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1" w:author="Unknown"/>
          <w:rFonts w:ascii="Consolas" w:eastAsia="Times New Roman" w:hAnsi="Consolas" w:cs="Consolas"/>
          <w:color w:val="F8F8F2"/>
          <w:sz w:val="27"/>
        </w:rPr>
      </w:pPr>
      <w:ins w:id="82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3" w:author="Unknown"/>
          <w:rFonts w:ascii="Consolas" w:eastAsia="Times New Roman" w:hAnsi="Consolas" w:cs="Consolas"/>
          <w:color w:val="F8F8F2"/>
          <w:sz w:val="27"/>
        </w:rPr>
      </w:pPr>
      <w:ins w:id="82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5" w:author="Unknown"/>
          <w:rFonts w:ascii="Consolas" w:eastAsia="Times New Roman" w:hAnsi="Consolas" w:cs="Consolas"/>
          <w:color w:val="F8F8F2"/>
          <w:sz w:val="27"/>
        </w:rPr>
      </w:pPr>
      <w:ins w:id="82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7" w:author="Unknown"/>
          <w:rFonts w:ascii="Consolas" w:eastAsia="Times New Roman" w:hAnsi="Consolas" w:cs="Consolas"/>
          <w:color w:val="F8F8F2"/>
          <w:sz w:val="27"/>
        </w:rPr>
      </w:pPr>
      <w:ins w:id="82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299" w:author="Unknown"/>
          <w:rFonts w:ascii="Consolas" w:eastAsia="Times New Roman" w:hAnsi="Consolas" w:cs="Consolas"/>
          <w:color w:val="F8F8F2"/>
          <w:sz w:val="27"/>
        </w:rPr>
      </w:pPr>
      <w:ins w:id="83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01" w:author="Unknown"/>
          <w:rFonts w:ascii="Consolas" w:eastAsia="Times New Roman" w:hAnsi="Consolas" w:cs="Consolas"/>
          <w:color w:val="F8F8F2"/>
          <w:sz w:val="27"/>
        </w:rPr>
      </w:pPr>
      <w:ins w:id="83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03" w:author="Unknown"/>
          <w:rFonts w:ascii="Consolas" w:eastAsia="Times New Roman" w:hAnsi="Consolas" w:cs="Consolas"/>
          <w:color w:val="F8F8F2"/>
          <w:sz w:val="27"/>
        </w:rPr>
      </w:pPr>
      <w:ins w:id="8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05" w:author="Unknown"/>
          <w:rFonts w:ascii="Consolas" w:eastAsia="Times New Roman" w:hAnsi="Consolas" w:cs="Consolas"/>
          <w:color w:val="F8F8F2"/>
          <w:sz w:val="27"/>
        </w:rPr>
      </w:pPr>
      <w:ins w:id="83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07" w:author="Unknown"/>
          <w:rFonts w:ascii="Consolas" w:eastAsia="Times New Roman" w:hAnsi="Consolas" w:cs="Consolas"/>
          <w:color w:val="F8F8F2"/>
          <w:sz w:val="27"/>
        </w:rPr>
      </w:pPr>
      <w:ins w:id="83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09" w:author="Unknown"/>
          <w:rFonts w:ascii="Consolas" w:eastAsia="Times New Roman" w:hAnsi="Consolas" w:cs="Consolas"/>
          <w:color w:val="F8F8F2"/>
          <w:sz w:val="27"/>
        </w:rPr>
      </w:pPr>
      <w:ins w:id="83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11" w:author="Unknown"/>
          <w:rFonts w:ascii="Consolas" w:eastAsia="Times New Roman" w:hAnsi="Consolas" w:cs="Consolas"/>
          <w:color w:val="F8F8F2"/>
          <w:sz w:val="27"/>
        </w:rPr>
      </w:pPr>
      <w:ins w:id="83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13" w:author="Unknown"/>
          <w:rFonts w:ascii="Consolas" w:eastAsia="Times New Roman" w:hAnsi="Consolas" w:cs="Consolas"/>
          <w:color w:val="F8F8F2"/>
          <w:sz w:val="27"/>
        </w:rPr>
      </w:pPr>
      <w:ins w:id="83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15" w:author="Unknown"/>
          <w:rFonts w:ascii="Consolas" w:eastAsia="Times New Roman" w:hAnsi="Consolas" w:cs="Consolas"/>
          <w:color w:val="F8F8F2"/>
          <w:sz w:val="27"/>
        </w:rPr>
      </w:pPr>
      <w:ins w:id="83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17" w:author="Unknown"/>
          <w:rFonts w:ascii="Consolas" w:eastAsia="Times New Roman" w:hAnsi="Consolas" w:cs="Consolas"/>
          <w:color w:val="F8F8F2"/>
          <w:sz w:val="27"/>
        </w:rPr>
      </w:pPr>
      <w:ins w:id="8318"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19" w:author="Unknown"/>
          <w:rFonts w:ascii="Consolas" w:eastAsia="Times New Roman" w:hAnsi="Consolas" w:cs="Consolas"/>
          <w:color w:val="F8F8F2"/>
          <w:sz w:val="27"/>
        </w:rPr>
      </w:pPr>
      <w:ins w:id="83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21" w:author="Unknown"/>
          <w:rFonts w:ascii="Consolas" w:eastAsia="Times New Roman" w:hAnsi="Consolas" w:cs="Consolas"/>
          <w:color w:val="F8F8F2"/>
          <w:sz w:val="27"/>
        </w:rPr>
      </w:pPr>
      <w:ins w:id="832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23" w:author="Unknown"/>
          <w:rFonts w:ascii="Consolas" w:eastAsia="Times New Roman" w:hAnsi="Consolas" w:cs="Consolas"/>
          <w:color w:val="F8F8F2"/>
          <w:sz w:val="27"/>
        </w:rPr>
      </w:pPr>
      <w:ins w:id="83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25" w:author="Unknown"/>
          <w:rFonts w:ascii="Consolas" w:eastAsia="Times New Roman" w:hAnsi="Consolas" w:cs="Consolas"/>
          <w:color w:val="F8F8F2"/>
          <w:sz w:val="27"/>
        </w:rPr>
      </w:pPr>
      <w:ins w:id="83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27" w:author="Unknown"/>
          <w:rFonts w:ascii="Consolas" w:eastAsia="Times New Roman" w:hAnsi="Consolas" w:cs="Consolas"/>
          <w:color w:val="F8F8F2"/>
          <w:sz w:val="27"/>
        </w:rPr>
      </w:pPr>
      <w:ins w:id="83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29" w:author="Unknown"/>
          <w:rFonts w:ascii="Consolas" w:eastAsia="Times New Roman" w:hAnsi="Consolas" w:cs="Consolas"/>
          <w:color w:val="F8F8F2"/>
          <w:sz w:val="27"/>
        </w:rPr>
      </w:pPr>
      <w:ins w:id="83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31" w:author="Unknown"/>
          <w:rFonts w:ascii="Consolas" w:eastAsia="Times New Roman" w:hAnsi="Consolas" w:cs="Consolas"/>
          <w:color w:val="F8F8F2"/>
          <w:sz w:val="27"/>
        </w:rPr>
      </w:pPr>
      <w:ins w:id="83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33" w:author="Unknown"/>
          <w:rFonts w:ascii="Consolas" w:eastAsia="Times New Roman" w:hAnsi="Consolas" w:cs="Consolas"/>
          <w:color w:val="F8F8F2"/>
          <w:sz w:val="27"/>
        </w:rPr>
      </w:pPr>
      <w:ins w:id="83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35" w:author="Unknown"/>
          <w:rFonts w:ascii="Consolas" w:eastAsia="Times New Roman" w:hAnsi="Consolas" w:cs="Consolas"/>
          <w:color w:val="F8F8F2"/>
          <w:sz w:val="27"/>
        </w:rPr>
      </w:pPr>
      <w:ins w:id="83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37" w:author="Unknown"/>
          <w:rFonts w:ascii="Consolas" w:eastAsia="Times New Roman" w:hAnsi="Consolas" w:cs="Consolas"/>
          <w:color w:val="F8F8F2"/>
          <w:sz w:val="27"/>
        </w:rPr>
      </w:pPr>
      <w:ins w:id="83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39" w:author="Unknown"/>
          <w:rFonts w:ascii="Consolas" w:eastAsia="Times New Roman" w:hAnsi="Consolas" w:cs="Consolas"/>
          <w:color w:val="F8F8F2"/>
          <w:sz w:val="27"/>
        </w:rPr>
      </w:pPr>
      <w:ins w:id="8340"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42" w:author="Unknown"/>
          <w:rFonts w:ascii="Consolas" w:eastAsia="Times New Roman" w:hAnsi="Consolas" w:cs="Consolas"/>
          <w:color w:val="F8F8F2"/>
          <w:sz w:val="27"/>
        </w:rPr>
      </w:pPr>
      <w:ins w:id="83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44" w:author="Unknown"/>
          <w:rFonts w:ascii="Consolas" w:eastAsia="Times New Roman" w:hAnsi="Consolas" w:cs="Consolas"/>
          <w:color w:val="F8F8F2"/>
          <w:sz w:val="27"/>
        </w:rPr>
      </w:pPr>
      <w:ins w:id="83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46" w:author="Unknown"/>
          <w:rFonts w:ascii="Consolas" w:eastAsia="Times New Roman" w:hAnsi="Consolas" w:cs="Consolas"/>
          <w:color w:val="F8F8F2"/>
          <w:sz w:val="27"/>
        </w:rPr>
      </w:pPr>
      <w:ins w:id="83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48" w:author="Unknown"/>
          <w:rFonts w:ascii="Consolas" w:eastAsia="Times New Roman" w:hAnsi="Consolas" w:cs="Consolas"/>
          <w:color w:val="F8F8F2"/>
          <w:sz w:val="27"/>
        </w:rPr>
      </w:pPr>
      <w:ins w:id="83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0" w:author="Unknown"/>
          <w:rFonts w:ascii="Consolas" w:eastAsia="Times New Roman" w:hAnsi="Consolas" w:cs="Consolas"/>
          <w:color w:val="F8F8F2"/>
          <w:sz w:val="27"/>
        </w:rPr>
      </w:pPr>
      <w:ins w:id="83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2" w:author="Unknown"/>
          <w:rFonts w:ascii="Consolas" w:eastAsia="Times New Roman" w:hAnsi="Consolas" w:cs="Consolas"/>
          <w:color w:val="F8F8F2"/>
          <w:sz w:val="27"/>
        </w:rPr>
      </w:pPr>
      <w:ins w:id="83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4" w:author="Unknown"/>
          <w:rFonts w:ascii="Consolas" w:eastAsia="Times New Roman" w:hAnsi="Consolas" w:cs="Consolas"/>
          <w:color w:val="F8F8F2"/>
          <w:sz w:val="27"/>
        </w:rPr>
      </w:pPr>
      <w:ins w:id="835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6" w:author="Unknown"/>
          <w:rFonts w:ascii="Consolas" w:eastAsia="Times New Roman" w:hAnsi="Consolas" w:cs="Consolas"/>
          <w:color w:val="F8F8F2"/>
          <w:sz w:val="27"/>
        </w:rPr>
      </w:pPr>
      <w:ins w:id="835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58" w:author="Unknown"/>
          <w:rFonts w:ascii="Consolas" w:eastAsia="Times New Roman" w:hAnsi="Consolas" w:cs="Consolas"/>
          <w:color w:val="F8F8F2"/>
          <w:sz w:val="27"/>
        </w:rPr>
      </w:pPr>
      <w:ins w:id="8359"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60" w:author="Unknown"/>
          <w:rFonts w:ascii="Consolas" w:eastAsia="Times New Roman" w:hAnsi="Consolas" w:cs="Consolas"/>
          <w:color w:val="F8F8F2"/>
          <w:sz w:val="27"/>
        </w:rPr>
      </w:pPr>
      <w:ins w:id="8361"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62" w:author="Unknown"/>
          <w:rFonts w:ascii="Consolas" w:eastAsia="Times New Roman" w:hAnsi="Consolas" w:cs="Consolas"/>
          <w:color w:val="F8F8F2"/>
          <w:sz w:val="27"/>
        </w:rPr>
      </w:pPr>
      <w:ins w:id="8363"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64" w:author="Unknown"/>
          <w:rFonts w:ascii="Consolas" w:eastAsia="Times New Roman" w:hAnsi="Consolas" w:cs="Consolas"/>
          <w:color w:val="F8F8F2"/>
          <w:sz w:val="27"/>
        </w:rPr>
      </w:pPr>
      <w:ins w:id="8365"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66" w:author="Unknown"/>
          <w:rFonts w:ascii="Consolas" w:eastAsia="Times New Roman" w:hAnsi="Consolas" w:cs="Consolas"/>
          <w:color w:val="F8F8F2"/>
          <w:sz w:val="27"/>
        </w:rPr>
      </w:pPr>
      <w:ins w:id="8367"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68" w:author="Unknown"/>
          <w:rFonts w:ascii="Consolas" w:eastAsia="Times New Roman" w:hAnsi="Consolas" w:cs="Consolas"/>
          <w:color w:val="F8F8F2"/>
          <w:sz w:val="27"/>
        </w:rPr>
      </w:pPr>
      <w:ins w:id="8369"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0" w:author="Unknown"/>
          <w:rFonts w:ascii="Consolas" w:eastAsia="Times New Roman" w:hAnsi="Consolas" w:cs="Consolas"/>
          <w:color w:val="F8F8F2"/>
          <w:sz w:val="27"/>
        </w:rPr>
      </w:pPr>
      <w:ins w:id="8371"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2" w:author="Unknown"/>
          <w:rFonts w:ascii="Consolas" w:eastAsia="Times New Roman" w:hAnsi="Consolas" w:cs="Consolas"/>
          <w:color w:val="F8F8F2"/>
          <w:sz w:val="27"/>
        </w:rPr>
      </w:pPr>
      <w:ins w:id="8373"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4" w:author="Unknown"/>
          <w:rFonts w:ascii="Consolas" w:eastAsia="Times New Roman" w:hAnsi="Consolas" w:cs="Consolas"/>
          <w:color w:val="F8F8F2"/>
          <w:sz w:val="27"/>
        </w:rPr>
      </w:pPr>
      <w:ins w:id="8375"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6" w:author="Unknown"/>
          <w:rFonts w:ascii="Consolas" w:eastAsia="Times New Roman" w:hAnsi="Consolas" w:cs="Consolas"/>
          <w:color w:val="F8F8F2"/>
          <w:sz w:val="27"/>
        </w:rPr>
      </w:pPr>
      <w:ins w:id="8377"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78" w:author="Unknown"/>
          <w:rFonts w:ascii="Consolas" w:eastAsia="Times New Roman" w:hAnsi="Consolas" w:cs="Consolas"/>
          <w:color w:val="F8F8F2"/>
          <w:sz w:val="27"/>
        </w:rPr>
      </w:pPr>
      <w:ins w:id="8379" w:author="Unknown">
        <w:r w:rsidRPr="0089304D">
          <w:rPr>
            <w:rFonts w:ascii="Consolas" w:eastAsia="Times New Roman" w:hAnsi="Consolas" w:cs="Consolas"/>
            <w:color w:val="8292A2"/>
            <w:sz w:val="27"/>
          </w:rPr>
          <w:lastRenderedPageBreak/>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80" w:author="Unknown"/>
          <w:rFonts w:ascii="Consolas" w:eastAsia="Times New Roman" w:hAnsi="Consolas" w:cs="Consolas"/>
          <w:color w:val="F8F8F2"/>
          <w:sz w:val="27"/>
        </w:rPr>
      </w:pPr>
      <w:ins w:id="8381"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82" w:author="Unknown"/>
          <w:rFonts w:ascii="Consolas" w:eastAsia="Times New Roman" w:hAnsi="Consolas" w:cs="Consolas"/>
          <w:color w:val="F8F8F2"/>
          <w:sz w:val="27"/>
        </w:rPr>
      </w:pPr>
      <w:ins w:id="8383"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84" w:author="Unknown"/>
          <w:rFonts w:ascii="Consolas" w:eastAsia="Times New Roman" w:hAnsi="Consolas" w:cs="Consolas"/>
          <w:color w:val="F8F8F2"/>
          <w:sz w:val="27"/>
        </w:rPr>
      </w:pPr>
      <w:ins w:id="8385"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86" w:author="Unknown"/>
          <w:rFonts w:ascii="Consolas" w:eastAsia="Times New Roman" w:hAnsi="Consolas" w:cs="Consolas"/>
          <w:color w:val="F8F8F2"/>
          <w:sz w:val="27"/>
        </w:rPr>
      </w:pPr>
      <w:ins w:id="8387"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88" w:author="Unknown"/>
          <w:rFonts w:ascii="Consolas" w:eastAsia="Times New Roman" w:hAnsi="Consolas" w:cs="Consolas"/>
          <w:color w:val="F8F8F2"/>
          <w:sz w:val="27"/>
        </w:rPr>
      </w:pPr>
      <w:ins w:id="8389"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0" w:author="Unknown"/>
          <w:rFonts w:ascii="Consolas" w:eastAsia="Times New Roman" w:hAnsi="Consolas" w:cs="Consolas"/>
          <w:color w:val="F8F8F2"/>
          <w:sz w:val="27"/>
        </w:rPr>
      </w:pPr>
      <w:ins w:id="8391"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2" w:author="Unknown"/>
          <w:rFonts w:ascii="Consolas" w:eastAsia="Times New Roman" w:hAnsi="Consolas" w:cs="Consolas"/>
          <w:color w:val="F8F8F2"/>
          <w:sz w:val="27"/>
        </w:rPr>
      </w:pPr>
      <w:ins w:id="8393"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4" w:author="Unknown"/>
          <w:rFonts w:ascii="Consolas" w:eastAsia="Times New Roman" w:hAnsi="Consolas" w:cs="Consolas"/>
          <w:color w:val="F8F8F2"/>
          <w:sz w:val="27"/>
        </w:rPr>
      </w:pPr>
      <w:ins w:id="8395"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6" w:author="Unknown"/>
          <w:rFonts w:ascii="Consolas" w:eastAsia="Times New Roman" w:hAnsi="Consolas" w:cs="Consolas"/>
          <w:color w:val="F8F8F2"/>
          <w:sz w:val="27"/>
        </w:rPr>
      </w:pPr>
      <w:ins w:id="8397"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398" w:author="Unknown"/>
          <w:rFonts w:ascii="Consolas" w:eastAsia="Times New Roman" w:hAnsi="Consolas" w:cs="Consolas"/>
          <w:color w:val="F8F8F2"/>
          <w:sz w:val="27"/>
        </w:rPr>
      </w:pPr>
      <w:ins w:id="8399"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00" w:author="Unknown"/>
          <w:rFonts w:ascii="Consolas" w:eastAsia="Times New Roman" w:hAnsi="Consolas" w:cs="Consolas"/>
          <w:color w:val="F8F8F2"/>
          <w:sz w:val="27"/>
        </w:rPr>
      </w:pPr>
      <w:ins w:id="8401"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02" w:author="Unknown"/>
          <w:rFonts w:ascii="Consolas" w:eastAsia="Times New Roman" w:hAnsi="Consolas" w:cs="Consolas"/>
          <w:color w:val="F8F8F2"/>
          <w:sz w:val="27"/>
        </w:rPr>
      </w:pPr>
      <w:ins w:id="840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js/tut44.js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04" w:author="Unknown"/>
          <w:rFonts w:ascii="Consolas" w:eastAsia="Times New Roman" w:hAnsi="Consolas" w:cs="Consolas"/>
          <w:color w:val="F8F8F2"/>
          <w:sz w:val="27"/>
        </w:rPr>
      </w:pPr>
      <w:ins w:id="840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8406" w:author="Unknown"/>
          <w:rFonts w:ascii="Segoe UI" w:eastAsia="Times New Roman" w:hAnsi="Segoe UI" w:cs="Segoe UI"/>
          <w:color w:val="000000"/>
          <w:sz w:val="27"/>
          <w:szCs w:val="27"/>
        </w:rPr>
      </w:pPr>
      <w:ins w:id="840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408" w:author="Unknown"/>
          <w:rFonts w:ascii="Segoe UI" w:eastAsia="Times New Roman" w:hAnsi="Segoe UI" w:cs="Segoe UI"/>
          <w:b/>
          <w:bCs/>
          <w:color w:val="000000"/>
          <w:sz w:val="24"/>
          <w:szCs w:val="24"/>
        </w:rPr>
      </w:pPr>
      <w:ins w:id="8409" w:author="Unknown">
        <w:r w:rsidRPr="0089304D">
          <w:rPr>
            <w:rFonts w:ascii="Segoe UI" w:eastAsia="Times New Roman" w:hAnsi="Segoe UI" w:cs="Segoe UI"/>
            <w:b/>
            <w:bCs/>
            <w:color w:val="000000"/>
            <w:sz w:val="24"/>
            <w:szCs w:val="24"/>
          </w:rPr>
          <w:t>Code ajax.js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0" w:author="Unknown"/>
          <w:rFonts w:ascii="Consolas" w:eastAsia="Times New Roman" w:hAnsi="Consolas" w:cs="Consolas"/>
          <w:color w:val="F8F8F2"/>
          <w:sz w:val="27"/>
        </w:rPr>
      </w:pPr>
      <w:ins w:id="841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3" w:author="Unknown"/>
          <w:rFonts w:ascii="Consolas" w:eastAsia="Times New Roman" w:hAnsi="Consolas" w:cs="Consolas"/>
          <w:color w:val="F8F8F2"/>
          <w:sz w:val="27"/>
        </w:rPr>
      </w:pPr>
      <w:ins w:id="8414" w:author="Unknown">
        <w:r w:rsidRPr="0089304D">
          <w:rPr>
            <w:rFonts w:ascii="Consolas" w:eastAsia="Times New Roman" w:hAnsi="Consolas" w:cs="Consolas"/>
            <w:color w:val="8292A2"/>
            <w:sz w:val="27"/>
          </w:rPr>
          <w:t>// Pretend that this response is coming from the server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5" w:author="Unknown"/>
          <w:rFonts w:ascii="Consolas" w:eastAsia="Times New Roman" w:hAnsi="Consolas" w:cs="Consolas"/>
          <w:color w:val="F8F8F2"/>
          <w:sz w:val="27"/>
        </w:rPr>
      </w:pPr>
      <w:ins w:id="841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students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7" w:author="Unknown"/>
          <w:rFonts w:ascii="Consolas" w:eastAsia="Times New Roman" w:hAnsi="Consolas" w:cs="Consolas"/>
          <w:color w:val="F8F8F2"/>
          <w:sz w:val="27"/>
        </w:rPr>
      </w:pPr>
      <w:ins w:id="8418"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subject: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19" w:author="Unknown"/>
          <w:rFonts w:ascii="Consolas" w:eastAsia="Times New Roman" w:hAnsi="Consolas" w:cs="Consolas"/>
          <w:color w:val="F8F8F2"/>
          <w:sz w:val="27"/>
        </w:rPr>
      </w:pPr>
      <w:ins w:id="8420"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subject: </w:t>
        </w:r>
        <w:r w:rsidRPr="0089304D">
          <w:rPr>
            <w:rFonts w:ascii="Consolas" w:eastAsia="Times New Roman" w:hAnsi="Consolas" w:cs="Consolas"/>
            <w:color w:val="A6E22E"/>
            <w:sz w:val="27"/>
          </w:rPr>
          <w:t>"Machine Learning"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1" w:author="Unknown"/>
          <w:rFonts w:ascii="Consolas" w:eastAsia="Times New Roman" w:hAnsi="Consolas" w:cs="Consolas"/>
          <w:color w:val="F8F8F2"/>
          <w:sz w:val="27"/>
        </w:rPr>
      </w:pPr>
      <w:ins w:id="842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5" w:author="Unknown"/>
          <w:rFonts w:ascii="Consolas" w:eastAsia="Times New Roman" w:hAnsi="Consolas" w:cs="Consolas"/>
          <w:color w:val="F8F8F2"/>
          <w:sz w:val="27"/>
        </w:rPr>
      </w:pPr>
      <w:ins w:id="842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enrollStudent</w:t>
        </w:r>
        <w:r w:rsidRPr="0089304D">
          <w:rPr>
            <w:rFonts w:ascii="Consolas" w:eastAsia="Times New Roman" w:hAnsi="Consolas" w:cs="Consolas"/>
            <w:color w:val="F8F8F2"/>
            <w:sz w:val="27"/>
          </w:rPr>
          <w:t>(student, callback){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7" w:author="Unknown"/>
          <w:rFonts w:ascii="Consolas" w:eastAsia="Times New Roman" w:hAnsi="Consolas" w:cs="Consolas"/>
          <w:color w:val="F8F8F2"/>
          <w:sz w:val="27"/>
        </w:rPr>
      </w:pPr>
      <w:ins w:id="842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29" w:author="Unknown"/>
          <w:rFonts w:ascii="Consolas" w:eastAsia="Times New Roman" w:hAnsi="Consolas" w:cs="Consolas"/>
          <w:color w:val="F8F8F2"/>
          <w:sz w:val="27"/>
        </w:rPr>
      </w:pPr>
      <w:ins w:id="8430" w:author="Unknown">
        <w:r w:rsidRPr="0089304D">
          <w:rPr>
            <w:rFonts w:ascii="Consolas" w:eastAsia="Times New Roman" w:hAnsi="Consolas" w:cs="Consolas"/>
            <w:color w:val="F8F8F2"/>
            <w:sz w:val="27"/>
          </w:rPr>
          <w:lastRenderedPageBreak/>
          <w:t xml:space="preserve">        students.</w:t>
        </w:r>
        <w:r w:rsidRPr="0089304D">
          <w:rPr>
            <w:rFonts w:ascii="Consolas" w:eastAsia="Times New Roman" w:hAnsi="Consolas" w:cs="Consolas"/>
            <w:color w:val="E6DB74"/>
            <w:sz w:val="27"/>
          </w:rPr>
          <w:t>push</w:t>
        </w:r>
        <w:r w:rsidRPr="0089304D">
          <w:rPr>
            <w:rFonts w:ascii="Consolas" w:eastAsia="Times New Roman" w:hAnsi="Consolas" w:cs="Consolas"/>
            <w:color w:val="F8F8F2"/>
            <w:sz w:val="27"/>
          </w:rPr>
          <w:t>(student);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1" w:author="Unknown"/>
          <w:rFonts w:ascii="Consolas" w:eastAsia="Times New Roman" w:hAnsi="Consolas" w:cs="Consolas"/>
          <w:color w:val="F8F8F2"/>
          <w:sz w:val="27"/>
        </w:rPr>
      </w:pPr>
      <w:ins w:id="843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 has been enrolled"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3" w:author="Unknown"/>
          <w:rFonts w:ascii="Consolas" w:eastAsia="Times New Roman" w:hAnsi="Consolas" w:cs="Consolas"/>
          <w:color w:val="F8F8F2"/>
          <w:sz w:val="27"/>
        </w:rPr>
      </w:pPr>
      <w:ins w:id="843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callback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5" w:author="Unknown"/>
          <w:rFonts w:ascii="Consolas" w:eastAsia="Times New Roman" w:hAnsi="Consolas" w:cs="Consolas"/>
          <w:color w:val="F8F8F2"/>
          <w:sz w:val="27"/>
        </w:rPr>
      </w:pPr>
      <w:ins w:id="8436"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7" w:author="Unknown"/>
          <w:rFonts w:ascii="Consolas" w:eastAsia="Times New Roman" w:hAnsi="Consolas" w:cs="Consolas"/>
          <w:color w:val="F8F8F2"/>
          <w:sz w:val="27"/>
        </w:rPr>
      </w:pPr>
      <w:ins w:id="843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3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40" w:author="Unknown"/>
          <w:rFonts w:ascii="Consolas" w:eastAsia="Times New Roman" w:hAnsi="Consolas" w:cs="Consolas"/>
          <w:color w:val="F8F8F2"/>
          <w:sz w:val="27"/>
        </w:rPr>
      </w:pPr>
      <w:ins w:id="844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getStudents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42" w:author="Unknown"/>
          <w:rFonts w:ascii="Consolas" w:eastAsia="Times New Roman" w:hAnsi="Consolas" w:cs="Consolas"/>
          <w:color w:val="F8F8F2"/>
          <w:sz w:val="27"/>
        </w:rPr>
      </w:pPr>
      <w:ins w:id="844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44" w:author="Unknown"/>
          <w:rFonts w:ascii="Consolas" w:eastAsia="Times New Roman" w:hAnsi="Consolas" w:cs="Consolas"/>
          <w:color w:val="F8F8F2"/>
          <w:sz w:val="27"/>
        </w:rPr>
      </w:pPr>
      <w:ins w:id="84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46" w:author="Unknown"/>
          <w:rFonts w:ascii="Consolas" w:eastAsia="Times New Roman" w:hAnsi="Consolas" w:cs="Consolas"/>
          <w:color w:val="F8F8F2"/>
          <w:sz w:val="27"/>
        </w:rPr>
      </w:pPr>
      <w:ins w:id="8447" w:author="Unknown">
        <w:r w:rsidRPr="0089304D">
          <w:rPr>
            <w:rFonts w:ascii="Consolas" w:eastAsia="Times New Roman" w:hAnsi="Consolas" w:cs="Consolas"/>
            <w:color w:val="F8F8F2"/>
            <w:sz w:val="27"/>
          </w:rPr>
          <w:t xml:space="preserve">        students.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(student){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48" w:author="Unknown"/>
          <w:rFonts w:ascii="Consolas" w:eastAsia="Times New Roman" w:hAnsi="Consolas" w:cs="Consolas"/>
          <w:color w:val="F8F8F2"/>
          <w:sz w:val="27"/>
        </w:rPr>
      </w:pPr>
      <w:ins w:id="8449" w:author="Unknown">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 xml:space="preserve">`&lt;li&gt; </w:t>
        </w:r>
        <w:r w:rsidRPr="0089304D">
          <w:rPr>
            <w:rFonts w:ascii="Consolas" w:eastAsia="Times New Roman" w:hAnsi="Consolas" w:cs="Consolas"/>
            <w:color w:val="F8F8F2"/>
            <w:sz w:val="27"/>
          </w:rPr>
          <w:t>${student.name}</w:t>
        </w:r>
        <w:r w:rsidRPr="0089304D">
          <w:rPr>
            <w:rFonts w:ascii="Consolas" w:eastAsia="Times New Roman" w:hAnsi="Consolas" w:cs="Consolas"/>
            <w:color w:val="A6E22E"/>
            <w:sz w:val="27"/>
          </w:rPr>
          <w:t>&lt;/li&gt;`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50" w:author="Unknown"/>
          <w:rFonts w:ascii="Consolas" w:eastAsia="Times New Roman" w:hAnsi="Consolas" w:cs="Consolas"/>
          <w:color w:val="F8F8F2"/>
          <w:sz w:val="27"/>
        </w:rPr>
      </w:pPr>
      <w:ins w:id="845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52" w:author="Unknown"/>
          <w:rFonts w:ascii="Consolas" w:eastAsia="Times New Roman" w:hAnsi="Consolas" w:cs="Consolas"/>
          <w:color w:val="F8F8F2"/>
          <w:sz w:val="27"/>
        </w:rPr>
      </w:pPr>
      <w:ins w:id="8453"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'students'</w:t>
        </w:r>
        <w:r w:rsidRPr="0089304D">
          <w:rPr>
            <w:rFonts w:ascii="Consolas" w:eastAsia="Times New Roman" w:hAnsi="Consolas" w:cs="Consolas"/>
            <w:color w:val="F8F8F2"/>
            <w:sz w:val="27"/>
          </w:rPr>
          <w:t>).innerHTML = 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54" w:author="Unknown"/>
          <w:rFonts w:ascii="Consolas" w:eastAsia="Times New Roman" w:hAnsi="Consolas" w:cs="Consolas"/>
          <w:color w:val="F8F8F2"/>
          <w:sz w:val="27"/>
        </w:rPr>
      </w:pPr>
      <w:ins w:id="845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"Students have been fetched"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56" w:author="Unknown"/>
          <w:rFonts w:ascii="Consolas" w:eastAsia="Times New Roman" w:hAnsi="Consolas" w:cs="Consolas"/>
          <w:color w:val="F8F8F2"/>
          <w:sz w:val="27"/>
        </w:rPr>
      </w:pPr>
      <w:ins w:id="8457"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58" w:author="Unknown"/>
          <w:rFonts w:ascii="Consolas" w:eastAsia="Times New Roman" w:hAnsi="Consolas" w:cs="Consolas"/>
          <w:color w:val="F8F8F2"/>
          <w:sz w:val="27"/>
        </w:rPr>
      </w:pPr>
      <w:ins w:id="845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61" w:author="Unknown"/>
          <w:rFonts w:ascii="Consolas" w:eastAsia="Times New Roman" w:hAnsi="Consolas" w:cs="Consolas"/>
          <w:color w:val="F8F8F2"/>
          <w:sz w:val="27"/>
        </w:rPr>
      </w:pPr>
      <w:ins w:id="846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newStudent = {name:</w:t>
        </w:r>
        <w:r w:rsidRPr="0089304D">
          <w:rPr>
            <w:rFonts w:ascii="Consolas" w:eastAsia="Times New Roman" w:hAnsi="Consolas" w:cs="Consolas"/>
            <w:color w:val="A6E22E"/>
            <w:sz w:val="27"/>
          </w:rPr>
          <w:t>"Sunny"</w:t>
        </w:r>
        <w:r w:rsidRPr="0089304D">
          <w:rPr>
            <w:rFonts w:ascii="Consolas" w:eastAsia="Times New Roman" w:hAnsi="Consolas" w:cs="Consolas"/>
            <w:color w:val="F8F8F2"/>
            <w:sz w:val="27"/>
          </w:rPr>
          <w:t>, subject:</w:t>
        </w:r>
        <w:r w:rsidRPr="0089304D">
          <w:rPr>
            <w:rFonts w:ascii="Consolas" w:eastAsia="Times New Roman" w:hAnsi="Consolas" w:cs="Consolas"/>
            <w:color w:val="A6E22E"/>
            <w:sz w:val="27"/>
          </w:rPr>
          <w:t>"Python"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63" w:author="Unknown"/>
          <w:rFonts w:ascii="Consolas" w:eastAsia="Times New Roman" w:hAnsi="Consolas" w:cs="Consolas"/>
          <w:color w:val="F8F8F2"/>
          <w:sz w:val="27"/>
        </w:rPr>
      </w:pPr>
      <w:ins w:id="8464" w:author="Unknown">
        <w:r w:rsidRPr="0089304D">
          <w:rPr>
            <w:rFonts w:ascii="Consolas" w:eastAsia="Times New Roman" w:hAnsi="Consolas" w:cs="Consolas"/>
            <w:color w:val="E6DB74"/>
            <w:sz w:val="27"/>
          </w:rPr>
          <w:t>enrollStudent</w:t>
        </w:r>
        <w:r w:rsidRPr="0089304D">
          <w:rPr>
            <w:rFonts w:ascii="Consolas" w:eastAsia="Times New Roman" w:hAnsi="Consolas" w:cs="Consolas"/>
            <w:color w:val="F8F8F2"/>
            <w:sz w:val="27"/>
          </w:rPr>
          <w:t>(newStudent, getStudents);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65" w:author="Unknown"/>
          <w:rFonts w:ascii="Consolas" w:eastAsia="Times New Roman" w:hAnsi="Consolas" w:cs="Consolas"/>
          <w:color w:val="F8F8F2"/>
          <w:sz w:val="27"/>
        </w:rPr>
      </w:pPr>
      <w:ins w:id="8466" w:author="Unknown">
        <w:r w:rsidRPr="0089304D">
          <w:rPr>
            <w:rFonts w:ascii="Consolas" w:eastAsia="Times New Roman" w:hAnsi="Consolas" w:cs="Consolas"/>
            <w:color w:val="8292A2"/>
            <w:sz w:val="27"/>
          </w:rPr>
          <w:t>// getStudents();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Using a Dictionary API Exercise 5 | JavaScript Tutorial In Hindi #38</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Today’s task is to print some data using a Dictionary API. Search words API from Google and in the Try It section, you will find a response. Copy the response and consider that the response is coming from the API.</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67" w:author="Unknown"/>
          <w:rFonts w:ascii="Segoe UI" w:eastAsia="Times New Roman" w:hAnsi="Segoe UI" w:cs="Segoe UI"/>
          <w:color w:val="000000"/>
          <w:sz w:val="27"/>
          <w:szCs w:val="27"/>
        </w:rPr>
      </w:pPr>
      <w:ins w:id="8468" w:author="Unknown">
        <w:r w:rsidRPr="0089304D">
          <w:rPr>
            <w:rFonts w:ascii="Segoe UI" w:eastAsia="Times New Roman" w:hAnsi="Segoe UI" w:cs="Segoe UI"/>
            <w:color w:val="000000"/>
            <w:sz w:val="27"/>
            <w:szCs w:val="27"/>
          </w:rPr>
          <w:t>Here is a link of wordsapi: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"https://www.wordsapi.com/"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color w:val="0000FF"/>
            <w:sz w:val="27"/>
            <w:u w:val="single"/>
          </w:rPr>
          <w:t>https://www.wordsapi.com/</w:t>
        </w:r>
        <w:r w:rsidRPr="0089304D">
          <w:rPr>
            <w:rFonts w:ascii="Segoe UI" w:eastAsia="Times New Roman" w:hAnsi="Segoe UI" w:cs="Segoe UI"/>
            <w:color w:val="000000"/>
            <w:sz w:val="27"/>
            <w:szCs w:val="27"/>
          </w:rPr>
          <w:fldChar w:fldCharType="end"/>
        </w:r>
        <w:r w:rsidRPr="0089304D">
          <w:rPr>
            <w:rFonts w:ascii="Segoe UI" w:eastAsia="Times New Roman" w:hAnsi="Segoe UI" w:cs="Segoe UI"/>
            <w:color w:val="000000"/>
            <w:sz w:val="27"/>
            <w:szCs w:val="27"/>
          </w:rPr>
          <w:t>. Here are the instructions for the task: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469" w:author="Unknown"/>
          <w:rFonts w:ascii="Segoe UI" w:eastAsia="Times New Roman" w:hAnsi="Segoe UI" w:cs="Segoe UI"/>
          <w:b/>
          <w:bCs/>
          <w:color w:val="000000"/>
          <w:sz w:val="24"/>
          <w:szCs w:val="24"/>
        </w:rPr>
      </w:pPr>
      <w:ins w:id="8470" w:author="Unknown">
        <w:r w:rsidRPr="0089304D">
          <w:rPr>
            <w:rFonts w:ascii="Segoe UI" w:eastAsia="Times New Roman" w:hAnsi="Segoe UI" w:cs="Segoe UI"/>
            <w:b/>
            <w:bCs/>
            <w:color w:val="000000"/>
            <w:sz w:val="24"/>
            <w:szCs w:val="24"/>
          </w:rPr>
          <w:lastRenderedPageBreak/>
          <w:t>Instructions:-</w:t>
        </w:r>
      </w:ins>
    </w:p>
    <w:p w:rsidR="0089304D" w:rsidRPr="0089304D" w:rsidRDefault="0089304D" w:rsidP="0089304D">
      <w:pPr>
        <w:numPr>
          <w:ilvl w:val="0"/>
          <w:numId w:val="5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471" w:author="Unknown"/>
          <w:rFonts w:ascii="Segoe UI" w:eastAsia="Times New Roman" w:hAnsi="Segoe UI" w:cs="Segoe UI"/>
          <w:color w:val="000000"/>
          <w:sz w:val="27"/>
          <w:szCs w:val="27"/>
        </w:rPr>
      </w:pPr>
      <w:ins w:id="8472" w:author="Unknown">
        <w:r w:rsidRPr="0089304D">
          <w:rPr>
            <w:rFonts w:ascii="Segoe UI" w:eastAsia="Times New Roman" w:hAnsi="Segoe UI" w:cs="Segoe UI"/>
            <w:color w:val="000000"/>
            <w:sz w:val="27"/>
            <w:szCs w:val="27"/>
          </w:rPr>
          <w:t>You have pretend to use a word API which will contain an object. Your task is to print definition from all the results of that word API.</w:t>
        </w:r>
      </w:ins>
    </w:p>
    <w:p w:rsidR="0089304D" w:rsidRPr="0089304D" w:rsidRDefault="0089304D" w:rsidP="0089304D">
      <w:pPr>
        <w:numPr>
          <w:ilvl w:val="0"/>
          <w:numId w:val="5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473" w:author="Unknown"/>
          <w:rFonts w:ascii="Segoe UI" w:eastAsia="Times New Roman" w:hAnsi="Segoe UI" w:cs="Segoe UI"/>
          <w:color w:val="000000"/>
          <w:sz w:val="27"/>
          <w:szCs w:val="27"/>
        </w:rPr>
      </w:pPr>
      <w:ins w:id="8474" w:author="Unknown">
        <w:r w:rsidRPr="0089304D">
          <w:rPr>
            <w:rFonts w:ascii="Segoe UI" w:eastAsia="Times New Roman" w:hAnsi="Segoe UI" w:cs="Segoe UI"/>
            <w:color w:val="000000"/>
            <w:sz w:val="27"/>
            <w:szCs w:val="27"/>
          </w:rPr>
          <w:t>You have to take input from an input tag.</w:t>
        </w:r>
      </w:ins>
    </w:p>
    <w:p w:rsidR="0089304D" w:rsidRPr="0089304D" w:rsidRDefault="0089304D" w:rsidP="0089304D">
      <w:pPr>
        <w:numPr>
          <w:ilvl w:val="0"/>
          <w:numId w:val="5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475" w:author="Unknown"/>
          <w:rFonts w:ascii="Segoe UI" w:eastAsia="Times New Roman" w:hAnsi="Segoe UI" w:cs="Segoe UI"/>
          <w:color w:val="000000"/>
          <w:sz w:val="27"/>
          <w:szCs w:val="27"/>
        </w:rPr>
      </w:pPr>
      <w:ins w:id="8476" w:author="Unknown">
        <w:r w:rsidRPr="0089304D">
          <w:rPr>
            <w:rFonts w:ascii="Segoe UI" w:eastAsia="Times New Roman" w:hAnsi="Segoe UI" w:cs="Segoe UI"/>
            <w:color w:val="000000"/>
            <w:sz w:val="27"/>
            <w:szCs w:val="27"/>
          </w:rPr>
          <w:t>Print the result in the DOM.</w:t>
        </w:r>
      </w:ins>
    </w:p>
    <w:p w:rsidR="0089304D" w:rsidRPr="0089304D" w:rsidRDefault="0089304D" w:rsidP="0089304D">
      <w:pPr>
        <w:numPr>
          <w:ilvl w:val="0"/>
          <w:numId w:val="5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477" w:author="Unknown"/>
          <w:rFonts w:ascii="Segoe UI" w:eastAsia="Times New Roman" w:hAnsi="Segoe UI" w:cs="Segoe UI"/>
          <w:color w:val="000000"/>
          <w:sz w:val="27"/>
          <w:szCs w:val="27"/>
        </w:rPr>
      </w:pPr>
      <w:ins w:id="8478" w:author="Unknown">
        <w:r w:rsidRPr="0089304D">
          <w:rPr>
            <w:rFonts w:ascii="Segoe UI" w:eastAsia="Times New Roman" w:hAnsi="Segoe UI" w:cs="Segoe UI"/>
            <w:color w:val="000000"/>
            <w:sz w:val="27"/>
            <w:szCs w:val="27"/>
          </w:rPr>
          <w:t>If you are using bootstrap then its a plus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79" w:author="Unknown"/>
          <w:rFonts w:ascii="Segoe UI" w:eastAsia="Times New Roman" w:hAnsi="Segoe UI" w:cs="Segoe UI"/>
          <w:color w:val="000000"/>
          <w:sz w:val="27"/>
          <w:szCs w:val="27"/>
        </w:rPr>
      </w:pPr>
      <w:ins w:id="8480" w:author="Unknown">
        <w:r w:rsidRPr="0089304D">
          <w:rPr>
            <w:rFonts w:ascii="Segoe UI" w:eastAsia="Times New Roman" w:hAnsi="Segoe UI" w:cs="Segoe UI"/>
            <w:color w:val="000000"/>
            <w:sz w:val="27"/>
            <w:szCs w:val="27"/>
          </w:rPr>
          <w:t>Have you solved this task? If yes, then it is time to check the solution. The solution is discussed in </w:t>
        </w:r>
        <w:r w:rsidRPr="0089304D">
          <w:rPr>
            <w:rFonts w:ascii="Segoe UI" w:eastAsia="Times New Roman" w:hAnsi="Segoe UI" w:cs="Segoe UI"/>
            <w:b/>
            <w:bCs/>
            <w:color w:val="000000"/>
            <w:sz w:val="27"/>
          </w:rPr>
          <w:fldChar w:fldCharType="begin"/>
        </w:r>
        <w:r w:rsidRPr="0089304D">
          <w:rPr>
            <w:rFonts w:ascii="Segoe UI" w:eastAsia="Times New Roman" w:hAnsi="Segoe UI" w:cs="Segoe UI"/>
            <w:b/>
            <w:bCs/>
            <w:color w:val="000000"/>
            <w:sz w:val="27"/>
          </w:rPr>
          <w:instrText xml:space="preserve"> HYPERLINK "https://codewithharry.com/videos/javascript-tutorials-in-hindi-45" </w:instrText>
        </w:r>
        <w:r w:rsidRPr="0089304D">
          <w:rPr>
            <w:rFonts w:ascii="Segoe UI" w:eastAsia="Times New Roman" w:hAnsi="Segoe UI" w:cs="Segoe UI"/>
            <w:b/>
            <w:bCs/>
            <w:color w:val="000000"/>
            <w:sz w:val="27"/>
          </w:rPr>
          <w:fldChar w:fldCharType="separate"/>
        </w:r>
        <w:r w:rsidRPr="0089304D">
          <w:rPr>
            <w:rFonts w:ascii="Segoe UI" w:eastAsia="Times New Roman" w:hAnsi="Segoe UI" w:cs="Segoe UI"/>
            <w:b/>
            <w:bCs/>
            <w:i/>
            <w:iCs/>
            <w:color w:val="0000FF"/>
            <w:sz w:val="27"/>
            <w:u w:val="single"/>
          </w:rPr>
          <w:t>tutorial#45</w:t>
        </w:r>
        <w:r w:rsidRPr="0089304D">
          <w:rPr>
            <w:rFonts w:ascii="Segoe UI" w:eastAsia="Times New Roman" w:hAnsi="Segoe UI" w:cs="Segoe UI"/>
            <w:b/>
            <w:bCs/>
            <w:color w:val="000000"/>
            <w:sz w:val="27"/>
          </w:rPr>
          <w:fldChar w:fldCharType="end"/>
        </w:r>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81" w:author="Unknown"/>
          <w:rFonts w:ascii="Segoe UI" w:eastAsia="Times New Roman" w:hAnsi="Segoe UI" w:cs="Segoe UI"/>
          <w:color w:val="000000"/>
          <w:sz w:val="27"/>
          <w:szCs w:val="27"/>
        </w:rPr>
      </w:pPr>
      <w:ins w:id="8482" w:author="Unknown">
        <w:r w:rsidRPr="0089304D">
          <w:rPr>
            <w:rFonts w:ascii="Segoe UI" w:eastAsia="Times New Roman" w:hAnsi="Segoe UI" w:cs="Segoe UI"/>
            <w:color w:val="000000"/>
            <w:sz w:val="27"/>
            <w:szCs w:val="27"/>
          </w:rPr>
          <w:t>If you like my work, then keep supporting and stay up to date with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"http://www.codewithharry.com./"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color w:val="0000FF"/>
            <w:sz w:val="27"/>
            <w:u w:val="single"/>
          </w:rPr>
          <w:t>codewithharry</w:t>
        </w:r>
        <w:r w:rsidRPr="0089304D">
          <w:rPr>
            <w:rFonts w:ascii="Segoe UI" w:eastAsia="Times New Roman" w:hAnsi="Segoe UI" w:cs="Segoe UI"/>
            <w:color w:val="000000"/>
            <w:sz w:val="27"/>
            <w:szCs w:val="27"/>
          </w:rPr>
          <w:fldChar w:fldCharType="end"/>
        </w:r>
        <w:r w:rsidRPr="0089304D">
          <w:rPr>
            <w:rFonts w:ascii="Segoe UI" w:eastAsia="Times New Roman" w:hAnsi="Segoe UI" w:cs="Segoe UI"/>
            <w:b/>
            <w:bCs/>
            <w:color w:val="000000"/>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83" w:author="Unknown"/>
          <w:rFonts w:ascii="Segoe UI" w:eastAsia="Times New Roman" w:hAnsi="Segoe UI" w:cs="Segoe UI"/>
          <w:color w:val="000000"/>
          <w:sz w:val="27"/>
          <w:szCs w:val="27"/>
        </w:rPr>
      </w:pPr>
      <w:ins w:id="8484"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485" w:author="Unknown"/>
          <w:rFonts w:ascii="Segoe UI" w:eastAsia="Times New Roman" w:hAnsi="Segoe UI" w:cs="Segoe UI"/>
          <w:color w:val="000000"/>
          <w:sz w:val="27"/>
          <w:szCs w:val="27"/>
        </w:rPr>
      </w:pPr>
      <w:ins w:id="848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487" w:author="Unknown"/>
          <w:rFonts w:ascii="Segoe UI" w:eastAsia="Times New Roman" w:hAnsi="Segoe UI" w:cs="Segoe UI"/>
          <w:b/>
          <w:bCs/>
          <w:color w:val="000000"/>
          <w:sz w:val="24"/>
          <w:szCs w:val="24"/>
        </w:rPr>
      </w:pPr>
      <w:ins w:id="8488"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89" w:author="Unknown"/>
          <w:rFonts w:ascii="Consolas" w:eastAsia="Times New Roman" w:hAnsi="Consolas" w:cs="Consolas"/>
          <w:color w:val="F8F8F2"/>
          <w:sz w:val="27"/>
        </w:rPr>
      </w:pPr>
      <w:ins w:id="8490" w:author="Unknown">
        <w:r w:rsidRPr="0089304D">
          <w:rPr>
            <w:rFonts w:ascii="Consolas" w:eastAsia="Times New Roman" w:hAnsi="Consolas" w:cs="Consolas"/>
            <w:color w:val="F8F8F2"/>
            <w:sz w:val="27"/>
          </w:rPr>
          <w:t>// You have pretend to use a word api which will contain an object and you hve to print definition from all the results of that word api.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91" w:author="Unknown"/>
          <w:rFonts w:ascii="Consolas" w:eastAsia="Times New Roman" w:hAnsi="Consolas" w:cs="Consolas"/>
          <w:color w:val="F8F8F2"/>
          <w:sz w:val="27"/>
        </w:rPr>
      </w:pPr>
      <w:ins w:id="8492" w:author="Unknown">
        <w:r w:rsidRPr="0089304D">
          <w:rPr>
            <w:rFonts w:ascii="Consolas" w:eastAsia="Times New Roman" w:hAnsi="Consolas" w:cs="Consolas"/>
            <w:color w:val="F8F8F2"/>
            <w:sz w:val="27"/>
          </w:rPr>
          <w:t>// YOu have to take input from an input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93" w:author="Unknown"/>
          <w:rFonts w:ascii="Consolas" w:eastAsia="Times New Roman" w:hAnsi="Consolas" w:cs="Consolas"/>
          <w:color w:val="F8F8F2"/>
          <w:sz w:val="27"/>
        </w:rPr>
      </w:pPr>
      <w:ins w:id="8494" w:author="Unknown">
        <w:r w:rsidRPr="0089304D">
          <w:rPr>
            <w:rFonts w:ascii="Consolas" w:eastAsia="Times New Roman" w:hAnsi="Consolas" w:cs="Consolas"/>
            <w:color w:val="F8F8F2"/>
            <w:sz w:val="27"/>
          </w:rPr>
          <w:t>// You have to print it in the dom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495" w:author="Unknown"/>
          <w:rFonts w:ascii="Consolas" w:eastAsia="Times New Roman" w:hAnsi="Consolas" w:cs="Consolas"/>
          <w:color w:val="F8F8F2"/>
          <w:sz w:val="27"/>
        </w:rPr>
      </w:pPr>
      <w:ins w:id="8496" w:author="Unknown">
        <w:r w:rsidRPr="0089304D">
          <w:rPr>
            <w:rFonts w:ascii="Consolas" w:eastAsia="Times New Roman" w:hAnsi="Consolas" w:cs="Consolas"/>
            <w:color w:val="F8F8F2"/>
            <w:sz w:val="27"/>
          </w:rPr>
          <w:t>// If you are using bootstrap then its a plus</w:t>
        </w:r>
      </w:ins>
    </w:p>
    <w:p w:rsidR="0089304D" w:rsidRPr="0089304D" w:rsidRDefault="0089304D" w:rsidP="0089304D">
      <w:pPr>
        <w:spacing w:after="0" w:line="240" w:lineRule="auto"/>
        <w:rPr>
          <w:ins w:id="8497" w:author="Unknown"/>
          <w:rFonts w:ascii="Segoe UI" w:eastAsia="Times New Roman" w:hAnsi="Segoe UI" w:cs="Segoe UI"/>
          <w:color w:val="000000"/>
          <w:sz w:val="27"/>
          <w:szCs w:val="27"/>
        </w:rPr>
      </w:pPr>
      <w:ins w:id="849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8499" w:author="Unknown"/>
          <w:rFonts w:ascii="Segoe UI" w:eastAsia="Times New Roman" w:hAnsi="Segoe UI" w:cs="Segoe UI"/>
          <w:color w:val="000000"/>
          <w:sz w:val="27"/>
          <w:szCs w:val="27"/>
        </w:rPr>
      </w:pPr>
      <w:ins w:id="8500"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8501"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61" name="Picture 61"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8502"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8503" w:author="Unknown"/>
          <w:rFonts w:ascii="Segoe UI" w:eastAsia="Times New Roman" w:hAnsi="Segoe UI" w:cs="Segoe UI"/>
          <w:color w:val="000000"/>
          <w:sz w:val="27"/>
          <w:szCs w:val="27"/>
        </w:rPr>
      </w:pPr>
      <w:ins w:id="8504" w:author="Unknown">
        <w:r w:rsidRPr="0089304D">
          <w:rPr>
            <w:rFonts w:ascii="Segoe UI" w:eastAsia="Times New Roman" w:hAnsi="Segoe UI" w:cs="Segoe UI"/>
            <w:color w:val="000000"/>
            <w:sz w:val="27"/>
            <w:szCs w:val="27"/>
          </w:rPr>
          <w:t>Copyright © 20</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Promises Basics, Promise.then() &amp; Promise.catch() | JavaScript Tutorial In Hindi #39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Promises is a way through which we can deal with asynchronous operations in JavaScript. To understand this tutorial, check out my tutorial about </w:t>
      </w:r>
      <w:hyperlink r:id="rId51" w:history="1">
        <w:r w:rsidRPr="0089304D">
          <w:rPr>
            <w:rFonts w:ascii="Segoe UI" w:eastAsia="Times New Roman" w:hAnsi="Segoe UI" w:cs="Segoe UI"/>
            <w:b/>
            <w:bCs/>
            <w:i/>
            <w:iCs/>
            <w:color w:val="0000FF"/>
            <w:sz w:val="27"/>
            <w:u w:val="single"/>
          </w:rPr>
          <w:t>JavaScript Callbacks</w:t>
        </w:r>
      </w:hyperlink>
      <w:r w:rsidRPr="0089304D">
        <w:rPr>
          <w:rFonts w:ascii="Segoe UI" w:eastAsia="Times New Roman" w:hAnsi="Segoe UI" w:cs="Segoe UI"/>
          <w:color w:val="000000"/>
          <w:sz w:val="27"/>
          <w:szCs w:val="27"/>
        </w:rPr>
        <w:t>. As we know that </w:t>
      </w:r>
      <w:r w:rsidRPr="0089304D">
        <w:rPr>
          <w:rFonts w:ascii="Segoe UI" w:eastAsia="Times New Roman" w:hAnsi="Segoe UI" w:cs="Segoe UI"/>
          <w:b/>
          <w:bCs/>
          <w:color w:val="000000"/>
          <w:sz w:val="27"/>
        </w:rPr>
        <w:t>callback functions</w:t>
      </w:r>
      <w:r w:rsidRPr="0089304D">
        <w:rPr>
          <w:rFonts w:ascii="Segoe UI" w:eastAsia="Times New Roman" w:hAnsi="Segoe UI" w:cs="Segoe UI"/>
          <w:color w:val="000000"/>
          <w:sz w:val="27"/>
          <w:szCs w:val="27"/>
        </w:rPr>
        <w:t> were initially used to handle asynchronous operations. However, callbacks functions were limited in terms of functionality and often led to confusing code, so, </w:t>
      </w:r>
      <w:r w:rsidRPr="0089304D">
        <w:rPr>
          <w:rFonts w:ascii="Segoe UI" w:eastAsia="Times New Roman" w:hAnsi="Segoe UI" w:cs="Segoe UI"/>
          <w:b/>
          <w:bCs/>
          <w:color w:val="000000"/>
          <w:sz w:val="27"/>
        </w:rPr>
        <w:t>promises</w:t>
      </w:r>
      <w:r w:rsidRPr="0089304D">
        <w:rPr>
          <w:rFonts w:ascii="Segoe UI" w:eastAsia="Times New Roman" w:hAnsi="Segoe UI" w:cs="Segoe UI"/>
          <w:color w:val="000000"/>
          <w:sz w:val="27"/>
          <w:szCs w:val="27"/>
        </w:rPr>
        <w:t> were introduced to deal with these problems. Many people struggle with understanding how Promises work especially beginners, so in this tutorial, we will try to understand promises by making it as simple as we can. In this tutorial, you will find an introduction to what Promises are, explanations of terms like resolve, reject along with coding examples.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505" w:author="Unknown"/>
          <w:rFonts w:ascii="Segoe UI" w:eastAsia="Times New Roman" w:hAnsi="Segoe UI" w:cs="Segoe UI"/>
          <w:b/>
          <w:bCs/>
          <w:color w:val="000000"/>
          <w:sz w:val="24"/>
          <w:szCs w:val="24"/>
        </w:rPr>
      </w:pPr>
      <w:ins w:id="8506" w:author="Unknown">
        <w:r w:rsidRPr="0089304D">
          <w:rPr>
            <w:rFonts w:ascii="Segoe UI" w:eastAsia="Times New Roman" w:hAnsi="Segoe UI" w:cs="Segoe UI"/>
            <w:b/>
            <w:bCs/>
            <w:color w:val="000000"/>
            <w:sz w:val="24"/>
            <w:szCs w:val="24"/>
          </w:rPr>
          <w:t>What is a Promise?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07" w:author="Unknown"/>
          <w:rFonts w:ascii="Segoe UI" w:eastAsia="Times New Roman" w:hAnsi="Segoe UI" w:cs="Segoe UI"/>
          <w:color w:val="000000"/>
          <w:sz w:val="27"/>
          <w:szCs w:val="27"/>
        </w:rPr>
      </w:pPr>
      <w:ins w:id="8508" w:author="Unknown">
        <w:r w:rsidRPr="0089304D">
          <w:rPr>
            <w:rFonts w:ascii="Segoe UI" w:eastAsia="Times New Roman" w:hAnsi="Segoe UI" w:cs="Segoe UI"/>
            <w:color w:val="000000"/>
            <w:sz w:val="27"/>
            <w:szCs w:val="27"/>
          </w:rPr>
          <w:t>A promise in JavaScript is similar to a promises we do in real life. When we make a promise, it is a guarantee that in future, we are going to do something. A promise has two possible outcomes: it will be kept when the time comes, or it will not. Similarly, in JavaScript, when we define a promise, either it will be resolved when the time comes, or it will get rejected. According to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"https://developer.mozilla.org/en-US/docs/Web/JavaScript/Reference/Global_Objects/Promise"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color w:val="0000FF"/>
            <w:sz w:val="27"/>
            <w:u w:val="single"/>
          </w:rPr>
          <w:t>MDN</w:t>
        </w:r>
        <w:r w:rsidRPr="0089304D">
          <w:rPr>
            <w:rFonts w:ascii="Segoe UI" w:eastAsia="Times New Roman" w:hAnsi="Segoe UI" w:cs="Segoe UI"/>
            <w:color w:val="000000"/>
            <w:sz w:val="27"/>
            <w:szCs w:val="27"/>
          </w:rPr>
          <w:fldChar w:fldCharType="end"/>
        </w:r>
        <w:r w:rsidRPr="0089304D">
          <w:rPr>
            <w:rFonts w:ascii="Segoe UI" w:eastAsia="Times New Roman" w:hAnsi="Segoe UI" w:cs="Segoe UI"/>
            <w:color w:val="000000"/>
            <w:sz w:val="27"/>
            <w:szCs w:val="27"/>
          </w:rPr>
          <w:t>, “the Promise object represents the eventual completion (or failure) of an asynchronous operation and its resulting value.”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09" w:author="Unknown"/>
          <w:rFonts w:ascii="Segoe UI" w:eastAsia="Times New Roman" w:hAnsi="Segoe UI" w:cs="Segoe UI"/>
          <w:color w:val="000000"/>
          <w:sz w:val="27"/>
          <w:szCs w:val="27"/>
        </w:rPr>
      </w:pPr>
      <w:ins w:id="8510" w:author="Unknown">
        <w:r w:rsidRPr="0089304D">
          <w:rPr>
            <w:rFonts w:ascii="Segoe UI" w:eastAsia="Times New Roman" w:hAnsi="Segoe UI" w:cs="Segoe UI"/>
            <w:color w:val="000000"/>
            <w:sz w:val="27"/>
            <w:szCs w:val="27"/>
          </w:rPr>
          <w:t>A promise has three states:</w:t>
        </w:r>
      </w:ins>
    </w:p>
    <w:p w:rsidR="0089304D" w:rsidRPr="0089304D" w:rsidRDefault="0089304D" w:rsidP="0089304D">
      <w:pPr>
        <w:numPr>
          <w:ilvl w:val="0"/>
          <w:numId w:val="5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11" w:author="Unknown"/>
          <w:rFonts w:ascii="Segoe UI" w:eastAsia="Times New Roman" w:hAnsi="Segoe UI" w:cs="Segoe UI"/>
          <w:color w:val="000000"/>
          <w:sz w:val="27"/>
          <w:szCs w:val="27"/>
        </w:rPr>
      </w:pPr>
      <w:ins w:id="8512" w:author="Unknown">
        <w:r w:rsidRPr="0089304D">
          <w:rPr>
            <w:rFonts w:ascii="Segoe UI" w:eastAsia="Times New Roman" w:hAnsi="Segoe UI" w:cs="Segoe UI"/>
            <w:b/>
            <w:bCs/>
            <w:color w:val="000000"/>
            <w:sz w:val="27"/>
          </w:rPr>
          <w:t>pending</w:t>
        </w:r>
        <w:r w:rsidRPr="0089304D">
          <w:rPr>
            <w:rFonts w:ascii="Segoe UI" w:eastAsia="Times New Roman" w:hAnsi="Segoe UI" w:cs="Segoe UI"/>
            <w:color w:val="000000"/>
            <w:sz w:val="27"/>
            <w:szCs w:val="27"/>
          </w:rPr>
          <w:t>: It is the initial state.</w:t>
        </w:r>
      </w:ins>
    </w:p>
    <w:p w:rsidR="0089304D" w:rsidRPr="0089304D" w:rsidRDefault="0089304D" w:rsidP="0089304D">
      <w:pPr>
        <w:numPr>
          <w:ilvl w:val="0"/>
          <w:numId w:val="5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13" w:author="Unknown"/>
          <w:rFonts w:ascii="Segoe UI" w:eastAsia="Times New Roman" w:hAnsi="Segoe UI" w:cs="Segoe UI"/>
          <w:color w:val="000000"/>
          <w:sz w:val="27"/>
          <w:szCs w:val="27"/>
        </w:rPr>
      </w:pPr>
      <w:ins w:id="8514" w:author="Unknown">
        <w:r w:rsidRPr="0089304D">
          <w:rPr>
            <w:rFonts w:ascii="Segoe UI" w:eastAsia="Times New Roman" w:hAnsi="Segoe UI" w:cs="Segoe UI"/>
            <w:b/>
            <w:bCs/>
            <w:color w:val="000000"/>
            <w:sz w:val="27"/>
          </w:rPr>
          <w:t>Fulfilled</w:t>
        </w:r>
        <w:r w:rsidRPr="0089304D">
          <w:rPr>
            <w:rFonts w:ascii="Segoe UI" w:eastAsia="Times New Roman" w:hAnsi="Segoe UI" w:cs="Segoe UI"/>
            <w:color w:val="000000"/>
            <w:sz w:val="27"/>
            <w:szCs w:val="27"/>
          </w:rPr>
          <w:t>: It indicates that the promised operation was successful.</w:t>
        </w:r>
      </w:ins>
    </w:p>
    <w:p w:rsidR="0089304D" w:rsidRPr="0089304D" w:rsidRDefault="0089304D" w:rsidP="0089304D">
      <w:pPr>
        <w:numPr>
          <w:ilvl w:val="0"/>
          <w:numId w:val="5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15" w:author="Unknown"/>
          <w:rFonts w:ascii="Segoe UI" w:eastAsia="Times New Roman" w:hAnsi="Segoe UI" w:cs="Segoe UI"/>
          <w:color w:val="000000"/>
          <w:sz w:val="27"/>
          <w:szCs w:val="27"/>
        </w:rPr>
      </w:pPr>
      <w:ins w:id="8516" w:author="Unknown">
        <w:r w:rsidRPr="0089304D">
          <w:rPr>
            <w:rFonts w:ascii="Segoe UI" w:eastAsia="Times New Roman" w:hAnsi="Segoe UI" w:cs="Segoe UI"/>
            <w:b/>
            <w:bCs/>
            <w:color w:val="000000"/>
            <w:sz w:val="27"/>
          </w:rPr>
          <w:t>Rejected</w:t>
        </w:r>
        <w:r w:rsidRPr="0089304D">
          <w:rPr>
            <w:rFonts w:ascii="Segoe UI" w:eastAsia="Times New Roman" w:hAnsi="Segoe UI" w:cs="Segoe UI"/>
            <w:color w:val="000000"/>
            <w:sz w:val="27"/>
            <w:szCs w:val="27"/>
          </w:rPr>
          <w:t>: It indicates that the promised operation was unsuccessful.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17" w:author="Unknown"/>
          <w:rFonts w:ascii="Segoe UI" w:eastAsia="Times New Roman" w:hAnsi="Segoe UI" w:cs="Segoe UI"/>
          <w:color w:val="000000"/>
          <w:sz w:val="27"/>
          <w:szCs w:val="27"/>
        </w:rPr>
      </w:pPr>
      <w:ins w:id="851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19"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6892290" cy="4977130"/>
            <wp:effectExtent l="19050" t="0" r="3810" b="0"/>
            <wp:docPr id="63" name="Picture 63" descr="https://api.codewithharry.com/media/videoSeriesFiles/courseFiles/javascript-tutorials-in-hindi-39/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pi.codewithharry.com/media/videoSeriesFiles/courseFiles/javascript-tutorials-in-hindi-39/base64.png"/>
                    <pic:cNvPicPr>
                      <a:picLocks noChangeAspect="1" noChangeArrowheads="1"/>
                    </pic:cNvPicPr>
                  </pic:nvPicPr>
                  <pic:blipFill>
                    <a:blip r:embed="rId52"/>
                    <a:srcRect/>
                    <a:stretch>
                      <a:fillRect/>
                    </a:stretch>
                  </pic:blipFill>
                  <pic:spPr bwMode="auto">
                    <a:xfrm>
                      <a:off x="0" y="0"/>
                      <a:ext cx="6892290" cy="497713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20" w:author="Unknown"/>
          <w:rFonts w:ascii="Segoe UI" w:eastAsia="Times New Roman" w:hAnsi="Segoe UI" w:cs="Segoe UI"/>
          <w:color w:val="000000"/>
          <w:sz w:val="27"/>
          <w:szCs w:val="27"/>
        </w:rPr>
      </w:pPr>
      <w:ins w:id="852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22" w:author="Unknown"/>
          <w:rFonts w:ascii="Segoe UI" w:eastAsia="Times New Roman" w:hAnsi="Segoe UI" w:cs="Segoe UI"/>
          <w:color w:val="000000"/>
          <w:sz w:val="27"/>
          <w:szCs w:val="27"/>
        </w:rPr>
      </w:pPr>
      <w:ins w:id="8523" w:author="Unknown">
        <w:r w:rsidRPr="0089304D">
          <w:rPr>
            <w:rFonts w:ascii="Segoe UI" w:eastAsia="Times New Roman" w:hAnsi="Segoe UI" w:cs="Segoe UI"/>
            <w:b/>
            <w:bCs/>
            <w:color w:val="000000"/>
            <w:sz w:val="27"/>
          </w:rPr>
          <w:t>The constructor syntax for a promise object is: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24" w:author="Unknown"/>
          <w:rFonts w:ascii="Consolas" w:eastAsia="Times New Roman" w:hAnsi="Consolas" w:cs="Consolas"/>
          <w:color w:val="F8F8F2"/>
          <w:sz w:val="27"/>
        </w:rPr>
      </w:pPr>
      <w:ins w:id="852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myPromise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Promise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(resolve, reject)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26" w:author="Unknown"/>
          <w:rFonts w:ascii="Consolas" w:eastAsia="Times New Roman" w:hAnsi="Consolas" w:cs="Consolas"/>
          <w:color w:val="F8F8F2"/>
          <w:sz w:val="27"/>
        </w:rPr>
      </w:pPr>
      <w:ins w:id="8527" w:author="Unknown">
        <w:r w:rsidRPr="0089304D">
          <w:rPr>
            <w:rFonts w:ascii="Consolas" w:eastAsia="Times New Roman" w:hAnsi="Consolas" w:cs="Consolas"/>
            <w:color w:val="8292A2"/>
            <w:sz w:val="27"/>
          </w:rPr>
          <w:t>// code here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28" w:author="Unknown"/>
          <w:rFonts w:ascii="Consolas" w:eastAsia="Times New Roman" w:hAnsi="Consolas" w:cs="Consolas"/>
          <w:color w:val="F8F8F2"/>
          <w:sz w:val="27"/>
          <w:szCs w:val="27"/>
        </w:rPr>
      </w:pPr>
      <w:ins w:id="8529"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8530" w:author="Unknown"/>
          <w:rFonts w:ascii="Segoe UI" w:eastAsia="Times New Roman" w:hAnsi="Segoe UI" w:cs="Segoe UI"/>
          <w:color w:val="000000"/>
          <w:sz w:val="27"/>
          <w:szCs w:val="27"/>
        </w:rPr>
      </w:pPr>
      <w:ins w:id="853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32" w:author="Unknown"/>
          <w:rFonts w:ascii="Segoe UI" w:eastAsia="Times New Roman" w:hAnsi="Segoe UI" w:cs="Segoe UI"/>
          <w:color w:val="000000"/>
          <w:sz w:val="27"/>
          <w:szCs w:val="27"/>
        </w:rPr>
      </w:pPr>
      <w:ins w:id="8533" w:author="Unknown">
        <w:r w:rsidRPr="0089304D">
          <w:rPr>
            <w:rFonts w:ascii="Segoe UI" w:eastAsia="Times New Roman" w:hAnsi="Segoe UI" w:cs="Segoe UI"/>
            <w:color w:val="000000"/>
            <w:sz w:val="27"/>
            <w:szCs w:val="27"/>
          </w:rPr>
          <w:t>When new Promise is created, the function passed into it runs automatically. It contains the producing code which produces the result. Its arguments resolve and reject. Here is an example of simple promise.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34" w:author="Unknown"/>
          <w:rFonts w:ascii="Consolas" w:eastAsia="Times New Roman" w:hAnsi="Consolas" w:cs="Consolas"/>
          <w:color w:val="F8F8F2"/>
          <w:sz w:val="27"/>
        </w:rPr>
      </w:pPr>
      <w:ins w:id="8535"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promise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Promise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(resolve, reject)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36" w:author="Unknown"/>
          <w:rFonts w:ascii="Consolas" w:eastAsia="Times New Roman" w:hAnsi="Consolas" w:cs="Consolas"/>
          <w:color w:val="F8F8F2"/>
          <w:sz w:val="27"/>
        </w:rPr>
      </w:pPr>
      <w:ins w:id="8537"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x = </w:t>
        </w:r>
        <w:r w:rsidRPr="0089304D">
          <w:rPr>
            <w:rFonts w:ascii="Consolas" w:eastAsia="Times New Roman" w:hAnsi="Consolas" w:cs="Consolas"/>
            <w:color w:val="A6E22E"/>
            <w:sz w:val="27"/>
          </w:rPr>
          <w:t>"geeksforgeeks"</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38" w:author="Unknown"/>
          <w:rFonts w:ascii="Consolas" w:eastAsia="Times New Roman" w:hAnsi="Consolas" w:cs="Consolas"/>
          <w:color w:val="F8F8F2"/>
          <w:sz w:val="27"/>
        </w:rPr>
      </w:pPr>
      <w:ins w:id="85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y = </w:t>
        </w:r>
        <w:r w:rsidRPr="0089304D">
          <w:rPr>
            <w:rFonts w:ascii="Consolas" w:eastAsia="Times New Roman" w:hAnsi="Consolas" w:cs="Consolas"/>
            <w:color w:val="A6E22E"/>
            <w:sz w:val="27"/>
          </w:rPr>
          <w:t>"geeksforgeeks"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40" w:author="Unknown"/>
          <w:rFonts w:ascii="Consolas" w:eastAsia="Times New Roman" w:hAnsi="Consolas" w:cs="Consolas"/>
          <w:color w:val="F8F8F2"/>
          <w:sz w:val="27"/>
        </w:rPr>
      </w:pPr>
      <w:ins w:id="854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(x === y)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42" w:author="Unknown"/>
          <w:rFonts w:ascii="Consolas" w:eastAsia="Times New Roman" w:hAnsi="Consolas" w:cs="Consolas"/>
          <w:color w:val="F8F8F2"/>
          <w:sz w:val="27"/>
        </w:rPr>
      </w:pPr>
      <w:ins w:id="854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resolve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44" w:author="Unknown"/>
          <w:rFonts w:ascii="Consolas" w:eastAsia="Times New Roman" w:hAnsi="Consolas" w:cs="Consolas"/>
          <w:color w:val="F8F8F2"/>
          <w:sz w:val="27"/>
        </w:rPr>
      </w:pPr>
      <w:ins w:id="8545"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46" w:author="Unknown"/>
          <w:rFonts w:ascii="Consolas" w:eastAsia="Times New Roman" w:hAnsi="Consolas" w:cs="Consolas"/>
          <w:color w:val="F8F8F2"/>
          <w:sz w:val="27"/>
        </w:rPr>
      </w:pPr>
      <w:ins w:id="854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reject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48" w:author="Unknown"/>
          <w:rFonts w:ascii="Consolas" w:eastAsia="Times New Roman" w:hAnsi="Consolas" w:cs="Consolas"/>
          <w:color w:val="F8F8F2"/>
          <w:sz w:val="27"/>
        </w:rPr>
      </w:pPr>
      <w:ins w:id="8549" w:author="Unknown">
        <w:r w:rsidRPr="0089304D">
          <w:rPr>
            <w:rFonts w:ascii="Consolas" w:eastAsia="Times New Roman" w:hAnsi="Consolas" w:cs="Consolas"/>
            <w:color w:val="F8F8F2"/>
            <w:sz w:val="27"/>
          </w:rPr>
          <w:t xml:space="preserve">  }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50" w:author="Unknown"/>
          <w:rFonts w:ascii="Consolas" w:eastAsia="Times New Roman" w:hAnsi="Consolas" w:cs="Consolas"/>
          <w:color w:val="F8F8F2"/>
          <w:sz w:val="27"/>
        </w:rPr>
      </w:pPr>
      <w:ins w:id="8551" w:author="Unknown">
        <w:r w:rsidRPr="0089304D">
          <w:rPr>
            <w:rFonts w:ascii="Consolas" w:eastAsia="Times New Roman" w:hAnsi="Consolas" w:cs="Consolas"/>
            <w:color w:val="F8F8F2"/>
            <w:sz w:val="27"/>
          </w:rPr>
          <w:t>promise.</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52" w:author="Unknown"/>
          <w:rFonts w:ascii="Consolas" w:eastAsia="Times New Roman" w:hAnsi="Consolas" w:cs="Consolas"/>
          <w:color w:val="F8F8F2"/>
          <w:sz w:val="27"/>
        </w:rPr>
      </w:pPr>
      <w:ins w:id="855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'Success, You are a GEEK'</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catch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54" w:author="Unknown"/>
          <w:rFonts w:ascii="Consolas" w:eastAsia="Times New Roman" w:hAnsi="Consolas" w:cs="Consolas"/>
          <w:color w:val="F8F8F2"/>
          <w:sz w:val="27"/>
          <w:szCs w:val="27"/>
        </w:rPr>
      </w:pPr>
      <w:ins w:id="855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error has occurred'</w:t>
        </w:r>
        <w:r w:rsidRPr="0089304D">
          <w:rPr>
            <w:rFonts w:ascii="Consolas" w:eastAsia="Times New Roman" w:hAnsi="Consolas" w:cs="Consolas"/>
            <w:color w:val="F8F8F2"/>
            <w:sz w:val="27"/>
          </w:rPr>
          <w:t xml:space="preserve">);}); </w:t>
        </w:r>
      </w:ins>
    </w:p>
    <w:p w:rsidR="0089304D" w:rsidRPr="0089304D" w:rsidRDefault="0089304D" w:rsidP="0089304D">
      <w:pPr>
        <w:spacing w:after="0" w:line="240" w:lineRule="auto"/>
        <w:rPr>
          <w:ins w:id="8556" w:author="Unknown"/>
          <w:rFonts w:ascii="Segoe UI" w:eastAsia="Times New Roman" w:hAnsi="Segoe UI" w:cs="Segoe UI"/>
          <w:color w:val="000000"/>
          <w:sz w:val="27"/>
          <w:szCs w:val="27"/>
        </w:rPr>
      </w:pPr>
      <w:ins w:id="855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58" w:author="Unknown"/>
          <w:rFonts w:ascii="Segoe UI" w:eastAsia="Times New Roman" w:hAnsi="Segoe UI" w:cs="Segoe UI"/>
          <w:color w:val="000000"/>
          <w:sz w:val="27"/>
          <w:szCs w:val="27"/>
        </w:rPr>
      </w:pPr>
      <w:ins w:id="8559" w:author="Unknown">
        <w:r w:rsidRPr="0089304D">
          <w:rPr>
            <w:rFonts w:ascii="Segoe UI" w:eastAsia="Times New Roman" w:hAnsi="Segoe UI" w:cs="Segoe UI"/>
            <w:color w:val="000000"/>
            <w:sz w:val="27"/>
            <w:szCs w:val="27"/>
          </w:rPr>
          <w:t>A promise is created using a constructor that takes a call back function with two arguments resolve and reject in line 1. If the task is successful(x===y), the promise is resolved. If the task is unsuccessful(x is not equal to y), then the promise is rejected. The then() method is called if the promise is resolved, and the catch() method is called when the promise is rejected or if an error occurred during the code execution.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60" w:author="Unknown"/>
          <w:rFonts w:ascii="Segoe UI" w:eastAsia="Times New Roman" w:hAnsi="Segoe UI" w:cs="Segoe UI"/>
          <w:color w:val="000000"/>
          <w:sz w:val="27"/>
          <w:szCs w:val="27"/>
        </w:rPr>
      </w:pPr>
      <w:ins w:id="8561" w:author="Unknown">
        <w:r w:rsidRPr="0089304D">
          <w:rPr>
            <w:rFonts w:ascii="Segoe UI" w:eastAsia="Times New Roman" w:hAnsi="Segoe UI" w:cs="Segoe UI"/>
            <w:color w:val="000000"/>
            <w:sz w:val="27"/>
            <w:szCs w:val="27"/>
          </w:rPr>
          <w:t>Promises are the ideal choice for asynchronous programming. Promises can handle multiple asynchronous operations easily and are better at error handling as compared to callbacks and events.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562" w:author="Unknown"/>
          <w:rFonts w:ascii="Segoe UI" w:eastAsia="Times New Roman" w:hAnsi="Segoe UI" w:cs="Segoe UI"/>
          <w:b/>
          <w:bCs/>
          <w:color w:val="000000"/>
          <w:sz w:val="24"/>
          <w:szCs w:val="24"/>
        </w:rPr>
      </w:pPr>
      <w:ins w:id="8563" w:author="Unknown">
        <w:r w:rsidRPr="0089304D">
          <w:rPr>
            <w:rFonts w:ascii="Segoe UI" w:eastAsia="Times New Roman" w:hAnsi="Segoe UI" w:cs="Segoe UI"/>
            <w:b/>
            <w:bCs/>
            <w:color w:val="000000"/>
            <w:sz w:val="24"/>
            <w:szCs w:val="24"/>
          </w:rPr>
          <w:t>Benefits of Promises:-</w:t>
        </w:r>
      </w:ins>
    </w:p>
    <w:p w:rsidR="0089304D" w:rsidRPr="0089304D" w:rsidRDefault="0089304D" w:rsidP="0089304D">
      <w:pPr>
        <w:numPr>
          <w:ilvl w:val="0"/>
          <w:numId w:val="5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64" w:author="Unknown"/>
          <w:rFonts w:ascii="Segoe UI" w:eastAsia="Times New Roman" w:hAnsi="Segoe UI" w:cs="Segoe UI"/>
          <w:color w:val="000000"/>
          <w:sz w:val="27"/>
          <w:szCs w:val="27"/>
        </w:rPr>
      </w:pPr>
      <w:ins w:id="8565" w:author="Unknown">
        <w:r w:rsidRPr="0089304D">
          <w:rPr>
            <w:rFonts w:ascii="Segoe UI" w:eastAsia="Times New Roman" w:hAnsi="Segoe UI" w:cs="Segoe UI"/>
            <w:color w:val="000000"/>
            <w:sz w:val="27"/>
            <w:szCs w:val="27"/>
          </w:rPr>
          <w:t>It improves the code readability</w:t>
        </w:r>
      </w:ins>
    </w:p>
    <w:p w:rsidR="0089304D" w:rsidRPr="0089304D" w:rsidRDefault="0089304D" w:rsidP="0089304D">
      <w:pPr>
        <w:numPr>
          <w:ilvl w:val="0"/>
          <w:numId w:val="5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66" w:author="Unknown"/>
          <w:rFonts w:ascii="Segoe UI" w:eastAsia="Times New Roman" w:hAnsi="Segoe UI" w:cs="Segoe UI"/>
          <w:color w:val="000000"/>
          <w:sz w:val="27"/>
          <w:szCs w:val="27"/>
        </w:rPr>
      </w:pPr>
      <w:ins w:id="8567" w:author="Unknown">
        <w:r w:rsidRPr="0089304D">
          <w:rPr>
            <w:rFonts w:ascii="Segoe UI" w:eastAsia="Times New Roman" w:hAnsi="Segoe UI" w:cs="Segoe UI"/>
            <w:color w:val="000000"/>
            <w:sz w:val="27"/>
            <w:szCs w:val="27"/>
          </w:rPr>
          <w:t>It is better in the handling of asynchronous operations</w:t>
        </w:r>
      </w:ins>
    </w:p>
    <w:p w:rsidR="0089304D" w:rsidRPr="0089304D" w:rsidRDefault="0089304D" w:rsidP="0089304D">
      <w:pPr>
        <w:numPr>
          <w:ilvl w:val="0"/>
          <w:numId w:val="5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68" w:author="Unknown"/>
          <w:rFonts w:ascii="Segoe UI" w:eastAsia="Times New Roman" w:hAnsi="Segoe UI" w:cs="Segoe UI"/>
          <w:color w:val="000000"/>
          <w:sz w:val="27"/>
          <w:szCs w:val="27"/>
        </w:rPr>
      </w:pPr>
      <w:ins w:id="8569" w:author="Unknown">
        <w:r w:rsidRPr="0089304D">
          <w:rPr>
            <w:rFonts w:ascii="Segoe UI" w:eastAsia="Times New Roman" w:hAnsi="Segoe UI" w:cs="Segoe UI"/>
            <w:color w:val="000000"/>
            <w:sz w:val="27"/>
            <w:szCs w:val="27"/>
          </w:rPr>
          <w:t>It has a better flow of control definition in asynchronous logic</w:t>
        </w:r>
      </w:ins>
    </w:p>
    <w:p w:rsidR="0089304D" w:rsidRPr="0089304D" w:rsidRDefault="0089304D" w:rsidP="0089304D">
      <w:pPr>
        <w:numPr>
          <w:ilvl w:val="0"/>
          <w:numId w:val="5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8570" w:author="Unknown"/>
          <w:rFonts w:ascii="Segoe UI" w:eastAsia="Times New Roman" w:hAnsi="Segoe UI" w:cs="Segoe UI"/>
          <w:color w:val="000000"/>
          <w:sz w:val="27"/>
          <w:szCs w:val="27"/>
        </w:rPr>
      </w:pPr>
      <w:ins w:id="8571" w:author="Unknown">
        <w:r w:rsidRPr="0089304D">
          <w:rPr>
            <w:rFonts w:ascii="Segoe UI" w:eastAsia="Times New Roman" w:hAnsi="Segoe UI" w:cs="Segoe UI"/>
            <w:color w:val="000000"/>
            <w:sz w:val="27"/>
            <w:szCs w:val="27"/>
          </w:rPr>
          <w:t>It is better in error handling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572" w:author="Unknown"/>
          <w:rFonts w:ascii="Segoe UI" w:eastAsia="Times New Roman" w:hAnsi="Segoe UI" w:cs="Segoe UI"/>
          <w:b/>
          <w:bCs/>
          <w:color w:val="000000"/>
          <w:sz w:val="24"/>
          <w:szCs w:val="24"/>
        </w:rPr>
      </w:pPr>
      <w:ins w:id="8573" w:author="Unknown">
        <w:r w:rsidRPr="0089304D">
          <w:rPr>
            <w:rFonts w:ascii="Segoe UI" w:eastAsia="Times New Roman" w:hAnsi="Segoe UI" w:cs="Segoe UI"/>
            <w:b/>
            <w:bCs/>
            <w:color w:val="000000"/>
            <w:sz w:val="24"/>
            <w:szCs w:val="24"/>
          </w:rPr>
          <w:t>Wrap Up:-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74" w:author="Unknown"/>
          <w:rFonts w:ascii="Segoe UI" w:eastAsia="Times New Roman" w:hAnsi="Segoe UI" w:cs="Segoe UI"/>
          <w:color w:val="000000"/>
          <w:sz w:val="27"/>
          <w:szCs w:val="27"/>
        </w:rPr>
      </w:pPr>
      <w:ins w:id="8575" w:author="Unknown">
        <w:r w:rsidRPr="0089304D">
          <w:rPr>
            <w:rFonts w:ascii="Segoe UI" w:eastAsia="Times New Roman" w:hAnsi="Segoe UI" w:cs="Segoe UI"/>
            <w:color w:val="000000"/>
            <w:sz w:val="27"/>
            <w:szCs w:val="27"/>
          </w:rPr>
          <w:t>So, in this tutorial, we have learned how we create a Promise in JavaScript and use it for the resolved and rejected cases. If you are a beginner, understanding how promises they work might take time.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576" w:author="Unknown"/>
          <w:rFonts w:ascii="Segoe UI" w:eastAsia="Times New Roman" w:hAnsi="Segoe UI" w:cs="Segoe UI"/>
          <w:color w:val="000000"/>
          <w:sz w:val="27"/>
          <w:szCs w:val="27"/>
        </w:rPr>
      </w:pPr>
      <w:ins w:id="8577" w:author="Unknown">
        <w:r w:rsidRPr="0089304D">
          <w:rPr>
            <w:rFonts w:ascii="Segoe UI" w:eastAsia="Times New Roman" w:hAnsi="Segoe UI" w:cs="Segoe UI"/>
            <w:color w:val="000000"/>
            <w:sz w:val="27"/>
            <w:szCs w:val="27"/>
          </w:rPr>
          <w:lastRenderedPageBreak/>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578" w:author="Unknown"/>
          <w:rFonts w:ascii="Segoe UI" w:eastAsia="Times New Roman" w:hAnsi="Segoe UI" w:cs="Segoe UI"/>
          <w:b/>
          <w:bCs/>
          <w:color w:val="000000"/>
          <w:sz w:val="24"/>
          <w:szCs w:val="24"/>
        </w:rPr>
      </w:pPr>
      <w:ins w:id="8579"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80" w:author="Unknown"/>
          <w:rFonts w:ascii="Consolas" w:eastAsia="Times New Roman" w:hAnsi="Consolas" w:cs="Consolas"/>
          <w:color w:val="F8F8F2"/>
          <w:sz w:val="27"/>
        </w:rPr>
      </w:pPr>
      <w:ins w:id="858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82" w:author="Unknown"/>
          <w:rFonts w:ascii="Consolas" w:eastAsia="Times New Roman" w:hAnsi="Consolas" w:cs="Consolas"/>
          <w:color w:val="F8F8F2"/>
          <w:sz w:val="27"/>
        </w:rPr>
      </w:pPr>
      <w:ins w:id="858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84" w:author="Unknown"/>
          <w:rFonts w:ascii="Consolas" w:eastAsia="Times New Roman" w:hAnsi="Consolas" w:cs="Consolas"/>
          <w:color w:val="F8F8F2"/>
          <w:sz w:val="27"/>
        </w:rPr>
      </w:pPr>
      <w:ins w:id="858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86" w:author="Unknown"/>
          <w:rFonts w:ascii="Consolas" w:eastAsia="Times New Roman" w:hAnsi="Consolas" w:cs="Consolas"/>
          <w:color w:val="F8F8F2"/>
          <w:sz w:val="27"/>
        </w:rPr>
      </w:pPr>
      <w:ins w:id="85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88" w:author="Unknown"/>
          <w:rFonts w:ascii="Consolas" w:eastAsia="Times New Roman" w:hAnsi="Consolas" w:cs="Consolas"/>
          <w:color w:val="F8F8F2"/>
          <w:sz w:val="27"/>
        </w:rPr>
      </w:pPr>
      <w:ins w:id="858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0" w:author="Unknown"/>
          <w:rFonts w:ascii="Consolas" w:eastAsia="Times New Roman" w:hAnsi="Consolas" w:cs="Consolas"/>
          <w:color w:val="F8F8F2"/>
          <w:sz w:val="27"/>
        </w:rPr>
      </w:pPr>
      <w:ins w:id="85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2" w:author="Unknown"/>
          <w:rFonts w:ascii="Consolas" w:eastAsia="Times New Roman" w:hAnsi="Consolas" w:cs="Consolas"/>
          <w:color w:val="F8F8F2"/>
          <w:sz w:val="27"/>
        </w:rPr>
      </w:pPr>
      <w:ins w:id="85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4" w:author="Unknown"/>
          <w:rFonts w:ascii="Consolas" w:eastAsia="Times New Roman" w:hAnsi="Consolas" w:cs="Consolas"/>
          <w:color w:val="F8F8F2"/>
          <w:sz w:val="27"/>
        </w:rPr>
      </w:pPr>
      <w:ins w:id="85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6" w:author="Unknown"/>
          <w:rFonts w:ascii="Consolas" w:eastAsia="Times New Roman" w:hAnsi="Consolas" w:cs="Consolas"/>
          <w:color w:val="F8F8F2"/>
          <w:sz w:val="27"/>
        </w:rPr>
      </w:pPr>
      <w:ins w:id="859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598" w:author="Unknown"/>
          <w:rFonts w:ascii="Consolas" w:eastAsia="Times New Roman" w:hAnsi="Consolas" w:cs="Consolas"/>
          <w:color w:val="F8F8F2"/>
          <w:sz w:val="27"/>
        </w:rPr>
      </w:pPr>
      <w:ins w:id="859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0" w:author="Unknown"/>
          <w:rFonts w:ascii="Consolas" w:eastAsia="Times New Roman" w:hAnsi="Consolas" w:cs="Consolas"/>
          <w:color w:val="F8F8F2"/>
          <w:sz w:val="27"/>
        </w:rPr>
      </w:pPr>
      <w:ins w:id="86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2" w:author="Unknown"/>
          <w:rFonts w:ascii="Consolas" w:eastAsia="Times New Roman" w:hAnsi="Consolas" w:cs="Consolas"/>
          <w:color w:val="F8F8F2"/>
          <w:sz w:val="27"/>
        </w:rPr>
      </w:pPr>
      <w:ins w:id="86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4" w:author="Unknown"/>
          <w:rFonts w:ascii="Consolas" w:eastAsia="Times New Roman" w:hAnsi="Consolas" w:cs="Consolas"/>
          <w:color w:val="F8F8F2"/>
          <w:sz w:val="27"/>
        </w:rPr>
      </w:pPr>
      <w:ins w:id="86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7" w:author="Unknown"/>
          <w:rFonts w:ascii="Consolas" w:eastAsia="Times New Roman" w:hAnsi="Consolas" w:cs="Consolas"/>
          <w:color w:val="F8F8F2"/>
          <w:sz w:val="27"/>
        </w:rPr>
      </w:pPr>
      <w:ins w:id="86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09" w:author="Unknown"/>
          <w:rFonts w:ascii="Consolas" w:eastAsia="Times New Roman" w:hAnsi="Consolas" w:cs="Consolas"/>
          <w:color w:val="F8F8F2"/>
          <w:sz w:val="27"/>
        </w:rPr>
      </w:pPr>
      <w:ins w:id="86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1" w:author="Unknown"/>
          <w:rFonts w:ascii="Consolas" w:eastAsia="Times New Roman" w:hAnsi="Consolas" w:cs="Consolas"/>
          <w:color w:val="F8F8F2"/>
          <w:sz w:val="27"/>
        </w:rPr>
      </w:pPr>
      <w:ins w:id="86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3" w:author="Unknown"/>
          <w:rFonts w:ascii="Consolas" w:eastAsia="Times New Roman" w:hAnsi="Consolas" w:cs="Consolas"/>
          <w:color w:val="F8F8F2"/>
          <w:sz w:val="27"/>
        </w:rPr>
      </w:pPr>
      <w:ins w:id="86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5" w:author="Unknown"/>
          <w:rFonts w:ascii="Consolas" w:eastAsia="Times New Roman" w:hAnsi="Consolas" w:cs="Consolas"/>
          <w:color w:val="F8F8F2"/>
          <w:sz w:val="27"/>
        </w:rPr>
      </w:pPr>
      <w:ins w:id="86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7" w:author="Unknown"/>
          <w:rFonts w:ascii="Consolas" w:eastAsia="Times New Roman" w:hAnsi="Consolas" w:cs="Consolas"/>
          <w:color w:val="F8F8F2"/>
          <w:sz w:val="27"/>
        </w:rPr>
      </w:pPr>
      <w:ins w:id="86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19" w:author="Unknown"/>
          <w:rFonts w:ascii="Consolas" w:eastAsia="Times New Roman" w:hAnsi="Consolas" w:cs="Consolas"/>
          <w:color w:val="F8F8F2"/>
          <w:sz w:val="27"/>
        </w:rPr>
      </w:pPr>
      <w:ins w:id="86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21" w:author="Unknown"/>
          <w:rFonts w:ascii="Consolas" w:eastAsia="Times New Roman" w:hAnsi="Consolas" w:cs="Consolas"/>
          <w:color w:val="F8F8F2"/>
          <w:sz w:val="27"/>
        </w:rPr>
      </w:pPr>
      <w:ins w:id="862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23" w:author="Unknown"/>
          <w:rFonts w:ascii="Consolas" w:eastAsia="Times New Roman" w:hAnsi="Consolas" w:cs="Consolas"/>
          <w:color w:val="F8F8F2"/>
          <w:sz w:val="27"/>
        </w:rPr>
      </w:pPr>
      <w:ins w:id="86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25" w:author="Unknown"/>
          <w:rFonts w:ascii="Consolas" w:eastAsia="Times New Roman" w:hAnsi="Consolas" w:cs="Consolas"/>
          <w:color w:val="F8F8F2"/>
          <w:sz w:val="27"/>
        </w:rPr>
      </w:pPr>
      <w:ins w:id="86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27" w:author="Unknown"/>
          <w:rFonts w:ascii="Consolas" w:eastAsia="Times New Roman" w:hAnsi="Consolas" w:cs="Consolas"/>
          <w:color w:val="F8F8F2"/>
          <w:sz w:val="27"/>
        </w:rPr>
      </w:pPr>
      <w:ins w:id="86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29" w:author="Unknown"/>
          <w:rFonts w:ascii="Consolas" w:eastAsia="Times New Roman" w:hAnsi="Consolas" w:cs="Consolas"/>
          <w:color w:val="F8F8F2"/>
          <w:sz w:val="27"/>
        </w:rPr>
      </w:pPr>
      <w:ins w:id="86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1" w:author="Unknown"/>
          <w:rFonts w:ascii="Consolas" w:eastAsia="Times New Roman" w:hAnsi="Consolas" w:cs="Consolas"/>
          <w:color w:val="F8F8F2"/>
          <w:sz w:val="27"/>
        </w:rPr>
      </w:pPr>
      <w:ins w:id="86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3" w:author="Unknown"/>
          <w:rFonts w:ascii="Consolas" w:eastAsia="Times New Roman" w:hAnsi="Consolas" w:cs="Consolas"/>
          <w:color w:val="F8F8F2"/>
          <w:sz w:val="27"/>
        </w:rPr>
      </w:pPr>
      <w:ins w:id="86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5" w:author="Unknown"/>
          <w:rFonts w:ascii="Consolas" w:eastAsia="Times New Roman" w:hAnsi="Consolas" w:cs="Consolas"/>
          <w:color w:val="F8F8F2"/>
          <w:sz w:val="27"/>
        </w:rPr>
      </w:pPr>
      <w:ins w:id="8636"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7" w:author="Unknown"/>
          <w:rFonts w:ascii="Consolas" w:eastAsia="Times New Roman" w:hAnsi="Consolas" w:cs="Consolas"/>
          <w:color w:val="F8F8F2"/>
          <w:sz w:val="27"/>
        </w:rPr>
      </w:pPr>
      <w:ins w:id="86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39" w:author="Unknown"/>
          <w:rFonts w:ascii="Consolas" w:eastAsia="Times New Roman" w:hAnsi="Consolas" w:cs="Consolas"/>
          <w:color w:val="F8F8F2"/>
          <w:sz w:val="27"/>
        </w:rPr>
      </w:pPr>
      <w:ins w:id="864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41" w:author="Unknown"/>
          <w:rFonts w:ascii="Consolas" w:eastAsia="Times New Roman" w:hAnsi="Consolas" w:cs="Consolas"/>
          <w:color w:val="F8F8F2"/>
          <w:sz w:val="27"/>
        </w:rPr>
      </w:pPr>
      <w:ins w:id="86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43" w:author="Unknown"/>
          <w:rFonts w:ascii="Consolas" w:eastAsia="Times New Roman" w:hAnsi="Consolas" w:cs="Consolas"/>
          <w:color w:val="F8F8F2"/>
          <w:sz w:val="27"/>
        </w:rPr>
      </w:pPr>
      <w:ins w:id="86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45" w:author="Unknown"/>
          <w:rFonts w:ascii="Consolas" w:eastAsia="Times New Roman" w:hAnsi="Consolas" w:cs="Consolas"/>
          <w:color w:val="F8F8F2"/>
          <w:sz w:val="27"/>
        </w:rPr>
      </w:pPr>
      <w:ins w:id="86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47" w:author="Unknown"/>
          <w:rFonts w:ascii="Consolas" w:eastAsia="Times New Roman" w:hAnsi="Consolas" w:cs="Consolas"/>
          <w:color w:val="F8F8F2"/>
          <w:sz w:val="27"/>
        </w:rPr>
      </w:pPr>
      <w:ins w:id="86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49" w:author="Unknown"/>
          <w:rFonts w:ascii="Consolas" w:eastAsia="Times New Roman" w:hAnsi="Consolas" w:cs="Consolas"/>
          <w:color w:val="F8F8F2"/>
          <w:sz w:val="27"/>
        </w:rPr>
      </w:pPr>
      <w:ins w:id="86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1" w:author="Unknown"/>
          <w:rFonts w:ascii="Consolas" w:eastAsia="Times New Roman" w:hAnsi="Consolas" w:cs="Consolas"/>
          <w:color w:val="F8F8F2"/>
          <w:sz w:val="27"/>
        </w:rPr>
      </w:pPr>
      <w:ins w:id="86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3" w:author="Unknown"/>
          <w:rFonts w:ascii="Consolas" w:eastAsia="Times New Roman" w:hAnsi="Consolas" w:cs="Consolas"/>
          <w:color w:val="F8F8F2"/>
          <w:sz w:val="27"/>
        </w:rPr>
      </w:pPr>
      <w:ins w:id="86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5" w:author="Unknown"/>
          <w:rFonts w:ascii="Consolas" w:eastAsia="Times New Roman" w:hAnsi="Consolas" w:cs="Consolas"/>
          <w:color w:val="F8F8F2"/>
          <w:sz w:val="27"/>
        </w:rPr>
      </w:pPr>
      <w:ins w:id="86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7" w:author="Unknown"/>
          <w:rFonts w:ascii="Consolas" w:eastAsia="Times New Roman" w:hAnsi="Consolas" w:cs="Consolas"/>
          <w:color w:val="F8F8F2"/>
          <w:sz w:val="27"/>
        </w:rPr>
      </w:pPr>
      <w:ins w:id="86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60" w:author="Unknown"/>
          <w:rFonts w:ascii="Consolas" w:eastAsia="Times New Roman" w:hAnsi="Consolas" w:cs="Consolas"/>
          <w:color w:val="F8F8F2"/>
          <w:sz w:val="27"/>
        </w:rPr>
      </w:pPr>
      <w:ins w:id="86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62" w:author="Unknown"/>
          <w:rFonts w:ascii="Consolas" w:eastAsia="Times New Roman" w:hAnsi="Consolas" w:cs="Consolas"/>
          <w:color w:val="F8F8F2"/>
          <w:sz w:val="27"/>
        </w:rPr>
      </w:pPr>
      <w:ins w:id="86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64" w:author="Unknown"/>
          <w:rFonts w:ascii="Consolas" w:eastAsia="Times New Roman" w:hAnsi="Consolas" w:cs="Consolas"/>
          <w:color w:val="F8F8F2"/>
          <w:sz w:val="27"/>
        </w:rPr>
      </w:pPr>
      <w:ins w:id="86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66" w:author="Unknown"/>
          <w:rFonts w:ascii="Consolas" w:eastAsia="Times New Roman" w:hAnsi="Consolas" w:cs="Consolas"/>
          <w:color w:val="F8F8F2"/>
          <w:sz w:val="27"/>
        </w:rPr>
      </w:pPr>
      <w:ins w:id="86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68" w:author="Unknown"/>
          <w:rFonts w:ascii="Consolas" w:eastAsia="Times New Roman" w:hAnsi="Consolas" w:cs="Consolas"/>
          <w:color w:val="F8F8F2"/>
          <w:sz w:val="27"/>
        </w:rPr>
      </w:pPr>
      <w:ins w:id="86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w:t>
        </w:r>
        <w:r w:rsidRPr="0089304D">
          <w:rPr>
            <w:rFonts w:ascii="Consolas" w:eastAsia="Times New Roman" w:hAnsi="Consolas" w:cs="Consolas"/>
            <w:color w:val="E6DB74"/>
            <w:sz w:val="27"/>
          </w:rPr>
          <w:lastRenderedPageBreak/>
          <w:t>q8i/X+965DzO0rT7abK41JStQIAqVgRVzpbzo5smXKp4YfRvH+8abtTE1Pi6jizo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0" w:author="Unknown"/>
          <w:rFonts w:ascii="Consolas" w:eastAsia="Times New Roman" w:hAnsi="Consolas" w:cs="Consolas"/>
          <w:color w:val="F8F8F2"/>
          <w:sz w:val="27"/>
        </w:rPr>
      </w:pPr>
      <w:ins w:id="867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2" w:author="Unknown"/>
          <w:rFonts w:ascii="Consolas" w:eastAsia="Times New Roman" w:hAnsi="Consolas" w:cs="Consolas"/>
          <w:color w:val="F8F8F2"/>
          <w:sz w:val="27"/>
        </w:rPr>
      </w:pPr>
      <w:ins w:id="867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4" w:author="Unknown"/>
          <w:rFonts w:ascii="Consolas" w:eastAsia="Times New Roman" w:hAnsi="Consolas" w:cs="Consolas"/>
          <w:color w:val="F8F8F2"/>
          <w:sz w:val="27"/>
        </w:rPr>
      </w:pPr>
      <w:ins w:id="867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6" w:author="Unknown"/>
          <w:rFonts w:ascii="Consolas" w:eastAsia="Times New Roman" w:hAnsi="Consolas" w:cs="Consolas"/>
          <w:color w:val="F8F8F2"/>
          <w:sz w:val="27"/>
        </w:rPr>
      </w:pPr>
      <w:ins w:id="8677"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78" w:author="Unknown"/>
          <w:rFonts w:ascii="Consolas" w:eastAsia="Times New Roman" w:hAnsi="Consolas" w:cs="Consolas"/>
          <w:color w:val="F8F8F2"/>
          <w:sz w:val="27"/>
        </w:rPr>
      </w:pPr>
      <w:ins w:id="8679"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80" w:author="Unknown"/>
          <w:rFonts w:ascii="Consolas" w:eastAsia="Times New Roman" w:hAnsi="Consolas" w:cs="Consolas"/>
          <w:color w:val="F8F8F2"/>
          <w:sz w:val="27"/>
        </w:rPr>
      </w:pPr>
      <w:ins w:id="8681"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82" w:author="Unknown"/>
          <w:rFonts w:ascii="Consolas" w:eastAsia="Times New Roman" w:hAnsi="Consolas" w:cs="Consolas"/>
          <w:color w:val="F8F8F2"/>
          <w:sz w:val="27"/>
        </w:rPr>
      </w:pPr>
      <w:ins w:id="8683"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84" w:author="Unknown"/>
          <w:rFonts w:ascii="Consolas" w:eastAsia="Times New Roman" w:hAnsi="Consolas" w:cs="Consolas"/>
          <w:color w:val="F8F8F2"/>
          <w:sz w:val="27"/>
        </w:rPr>
      </w:pPr>
      <w:ins w:id="8685"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86" w:author="Unknown"/>
          <w:rFonts w:ascii="Consolas" w:eastAsia="Times New Roman" w:hAnsi="Consolas" w:cs="Consolas"/>
          <w:color w:val="F8F8F2"/>
          <w:sz w:val="27"/>
        </w:rPr>
      </w:pPr>
      <w:ins w:id="8687"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88" w:author="Unknown"/>
          <w:rFonts w:ascii="Consolas" w:eastAsia="Times New Roman" w:hAnsi="Consolas" w:cs="Consolas"/>
          <w:color w:val="F8F8F2"/>
          <w:sz w:val="27"/>
        </w:rPr>
      </w:pPr>
      <w:ins w:id="8689"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0" w:author="Unknown"/>
          <w:rFonts w:ascii="Consolas" w:eastAsia="Times New Roman" w:hAnsi="Consolas" w:cs="Consolas"/>
          <w:color w:val="F8F8F2"/>
          <w:sz w:val="27"/>
        </w:rPr>
      </w:pPr>
      <w:ins w:id="8691"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2" w:author="Unknown"/>
          <w:rFonts w:ascii="Consolas" w:eastAsia="Times New Roman" w:hAnsi="Consolas" w:cs="Consolas"/>
          <w:color w:val="F8F8F2"/>
          <w:sz w:val="27"/>
        </w:rPr>
      </w:pPr>
      <w:ins w:id="8693"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4" w:author="Unknown"/>
          <w:rFonts w:ascii="Consolas" w:eastAsia="Times New Roman" w:hAnsi="Consolas" w:cs="Consolas"/>
          <w:color w:val="F8F8F2"/>
          <w:sz w:val="27"/>
        </w:rPr>
      </w:pPr>
      <w:ins w:id="8695"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6" w:author="Unknown"/>
          <w:rFonts w:ascii="Consolas" w:eastAsia="Times New Roman" w:hAnsi="Consolas" w:cs="Consolas"/>
          <w:color w:val="F8F8F2"/>
          <w:sz w:val="27"/>
        </w:rPr>
      </w:pPr>
      <w:ins w:id="8697"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698" w:author="Unknown"/>
          <w:rFonts w:ascii="Consolas" w:eastAsia="Times New Roman" w:hAnsi="Consolas" w:cs="Consolas"/>
          <w:color w:val="F8F8F2"/>
          <w:sz w:val="27"/>
        </w:rPr>
      </w:pPr>
      <w:ins w:id="8699"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00" w:author="Unknown"/>
          <w:rFonts w:ascii="Consolas" w:eastAsia="Times New Roman" w:hAnsi="Consolas" w:cs="Consolas"/>
          <w:color w:val="F8F8F2"/>
          <w:sz w:val="27"/>
        </w:rPr>
      </w:pPr>
      <w:ins w:id="8701"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02" w:author="Unknown"/>
          <w:rFonts w:ascii="Consolas" w:eastAsia="Times New Roman" w:hAnsi="Consolas" w:cs="Consolas"/>
          <w:color w:val="F8F8F2"/>
          <w:sz w:val="27"/>
        </w:rPr>
      </w:pPr>
      <w:ins w:id="8703"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04" w:author="Unknown"/>
          <w:rFonts w:ascii="Consolas" w:eastAsia="Times New Roman" w:hAnsi="Consolas" w:cs="Consolas"/>
          <w:color w:val="F8F8F2"/>
          <w:sz w:val="27"/>
        </w:rPr>
      </w:pPr>
      <w:ins w:id="8705"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06" w:author="Unknown"/>
          <w:rFonts w:ascii="Consolas" w:eastAsia="Times New Roman" w:hAnsi="Consolas" w:cs="Consolas"/>
          <w:color w:val="F8F8F2"/>
          <w:sz w:val="27"/>
        </w:rPr>
      </w:pPr>
      <w:ins w:id="8707"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08" w:author="Unknown"/>
          <w:rFonts w:ascii="Consolas" w:eastAsia="Times New Roman" w:hAnsi="Consolas" w:cs="Consolas"/>
          <w:color w:val="F8F8F2"/>
          <w:sz w:val="27"/>
        </w:rPr>
      </w:pPr>
      <w:ins w:id="8709"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0" w:author="Unknown"/>
          <w:rFonts w:ascii="Consolas" w:eastAsia="Times New Roman" w:hAnsi="Consolas" w:cs="Consolas"/>
          <w:color w:val="F8F8F2"/>
          <w:sz w:val="27"/>
        </w:rPr>
      </w:pPr>
      <w:ins w:id="8711"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2" w:author="Unknown"/>
          <w:rFonts w:ascii="Consolas" w:eastAsia="Times New Roman" w:hAnsi="Consolas" w:cs="Consolas"/>
          <w:color w:val="F8F8F2"/>
          <w:sz w:val="27"/>
        </w:rPr>
      </w:pPr>
      <w:ins w:id="8713" w:author="Unknown">
        <w:r w:rsidRPr="0089304D">
          <w:rPr>
            <w:rFonts w:ascii="Consolas" w:eastAsia="Times New Roman" w:hAnsi="Consolas" w:cs="Consolas"/>
            <w:color w:val="8292A2"/>
            <w:sz w:val="27"/>
          </w:rPr>
          <w:lastRenderedPageBreak/>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4" w:author="Unknown"/>
          <w:rFonts w:ascii="Consolas" w:eastAsia="Times New Roman" w:hAnsi="Consolas" w:cs="Consolas"/>
          <w:color w:val="F8F8F2"/>
          <w:sz w:val="27"/>
        </w:rPr>
      </w:pPr>
      <w:ins w:id="8715"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6" w:author="Unknown"/>
          <w:rFonts w:ascii="Consolas" w:eastAsia="Times New Roman" w:hAnsi="Consolas" w:cs="Consolas"/>
          <w:color w:val="F8F8F2"/>
          <w:sz w:val="27"/>
        </w:rPr>
      </w:pPr>
      <w:ins w:id="8717"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18" w:author="Unknown"/>
          <w:rFonts w:ascii="Consolas" w:eastAsia="Times New Roman" w:hAnsi="Consolas" w:cs="Consolas"/>
          <w:color w:val="F8F8F2"/>
          <w:sz w:val="27"/>
        </w:rPr>
      </w:pPr>
      <w:ins w:id="8719"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20" w:author="Unknown"/>
          <w:rFonts w:ascii="Consolas" w:eastAsia="Times New Roman" w:hAnsi="Consolas" w:cs="Consolas"/>
          <w:color w:val="F8F8F2"/>
          <w:sz w:val="27"/>
        </w:rPr>
      </w:pPr>
      <w:ins w:id="872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js/tut44.js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22" w:author="Unknown"/>
          <w:rFonts w:ascii="Consolas" w:eastAsia="Times New Roman" w:hAnsi="Consolas" w:cs="Consolas"/>
          <w:color w:val="F8F8F2"/>
          <w:sz w:val="27"/>
        </w:rPr>
      </w:pPr>
      <w:ins w:id="87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8724" w:author="Unknown"/>
          <w:rFonts w:ascii="Segoe UI" w:eastAsia="Times New Roman" w:hAnsi="Segoe UI" w:cs="Segoe UI"/>
          <w:color w:val="000000"/>
          <w:sz w:val="27"/>
          <w:szCs w:val="27"/>
        </w:rPr>
      </w:pPr>
      <w:ins w:id="872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726" w:author="Unknown"/>
          <w:rFonts w:ascii="Segoe UI" w:eastAsia="Times New Roman" w:hAnsi="Segoe UI" w:cs="Segoe UI"/>
          <w:b/>
          <w:bCs/>
          <w:color w:val="000000"/>
          <w:sz w:val="24"/>
          <w:szCs w:val="24"/>
        </w:rPr>
      </w:pPr>
      <w:ins w:id="8727"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28" w:author="Unknown"/>
          <w:rFonts w:ascii="Consolas" w:eastAsia="Times New Roman" w:hAnsi="Consolas" w:cs="Consolas"/>
          <w:color w:val="F8F8F2"/>
          <w:sz w:val="27"/>
        </w:rPr>
      </w:pPr>
      <w:ins w:id="8729" w:author="Unknown">
        <w:r w:rsidRPr="0089304D">
          <w:rPr>
            <w:rFonts w:ascii="Consolas" w:eastAsia="Times New Roman" w:hAnsi="Consolas" w:cs="Consolas"/>
            <w:color w:val="8292A2"/>
            <w:sz w:val="27"/>
          </w:rPr>
          <w:t>// Promise: Best video on promises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0" w:author="Unknown"/>
          <w:rFonts w:ascii="Consolas" w:eastAsia="Times New Roman" w:hAnsi="Consolas" w:cs="Consolas"/>
          <w:color w:val="F8F8F2"/>
          <w:sz w:val="27"/>
        </w:rPr>
      </w:pPr>
      <w:ins w:id="8731" w:author="Unknown">
        <w:r w:rsidRPr="0089304D">
          <w:rPr>
            <w:rFonts w:ascii="Consolas" w:eastAsia="Times New Roman" w:hAnsi="Consolas" w:cs="Consolas"/>
            <w:color w:val="8292A2"/>
            <w:sz w:val="27"/>
          </w:rPr>
          <w:t>// -resolve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2" w:author="Unknown"/>
          <w:rFonts w:ascii="Consolas" w:eastAsia="Times New Roman" w:hAnsi="Consolas" w:cs="Consolas"/>
          <w:color w:val="F8F8F2"/>
          <w:sz w:val="27"/>
        </w:rPr>
      </w:pPr>
      <w:ins w:id="8733" w:author="Unknown">
        <w:r w:rsidRPr="0089304D">
          <w:rPr>
            <w:rFonts w:ascii="Consolas" w:eastAsia="Times New Roman" w:hAnsi="Consolas" w:cs="Consolas"/>
            <w:color w:val="8292A2"/>
            <w:sz w:val="27"/>
          </w:rPr>
          <w:t>// -reject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4" w:author="Unknown"/>
          <w:rFonts w:ascii="Consolas" w:eastAsia="Times New Roman" w:hAnsi="Consolas" w:cs="Consolas"/>
          <w:color w:val="F8F8F2"/>
          <w:sz w:val="27"/>
        </w:rPr>
      </w:pPr>
      <w:ins w:id="8735" w:author="Unknown">
        <w:r w:rsidRPr="0089304D">
          <w:rPr>
            <w:rFonts w:ascii="Consolas" w:eastAsia="Times New Roman" w:hAnsi="Consolas" w:cs="Consolas"/>
            <w:color w:val="8292A2"/>
            <w:sz w:val="27"/>
          </w:rPr>
          <w:t>// -pending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7" w:author="Unknown"/>
          <w:rFonts w:ascii="Consolas" w:eastAsia="Times New Roman" w:hAnsi="Consolas" w:cs="Consolas"/>
          <w:color w:val="F8F8F2"/>
          <w:sz w:val="27"/>
        </w:rPr>
      </w:pPr>
      <w:ins w:id="8738"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func1</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39" w:author="Unknown"/>
          <w:rFonts w:ascii="Consolas" w:eastAsia="Times New Roman" w:hAnsi="Consolas" w:cs="Consolas"/>
          <w:color w:val="F8F8F2"/>
          <w:sz w:val="27"/>
        </w:rPr>
      </w:pPr>
      <w:ins w:id="874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Promise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(resolve, reject)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41" w:author="Unknown"/>
          <w:rFonts w:ascii="Consolas" w:eastAsia="Times New Roman" w:hAnsi="Consolas" w:cs="Consolas"/>
          <w:color w:val="F8F8F2"/>
          <w:sz w:val="27"/>
        </w:rPr>
      </w:pPr>
      <w:ins w:id="874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43" w:author="Unknown"/>
          <w:rFonts w:ascii="Consolas" w:eastAsia="Times New Roman" w:hAnsi="Consolas" w:cs="Consolas"/>
          <w:color w:val="F8F8F2"/>
          <w:sz w:val="27"/>
        </w:rPr>
      </w:pPr>
      <w:ins w:id="874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error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45" w:author="Unknown"/>
          <w:rFonts w:ascii="Consolas" w:eastAsia="Times New Roman" w:hAnsi="Consolas" w:cs="Consolas"/>
          <w:color w:val="F8F8F2"/>
          <w:sz w:val="27"/>
        </w:rPr>
      </w:pPr>
      <w:ins w:id="874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(!error)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47" w:author="Unknown"/>
          <w:rFonts w:ascii="Consolas" w:eastAsia="Times New Roman" w:hAnsi="Consolas" w:cs="Consolas"/>
          <w:color w:val="F8F8F2"/>
          <w:sz w:val="27"/>
        </w:rPr>
      </w:pPr>
      <w:ins w:id="874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'Function: Your promise has been resolved'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49" w:author="Unknown"/>
          <w:rFonts w:ascii="Consolas" w:eastAsia="Times New Roman" w:hAnsi="Consolas" w:cs="Consolas"/>
          <w:color w:val="F8F8F2"/>
          <w:sz w:val="27"/>
        </w:rPr>
      </w:pPr>
      <w:ins w:id="875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resolve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1" w:author="Unknown"/>
          <w:rFonts w:ascii="Consolas" w:eastAsia="Times New Roman" w:hAnsi="Consolas" w:cs="Consolas"/>
          <w:color w:val="F8F8F2"/>
          <w:sz w:val="27"/>
        </w:rPr>
      </w:pPr>
      <w:ins w:id="875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3" w:author="Unknown"/>
          <w:rFonts w:ascii="Consolas" w:eastAsia="Times New Roman" w:hAnsi="Consolas" w:cs="Consolas"/>
          <w:color w:val="F8F8F2"/>
          <w:sz w:val="27"/>
        </w:rPr>
      </w:pPr>
      <w:ins w:id="875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5" w:author="Unknown"/>
          <w:rFonts w:ascii="Consolas" w:eastAsia="Times New Roman" w:hAnsi="Consolas" w:cs="Consolas"/>
          <w:color w:val="F8F8F2"/>
          <w:sz w:val="27"/>
        </w:rPr>
      </w:pPr>
      <w:ins w:id="875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'Function: Your promise has not been resolved'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7" w:author="Unknown"/>
          <w:rFonts w:ascii="Consolas" w:eastAsia="Times New Roman" w:hAnsi="Consolas" w:cs="Consolas"/>
          <w:color w:val="F8F8F2"/>
          <w:sz w:val="27"/>
        </w:rPr>
      </w:pPr>
      <w:ins w:id="875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reject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'Sorry not fulfilled'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59" w:author="Unknown"/>
          <w:rFonts w:ascii="Consolas" w:eastAsia="Times New Roman" w:hAnsi="Consolas" w:cs="Consolas"/>
          <w:color w:val="F8F8F2"/>
          <w:sz w:val="27"/>
        </w:rPr>
      </w:pPr>
      <w:ins w:id="876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61" w:author="Unknown"/>
          <w:rFonts w:ascii="Consolas" w:eastAsia="Times New Roman" w:hAnsi="Consolas" w:cs="Consolas"/>
          <w:color w:val="F8F8F2"/>
          <w:sz w:val="27"/>
        </w:rPr>
      </w:pPr>
      <w:ins w:id="8762" w:author="Unknown">
        <w:r w:rsidRPr="0089304D">
          <w:rPr>
            <w:rFonts w:ascii="Consolas" w:eastAsia="Times New Roman" w:hAnsi="Consolas" w:cs="Consolas"/>
            <w:color w:val="F8F8F2"/>
            <w:sz w:val="27"/>
          </w:rPr>
          <w:lastRenderedPageBreak/>
          <w:t xml:space="preserve">        }, </w:t>
        </w:r>
        <w:r w:rsidRPr="0089304D">
          <w:rPr>
            <w:rFonts w:ascii="Consolas" w:eastAsia="Times New Roman" w:hAnsi="Consolas" w:cs="Consolas"/>
            <w:color w:val="AE81FF"/>
            <w:sz w:val="27"/>
          </w:rPr>
          <w:t>2000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63" w:author="Unknown"/>
          <w:rFonts w:ascii="Consolas" w:eastAsia="Times New Roman" w:hAnsi="Consolas" w:cs="Consolas"/>
          <w:color w:val="F8F8F2"/>
          <w:sz w:val="27"/>
        </w:rPr>
      </w:pPr>
      <w:ins w:id="876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65" w:author="Unknown"/>
          <w:rFonts w:ascii="Consolas" w:eastAsia="Times New Roman" w:hAnsi="Consolas" w:cs="Consolas"/>
          <w:color w:val="F8F8F2"/>
          <w:sz w:val="27"/>
        </w:rPr>
      </w:pPr>
      <w:ins w:id="876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6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68" w:author="Unknown"/>
          <w:rFonts w:ascii="Consolas" w:eastAsia="Times New Roman" w:hAnsi="Consolas" w:cs="Consolas"/>
          <w:color w:val="F8F8F2"/>
          <w:sz w:val="27"/>
        </w:rPr>
      </w:pPr>
      <w:ins w:id="8769" w:author="Unknown">
        <w:r w:rsidRPr="0089304D">
          <w:rPr>
            <w:rFonts w:ascii="Consolas" w:eastAsia="Times New Roman" w:hAnsi="Consolas" w:cs="Consolas"/>
            <w:color w:val="E6DB74"/>
            <w:sz w:val="27"/>
          </w:rPr>
          <w:t>func1</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70" w:author="Unknown"/>
          <w:rFonts w:ascii="Consolas" w:eastAsia="Times New Roman" w:hAnsi="Consolas" w:cs="Consolas"/>
          <w:color w:val="F8F8F2"/>
          <w:sz w:val="27"/>
        </w:rPr>
      </w:pPr>
      <w:ins w:id="877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 Thanks for resolving"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72" w:author="Unknown"/>
          <w:rFonts w:ascii="Consolas" w:eastAsia="Times New Roman" w:hAnsi="Consolas" w:cs="Consolas"/>
          <w:color w:val="F8F8F2"/>
          <w:sz w:val="27"/>
        </w:rPr>
      </w:pPr>
      <w:ins w:id="8773" w:author="Unknown">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catch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(error){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74" w:author="Unknown"/>
          <w:rFonts w:ascii="Consolas" w:eastAsia="Times New Roman" w:hAnsi="Consolas" w:cs="Consolas"/>
          <w:color w:val="F8F8F2"/>
          <w:sz w:val="27"/>
        </w:rPr>
      </w:pPr>
      <w:ins w:id="877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 Very bad bro. Reason: "</w:t>
        </w:r>
        <w:r w:rsidRPr="0089304D">
          <w:rPr>
            <w:rFonts w:ascii="Consolas" w:eastAsia="Times New Roman" w:hAnsi="Consolas" w:cs="Consolas"/>
            <w:color w:val="F8F8F2"/>
            <w:sz w:val="27"/>
          </w:rPr>
          <w:t xml:space="preserve"> + error)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76" w:author="Unknown"/>
          <w:rFonts w:ascii="Consolas" w:eastAsia="Times New Roman" w:hAnsi="Consolas" w:cs="Consolas"/>
          <w:color w:val="F8F8F2"/>
          <w:sz w:val="27"/>
        </w:rPr>
      </w:pPr>
      <w:ins w:id="877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8778" w:author="Unknown"/>
          <w:rFonts w:ascii="Segoe UI" w:eastAsia="Times New Roman" w:hAnsi="Segoe UI" w:cs="Segoe UI"/>
          <w:color w:val="000000"/>
          <w:sz w:val="27"/>
          <w:szCs w:val="27"/>
        </w:rPr>
      </w:pPr>
      <w:ins w:id="877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780" w:author="Unknown"/>
          <w:rFonts w:ascii="Segoe UI" w:eastAsia="Times New Roman" w:hAnsi="Segoe UI" w:cs="Segoe UI"/>
          <w:b/>
          <w:bCs/>
          <w:color w:val="000000"/>
          <w:sz w:val="24"/>
          <w:szCs w:val="24"/>
        </w:rPr>
      </w:pPr>
      <w:ins w:id="8781" w:author="Unknown">
        <w:r w:rsidRPr="0089304D">
          <w:rPr>
            <w:rFonts w:ascii="Segoe UI" w:eastAsia="Times New Roman" w:hAnsi="Segoe UI" w:cs="Segoe UI"/>
            <w:b/>
            <w:bCs/>
            <w:color w:val="000000"/>
            <w:sz w:val="24"/>
            <w:szCs w:val="24"/>
          </w:rPr>
          <w:t>Code tut 39b.js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82" w:author="Unknown"/>
          <w:rFonts w:ascii="Consolas" w:eastAsia="Times New Roman" w:hAnsi="Consolas" w:cs="Consolas"/>
          <w:color w:val="F8F8F2"/>
          <w:sz w:val="27"/>
        </w:rPr>
      </w:pPr>
      <w:ins w:id="878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37"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8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85" w:author="Unknown"/>
          <w:rFonts w:ascii="Consolas" w:eastAsia="Times New Roman" w:hAnsi="Consolas" w:cs="Consolas"/>
          <w:color w:val="F8F8F2"/>
          <w:sz w:val="27"/>
        </w:rPr>
      </w:pPr>
      <w:ins w:id="8786" w:author="Unknown">
        <w:r w:rsidRPr="0089304D">
          <w:rPr>
            <w:rFonts w:ascii="Consolas" w:eastAsia="Times New Roman" w:hAnsi="Consolas" w:cs="Consolas"/>
            <w:color w:val="8292A2"/>
            <w:sz w:val="27"/>
          </w:rPr>
          <w:t>// Pretend that this response is coming from the server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87" w:author="Unknown"/>
          <w:rFonts w:ascii="Consolas" w:eastAsia="Times New Roman" w:hAnsi="Consolas" w:cs="Consolas"/>
          <w:color w:val="F8F8F2"/>
          <w:sz w:val="27"/>
        </w:rPr>
      </w:pPr>
      <w:ins w:id="878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students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89" w:author="Unknown"/>
          <w:rFonts w:ascii="Consolas" w:eastAsia="Times New Roman" w:hAnsi="Consolas" w:cs="Consolas"/>
          <w:color w:val="F8F8F2"/>
          <w:sz w:val="27"/>
        </w:rPr>
      </w:pPr>
      <w:ins w:id="8790" w:author="Unknown">
        <w:r w:rsidRPr="0089304D">
          <w:rPr>
            <w:rFonts w:ascii="Consolas" w:eastAsia="Times New Roman" w:hAnsi="Consolas" w:cs="Consolas"/>
            <w:color w:val="F8F8F2"/>
            <w:sz w:val="27"/>
          </w:rPr>
          <w:t xml:space="preserve">    {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subject: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1" w:author="Unknown"/>
          <w:rFonts w:ascii="Consolas" w:eastAsia="Times New Roman" w:hAnsi="Consolas" w:cs="Consolas"/>
          <w:color w:val="F8F8F2"/>
          <w:sz w:val="27"/>
        </w:rPr>
      </w:pPr>
      <w:ins w:id="8792" w:author="Unknown">
        <w:r w:rsidRPr="0089304D">
          <w:rPr>
            <w:rFonts w:ascii="Consolas" w:eastAsia="Times New Roman" w:hAnsi="Consolas" w:cs="Consolas"/>
            <w:color w:val="F8F8F2"/>
            <w:sz w:val="27"/>
          </w:rPr>
          <w:t xml:space="preserve">    { name: </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subject: </w:t>
        </w:r>
        <w:r w:rsidRPr="0089304D">
          <w:rPr>
            <w:rFonts w:ascii="Consolas" w:eastAsia="Times New Roman" w:hAnsi="Consolas" w:cs="Consolas"/>
            <w:color w:val="A6E22E"/>
            <w:sz w:val="27"/>
          </w:rPr>
          <w:t>"Machine Learning"</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3" w:author="Unknown"/>
          <w:rFonts w:ascii="Consolas" w:eastAsia="Times New Roman" w:hAnsi="Consolas" w:cs="Consolas"/>
          <w:color w:val="F8F8F2"/>
          <w:sz w:val="27"/>
        </w:rPr>
      </w:pPr>
      <w:ins w:id="879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7" w:author="Unknown"/>
          <w:rFonts w:ascii="Consolas" w:eastAsia="Times New Roman" w:hAnsi="Consolas" w:cs="Consolas"/>
          <w:color w:val="F8F8F2"/>
          <w:sz w:val="27"/>
        </w:rPr>
      </w:pPr>
      <w:ins w:id="8798"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enrollStudent</w:t>
        </w:r>
        <w:r w:rsidRPr="0089304D">
          <w:rPr>
            <w:rFonts w:ascii="Consolas" w:eastAsia="Times New Roman" w:hAnsi="Consolas" w:cs="Consolas"/>
            <w:color w:val="F8F8F2"/>
            <w:sz w:val="27"/>
          </w:rPr>
          <w:t>(student)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799" w:author="Unknown"/>
          <w:rFonts w:ascii="Consolas" w:eastAsia="Times New Roman" w:hAnsi="Consolas" w:cs="Consolas"/>
          <w:color w:val="F8F8F2"/>
          <w:sz w:val="27"/>
        </w:rPr>
      </w:pPr>
      <w:ins w:id="88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Promise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(resolve, reject)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01" w:author="Unknown"/>
          <w:rFonts w:ascii="Consolas" w:eastAsia="Times New Roman" w:hAnsi="Consolas" w:cs="Consolas"/>
          <w:color w:val="F8F8F2"/>
          <w:sz w:val="27"/>
        </w:rPr>
      </w:pPr>
      <w:ins w:id="880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03" w:author="Unknown"/>
          <w:rFonts w:ascii="Consolas" w:eastAsia="Times New Roman" w:hAnsi="Consolas" w:cs="Consolas"/>
          <w:color w:val="F8F8F2"/>
          <w:sz w:val="27"/>
        </w:rPr>
      </w:pPr>
      <w:ins w:id="8804" w:author="Unknown">
        <w:r w:rsidRPr="0089304D">
          <w:rPr>
            <w:rFonts w:ascii="Consolas" w:eastAsia="Times New Roman" w:hAnsi="Consolas" w:cs="Consolas"/>
            <w:color w:val="F8F8F2"/>
            <w:sz w:val="27"/>
          </w:rPr>
          <w:t xml:space="preserve">            students.</w:t>
        </w:r>
        <w:r w:rsidRPr="0089304D">
          <w:rPr>
            <w:rFonts w:ascii="Consolas" w:eastAsia="Times New Roman" w:hAnsi="Consolas" w:cs="Consolas"/>
            <w:color w:val="E6DB74"/>
            <w:sz w:val="27"/>
          </w:rPr>
          <w:t>push</w:t>
        </w:r>
        <w:r w:rsidRPr="0089304D">
          <w:rPr>
            <w:rFonts w:ascii="Consolas" w:eastAsia="Times New Roman" w:hAnsi="Consolas" w:cs="Consolas"/>
            <w:color w:val="F8F8F2"/>
            <w:sz w:val="27"/>
          </w:rPr>
          <w:t>(student);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05" w:author="Unknown"/>
          <w:rFonts w:ascii="Consolas" w:eastAsia="Times New Roman" w:hAnsi="Consolas" w:cs="Consolas"/>
          <w:color w:val="F8F8F2"/>
          <w:sz w:val="27"/>
        </w:rPr>
      </w:pPr>
      <w:ins w:id="880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 has been enrolled"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07" w:author="Unknown"/>
          <w:rFonts w:ascii="Consolas" w:eastAsia="Times New Roman" w:hAnsi="Consolas" w:cs="Consolas"/>
          <w:color w:val="F8F8F2"/>
          <w:sz w:val="27"/>
        </w:rPr>
      </w:pPr>
      <w:ins w:id="880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error =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09" w:author="Unknown"/>
          <w:rFonts w:ascii="Consolas" w:eastAsia="Times New Roman" w:hAnsi="Consolas" w:cs="Consolas"/>
          <w:color w:val="F8F8F2"/>
          <w:sz w:val="27"/>
        </w:rPr>
      </w:pPr>
      <w:ins w:id="881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(!error)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1" w:author="Unknown"/>
          <w:rFonts w:ascii="Consolas" w:eastAsia="Times New Roman" w:hAnsi="Consolas" w:cs="Consolas"/>
          <w:color w:val="F8F8F2"/>
          <w:sz w:val="27"/>
        </w:rPr>
      </w:pPr>
      <w:ins w:id="8812"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E6DB74"/>
            <w:sz w:val="27"/>
          </w:rPr>
          <w:t>resolve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3" w:author="Unknown"/>
          <w:rFonts w:ascii="Consolas" w:eastAsia="Times New Roman" w:hAnsi="Consolas" w:cs="Consolas"/>
          <w:color w:val="F8F8F2"/>
          <w:sz w:val="27"/>
        </w:rPr>
      </w:pPr>
      <w:ins w:id="881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5" w:author="Unknown"/>
          <w:rFonts w:ascii="Consolas" w:eastAsia="Times New Roman" w:hAnsi="Consolas" w:cs="Consolas"/>
          <w:color w:val="F8F8F2"/>
          <w:sz w:val="27"/>
        </w:rPr>
      </w:pPr>
      <w:ins w:id="881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7" w:author="Unknown"/>
          <w:rFonts w:ascii="Consolas" w:eastAsia="Times New Roman" w:hAnsi="Consolas" w:cs="Consolas"/>
          <w:color w:val="F8F8F2"/>
          <w:sz w:val="27"/>
        </w:rPr>
      </w:pPr>
      <w:ins w:id="881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reject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19" w:author="Unknown"/>
          <w:rFonts w:ascii="Consolas" w:eastAsia="Times New Roman" w:hAnsi="Consolas" w:cs="Consolas"/>
          <w:color w:val="F8F8F2"/>
          <w:sz w:val="27"/>
        </w:rPr>
      </w:pPr>
      <w:ins w:id="882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1" w:author="Unknown"/>
          <w:rFonts w:ascii="Consolas" w:eastAsia="Times New Roman" w:hAnsi="Consolas" w:cs="Consolas"/>
          <w:color w:val="F8F8F2"/>
          <w:sz w:val="27"/>
        </w:rPr>
      </w:pPr>
      <w:ins w:id="8822"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1000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3" w:author="Unknown"/>
          <w:rFonts w:ascii="Consolas" w:eastAsia="Times New Roman" w:hAnsi="Consolas" w:cs="Consolas"/>
          <w:color w:val="F8F8F2"/>
          <w:sz w:val="27"/>
        </w:rPr>
      </w:pPr>
      <w:ins w:id="882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5" w:author="Unknown"/>
          <w:rFonts w:ascii="Consolas" w:eastAsia="Times New Roman" w:hAnsi="Consolas" w:cs="Consolas"/>
          <w:color w:val="F8F8F2"/>
          <w:sz w:val="27"/>
        </w:rPr>
      </w:pPr>
      <w:ins w:id="882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28" w:author="Unknown"/>
          <w:rFonts w:ascii="Consolas" w:eastAsia="Times New Roman" w:hAnsi="Consolas" w:cs="Consolas"/>
          <w:color w:val="F8F8F2"/>
          <w:sz w:val="27"/>
        </w:rPr>
      </w:pPr>
      <w:ins w:id="8829"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getStudents</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30" w:author="Unknown"/>
          <w:rFonts w:ascii="Consolas" w:eastAsia="Times New Roman" w:hAnsi="Consolas" w:cs="Consolas"/>
          <w:color w:val="F8F8F2"/>
          <w:sz w:val="27"/>
        </w:rPr>
      </w:pPr>
      <w:ins w:id="88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32" w:author="Unknown"/>
          <w:rFonts w:ascii="Consolas" w:eastAsia="Times New Roman" w:hAnsi="Consolas" w:cs="Consolas"/>
          <w:color w:val="F8F8F2"/>
          <w:sz w:val="27"/>
        </w:rPr>
      </w:pPr>
      <w:ins w:id="88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34" w:author="Unknown"/>
          <w:rFonts w:ascii="Consolas" w:eastAsia="Times New Roman" w:hAnsi="Consolas" w:cs="Consolas"/>
          <w:color w:val="F8F8F2"/>
          <w:sz w:val="27"/>
        </w:rPr>
      </w:pPr>
      <w:ins w:id="8835" w:author="Unknown">
        <w:r w:rsidRPr="0089304D">
          <w:rPr>
            <w:rFonts w:ascii="Consolas" w:eastAsia="Times New Roman" w:hAnsi="Consolas" w:cs="Consolas"/>
            <w:color w:val="F8F8F2"/>
            <w:sz w:val="27"/>
          </w:rPr>
          <w:t xml:space="preserve">        students.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(student)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36" w:author="Unknown"/>
          <w:rFonts w:ascii="Consolas" w:eastAsia="Times New Roman" w:hAnsi="Consolas" w:cs="Consolas"/>
          <w:color w:val="F8F8F2"/>
          <w:sz w:val="27"/>
        </w:rPr>
      </w:pPr>
      <w:ins w:id="8837" w:author="Unknown">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 xml:space="preserve">`&lt;li&gt; </w:t>
        </w:r>
        <w:r w:rsidRPr="0089304D">
          <w:rPr>
            <w:rFonts w:ascii="Consolas" w:eastAsia="Times New Roman" w:hAnsi="Consolas" w:cs="Consolas"/>
            <w:color w:val="F8F8F2"/>
            <w:sz w:val="27"/>
          </w:rPr>
          <w:t>${student.name}</w:t>
        </w:r>
        <w:r w:rsidRPr="0089304D">
          <w:rPr>
            <w:rFonts w:ascii="Consolas" w:eastAsia="Times New Roman" w:hAnsi="Consolas" w:cs="Consolas"/>
            <w:color w:val="A6E22E"/>
            <w:sz w:val="27"/>
          </w:rPr>
          <w:t>&lt;/li&gt;`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38" w:author="Unknown"/>
          <w:rFonts w:ascii="Consolas" w:eastAsia="Times New Roman" w:hAnsi="Consolas" w:cs="Consolas"/>
          <w:color w:val="F8F8F2"/>
          <w:sz w:val="27"/>
        </w:rPr>
      </w:pPr>
      <w:ins w:id="883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0" w:author="Unknown"/>
          <w:rFonts w:ascii="Consolas" w:eastAsia="Times New Roman" w:hAnsi="Consolas" w:cs="Consolas"/>
          <w:color w:val="F8F8F2"/>
          <w:sz w:val="27"/>
        </w:rPr>
      </w:pPr>
      <w:ins w:id="8841"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'students'</w:t>
        </w:r>
        <w:r w:rsidRPr="0089304D">
          <w:rPr>
            <w:rFonts w:ascii="Consolas" w:eastAsia="Times New Roman" w:hAnsi="Consolas" w:cs="Consolas"/>
            <w:color w:val="F8F8F2"/>
            <w:sz w:val="27"/>
          </w:rPr>
          <w:t>).innerHTML = 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2" w:author="Unknown"/>
          <w:rFonts w:ascii="Consolas" w:eastAsia="Times New Roman" w:hAnsi="Consolas" w:cs="Consolas"/>
          <w:color w:val="F8F8F2"/>
          <w:sz w:val="27"/>
        </w:rPr>
      </w:pPr>
      <w:ins w:id="8843"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"Students have been fetched"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4" w:author="Unknown"/>
          <w:rFonts w:ascii="Consolas" w:eastAsia="Times New Roman" w:hAnsi="Consolas" w:cs="Consolas"/>
          <w:color w:val="F8F8F2"/>
          <w:sz w:val="27"/>
        </w:rPr>
      </w:pPr>
      <w:ins w:id="8845"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AE81FF"/>
            <w:sz w:val="27"/>
          </w:rPr>
          <w:t>5000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6" w:author="Unknown"/>
          <w:rFonts w:ascii="Consolas" w:eastAsia="Times New Roman" w:hAnsi="Consolas" w:cs="Consolas"/>
          <w:color w:val="F8F8F2"/>
          <w:sz w:val="27"/>
        </w:rPr>
      </w:pPr>
      <w:ins w:id="884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49" w:author="Unknown"/>
          <w:rFonts w:ascii="Consolas" w:eastAsia="Times New Roman" w:hAnsi="Consolas" w:cs="Consolas"/>
          <w:color w:val="F8F8F2"/>
          <w:sz w:val="27"/>
        </w:rPr>
      </w:pPr>
      <w:ins w:id="885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newStudent = { name: </w:t>
        </w:r>
        <w:r w:rsidRPr="0089304D">
          <w:rPr>
            <w:rFonts w:ascii="Consolas" w:eastAsia="Times New Roman" w:hAnsi="Consolas" w:cs="Consolas"/>
            <w:color w:val="A6E22E"/>
            <w:sz w:val="27"/>
          </w:rPr>
          <w:t>"Sunny"</w:t>
        </w:r>
        <w:r w:rsidRPr="0089304D">
          <w:rPr>
            <w:rFonts w:ascii="Consolas" w:eastAsia="Times New Roman" w:hAnsi="Consolas" w:cs="Consolas"/>
            <w:color w:val="F8F8F2"/>
            <w:sz w:val="27"/>
          </w:rPr>
          <w:t xml:space="preserve">, subject: </w:t>
        </w:r>
        <w:r w:rsidRPr="0089304D">
          <w:rPr>
            <w:rFonts w:ascii="Consolas" w:eastAsia="Times New Roman" w:hAnsi="Consolas" w:cs="Consolas"/>
            <w:color w:val="A6E22E"/>
            <w:sz w:val="27"/>
          </w:rPr>
          <w:t>"Python"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51" w:author="Unknown"/>
          <w:rFonts w:ascii="Consolas" w:eastAsia="Times New Roman" w:hAnsi="Consolas" w:cs="Consolas"/>
          <w:color w:val="F8F8F2"/>
          <w:sz w:val="27"/>
        </w:rPr>
      </w:pPr>
      <w:ins w:id="8852" w:author="Unknown">
        <w:r w:rsidRPr="0089304D">
          <w:rPr>
            <w:rFonts w:ascii="Consolas" w:eastAsia="Times New Roman" w:hAnsi="Consolas" w:cs="Consolas"/>
            <w:color w:val="E6DB74"/>
            <w:sz w:val="27"/>
          </w:rPr>
          <w:t>enrollStudent</w:t>
        </w:r>
        <w:r w:rsidRPr="0089304D">
          <w:rPr>
            <w:rFonts w:ascii="Consolas" w:eastAsia="Times New Roman" w:hAnsi="Consolas" w:cs="Consolas"/>
            <w:color w:val="F8F8F2"/>
            <w:sz w:val="27"/>
          </w:rPr>
          <w:t>(newStudent).</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(getStudents).</w:t>
        </w:r>
        <w:r w:rsidRPr="0089304D">
          <w:rPr>
            <w:rFonts w:ascii="Consolas" w:eastAsia="Times New Roman" w:hAnsi="Consolas" w:cs="Consolas"/>
            <w:color w:val="E6DB74"/>
            <w:sz w:val="27"/>
          </w:rPr>
          <w:t>catch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53" w:author="Unknown"/>
          <w:rFonts w:ascii="Consolas" w:eastAsia="Times New Roman" w:hAnsi="Consolas" w:cs="Consolas"/>
          <w:color w:val="F8F8F2"/>
          <w:sz w:val="27"/>
        </w:rPr>
      </w:pPr>
      <w:ins w:id="885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error occured"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55" w:author="Unknown"/>
          <w:rFonts w:ascii="Consolas" w:eastAsia="Times New Roman" w:hAnsi="Consolas" w:cs="Consolas"/>
          <w:color w:val="F8F8F2"/>
          <w:sz w:val="27"/>
        </w:rPr>
      </w:pPr>
      <w:ins w:id="885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57" w:author="Unknown"/>
          <w:rFonts w:ascii="Consolas" w:eastAsia="Times New Roman" w:hAnsi="Consolas" w:cs="Consolas"/>
          <w:color w:val="F8F8F2"/>
          <w:sz w:val="27"/>
        </w:rPr>
      </w:pPr>
      <w:ins w:id="8858" w:author="Unknown">
        <w:r w:rsidRPr="0089304D">
          <w:rPr>
            <w:rFonts w:ascii="Consolas" w:eastAsia="Times New Roman" w:hAnsi="Consolas" w:cs="Consolas"/>
            <w:color w:val="8292A2"/>
            <w:sz w:val="27"/>
          </w:rPr>
          <w:t>// getStudents();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60" w:author="Unknown"/>
          <w:rFonts w:ascii="Consolas" w:eastAsia="Times New Roman" w:hAnsi="Consolas" w:cs="Consolas"/>
          <w:color w:val="F8F8F2"/>
          <w:sz w:val="27"/>
        </w:rPr>
      </w:pPr>
      <w:ins w:id="8861" w:author="Unknown">
        <w:r w:rsidRPr="0089304D">
          <w:rPr>
            <w:rFonts w:ascii="Consolas" w:eastAsia="Times New Roman" w:hAnsi="Consolas" w:cs="Consolas"/>
            <w:color w:val="8292A2"/>
            <w:sz w:val="27"/>
          </w:rPr>
          <w:t>// function inside then is ran as - resolve()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62" w:author="Unknown"/>
          <w:rFonts w:ascii="Consolas" w:eastAsia="Times New Roman" w:hAnsi="Consolas" w:cs="Consolas"/>
          <w:color w:val="F8F8F2"/>
          <w:sz w:val="27"/>
        </w:rPr>
      </w:pPr>
      <w:ins w:id="8863" w:author="Unknown">
        <w:r w:rsidRPr="0089304D">
          <w:rPr>
            <w:rFonts w:ascii="Consolas" w:eastAsia="Times New Roman" w:hAnsi="Consolas" w:cs="Consolas"/>
            <w:color w:val="8292A2"/>
            <w:sz w:val="27"/>
          </w:rPr>
          <w:t>// function inside catch is ran as - reject()</w:t>
        </w:r>
      </w:ins>
    </w:p>
    <w:p w:rsidR="0089304D" w:rsidRPr="0089304D" w:rsidRDefault="0089304D" w:rsidP="0089304D">
      <w:pPr>
        <w:spacing w:after="0" w:line="240" w:lineRule="auto"/>
        <w:rPr>
          <w:ins w:id="8864" w:author="Unknown"/>
          <w:rFonts w:ascii="Segoe UI" w:eastAsia="Times New Roman" w:hAnsi="Segoe UI" w:cs="Segoe UI"/>
          <w:color w:val="000000"/>
          <w:sz w:val="27"/>
          <w:szCs w:val="27"/>
        </w:rPr>
      </w:pPr>
      <w:ins w:id="8865"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spacing w:after="0" w:line="240" w:lineRule="auto"/>
        <w:rPr>
          <w:ins w:id="8866" w:author="Unknown"/>
          <w:rFonts w:ascii="Segoe UI" w:eastAsia="Times New Roman" w:hAnsi="Segoe UI" w:cs="Segoe UI"/>
          <w:color w:val="000000"/>
          <w:sz w:val="27"/>
          <w:szCs w:val="27"/>
        </w:rPr>
      </w:pPr>
      <w:ins w:id="8867"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8868"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64" name="Picture 64"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8869"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Project 3: Creating a News Website | JavaScript Tutorial In Hindi #40</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Let us start our 3rd project, in which we will build the </w:t>
      </w:r>
      <w:r w:rsidRPr="0089304D">
        <w:rPr>
          <w:rFonts w:ascii="Segoe UI" w:eastAsia="Times New Roman" w:hAnsi="Segoe UI" w:cs="Segoe UI"/>
          <w:b/>
          <w:bCs/>
          <w:color w:val="000000"/>
          <w:sz w:val="27"/>
        </w:rPr>
        <w:t>“News Website”.</w:t>
      </w:r>
      <w:r w:rsidRPr="0089304D">
        <w:rPr>
          <w:rFonts w:ascii="Segoe UI" w:eastAsia="Times New Roman" w:hAnsi="Segoe UI" w:cs="Segoe UI"/>
          <w:color w:val="000000"/>
          <w:sz w:val="27"/>
          <w:szCs w:val="27"/>
          <w:bdr w:val="single" w:sz="2" w:space="0" w:color="auto" w:frame="1"/>
        </w:rPr>
        <w:t> This website will use news API. The </w:t>
      </w:r>
      <w:r w:rsidRPr="0089304D">
        <w:rPr>
          <w:rFonts w:ascii="Segoe UI" w:eastAsia="Times New Roman" w:hAnsi="Segoe UI" w:cs="Segoe UI"/>
          <w:b/>
          <w:bCs/>
          <w:i/>
          <w:iCs/>
          <w:color w:val="000000"/>
          <w:sz w:val="27"/>
        </w:rPr>
        <w:t>News API</w:t>
      </w:r>
      <w:r w:rsidRPr="0089304D">
        <w:rPr>
          <w:rFonts w:ascii="Segoe UI" w:eastAsia="Times New Roman" w:hAnsi="Segoe UI" w:cs="Segoe UI"/>
          <w:color w:val="000000"/>
          <w:sz w:val="27"/>
          <w:szCs w:val="27"/>
          <w:bdr w:val="single" w:sz="2" w:space="0" w:color="auto" w:frame="1"/>
        </w:rPr>
        <w:t> is a simple and easy-to-</w:t>
      </w:r>
      <w:r w:rsidRPr="0089304D">
        <w:rPr>
          <w:rFonts w:ascii="Segoe UI" w:eastAsia="Times New Roman" w:hAnsi="Segoe UI" w:cs="Segoe UI"/>
          <w:b/>
          <w:bCs/>
          <w:i/>
          <w:iCs/>
          <w:color w:val="000000"/>
          <w:sz w:val="27"/>
        </w:rPr>
        <w:t>use</w:t>
      </w:r>
      <w:r w:rsidRPr="0089304D">
        <w:rPr>
          <w:rFonts w:ascii="Segoe UI" w:eastAsia="Times New Roman" w:hAnsi="Segoe UI" w:cs="Segoe UI"/>
          <w:color w:val="000000"/>
          <w:sz w:val="27"/>
          <w:szCs w:val="27"/>
          <w:bdr w:val="single" w:sz="2" w:space="0" w:color="auto" w:frame="1"/>
        </w:rPr>
        <w:t> API that returns JSON metadata for headlines and articles live all over the web right now. This website will show live news to the user, which will be displayed with the help of news API.</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b/>
          <w:bCs/>
          <w:color w:val="000000"/>
          <w:sz w:val="27"/>
        </w:rPr>
        <w:t>To get the News API, follow the instructions:</w:t>
      </w:r>
    </w:p>
    <w:p w:rsidR="0089304D" w:rsidRPr="0089304D" w:rsidRDefault="0089304D" w:rsidP="0089304D">
      <w:pPr>
        <w:numPr>
          <w:ilvl w:val="0"/>
          <w:numId w:val="5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Click on </w:t>
      </w:r>
      <w:hyperlink r:id="rId53" w:tgtFrame="_blank" w:history="1">
        <w:r w:rsidRPr="0089304D">
          <w:rPr>
            <w:rFonts w:ascii="Segoe UI" w:eastAsia="Times New Roman" w:hAnsi="Segoe UI" w:cs="Segoe UI"/>
            <w:color w:val="0000FF"/>
            <w:sz w:val="27"/>
            <w:u w:val="single"/>
          </w:rPr>
          <w:t>https://newsapi.org/</w:t>
        </w:r>
      </w:hyperlink>
    </w:p>
    <w:p w:rsidR="0089304D" w:rsidRPr="0089304D" w:rsidRDefault="0089304D" w:rsidP="0089304D">
      <w:pPr>
        <w:numPr>
          <w:ilvl w:val="0"/>
          <w:numId w:val="5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Click on “ Get API Key”</w:t>
      </w:r>
    </w:p>
    <w:p w:rsidR="0089304D" w:rsidRPr="0089304D" w:rsidRDefault="0089304D" w:rsidP="0089304D">
      <w:pPr>
        <w:numPr>
          <w:ilvl w:val="0"/>
          <w:numId w:val="5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Register for API Key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Now you will get your API Key, which you will use in the project. Don’t use the API key, which is used in the project. Get your own API key. The procedure to use News API in the project is practically performed in the project. Just follow the tutorial.</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The News Website we are going to build in this tutorial looks like the following:</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13086080" cy="4408170"/>
            <wp:effectExtent l="19050" t="0" r="1270" b="0"/>
            <wp:docPr id="67" name="Picture 67" descr="https://api.codewithharry.com/media/videoSeriesFiles/courseFiles/javascript-tutorials-in-hindi-40/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pi.codewithharry.com/media/videoSeriesFiles/courseFiles/javascript-tutorials-in-hindi-40/base64.png"/>
                    <pic:cNvPicPr>
                      <a:picLocks noChangeAspect="1" noChangeArrowheads="1"/>
                    </pic:cNvPicPr>
                  </pic:nvPicPr>
                  <pic:blipFill>
                    <a:blip r:embed="rId54"/>
                    <a:srcRect/>
                    <a:stretch>
                      <a:fillRect/>
                    </a:stretch>
                  </pic:blipFill>
                  <pic:spPr bwMode="auto">
                    <a:xfrm>
                      <a:off x="0" y="0"/>
                      <a:ext cx="13086080" cy="440817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870" w:author="Unknown"/>
          <w:rFonts w:ascii="Segoe UI" w:eastAsia="Times New Roman" w:hAnsi="Segoe UI" w:cs="Segoe UI"/>
          <w:b/>
          <w:bCs/>
          <w:color w:val="000000"/>
          <w:sz w:val="24"/>
          <w:szCs w:val="24"/>
        </w:rPr>
      </w:pPr>
      <w:ins w:id="8871" w:author="Unknown">
        <w:r w:rsidRPr="0089304D">
          <w:rPr>
            <w:rFonts w:ascii="Segoe UI" w:eastAsia="Times New Roman" w:hAnsi="Segoe UI" w:cs="Segoe UI"/>
            <w:b/>
            <w:bCs/>
            <w:color w:val="000000"/>
            <w:sz w:val="24"/>
            <w:szCs w:val="24"/>
          </w:rPr>
          <w:t>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72" w:author="Unknown"/>
          <w:rFonts w:ascii="Segoe UI" w:eastAsia="Times New Roman" w:hAnsi="Segoe UI" w:cs="Segoe UI"/>
          <w:color w:val="000000"/>
          <w:sz w:val="27"/>
          <w:szCs w:val="27"/>
        </w:rPr>
      </w:pPr>
      <w:ins w:id="8873" w:author="Unknown">
        <w:r w:rsidRPr="0089304D">
          <w:rPr>
            <w:rFonts w:ascii="Segoe UI" w:eastAsia="Times New Roman" w:hAnsi="Segoe UI" w:cs="Segoe UI"/>
            <w:color w:val="000000"/>
            <w:sz w:val="27"/>
            <w:szCs w:val="27"/>
          </w:rPr>
          <w:t>The IDE</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will use the for this project is VS Code. </w:t>
        </w:r>
        <w:r w:rsidRPr="0089304D">
          <w:rPr>
            <w:rFonts w:ascii="Segoe UI" w:eastAsia="Times New Roman" w:hAnsi="Segoe UI" w:cs="Segoe UI"/>
            <w:b/>
            <w:bCs/>
            <w:color w:val="000000"/>
            <w:sz w:val="27"/>
          </w:rPr>
          <w:t>Visual Studio Code</w:t>
        </w:r>
        <w:r w:rsidRPr="0089304D">
          <w:rPr>
            <w:rFonts w:ascii="Segoe UI" w:eastAsia="Times New Roman" w:hAnsi="Segoe UI" w:cs="Segoe UI"/>
            <w:color w:val="000000"/>
            <w:sz w:val="27"/>
            <w:szCs w:val="27"/>
          </w:rPr>
          <w:t> is a free and powerful source-code editor that runs on the desktop. If you have not installed the Visual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74" w:author="Unknown"/>
          <w:rFonts w:ascii="Segoe UI" w:eastAsia="Times New Roman" w:hAnsi="Segoe UI" w:cs="Segoe UI"/>
          <w:color w:val="000000"/>
          <w:sz w:val="27"/>
          <w:szCs w:val="27"/>
        </w:rPr>
      </w:pPr>
      <w:ins w:id="8875" w:author="Unknown">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"https://codewithharry.com/videos/javascript-tutorials-in-hindi-1"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76" w:author="Unknown"/>
          <w:rFonts w:ascii="Segoe UI" w:eastAsia="Times New Roman" w:hAnsi="Segoe UI" w:cs="Segoe UI"/>
          <w:color w:val="000000"/>
          <w:sz w:val="27"/>
          <w:szCs w:val="27"/>
        </w:rPr>
      </w:pPr>
      <w:ins w:id="8877" w:author="Unknown">
        <w:r w:rsidRPr="0089304D">
          <w:rPr>
            <w:rFonts w:ascii="Segoe UI" w:eastAsia="Times New Roman" w:hAnsi="Segoe UI" w:cs="Segoe UI"/>
            <w:color w:val="000000"/>
            <w:sz w:val="27"/>
            <w:szCs w:val="27"/>
          </w:rPr>
          <w:t>Start by creating a new project folder in VS Code, and inside that project folder, create two empty new files: </w:t>
        </w:r>
        <w:r w:rsidRPr="0089304D">
          <w:rPr>
            <w:rFonts w:ascii="Segoe UI" w:eastAsia="Times New Roman" w:hAnsi="Segoe UI" w:cs="Segoe UI"/>
            <w:i/>
            <w:iCs/>
            <w:color w:val="000000"/>
            <w:sz w:val="27"/>
          </w:rPr>
          <w:t>index.html</w:t>
        </w:r>
        <w:r w:rsidRPr="0089304D">
          <w:rPr>
            <w:rFonts w:ascii="Segoe UI" w:eastAsia="Times New Roman" w:hAnsi="Segoe UI" w:cs="Segoe UI"/>
            <w:color w:val="000000"/>
            <w:sz w:val="27"/>
            <w:szCs w:val="27"/>
          </w:rPr>
          <w:t> and </w:t>
        </w:r>
        <w:r w:rsidRPr="0089304D">
          <w:rPr>
            <w:rFonts w:ascii="Segoe UI" w:eastAsia="Times New Roman" w:hAnsi="Segoe UI" w:cs="Segoe UI"/>
            <w:i/>
            <w:iCs/>
            <w:color w:val="000000"/>
            <w:sz w:val="27"/>
          </w:rPr>
          <w:t>inddel.js</w:t>
        </w:r>
        <w:r w:rsidRPr="0089304D">
          <w:rPr>
            <w:rFonts w:ascii="Segoe UI" w:eastAsia="Times New Roman" w:hAnsi="Segoe UI" w:cs="Segoe UI"/>
            <w:color w:val="000000"/>
            <w:sz w:val="27"/>
            <w:szCs w:val="27"/>
          </w:rPr>
          <w:t>. The </w:t>
        </w:r>
        <w:r w:rsidRPr="0089304D">
          <w:rPr>
            <w:rFonts w:ascii="Segoe UI" w:eastAsia="Times New Roman" w:hAnsi="Segoe UI" w:cs="Segoe UI"/>
            <w:i/>
            <w:iCs/>
            <w:color w:val="000000"/>
            <w:sz w:val="27"/>
          </w:rPr>
          <w:t>index.html file</w:t>
        </w:r>
        <w:r w:rsidRPr="0089304D">
          <w:rPr>
            <w:rFonts w:ascii="Segoe UI" w:eastAsia="Times New Roman" w:hAnsi="Segoe UI" w:cs="Segoe UI"/>
            <w:color w:val="000000"/>
            <w:sz w:val="27"/>
            <w:szCs w:val="27"/>
          </w:rPr>
          <w:t> contains the HTML code. In this project, we are also using </w:t>
        </w:r>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878" w:author="Unknown"/>
          <w:rFonts w:ascii="Segoe UI" w:eastAsia="Times New Roman" w:hAnsi="Segoe UI" w:cs="Segoe UI"/>
          <w:b/>
          <w:bCs/>
          <w:color w:val="000000"/>
          <w:sz w:val="24"/>
          <w:szCs w:val="24"/>
        </w:rPr>
      </w:pPr>
      <w:ins w:id="8879" w:author="Unknown">
        <w:r w:rsidRPr="0089304D">
          <w:rPr>
            <w:rFonts w:ascii="Segoe UI" w:eastAsia="Times New Roman" w:hAnsi="Segoe UI" w:cs="Segoe UI"/>
            <w:b/>
            <w:bCs/>
            <w:color w:val="000000"/>
            <w:sz w:val="24"/>
            <w:szCs w:val="24"/>
          </w:rPr>
          <w:t>Bootstrap:-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80" w:author="Unknown"/>
          <w:rFonts w:ascii="Segoe UI" w:eastAsia="Times New Roman" w:hAnsi="Segoe UI" w:cs="Segoe UI"/>
          <w:color w:val="000000"/>
          <w:sz w:val="27"/>
          <w:szCs w:val="27"/>
        </w:rPr>
      </w:pPr>
      <w:ins w:id="8881" w:author="Unknown">
        <w:r w:rsidRPr="0089304D">
          <w:rPr>
            <w:rFonts w:ascii="Segoe UI" w:eastAsia="Times New Roman" w:hAnsi="Segoe UI" w:cs="Segoe UI"/>
            <w:color w:val="000000"/>
            <w:sz w:val="27"/>
            <w:szCs w:val="27"/>
          </w:rPr>
          <w:t>Bootstrap is used for applying styling the user interface components. The easiest way to include Bootstrap is to add it from https://getbootstrap.com/docs/4.0/getting-started/introduction/.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82" w:author="Unknown"/>
          <w:rFonts w:ascii="Segoe UI" w:eastAsia="Times New Roman" w:hAnsi="Segoe UI" w:cs="Segoe UI"/>
          <w:color w:val="000000"/>
          <w:sz w:val="27"/>
          <w:szCs w:val="27"/>
        </w:rPr>
      </w:pPr>
      <w:ins w:id="8883" w:author="Unknown">
        <w:r w:rsidRPr="0089304D">
          <w:rPr>
            <w:rFonts w:ascii="Segoe UI" w:eastAsia="Times New Roman" w:hAnsi="Segoe UI" w:cs="Segoe UI"/>
            <w:color w:val="000000"/>
            <w:sz w:val="27"/>
            <w:szCs w:val="27"/>
          </w:rPr>
          <w:lastRenderedPageBreak/>
          <w:t> First add the following in the head section: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84" w:author="Unknown"/>
          <w:rFonts w:ascii="Consolas" w:eastAsia="Times New Roman" w:hAnsi="Consolas" w:cs="Consolas"/>
          <w:color w:val="F92672"/>
          <w:sz w:val="27"/>
        </w:rPr>
      </w:pPr>
      <w:ins w:id="888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86" w:author="Unknown"/>
          <w:rFonts w:ascii="Consolas" w:eastAsia="Times New Roman" w:hAnsi="Consolas" w:cs="Consolas"/>
          <w:color w:val="F8F8F2"/>
          <w:sz w:val="27"/>
          <w:szCs w:val="27"/>
        </w:rPr>
      </w:pPr>
      <w:ins w:id="888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8888" w:author="Unknown"/>
          <w:rFonts w:ascii="Segoe UI" w:eastAsia="Times New Roman" w:hAnsi="Segoe UI" w:cs="Segoe UI"/>
          <w:color w:val="000000"/>
          <w:sz w:val="27"/>
          <w:szCs w:val="27"/>
        </w:rPr>
      </w:pPr>
      <w:ins w:id="888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890" w:author="Unknown"/>
          <w:rFonts w:ascii="Segoe UI" w:eastAsia="Times New Roman" w:hAnsi="Segoe UI" w:cs="Segoe UI"/>
          <w:color w:val="000000"/>
          <w:sz w:val="27"/>
          <w:szCs w:val="27"/>
        </w:rPr>
      </w:pPr>
      <w:ins w:id="8891" w:author="Unknown">
        <w:r w:rsidRPr="0089304D">
          <w:rPr>
            <w:rFonts w:ascii="Segoe UI" w:eastAsia="Times New Roman" w:hAnsi="Segoe UI" w:cs="Segoe UI"/>
            <w:color w:val="000000"/>
            <w:sz w:val="27"/>
            <w:szCs w:val="27"/>
          </w:rPr>
          <w:t>Then include the following code in the body section, before the closing &lt;/body&gt;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92" w:author="Unknown"/>
          <w:rFonts w:ascii="Consolas" w:eastAsia="Times New Roman" w:hAnsi="Consolas" w:cs="Consolas"/>
          <w:color w:val="F92672"/>
          <w:sz w:val="27"/>
        </w:rPr>
      </w:pPr>
      <w:ins w:id="889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94" w:author="Unknown"/>
          <w:rFonts w:ascii="Consolas" w:eastAsia="Times New Roman" w:hAnsi="Consolas" w:cs="Consolas"/>
          <w:color w:val="F92672"/>
          <w:sz w:val="27"/>
        </w:rPr>
      </w:pPr>
      <w:ins w:id="8895" w:author="Unknown">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96" w:author="Unknown"/>
          <w:rFonts w:ascii="Consolas" w:eastAsia="Times New Roman" w:hAnsi="Consolas" w:cs="Consolas"/>
          <w:color w:val="F8F8F2"/>
          <w:sz w:val="27"/>
        </w:rPr>
      </w:pPr>
      <w:ins w:id="8897" w:author="Unknown">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899" w:author="Unknown"/>
          <w:rFonts w:ascii="Consolas" w:eastAsia="Times New Roman" w:hAnsi="Consolas" w:cs="Consolas"/>
          <w:color w:val="F92672"/>
          <w:sz w:val="27"/>
        </w:rPr>
      </w:pPr>
      <w:ins w:id="890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1" w:author="Unknown"/>
          <w:rFonts w:ascii="Consolas" w:eastAsia="Times New Roman" w:hAnsi="Consolas" w:cs="Consolas"/>
          <w:color w:val="F92672"/>
          <w:sz w:val="27"/>
        </w:rPr>
      </w:pPr>
      <w:ins w:id="890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3" w:author="Unknown"/>
          <w:rFonts w:ascii="Consolas" w:eastAsia="Times New Roman" w:hAnsi="Consolas" w:cs="Consolas"/>
          <w:color w:val="F8F8F2"/>
          <w:sz w:val="27"/>
        </w:rPr>
      </w:pPr>
      <w:ins w:id="890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6" w:author="Unknown"/>
          <w:rFonts w:ascii="Consolas" w:eastAsia="Times New Roman" w:hAnsi="Consolas" w:cs="Consolas"/>
          <w:color w:val="F92672"/>
          <w:sz w:val="27"/>
        </w:rPr>
      </w:pPr>
      <w:ins w:id="890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08" w:author="Unknown"/>
          <w:rFonts w:ascii="Consolas" w:eastAsia="Times New Roman" w:hAnsi="Consolas" w:cs="Consolas"/>
          <w:color w:val="F92672"/>
          <w:sz w:val="27"/>
        </w:rPr>
      </w:pPr>
      <w:ins w:id="890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10" w:author="Unknown"/>
          <w:rFonts w:ascii="Consolas" w:eastAsia="Times New Roman" w:hAnsi="Consolas" w:cs="Consolas"/>
          <w:color w:val="F8F8F2"/>
          <w:sz w:val="27"/>
          <w:szCs w:val="27"/>
        </w:rPr>
      </w:pPr>
      <w:ins w:id="891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8912" w:author="Unknown"/>
          <w:rFonts w:ascii="Segoe UI" w:eastAsia="Times New Roman" w:hAnsi="Segoe UI" w:cs="Segoe UI"/>
          <w:color w:val="000000"/>
          <w:sz w:val="27"/>
          <w:szCs w:val="27"/>
        </w:rPr>
      </w:pPr>
      <w:ins w:id="8913"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914" w:author="Unknown"/>
          <w:rFonts w:ascii="Segoe UI" w:eastAsia="Times New Roman" w:hAnsi="Segoe UI" w:cs="Segoe UI"/>
          <w:color w:val="000000"/>
          <w:sz w:val="27"/>
          <w:szCs w:val="27"/>
        </w:rPr>
      </w:pPr>
      <w:ins w:id="8915" w:author="Unknown">
        <w:r w:rsidRPr="0089304D">
          <w:rPr>
            <w:rFonts w:ascii="Segoe UI" w:eastAsia="Times New Roman" w:hAnsi="Segoe UI" w:cs="Segoe UI"/>
            <w:color w:val="000000"/>
            <w:sz w:val="27"/>
            <w:szCs w:val="27"/>
          </w:rPr>
          <w:t>Now we are done with project introduction, now let’s start coding!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8916" w:author="Unknown"/>
          <w:rFonts w:ascii="Segoe UI" w:eastAsia="Times New Roman" w:hAnsi="Segoe UI" w:cs="Segoe UI"/>
          <w:color w:val="000000"/>
          <w:sz w:val="27"/>
          <w:szCs w:val="27"/>
        </w:rPr>
      </w:pPr>
      <w:ins w:id="891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8918" w:author="Unknown"/>
          <w:rFonts w:ascii="Segoe UI" w:eastAsia="Times New Roman" w:hAnsi="Segoe UI" w:cs="Segoe UI"/>
          <w:b/>
          <w:bCs/>
          <w:color w:val="000000"/>
          <w:sz w:val="24"/>
          <w:szCs w:val="24"/>
        </w:rPr>
      </w:pPr>
      <w:ins w:id="8919"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0" w:author="Unknown"/>
          <w:rFonts w:ascii="Consolas" w:eastAsia="Times New Roman" w:hAnsi="Consolas" w:cs="Consolas"/>
          <w:color w:val="F8F8F2"/>
          <w:sz w:val="27"/>
        </w:rPr>
      </w:pPr>
      <w:ins w:id="892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2" w:author="Unknown"/>
          <w:rFonts w:ascii="Consolas" w:eastAsia="Times New Roman" w:hAnsi="Consolas" w:cs="Consolas"/>
          <w:color w:val="F8F8F2"/>
          <w:sz w:val="27"/>
        </w:rPr>
      </w:pPr>
      <w:ins w:id="89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5" w:author="Unknown"/>
          <w:rFonts w:ascii="Consolas" w:eastAsia="Times New Roman" w:hAnsi="Consolas" w:cs="Consolas"/>
          <w:color w:val="F8F8F2"/>
          <w:sz w:val="27"/>
        </w:rPr>
      </w:pPr>
      <w:ins w:id="892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7" w:author="Unknown"/>
          <w:rFonts w:ascii="Consolas" w:eastAsia="Times New Roman" w:hAnsi="Consolas" w:cs="Consolas"/>
          <w:color w:val="F8F8F2"/>
          <w:sz w:val="27"/>
        </w:rPr>
      </w:pPr>
      <w:ins w:id="892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Required meta tags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29" w:author="Unknown"/>
          <w:rFonts w:ascii="Consolas" w:eastAsia="Times New Roman" w:hAnsi="Consolas" w:cs="Consolas"/>
          <w:color w:val="F8F8F2"/>
          <w:sz w:val="27"/>
        </w:rPr>
      </w:pPr>
      <w:ins w:id="89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31" w:author="Unknown"/>
          <w:rFonts w:ascii="Consolas" w:eastAsia="Times New Roman" w:hAnsi="Consolas" w:cs="Consolas"/>
          <w:color w:val="F8F8F2"/>
          <w:sz w:val="27"/>
        </w:rPr>
      </w:pPr>
      <w:ins w:id="89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 shrink-to-fit=no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3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34" w:author="Unknown"/>
          <w:rFonts w:ascii="Consolas" w:eastAsia="Times New Roman" w:hAnsi="Consolas" w:cs="Consolas"/>
          <w:color w:val="F8F8F2"/>
          <w:sz w:val="27"/>
        </w:rPr>
      </w:pPr>
      <w:ins w:id="89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Bootstrap CSS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36" w:author="Unknown"/>
          <w:rFonts w:ascii="Consolas" w:eastAsia="Times New Roman" w:hAnsi="Consolas" w:cs="Consolas"/>
          <w:color w:val="F92672"/>
          <w:sz w:val="27"/>
        </w:rPr>
      </w:pPr>
      <w:ins w:id="89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38" w:author="Unknown"/>
          <w:rFonts w:ascii="Consolas" w:eastAsia="Times New Roman" w:hAnsi="Consolas" w:cs="Consolas"/>
          <w:color w:val="F8F8F2"/>
          <w:sz w:val="27"/>
        </w:rPr>
      </w:pPr>
      <w:ins w:id="893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1" w:author="Unknown"/>
          <w:rFonts w:ascii="Consolas" w:eastAsia="Times New Roman" w:hAnsi="Consolas" w:cs="Consolas"/>
          <w:color w:val="F8F8F2"/>
          <w:sz w:val="27"/>
        </w:rPr>
      </w:pPr>
      <w:ins w:id="89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&gt;Welcome To Indian Shatabdi News&lt;/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3" w:author="Unknown"/>
          <w:rFonts w:ascii="Consolas" w:eastAsia="Times New Roman" w:hAnsi="Consolas" w:cs="Consolas"/>
          <w:color w:val="F8F8F2"/>
          <w:sz w:val="27"/>
        </w:rPr>
      </w:pPr>
      <w:ins w:id="894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6" w:author="Unknown"/>
          <w:rFonts w:ascii="Consolas" w:eastAsia="Times New Roman" w:hAnsi="Consolas" w:cs="Consolas"/>
          <w:color w:val="F8F8F2"/>
          <w:sz w:val="27"/>
        </w:rPr>
      </w:pPr>
      <w:ins w:id="894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48" w:author="Unknown"/>
          <w:rFonts w:ascii="Consolas" w:eastAsia="Times New Roman" w:hAnsi="Consolas" w:cs="Consolas"/>
          <w:color w:val="F8F8F2"/>
          <w:sz w:val="27"/>
        </w:rPr>
      </w:pPr>
      <w:ins w:id="89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nav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 navbar-expand-lg navbar-dark bg-dark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50" w:author="Unknown"/>
          <w:rFonts w:ascii="Consolas" w:eastAsia="Times New Roman" w:hAnsi="Consolas" w:cs="Consolas"/>
          <w:color w:val="F8F8F2"/>
          <w:sz w:val="27"/>
        </w:rPr>
      </w:pPr>
      <w:ins w:id="89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navbar-brand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"&gt;Indian Shatabdi News&lt;/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52" w:author="Unknown"/>
          <w:rFonts w:ascii="Consolas" w:eastAsia="Times New Roman" w:hAnsi="Consolas" w:cs="Consolas"/>
          <w:color w:val="F92672"/>
          <w:sz w:val="27"/>
        </w:rPr>
      </w:pPr>
      <w:ins w:id="89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data-toggle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data-target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54" w:author="Unknown"/>
          <w:rFonts w:ascii="Consolas" w:eastAsia="Times New Roman" w:hAnsi="Consolas" w:cs="Consolas"/>
          <w:color w:val="F8F8F2"/>
          <w:sz w:val="27"/>
        </w:rPr>
      </w:pPr>
      <w:ins w:id="8955" w:author="Unknown">
        <w:r w:rsidRPr="0089304D">
          <w:rPr>
            <w:rFonts w:ascii="Consolas" w:eastAsia="Times New Roman" w:hAnsi="Consolas" w:cs="Consolas"/>
            <w:color w:val="F92672"/>
            <w:sz w:val="27"/>
          </w:rPr>
          <w:lastRenderedPageBreak/>
          <w:t xml:space="preserve">      </w:t>
        </w:r>
        <w:r w:rsidRPr="0089304D">
          <w:rPr>
            <w:rFonts w:ascii="Consolas" w:eastAsia="Times New Roman" w:hAnsi="Consolas" w:cs="Consolas"/>
            <w:color w:val="A6E22E"/>
            <w:sz w:val="27"/>
          </w:rPr>
          <w:t>aria-controls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aria-expanded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false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Toggle navigation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56" w:author="Unknown"/>
          <w:rFonts w:ascii="Consolas" w:eastAsia="Times New Roman" w:hAnsi="Consolas" w:cs="Consolas"/>
          <w:color w:val="F8F8F2"/>
          <w:sz w:val="27"/>
        </w:rPr>
      </w:pPr>
      <w:ins w:id="89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navbar-toggler-icon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58" w:author="Unknown"/>
          <w:rFonts w:ascii="Consolas" w:eastAsia="Times New Roman" w:hAnsi="Consolas" w:cs="Consolas"/>
          <w:color w:val="F8F8F2"/>
          <w:sz w:val="27"/>
        </w:rPr>
      </w:pPr>
      <w:ins w:id="89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0" w:author="Unknown"/>
          <w:rFonts w:ascii="Consolas" w:eastAsia="Times New Roman" w:hAnsi="Consolas" w:cs="Consolas"/>
          <w:color w:val="F8F8F2"/>
          <w:sz w:val="27"/>
        </w:rPr>
      </w:pPr>
      <w:ins w:id="89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 navbar-collapse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navbarSupportedContent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2" w:author="Unknown"/>
          <w:rFonts w:ascii="Consolas" w:eastAsia="Times New Roman" w:hAnsi="Consolas" w:cs="Consolas"/>
          <w:color w:val="F8F8F2"/>
          <w:sz w:val="27"/>
        </w:rPr>
      </w:pPr>
      <w:ins w:id="89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navbar-nav mr-auto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4" w:author="Unknown"/>
          <w:rFonts w:ascii="Consolas" w:eastAsia="Times New Roman" w:hAnsi="Consolas" w:cs="Consolas"/>
          <w:color w:val="F8F8F2"/>
          <w:sz w:val="27"/>
        </w:rPr>
      </w:pPr>
      <w:ins w:id="89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 active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6" w:author="Unknown"/>
          <w:rFonts w:ascii="Consolas" w:eastAsia="Times New Roman" w:hAnsi="Consolas" w:cs="Consolas"/>
          <w:color w:val="F8F8F2"/>
          <w:sz w:val="27"/>
        </w:rPr>
      </w:pPr>
      <w:ins w:id="89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"&gt;Home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sr-only</w:t>
        </w:r>
        <w:r w:rsidRPr="0089304D">
          <w:rPr>
            <w:rFonts w:ascii="Consolas" w:eastAsia="Times New Roman" w:hAnsi="Consolas" w:cs="Consolas"/>
            <w:color w:val="F8F8F2"/>
            <w:sz w:val="27"/>
          </w:rPr>
          <w:t>"&gt;(current)&lt;/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68" w:author="Unknown"/>
          <w:rFonts w:ascii="Consolas" w:eastAsia="Times New Roman" w:hAnsi="Consolas" w:cs="Consolas"/>
          <w:color w:val="F8F8F2"/>
          <w:sz w:val="27"/>
        </w:rPr>
      </w:pPr>
      <w:ins w:id="89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70" w:author="Unknown"/>
          <w:rFonts w:ascii="Consolas" w:eastAsia="Times New Roman" w:hAnsi="Consolas" w:cs="Consolas"/>
          <w:color w:val="F8F8F2"/>
          <w:sz w:val="27"/>
        </w:rPr>
      </w:pPr>
      <w:ins w:id="897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72" w:author="Unknown"/>
          <w:rFonts w:ascii="Consolas" w:eastAsia="Times New Roman" w:hAnsi="Consolas" w:cs="Consolas"/>
          <w:color w:val="F8F8F2"/>
          <w:sz w:val="27"/>
        </w:rPr>
      </w:pPr>
      <w:ins w:id="897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74" w:author="Unknown"/>
          <w:rFonts w:ascii="Consolas" w:eastAsia="Times New Roman" w:hAnsi="Consolas" w:cs="Consolas"/>
          <w:color w:val="F8F8F2"/>
          <w:sz w:val="27"/>
        </w:rPr>
      </w:pPr>
      <w:ins w:id="89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76" w:author="Unknown"/>
          <w:rFonts w:ascii="Consolas" w:eastAsia="Times New Roman" w:hAnsi="Consolas" w:cs="Consolas"/>
          <w:color w:val="F8F8F2"/>
          <w:sz w:val="27"/>
        </w:rPr>
      </w:pPr>
      <w:ins w:id="89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form-inline my-2 my-lg-0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78" w:author="Unknown"/>
          <w:rFonts w:ascii="Consolas" w:eastAsia="Times New Roman" w:hAnsi="Consolas" w:cs="Consolas"/>
          <w:color w:val="F8F8F2"/>
          <w:sz w:val="27"/>
        </w:rPr>
      </w:pPr>
      <w:ins w:id="89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 mr-sm-2</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0" w:author="Unknown"/>
          <w:rFonts w:ascii="Consolas" w:eastAsia="Times New Roman" w:hAnsi="Consolas" w:cs="Consolas"/>
          <w:color w:val="F8F8F2"/>
          <w:sz w:val="27"/>
        </w:rPr>
      </w:pPr>
      <w:ins w:id="89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btn-outline-success my-2 my-sm-0</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"&gt;Search&lt;/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2" w:author="Unknown"/>
          <w:rFonts w:ascii="Consolas" w:eastAsia="Times New Roman" w:hAnsi="Consolas" w:cs="Consolas"/>
          <w:color w:val="F8F8F2"/>
          <w:sz w:val="27"/>
        </w:rPr>
      </w:pPr>
      <w:ins w:id="89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4" w:author="Unknown"/>
          <w:rFonts w:ascii="Consolas" w:eastAsia="Times New Roman" w:hAnsi="Consolas" w:cs="Consolas"/>
          <w:color w:val="F8F8F2"/>
          <w:sz w:val="27"/>
        </w:rPr>
      </w:pPr>
      <w:ins w:id="89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6" w:author="Unknown"/>
          <w:rFonts w:ascii="Consolas" w:eastAsia="Times New Roman" w:hAnsi="Consolas" w:cs="Consolas"/>
          <w:color w:val="F8F8F2"/>
          <w:sz w:val="27"/>
        </w:rPr>
      </w:pPr>
      <w:ins w:id="89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nav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89" w:author="Unknown"/>
          <w:rFonts w:ascii="Consolas" w:eastAsia="Times New Roman" w:hAnsi="Consolas" w:cs="Consolas"/>
          <w:color w:val="F8F8F2"/>
          <w:sz w:val="27"/>
        </w:rPr>
      </w:pPr>
      <w:ins w:id="89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91" w:author="Unknown"/>
          <w:rFonts w:ascii="Consolas" w:eastAsia="Times New Roman" w:hAnsi="Consolas" w:cs="Consolas"/>
          <w:color w:val="F8F8F2"/>
          <w:sz w:val="27"/>
        </w:rPr>
      </w:pPr>
      <w:ins w:id="89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h3</w:t>
        </w:r>
        <w:r w:rsidRPr="0089304D">
          <w:rPr>
            <w:rFonts w:ascii="Consolas" w:eastAsia="Times New Roman" w:hAnsi="Consolas" w:cs="Consolas"/>
            <w:color w:val="F8F8F2"/>
            <w:sz w:val="27"/>
          </w:rPr>
          <w:t>&gt;Top News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badge badge-secondary</w:t>
        </w:r>
        <w:r w:rsidRPr="0089304D">
          <w:rPr>
            <w:rFonts w:ascii="Consolas" w:eastAsia="Times New Roman" w:hAnsi="Consolas" w:cs="Consolas"/>
            <w:color w:val="F8F8F2"/>
            <w:sz w:val="27"/>
          </w:rPr>
          <w:t>"&gt;by Indian shatabdi News&lt;/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h3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93" w:author="Unknown"/>
          <w:rFonts w:ascii="Consolas" w:eastAsia="Times New Roman" w:hAnsi="Consolas" w:cs="Consolas"/>
          <w:color w:val="F8F8F2"/>
          <w:sz w:val="27"/>
        </w:rPr>
      </w:pPr>
      <w:ins w:id="89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95" w:author="Unknown"/>
          <w:rFonts w:ascii="Consolas" w:eastAsia="Times New Roman" w:hAnsi="Consolas" w:cs="Consolas"/>
          <w:color w:val="F8F8F2"/>
          <w:sz w:val="27"/>
        </w:rPr>
      </w:pPr>
      <w:ins w:id="89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accordion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newsAccordion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97" w:author="Unknown"/>
          <w:rFonts w:ascii="Consolas" w:eastAsia="Times New Roman" w:hAnsi="Consolas" w:cs="Consolas"/>
          <w:color w:val="F8F8F2"/>
          <w:sz w:val="27"/>
        </w:rPr>
      </w:pPr>
      <w:ins w:id="89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8999" w:author="Unknown"/>
          <w:rFonts w:ascii="Consolas" w:eastAsia="Times New Roman" w:hAnsi="Consolas" w:cs="Consolas"/>
          <w:color w:val="F8F8F2"/>
          <w:sz w:val="27"/>
        </w:rPr>
      </w:pPr>
      <w:ins w:id="90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Optional JavaScript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1" w:author="Unknown"/>
          <w:rFonts w:ascii="Consolas" w:eastAsia="Times New Roman" w:hAnsi="Consolas" w:cs="Consolas"/>
          <w:color w:val="F8F8F2"/>
          <w:sz w:val="27"/>
        </w:rPr>
      </w:pPr>
      <w:ins w:id="9002"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&lt;!-- jQuery first, then Popper.js, then Bootstrap JS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3" w:author="Unknown"/>
          <w:rFonts w:ascii="Consolas" w:eastAsia="Times New Roman" w:hAnsi="Consolas" w:cs="Consolas"/>
          <w:color w:val="F92672"/>
          <w:sz w:val="27"/>
        </w:rPr>
      </w:pPr>
      <w:ins w:id="90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5" w:author="Unknown"/>
          <w:rFonts w:ascii="Consolas" w:eastAsia="Times New Roman" w:hAnsi="Consolas" w:cs="Consolas"/>
          <w:color w:val="F92672"/>
          <w:sz w:val="27"/>
        </w:rPr>
      </w:pPr>
      <w:ins w:id="900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7" w:author="Unknown"/>
          <w:rFonts w:ascii="Consolas" w:eastAsia="Times New Roman" w:hAnsi="Consolas" w:cs="Consolas"/>
          <w:color w:val="F8F8F2"/>
          <w:sz w:val="27"/>
        </w:rPr>
      </w:pPr>
      <w:ins w:id="900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09" w:author="Unknown"/>
          <w:rFonts w:ascii="Consolas" w:eastAsia="Times New Roman" w:hAnsi="Consolas" w:cs="Consolas"/>
          <w:color w:val="F92672"/>
          <w:sz w:val="27"/>
        </w:rPr>
      </w:pPr>
      <w:ins w:id="90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11" w:author="Unknown"/>
          <w:rFonts w:ascii="Consolas" w:eastAsia="Times New Roman" w:hAnsi="Consolas" w:cs="Consolas"/>
          <w:color w:val="F92672"/>
          <w:sz w:val="27"/>
        </w:rPr>
      </w:pPr>
      <w:ins w:id="901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13" w:author="Unknown"/>
          <w:rFonts w:ascii="Consolas" w:eastAsia="Times New Roman" w:hAnsi="Consolas" w:cs="Consolas"/>
          <w:color w:val="F8F8F2"/>
          <w:sz w:val="27"/>
        </w:rPr>
      </w:pPr>
      <w:ins w:id="901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15" w:author="Unknown"/>
          <w:rFonts w:ascii="Consolas" w:eastAsia="Times New Roman" w:hAnsi="Consolas" w:cs="Consolas"/>
          <w:color w:val="F92672"/>
          <w:sz w:val="27"/>
        </w:rPr>
      </w:pPr>
      <w:ins w:id="90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17" w:author="Unknown"/>
          <w:rFonts w:ascii="Consolas" w:eastAsia="Times New Roman" w:hAnsi="Consolas" w:cs="Consolas"/>
          <w:color w:val="F92672"/>
          <w:sz w:val="27"/>
        </w:rPr>
      </w:pPr>
      <w:ins w:id="901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19" w:author="Unknown"/>
          <w:rFonts w:ascii="Consolas" w:eastAsia="Times New Roman" w:hAnsi="Consolas" w:cs="Consolas"/>
          <w:color w:val="F8F8F2"/>
          <w:sz w:val="27"/>
        </w:rPr>
      </w:pPr>
      <w:ins w:id="902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21" w:author="Unknown"/>
          <w:rFonts w:ascii="Consolas" w:eastAsia="Times New Roman" w:hAnsi="Consolas" w:cs="Consolas"/>
          <w:color w:val="F8F8F2"/>
          <w:sz w:val="27"/>
        </w:rPr>
      </w:pPr>
      <w:ins w:id="90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inddel.js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23" w:author="Unknown"/>
          <w:rFonts w:ascii="Consolas" w:eastAsia="Times New Roman" w:hAnsi="Consolas" w:cs="Consolas"/>
          <w:color w:val="F8F8F2"/>
          <w:sz w:val="27"/>
        </w:rPr>
      </w:pPr>
      <w:ins w:id="902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2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26" w:author="Unknown"/>
          <w:rFonts w:ascii="Consolas" w:eastAsia="Times New Roman" w:hAnsi="Consolas" w:cs="Consolas"/>
          <w:color w:val="F8F8F2"/>
          <w:sz w:val="27"/>
        </w:rPr>
      </w:pPr>
      <w:ins w:id="902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9028" w:author="Unknown"/>
          <w:rFonts w:ascii="Segoe UI" w:eastAsia="Times New Roman" w:hAnsi="Segoe UI" w:cs="Segoe UI"/>
          <w:color w:val="000000"/>
          <w:sz w:val="27"/>
          <w:szCs w:val="27"/>
        </w:rPr>
      </w:pPr>
      <w:ins w:id="90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030" w:author="Unknown"/>
          <w:rFonts w:ascii="Segoe UI" w:eastAsia="Times New Roman" w:hAnsi="Segoe UI" w:cs="Segoe UI"/>
          <w:b/>
          <w:bCs/>
          <w:color w:val="000000"/>
          <w:sz w:val="24"/>
          <w:szCs w:val="24"/>
        </w:rPr>
      </w:pPr>
      <w:ins w:id="9031" w:author="Unknown">
        <w:r w:rsidRPr="0089304D">
          <w:rPr>
            <w:rFonts w:ascii="Segoe UI" w:eastAsia="Times New Roman" w:hAnsi="Segoe UI" w:cs="Segoe UI"/>
            <w:b/>
            <w:bCs/>
            <w:color w:val="000000"/>
            <w:sz w:val="24"/>
            <w:szCs w:val="24"/>
          </w:rPr>
          <w:t>Code index.js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32" w:author="Unknown"/>
          <w:rFonts w:ascii="Consolas" w:eastAsia="Times New Roman" w:hAnsi="Consolas" w:cs="Consolas"/>
          <w:color w:val="F8F8F2"/>
          <w:sz w:val="27"/>
        </w:rPr>
      </w:pPr>
      <w:ins w:id="90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my index js file"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35" w:author="Unknown"/>
          <w:rFonts w:ascii="Consolas" w:eastAsia="Times New Roman" w:hAnsi="Consolas" w:cs="Consolas"/>
          <w:color w:val="F8F8F2"/>
          <w:sz w:val="27"/>
        </w:rPr>
      </w:pPr>
      <w:ins w:id="9036" w:author="Unknown">
        <w:r w:rsidRPr="0089304D">
          <w:rPr>
            <w:rFonts w:ascii="Consolas" w:eastAsia="Times New Roman" w:hAnsi="Consolas" w:cs="Consolas"/>
            <w:color w:val="8292A2"/>
            <w:sz w:val="27"/>
          </w:rPr>
          <w:t>// Initialize the news api 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37" w:author="Unknown"/>
          <w:rFonts w:ascii="Consolas" w:eastAsia="Times New Roman" w:hAnsi="Consolas" w:cs="Consolas"/>
          <w:color w:val="F8F8F2"/>
          <w:sz w:val="27"/>
        </w:rPr>
      </w:pPr>
      <w:ins w:id="9038"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source = </w:t>
        </w:r>
        <w:r w:rsidRPr="0089304D">
          <w:rPr>
            <w:rFonts w:ascii="Consolas" w:eastAsia="Times New Roman" w:hAnsi="Consolas" w:cs="Consolas"/>
            <w:color w:val="A6E22E"/>
            <w:sz w:val="27"/>
          </w:rPr>
          <w:t>'the-times-of-india'</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39" w:author="Unknown"/>
          <w:rFonts w:ascii="Consolas" w:eastAsia="Times New Roman" w:hAnsi="Consolas" w:cs="Consolas"/>
          <w:color w:val="F8F8F2"/>
          <w:sz w:val="27"/>
        </w:rPr>
      </w:pPr>
      <w:ins w:id="904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apiKey = </w:t>
        </w:r>
        <w:r w:rsidRPr="0089304D">
          <w:rPr>
            <w:rFonts w:ascii="Consolas" w:eastAsia="Times New Roman" w:hAnsi="Consolas" w:cs="Consolas"/>
            <w:color w:val="A6E22E"/>
            <w:sz w:val="27"/>
          </w:rPr>
          <w:t>'d093053d72bc40248998159804e0e67d'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2" w:author="Unknown"/>
          <w:rFonts w:ascii="Consolas" w:eastAsia="Times New Roman" w:hAnsi="Consolas" w:cs="Consolas"/>
          <w:color w:val="F8F8F2"/>
          <w:sz w:val="27"/>
        </w:rPr>
      </w:pPr>
      <w:ins w:id="9043" w:author="Unknown">
        <w:r w:rsidRPr="0089304D">
          <w:rPr>
            <w:rFonts w:ascii="Consolas" w:eastAsia="Times New Roman" w:hAnsi="Consolas" w:cs="Consolas"/>
            <w:color w:val="8292A2"/>
            <w:sz w:val="27"/>
          </w:rPr>
          <w:t>// Grab the news container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4" w:author="Unknown"/>
          <w:rFonts w:ascii="Consolas" w:eastAsia="Times New Roman" w:hAnsi="Consolas" w:cs="Consolas"/>
          <w:color w:val="F8F8F2"/>
          <w:sz w:val="27"/>
        </w:rPr>
      </w:pPr>
      <w:ins w:id="904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newsAccordion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'newsAccordion'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7" w:author="Unknown"/>
          <w:rFonts w:ascii="Consolas" w:eastAsia="Times New Roman" w:hAnsi="Consolas" w:cs="Consolas"/>
          <w:color w:val="F8F8F2"/>
          <w:sz w:val="27"/>
        </w:rPr>
      </w:pPr>
      <w:ins w:id="9048" w:author="Unknown">
        <w:r w:rsidRPr="0089304D">
          <w:rPr>
            <w:rFonts w:ascii="Consolas" w:eastAsia="Times New Roman" w:hAnsi="Consolas" w:cs="Consolas"/>
            <w:color w:val="8292A2"/>
            <w:sz w:val="27"/>
          </w:rPr>
          <w:t>// Create an ajax get request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49" w:author="Unknown"/>
          <w:rFonts w:ascii="Consolas" w:eastAsia="Times New Roman" w:hAnsi="Consolas" w:cs="Consolas"/>
          <w:color w:val="F8F8F2"/>
          <w:sz w:val="27"/>
        </w:rPr>
      </w:pPr>
      <w:ins w:id="9050"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xhr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XMLHttpRequest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51" w:author="Unknown"/>
          <w:rFonts w:ascii="Consolas" w:eastAsia="Times New Roman" w:hAnsi="Consolas" w:cs="Consolas"/>
          <w:color w:val="F8F8F2"/>
          <w:sz w:val="27"/>
        </w:rPr>
      </w:pPr>
      <w:ins w:id="9052" w:author="Unknown">
        <w:r w:rsidRPr="0089304D">
          <w:rPr>
            <w:rFonts w:ascii="Consolas" w:eastAsia="Times New Roman" w:hAnsi="Consolas" w:cs="Consolas"/>
            <w:color w:val="F8F8F2"/>
            <w:sz w:val="27"/>
          </w:rPr>
          <w:t>xhr.</w:t>
        </w:r>
        <w:r w:rsidRPr="0089304D">
          <w:rPr>
            <w:rFonts w:ascii="Consolas" w:eastAsia="Times New Roman" w:hAnsi="Consolas" w:cs="Consolas"/>
            <w:color w:val="E6DB74"/>
            <w:sz w:val="27"/>
          </w:rPr>
          <w:t>open</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'GET'</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`https://newsapi.org/v2/top-headlines?sources=</w:t>
        </w:r>
        <w:r w:rsidRPr="0089304D">
          <w:rPr>
            <w:rFonts w:ascii="Consolas" w:eastAsia="Times New Roman" w:hAnsi="Consolas" w:cs="Consolas"/>
            <w:color w:val="F8F8F2"/>
            <w:sz w:val="27"/>
          </w:rPr>
          <w:t>${source}</w:t>
        </w:r>
        <w:r w:rsidRPr="0089304D">
          <w:rPr>
            <w:rFonts w:ascii="Consolas" w:eastAsia="Times New Roman" w:hAnsi="Consolas" w:cs="Consolas"/>
            <w:color w:val="A6E22E"/>
            <w:sz w:val="27"/>
          </w:rPr>
          <w:t>&amp;apiKey=</w:t>
        </w:r>
        <w:r w:rsidRPr="0089304D">
          <w:rPr>
            <w:rFonts w:ascii="Consolas" w:eastAsia="Times New Roman" w:hAnsi="Consolas" w:cs="Consolas"/>
            <w:color w:val="F8F8F2"/>
            <w:sz w:val="27"/>
          </w:rPr>
          <w:t>${apiKey}</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54" w:author="Unknown"/>
          <w:rFonts w:ascii="Consolas" w:eastAsia="Times New Roman" w:hAnsi="Consolas" w:cs="Consolas"/>
          <w:color w:val="F8F8F2"/>
          <w:sz w:val="27"/>
        </w:rPr>
      </w:pPr>
      <w:ins w:id="9055" w:author="Unknown">
        <w:r w:rsidRPr="0089304D">
          <w:rPr>
            <w:rFonts w:ascii="Consolas" w:eastAsia="Times New Roman" w:hAnsi="Consolas" w:cs="Consolas"/>
            <w:color w:val="8292A2"/>
            <w:sz w:val="27"/>
          </w:rPr>
          <w:t>// What to do when response is ready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56" w:author="Unknown"/>
          <w:rFonts w:ascii="Consolas" w:eastAsia="Times New Roman" w:hAnsi="Consolas" w:cs="Consolas"/>
          <w:color w:val="F8F8F2"/>
          <w:sz w:val="27"/>
        </w:rPr>
      </w:pPr>
      <w:ins w:id="9057" w:author="Unknown">
        <w:r w:rsidRPr="0089304D">
          <w:rPr>
            <w:rFonts w:ascii="Consolas" w:eastAsia="Times New Roman" w:hAnsi="Consolas" w:cs="Consolas"/>
            <w:color w:val="F8F8F2"/>
            <w:sz w:val="27"/>
          </w:rPr>
          <w:t>xhr.</w:t>
        </w:r>
        <w:r w:rsidRPr="0089304D">
          <w:rPr>
            <w:rFonts w:ascii="Consolas" w:eastAsia="Times New Roman" w:hAnsi="Consolas" w:cs="Consolas"/>
            <w:color w:val="E6DB74"/>
            <w:sz w:val="27"/>
          </w:rPr>
          <w:t>onload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58" w:author="Unknown"/>
          <w:rFonts w:ascii="Consolas" w:eastAsia="Times New Roman" w:hAnsi="Consolas" w:cs="Consolas"/>
          <w:color w:val="F8F8F2"/>
          <w:sz w:val="27"/>
        </w:rPr>
      </w:pPr>
      <w:ins w:id="90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 xml:space="preserve">.status === </w:t>
        </w:r>
        <w:r w:rsidRPr="0089304D">
          <w:rPr>
            <w:rFonts w:ascii="Consolas" w:eastAsia="Times New Roman" w:hAnsi="Consolas" w:cs="Consolas"/>
            <w:color w:val="AE81FF"/>
            <w:sz w:val="27"/>
          </w:rPr>
          <w:t>200</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60" w:author="Unknown"/>
          <w:rFonts w:ascii="Consolas" w:eastAsia="Times New Roman" w:hAnsi="Consolas" w:cs="Consolas"/>
          <w:color w:val="F8F8F2"/>
          <w:sz w:val="27"/>
        </w:rPr>
      </w:pPr>
      <w:ins w:id="906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json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this</w:t>
        </w:r>
        <w:r w:rsidRPr="0089304D">
          <w:rPr>
            <w:rFonts w:ascii="Consolas" w:eastAsia="Times New Roman" w:hAnsi="Consolas" w:cs="Consolas"/>
            <w:color w:val="F8F8F2"/>
            <w:sz w:val="27"/>
          </w:rPr>
          <w:t>.responseText);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62" w:author="Unknown"/>
          <w:rFonts w:ascii="Consolas" w:eastAsia="Times New Roman" w:hAnsi="Consolas" w:cs="Consolas"/>
          <w:color w:val="F8F8F2"/>
          <w:sz w:val="27"/>
        </w:rPr>
      </w:pPr>
      <w:ins w:id="90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articles = json.articles;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64" w:author="Unknown"/>
          <w:rFonts w:ascii="Consolas" w:eastAsia="Times New Roman" w:hAnsi="Consolas" w:cs="Consolas"/>
          <w:color w:val="F8F8F2"/>
          <w:sz w:val="27"/>
        </w:rPr>
      </w:pPr>
      <w:ins w:id="906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(articles);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66" w:author="Unknown"/>
          <w:rFonts w:ascii="Consolas" w:eastAsia="Times New Roman" w:hAnsi="Consolas" w:cs="Consolas"/>
          <w:color w:val="F8F8F2"/>
          <w:sz w:val="27"/>
        </w:rPr>
      </w:pPr>
      <w:ins w:id="90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newsHtml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68" w:author="Unknown"/>
          <w:rFonts w:ascii="Consolas" w:eastAsia="Times New Roman" w:hAnsi="Consolas" w:cs="Consolas"/>
          <w:color w:val="F8F8F2"/>
          <w:sz w:val="27"/>
        </w:rPr>
      </w:pPr>
      <w:ins w:id="9069" w:author="Unknown">
        <w:r w:rsidRPr="0089304D">
          <w:rPr>
            <w:rFonts w:ascii="Consolas" w:eastAsia="Times New Roman" w:hAnsi="Consolas" w:cs="Consolas"/>
            <w:color w:val="F8F8F2"/>
            <w:sz w:val="27"/>
          </w:rPr>
          <w:t xml:space="preserve">        articles.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(element,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70" w:author="Unknown"/>
          <w:rFonts w:ascii="Consolas" w:eastAsia="Times New Roman" w:hAnsi="Consolas" w:cs="Consolas"/>
          <w:color w:val="F8F8F2"/>
          <w:sz w:val="27"/>
        </w:rPr>
      </w:pPr>
      <w:ins w:id="907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console.log(element, 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72" w:author="Unknown"/>
          <w:rFonts w:ascii="Consolas" w:eastAsia="Times New Roman" w:hAnsi="Consolas" w:cs="Consolas"/>
          <w:color w:val="A6E22E"/>
          <w:sz w:val="27"/>
        </w:rPr>
      </w:pPr>
      <w:ins w:id="907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news = </w:t>
        </w:r>
        <w:r w:rsidRPr="0089304D">
          <w:rPr>
            <w:rFonts w:ascii="Consolas" w:eastAsia="Times New Roman" w:hAnsi="Consolas" w:cs="Consolas"/>
            <w:color w:val="A6E22E"/>
            <w:sz w:val="27"/>
          </w:rPr>
          <w:t>`&lt;div class="card"&gt;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74" w:author="Unknown"/>
          <w:rFonts w:ascii="Consolas" w:eastAsia="Times New Roman" w:hAnsi="Consolas" w:cs="Consolas"/>
          <w:color w:val="A6E22E"/>
          <w:sz w:val="27"/>
        </w:rPr>
      </w:pPr>
      <w:ins w:id="9075" w:author="Unknown">
        <w:r w:rsidRPr="0089304D">
          <w:rPr>
            <w:rFonts w:ascii="Consolas" w:eastAsia="Times New Roman" w:hAnsi="Consolas" w:cs="Consolas"/>
            <w:color w:val="A6E22E"/>
            <w:sz w:val="27"/>
          </w:rPr>
          <w:t xml:space="preserve">                            &lt;div class="card-header" id="heading</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76" w:author="Unknown"/>
          <w:rFonts w:ascii="Consolas" w:eastAsia="Times New Roman" w:hAnsi="Consolas" w:cs="Consolas"/>
          <w:color w:val="A6E22E"/>
          <w:sz w:val="27"/>
        </w:rPr>
      </w:pPr>
      <w:ins w:id="9077" w:author="Unknown">
        <w:r w:rsidRPr="0089304D">
          <w:rPr>
            <w:rFonts w:ascii="Consolas" w:eastAsia="Times New Roman" w:hAnsi="Consolas" w:cs="Consolas"/>
            <w:color w:val="A6E22E"/>
            <w:sz w:val="27"/>
          </w:rPr>
          <w:t xml:space="preserve">                                &lt;h2 class="mb-0"&gt;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78" w:author="Unknown"/>
          <w:rFonts w:ascii="Consolas" w:eastAsia="Times New Roman" w:hAnsi="Consolas" w:cs="Consolas"/>
          <w:color w:val="A6E22E"/>
          <w:sz w:val="27"/>
        </w:rPr>
      </w:pPr>
      <w:ins w:id="9079" w:author="Unknown">
        <w:r w:rsidRPr="0089304D">
          <w:rPr>
            <w:rFonts w:ascii="Consolas" w:eastAsia="Times New Roman" w:hAnsi="Consolas" w:cs="Consolas"/>
            <w:color w:val="A6E22E"/>
            <w:sz w:val="27"/>
          </w:rPr>
          <w:t xml:space="preserve">                                &lt;button class="btn btn-link collapsed" type="button" data-toggle="collapse" data-target="#collapse</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0" w:author="Unknown"/>
          <w:rFonts w:ascii="Consolas" w:eastAsia="Times New Roman" w:hAnsi="Consolas" w:cs="Consolas"/>
          <w:color w:val="A6E22E"/>
          <w:sz w:val="27"/>
        </w:rPr>
      </w:pPr>
      <w:ins w:id="9081" w:author="Unknown">
        <w:r w:rsidRPr="0089304D">
          <w:rPr>
            <w:rFonts w:ascii="Consolas" w:eastAsia="Times New Roman" w:hAnsi="Consolas" w:cs="Consolas"/>
            <w:color w:val="A6E22E"/>
            <w:sz w:val="27"/>
          </w:rPr>
          <w:t xml:space="preserve">                                    aria-expanded="false" aria-controls="collapse</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2" w:author="Unknown"/>
          <w:rFonts w:ascii="Consolas" w:eastAsia="Times New Roman" w:hAnsi="Consolas" w:cs="Consolas"/>
          <w:color w:val="A6E22E"/>
          <w:sz w:val="27"/>
        </w:rPr>
      </w:pPr>
      <w:ins w:id="9083" w:author="Unknown">
        <w:r w:rsidRPr="0089304D">
          <w:rPr>
            <w:rFonts w:ascii="Consolas" w:eastAsia="Times New Roman" w:hAnsi="Consolas" w:cs="Consolas"/>
            <w:color w:val="A6E22E"/>
            <w:sz w:val="27"/>
          </w:rPr>
          <w:lastRenderedPageBreak/>
          <w:t xml:space="preserve">                                   &lt;b&gt;Breaking News </w:t>
        </w:r>
        <w:r w:rsidRPr="0089304D">
          <w:rPr>
            <w:rFonts w:ascii="Consolas" w:eastAsia="Times New Roman" w:hAnsi="Consolas" w:cs="Consolas"/>
            <w:color w:val="F8F8F2"/>
            <w:sz w:val="27"/>
          </w:rPr>
          <w:t>${index+</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:&lt;/b&gt; </w:t>
        </w:r>
        <w:r w:rsidRPr="0089304D">
          <w:rPr>
            <w:rFonts w:ascii="Consolas" w:eastAsia="Times New Roman" w:hAnsi="Consolas" w:cs="Consolas"/>
            <w:color w:val="F8F8F2"/>
            <w:sz w:val="27"/>
          </w:rPr>
          <w:t>${element[</w:t>
        </w:r>
        <w:r w:rsidRPr="0089304D">
          <w:rPr>
            <w:rFonts w:ascii="Consolas" w:eastAsia="Times New Roman" w:hAnsi="Consolas" w:cs="Consolas"/>
            <w:color w:val="A6E22E"/>
            <w:sz w:val="27"/>
          </w:rPr>
          <w:t>"title"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4" w:author="Unknown"/>
          <w:rFonts w:ascii="Consolas" w:eastAsia="Times New Roman" w:hAnsi="Consolas" w:cs="Consolas"/>
          <w:color w:val="A6E22E"/>
          <w:sz w:val="27"/>
        </w:rPr>
      </w:pPr>
      <w:ins w:id="9085" w:author="Unknown">
        <w:r w:rsidRPr="0089304D">
          <w:rPr>
            <w:rFonts w:ascii="Consolas" w:eastAsia="Times New Roman" w:hAnsi="Consolas" w:cs="Consolas"/>
            <w:color w:val="A6E22E"/>
            <w:sz w:val="27"/>
          </w:rPr>
          <w:t xml:space="preserve">                                &lt;/button&gt;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6" w:author="Unknown"/>
          <w:rFonts w:ascii="Consolas" w:eastAsia="Times New Roman" w:hAnsi="Consolas" w:cs="Consolas"/>
          <w:color w:val="A6E22E"/>
          <w:sz w:val="27"/>
        </w:rPr>
      </w:pPr>
      <w:ins w:id="9087" w:author="Unknown">
        <w:r w:rsidRPr="0089304D">
          <w:rPr>
            <w:rFonts w:ascii="Consolas" w:eastAsia="Times New Roman" w:hAnsi="Consolas" w:cs="Consolas"/>
            <w:color w:val="A6E22E"/>
            <w:sz w:val="27"/>
          </w:rPr>
          <w:t xml:space="preserve">                                &lt;/h2&gt;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88" w:author="Unknown"/>
          <w:rFonts w:ascii="Consolas" w:eastAsia="Times New Roman" w:hAnsi="Consolas" w:cs="Consolas"/>
          <w:color w:val="A6E22E"/>
          <w:sz w:val="27"/>
        </w:rPr>
      </w:pPr>
      <w:ins w:id="9089"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0" w:author="Unknown"/>
          <w:rFonts w:ascii="Consolas" w:eastAsia="Times New Roman" w:hAnsi="Consolas" w:cs="Consolas"/>
          <w:color w:val="A6E22E"/>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1" w:author="Unknown"/>
          <w:rFonts w:ascii="Consolas" w:eastAsia="Times New Roman" w:hAnsi="Consolas" w:cs="Consolas"/>
          <w:color w:val="A6E22E"/>
          <w:sz w:val="27"/>
        </w:rPr>
      </w:pPr>
      <w:ins w:id="9092" w:author="Unknown">
        <w:r w:rsidRPr="0089304D">
          <w:rPr>
            <w:rFonts w:ascii="Consolas" w:eastAsia="Times New Roman" w:hAnsi="Consolas" w:cs="Consolas"/>
            <w:color w:val="A6E22E"/>
            <w:sz w:val="27"/>
          </w:rPr>
          <w:t xml:space="preserve">                            &lt;div id="collapse</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 class="collapse" aria-labelledby="heading</w:t>
        </w:r>
        <w:r w:rsidRPr="0089304D">
          <w:rPr>
            <w:rFonts w:ascii="Consolas" w:eastAsia="Times New Roman" w:hAnsi="Consolas" w:cs="Consolas"/>
            <w:color w:val="F8F8F2"/>
            <w:sz w:val="27"/>
          </w:rPr>
          <w:t>${index}</w:t>
        </w:r>
        <w:r w:rsidRPr="0089304D">
          <w:rPr>
            <w:rFonts w:ascii="Consolas" w:eastAsia="Times New Roman" w:hAnsi="Consolas" w:cs="Consolas"/>
            <w:color w:val="A6E22E"/>
            <w:sz w:val="27"/>
          </w:rPr>
          <w:t>" data-parent="#newsAccordion"&gt;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3" w:author="Unknown"/>
          <w:rFonts w:ascii="Consolas" w:eastAsia="Times New Roman" w:hAnsi="Consolas" w:cs="Consolas"/>
          <w:color w:val="A6E22E"/>
          <w:sz w:val="27"/>
        </w:rPr>
      </w:pPr>
      <w:ins w:id="9094" w:author="Unknown">
        <w:r w:rsidRPr="0089304D">
          <w:rPr>
            <w:rFonts w:ascii="Consolas" w:eastAsia="Times New Roman" w:hAnsi="Consolas" w:cs="Consolas"/>
            <w:color w:val="A6E22E"/>
            <w:sz w:val="27"/>
          </w:rPr>
          <w:t xml:space="preserve">                                &lt;div class="card-body"&gt; </w:t>
        </w:r>
        <w:r w:rsidRPr="0089304D">
          <w:rPr>
            <w:rFonts w:ascii="Consolas" w:eastAsia="Times New Roman" w:hAnsi="Consolas" w:cs="Consolas"/>
            <w:color w:val="F8F8F2"/>
            <w:sz w:val="27"/>
          </w:rPr>
          <w:t>${element[</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&lt;a href="</w:t>
        </w:r>
        <w:r w:rsidRPr="0089304D">
          <w:rPr>
            <w:rFonts w:ascii="Consolas" w:eastAsia="Times New Roman" w:hAnsi="Consolas" w:cs="Consolas"/>
            <w:color w:val="F8F8F2"/>
            <w:sz w:val="27"/>
          </w:rPr>
          <w:t>${element[</w:t>
        </w:r>
        <w:r w:rsidRPr="0089304D">
          <w:rPr>
            <w:rFonts w:ascii="Consolas" w:eastAsia="Times New Roman" w:hAnsi="Consolas" w:cs="Consolas"/>
            <w:color w:val="A6E22E"/>
            <w:sz w:val="27"/>
          </w:rPr>
          <w:t>'url'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target="_blank" &gt;Read more here&lt;/a&gt;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5" w:author="Unknown"/>
          <w:rFonts w:ascii="Consolas" w:eastAsia="Times New Roman" w:hAnsi="Consolas" w:cs="Consolas"/>
          <w:color w:val="A6E22E"/>
          <w:sz w:val="27"/>
        </w:rPr>
      </w:pPr>
      <w:ins w:id="9096"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7" w:author="Unknown"/>
          <w:rFonts w:ascii="Consolas" w:eastAsia="Times New Roman" w:hAnsi="Consolas" w:cs="Consolas"/>
          <w:color w:val="F8F8F2"/>
          <w:sz w:val="27"/>
        </w:rPr>
      </w:pPr>
      <w:ins w:id="9098"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099" w:author="Unknown"/>
          <w:rFonts w:ascii="Consolas" w:eastAsia="Times New Roman" w:hAnsi="Consolas" w:cs="Consolas"/>
          <w:color w:val="F8F8F2"/>
          <w:sz w:val="27"/>
        </w:rPr>
      </w:pPr>
      <w:ins w:id="9100" w:author="Unknown">
        <w:r w:rsidRPr="0089304D">
          <w:rPr>
            <w:rFonts w:ascii="Consolas" w:eastAsia="Times New Roman" w:hAnsi="Consolas" w:cs="Consolas"/>
            <w:color w:val="F8F8F2"/>
            <w:sz w:val="27"/>
          </w:rPr>
          <w:t xml:space="preserve">            newsHtml += news;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1" w:author="Unknown"/>
          <w:rFonts w:ascii="Consolas" w:eastAsia="Times New Roman" w:hAnsi="Consolas" w:cs="Consolas"/>
          <w:color w:val="F8F8F2"/>
          <w:sz w:val="27"/>
        </w:rPr>
      </w:pPr>
      <w:ins w:id="910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3" w:author="Unknown"/>
          <w:rFonts w:ascii="Consolas" w:eastAsia="Times New Roman" w:hAnsi="Consolas" w:cs="Consolas"/>
          <w:color w:val="F8F8F2"/>
          <w:sz w:val="27"/>
        </w:rPr>
      </w:pPr>
      <w:ins w:id="9104" w:author="Unknown">
        <w:r w:rsidRPr="0089304D">
          <w:rPr>
            <w:rFonts w:ascii="Consolas" w:eastAsia="Times New Roman" w:hAnsi="Consolas" w:cs="Consolas"/>
            <w:color w:val="F8F8F2"/>
            <w:sz w:val="27"/>
          </w:rPr>
          <w:t xml:space="preserve">        newsAccordion.innerHTML = newsHtml;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5" w:author="Unknown"/>
          <w:rFonts w:ascii="Consolas" w:eastAsia="Times New Roman" w:hAnsi="Consolas" w:cs="Consolas"/>
          <w:color w:val="F8F8F2"/>
          <w:sz w:val="27"/>
        </w:rPr>
      </w:pPr>
      <w:ins w:id="910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7" w:author="Unknown"/>
          <w:rFonts w:ascii="Consolas" w:eastAsia="Times New Roman" w:hAnsi="Consolas" w:cs="Consolas"/>
          <w:color w:val="F8F8F2"/>
          <w:sz w:val="27"/>
        </w:rPr>
      </w:pPr>
      <w:ins w:id="910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09" w:author="Unknown"/>
          <w:rFonts w:ascii="Consolas" w:eastAsia="Times New Roman" w:hAnsi="Consolas" w:cs="Consolas"/>
          <w:color w:val="F8F8F2"/>
          <w:sz w:val="27"/>
        </w:rPr>
      </w:pPr>
      <w:ins w:id="9110"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error occured"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1" w:author="Unknown"/>
          <w:rFonts w:ascii="Consolas" w:eastAsia="Times New Roman" w:hAnsi="Consolas" w:cs="Consolas"/>
          <w:color w:val="F8F8F2"/>
          <w:sz w:val="27"/>
        </w:rPr>
      </w:pPr>
      <w:ins w:id="911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3" w:author="Unknown"/>
          <w:rFonts w:ascii="Consolas" w:eastAsia="Times New Roman" w:hAnsi="Consolas" w:cs="Consolas"/>
          <w:color w:val="F8F8F2"/>
          <w:sz w:val="27"/>
        </w:rPr>
      </w:pPr>
      <w:ins w:id="911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6" w:author="Unknown"/>
          <w:rFonts w:ascii="Consolas" w:eastAsia="Times New Roman" w:hAnsi="Consolas" w:cs="Consolas"/>
          <w:color w:val="F8F8F2"/>
          <w:sz w:val="27"/>
        </w:rPr>
      </w:pPr>
      <w:ins w:id="9117" w:author="Unknown">
        <w:r w:rsidRPr="0089304D">
          <w:rPr>
            <w:rFonts w:ascii="Consolas" w:eastAsia="Times New Roman" w:hAnsi="Consolas" w:cs="Consolas"/>
            <w:color w:val="F8F8F2"/>
            <w:sz w:val="27"/>
          </w:rPr>
          <w:t>xhr.</w:t>
        </w:r>
        <w:r w:rsidRPr="0089304D">
          <w:rPr>
            <w:rFonts w:ascii="Consolas" w:eastAsia="Times New Roman" w:hAnsi="Consolas" w:cs="Consolas"/>
            <w:color w:val="E6DB74"/>
            <w:sz w:val="27"/>
          </w:rPr>
          <w:t>send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19" w:author="Unknown"/>
          <w:rFonts w:ascii="Consolas" w:eastAsia="Times New Roman" w:hAnsi="Consolas" w:cs="Consolas"/>
          <w:color w:val="F8F8F2"/>
          <w:sz w:val="27"/>
        </w:rPr>
      </w:pPr>
    </w:p>
    <w:p w:rsidR="0089304D" w:rsidRPr="0089304D" w:rsidRDefault="0089304D" w:rsidP="0089304D">
      <w:pPr>
        <w:spacing w:after="0" w:line="240" w:lineRule="auto"/>
        <w:rPr>
          <w:ins w:id="9120" w:author="Unknown"/>
          <w:rFonts w:ascii="Segoe UI" w:eastAsia="Times New Roman" w:hAnsi="Segoe UI" w:cs="Segoe UI"/>
          <w:color w:val="000000"/>
          <w:sz w:val="27"/>
          <w:szCs w:val="27"/>
        </w:rPr>
      </w:pPr>
      <w:ins w:id="912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9122" w:author="Unknown"/>
          <w:rFonts w:ascii="Segoe UI" w:eastAsia="Times New Roman" w:hAnsi="Segoe UI" w:cs="Segoe UI"/>
          <w:color w:val="000000"/>
          <w:sz w:val="27"/>
          <w:szCs w:val="27"/>
        </w:rPr>
      </w:pPr>
      <w:ins w:id="9123"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9124"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lastRenderedPageBreak/>
        <w:drawing>
          <wp:inline distT="0" distB="0" distL="0" distR="0">
            <wp:extent cx="1388745" cy="1388745"/>
            <wp:effectExtent l="0" t="0" r="0" b="0"/>
            <wp:docPr id="68" name="Picture 68"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9125"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9126" w:author="Unknown"/>
          <w:rFonts w:ascii="Segoe UI" w:eastAsia="Times New Roman" w:hAnsi="Segoe UI" w:cs="Segoe UI"/>
          <w:color w:val="000000"/>
          <w:sz w:val="27"/>
          <w:szCs w:val="27"/>
        </w:rPr>
      </w:pPr>
      <w:ins w:id="9127" w:author="Unknown">
        <w:r w:rsidRPr="0089304D">
          <w:rPr>
            <w:rFonts w:ascii="Segoe UI" w:eastAsia="Times New Roman" w:hAnsi="Segoe UI" w:cs="Segoe UI"/>
            <w:color w:val="000000"/>
            <w:sz w:val="27"/>
            <w:szCs w:val="27"/>
          </w:rPr>
          <w:t>Copyright © 202</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Arrow functions in Javascript | JavaScript Tutorial In Hindi #41</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this tutorial, we will learn about how to use the JavaScript </w:t>
      </w:r>
      <w:r w:rsidRPr="0089304D">
        <w:rPr>
          <w:rFonts w:ascii="Segoe UI" w:eastAsia="Times New Roman" w:hAnsi="Segoe UI" w:cs="Segoe UI"/>
          <w:b/>
          <w:bCs/>
          <w:color w:val="000000"/>
          <w:sz w:val="27"/>
        </w:rPr>
        <w:t>arrow function</w:t>
      </w:r>
      <w:r w:rsidRPr="0089304D">
        <w:rPr>
          <w:rFonts w:ascii="Segoe UI" w:eastAsia="Times New Roman" w:hAnsi="Segoe UI" w:cs="Segoe UI"/>
          <w:color w:val="000000"/>
          <w:sz w:val="27"/>
          <w:szCs w:val="27"/>
        </w:rPr>
        <w:t> to write more concise code for function expressions. Before learning about arrow function expressions, first, let us briefly review traditional JavaScript functions in order to better show the difference of arrow functions from traditional JavaScript functions.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have studied in the previous tutorial, the function is a group of reusable code which can be called anywhere in the program. This eliminates the need to rewrite the same code. The function declaration is a named function written with the function keyword. To get more detailed knowledge about functions, check the </w:t>
      </w:r>
      <w:hyperlink r:id="rId55" w:history="1">
        <w:r w:rsidRPr="0089304D">
          <w:rPr>
            <w:rFonts w:ascii="Segoe UI" w:eastAsia="Times New Roman" w:hAnsi="Segoe UI" w:cs="Segoe UI"/>
            <w:b/>
            <w:bCs/>
            <w:i/>
            <w:iCs/>
            <w:color w:val="0000FF"/>
            <w:sz w:val="27"/>
            <w:u w:val="single"/>
          </w:rPr>
          <w:t>tutorial#10</w:t>
        </w:r>
      </w:hyperlink>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Here is an example of a multiply function that returns the product of two parameters:</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mul</w:t>
      </w:r>
      <w:r w:rsidRPr="0089304D">
        <w:rPr>
          <w:rFonts w:ascii="Consolas" w:eastAsia="Times New Roman" w:hAnsi="Consolas" w:cs="Consolas"/>
          <w:color w:val="F8F8F2"/>
          <w:sz w:val="27"/>
        </w:rPr>
        <w:t>(a, b) {</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a * b</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//calling function</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E6DB74"/>
          <w:sz w:val="27"/>
        </w:rPr>
        <w:t>mul</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3</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//returns 9</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128" w:author="Unknown"/>
          <w:rFonts w:ascii="Segoe UI" w:eastAsia="Times New Roman" w:hAnsi="Segoe UI" w:cs="Segoe UI"/>
          <w:b/>
          <w:bCs/>
          <w:color w:val="000000"/>
          <w:sz w:val="24"/>
          <w:szCs w:val="24"/>
        </w:rPr>
      </w:pPr>
      <w:ins w:id="9129" w:author="Unknown">
        <w:r w:rsidRPr="0089304D">
          <w:rPr>
            <w:rFonts w:ascii="Segoe UI" w:eastAsia="Times New Roman" w:hAnsi="Segoe UI" w:cs="Segoe UI"/>
            <w:b/>
            <w:bCs/>
            <w:color w:val="000000"/>
            <w:sz w:val="24"/>
            <w:szCs w:val="24"/>
          </w:rPr>
          <w:t>What are Arrow Functions?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30" w:author="Unknown"/>
          <w:rFonts w:ascii="Segoe UI" w:eastAsia="Times New Roman" w:hAnsi="Segoe UI" w:cs="Segoe UI"/>
          <w:color w:val="000000"/>
          <w:sz w:val="27"/>
          <w:szCs w:val="27"/>
        </w:rPr>
      </w:pPr>
      <w:ins w:id="9131" w:author="Unknown">
        <w:r w:rsidRPr="0089304D">
          <w:rPr>
            <w:rFonts w:ascii="Segoe UI" w:eastAsia="Times New Roman" w:hAnsi="Segoe UI" w:cs="Segoe UI"/>
            <w:color w:val="000000"/>
            <w:sz w:val="27"/>
            <w:szCs w:val="27"/>
          </w:rPr>
          <w:lastRenderedPageBreak/>
          <w:t>One of the most famous features in modern JavaScript is the arrow function.ES6 arrow functions provide us an alternative way to write a more concise and shorter syntax compared to the traditional function expression. Here is an syntax of arrow functions: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32" w:author="Unknown"/>
          <w:rFonts w:ascii="Segoe UI" w:eastAsia="Times New Roman" w:hAnsi="Segoe UI" w:cs="Segoe UI"/>
          <w:color w:val="000000"/>
          <w:sz w:val="27"/>
          <w:szCs w:val="27"/>
        </w:rPr>
      </w:pPr>
      <w:ins w:id="9133" w:author="Unknown">
        <w:r w:rsidRPr="0089304D">
          <w:rPr>
            <w:rFonts w:ascii="Segoe UI" w:eastAsia="Times New Roman" w:hAnsi="Segoe UI" w:cs="Segoe UI"/>
            <w:b/>
            <w:bCs/>
            <w:color w:val="000000"/>
            <w:sz w:val="27"/>
          </w:rPr>
          <w:t>let myfunc = (arg1, arg2, ...argN) =&gt; expression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34" w:author="Unknown"/>
          <w:rFonts w:ascii="Segoe UI" w:eastAsia="Times New Roman" w:hAnsi="Segoe UI" w:cs="Segoe UI"/>
          <w:color w:val="000000"/>
          <w:sz w:val="27"/>
          <w:szCs w:val="27"/>
        </w:rPr>
      </w:pPr>
      <w:ins w:id="9135" w:author="Unknown">
        <w:r w:rsidRPr="0089304D">
          <w:rPr>
            <w:rFonts w:ascii="Segoe UI" w:eastAsia="Times New Roman" w:hAnsi="Segoe UI" w:cs="Segoe UI"/>
            <w:color w:val="000000"/>
            <w:sz w:val="27"/>
            <w:szCs w:val="27"/>
          </w:rPr>
          <w:t>Let’s see another example of traditional function expression that adds two numbers: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36" w:author="Unknown"/>
          <w:rFonts w:ascii="Consolas" w:eastAsia="Times New Roman" w:hAnsi="Consolas" w:cs="Consolas"/>
          <w:color w:val="F8F8F2"/>
          <w:sz w:val="27"/>
        </w:rPr>
      </w:pPr>
      <w:ins w:id="913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(x,y)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38" w:author="Unknown"/>
          <w:rFonts w:ascii="Consolas" w:eastAsia="Times New Roman" w:hAnsi="Consolas" w:cs="Consolas"/>
          <w:color w:val="F8F8F2"/>
          <w:sz w:val="27"/>
        </w:rPr>
      </w:pPr>
      <w:ins w:id="91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x + 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40" w:author="Unknown"/>
          <w:rFonts w:ascii="Consolas" w:eastAsia="Times New Roman" w:hAnsi="Consolas" w:cs="Consolas"/>
          <w:color w:val="F8F8F2"/>
          <w:sz w:val="27"/>
        </w:rPr>
      </w:pPr>
      <w:ins w:id="914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42" w:author="Unknown"/>
          <w:rFonts w:ascii="Consolas" w:eastAsia="Times New Roman" w:hAnsi="Consolas" w:cs="Consolas"/>
          <w:color w:val="F8F8F2"/>
          <w:sz w:val="27"/>
          <w:szCs w:val="27"/>
        </w:rPr>
      </w:pPr>
      <w:ins w:id="914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returns 20</w:t>
        </w:r>
      </w:ins>
    </w:p>
    <w:p w:rsidR="0089304D" w:rsidRPr="0089304D" w:rsidRDefault="0089304D" w:rsidP="0089304D">
      <w:pPr>
        <w:spacing w:after="0" w:line="240" w:lineRule="auto"/>
        <w:rPr>
          <w:ins w:id="9144" w:author="Unknown"/>
          <w:rFonts w:ascii="Segoe UI" w:eastAsia="Times New Roman" w:hAnsi="Segoe UI" w:cs="Segoe UI"/>
          <w:color w:val="000000"/>
          <w:sz w:val="27"/>
          <w:szCs w:val="27"/>
        </w:rPr>
      </w:pPr>
      <w:ins w:id="914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46" w:author="Unknown"/>
          <w:rFonts w:ascii="Segoe UI" w:eastAsia="Times New Roman" w:hAnsi="Segoe UI" w:cs="Segoe UI"/>
          <w:color w:val="000000"/>
          <w:sz w:val="27"/>
          <w:szCs w:val="27"/>
        </w:rPr>
      </w:pPr>
      <w:ins w:id="9147" w:author="Unknown">
        <w:r w:rsidRPr="0089304D">
          <w:rPr>
            <w:rFonts w:ascii="Segoe UI" w:eastAsia="Times New Roman" w:hAnsi="Segoe UI" w:cs="Segoe UI"/>
            <w:color w:val="000000"/>
            <w:sz w:val="27"/>
            <w:szCs w:val="27"/>
          </w:rPr>
          <w:t>Now lets see an example of arrow function which is equivalent to the above addition() function expression: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48" w:author="Unknown"/>
          <w:rFonts w:ascii="Consolas" w:eastAsia="Times New Roman" w:hAnsi="Consolas" w:cs="Consolas"/>
          <w:color w:val="F8F8F2"/>
          <w:sz w:val="27"/>
        </w:rPr>
      </w:pPr>
      <w:ins w:id="914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 xml:space="preserve"> = (x,y) =&gt; x + 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50" w:author="Unknown"/>
          <w:rFonts w:ascii="Consolas" w:eastAsia="Times New Roman" w:hAnsi="Consolas" w:cs="Consolas"/>
          <w:color w:val="F8F8F2"/>
          <w:sz w:val="27"/>
          <w:szCs w:val="27"/>
        </w:rPr>
      </w:pPr>
      <w:ins w:id="915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addition</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10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20;</w:t>
        </w:r>
      </w:ins>
    </w:p>
    <w:p w:rsidR="0089304D" w:rsidRPr="0089304D" w:rsidRDefault="0089304D" w:rsidP="0089304D">
      <w:pPr>
        <w:spacing w:after="0" w:line="240" w:lineRule="auto"/>
        <w:rPr>
          <w:ins w:id="9152" w:author="Unknown"/>
          <w:rFonts w:ascii="Segoe UI" w:eastAsia="Times New Roman" w:hAnsi="Segoe UI" w:cs="Segoe UI"/>
          <w:color w:val="000000"/>
          <w:sz w:val="27"/>
          <w:szCs w:val="27"/>
        </w:rPr>
      </w:pPr>
      <w:ins w:id="91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54" w:author="Unknown"/>
          <w:rFonts w:ascii="Segoe UI" w:eastAsia="Times New Roman" w:hAnsi="Segoe UI" w:cs="Segoe UI"/>
          <w:color w:val="000000"/>
          <w:sz w:val="27"/>
          <w:szCs w:val="27"/>
        </w:rPr>
      </w:pPr>
      <w:ins w:id="9155" w:author="Unknown">
        <w:r w:rsidRPr="0089304D">
          <w:rPr>
            <w:rFonts w:ascii="Segoe UI" w:eastAsia="Times New Roman" w:hAnsi="Segoe UI" w:cs="Segoe UI"/>
            <w:color w:val="000000"/>
            <w:sz w:val="27"/>
            <w:szCs w:val="27"/>
          </w:rPr>
          <w:t>In the above example, the arrow function has only one expression x + y so it returns the result of the expression (10+10=20).</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56" w:author="Unknown"/>
          <w:rFonts w:ascii="Segoe UI" w:eastAsia="Times New Roman" w:hAnsi="Segoe UI" w:cs="Segoe UI"/>
          <w:color w:val="000000"/>
          <w:sz w:val="27"/>
          <w:szCs w:val="27"/>
        </w:rPr>
      </w:pPr>
      <w:ins w:id="9157" w:author="Unknown">
        <w:r w:rsidRPr="0089304D">
          <w:rPr>
            <w:rFonts w:ascii="Segoe UI" w:eastAsia="Times New Roman" w:hAnsi="Segoe UI" w:cs="Segoe UI"/>
            <w:color w:val="000000"/>
            <w:sz w:val="27"/>
            <w:szCs w:val="27"/>
          </w:rPr>
          <w:t>Here is an another example of arrow functions that will print “ Hello World”: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58" w:author="Unknown"/>
          <w:rFonts w:ascii="Consolas" w:eastAsia="Times New Roman" w:hAnsi="Consolas" w:cs="Consolas"/>
          <w:color w:val="F8F8F2"/>
          <w:sz w:val="27"/>
        </w:rPr>
      </w:pPr>
      <w:ins w:id="9159" w:author="Unknown">
        <w:r w:rsidRPr="0089304D">
          <w:rPr>
            <w:rFonts w:ascii="Consolas" w:eastAsia="Times New Roman" w:hAnsi="Consolas" w:cs="Consolas"/>
            <w:color w:val="E6DB74"/>
            <w:sz w:val="27"/>
          </w:rPr>
          <w:t>greet</w:t>
        </w:r>
        <w:r w:rsidRPr="0089304D">
          <w:rPr>
            <w:rFonts w:ascii="Consolas" w:eastAsia="Times New Roman" w:hAnsi="Consolas" w:cs="Consolas"/>
            <w:color w:val="F8F8F2"/>
            <w:sz w:val="27"/>
          </w:rPr>
          <w:t xml:space="preserve"> = ()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60" w:author="Unknown"/>
          <w:rFonts w:ascii="Consolas" w:eastAsia="Times New Roman" w:hAnsi="Consolas" w:cs="Consolas"/>
          <w:color w:val="F8F8F2"/>
          <w:sz w:val="27"/>
        </w:rPr>
      </w:pPr>
      <w:ins w:id="916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62" w:author="Unknown"/>
          <w:rFonts w:ascii="Consolas" w:eastAsia="Times New Roman" w:hAnsi="Consolas" w:cs="Consolas"/>
          <w:color w:val="F8F8F2"/>
          <w:sz w:val="27"/>
          <w:szCs w:val="27"/>
        </w:rPr>
      </w:pPr>
      <w:ins w:id="9163" w:author="Unknown">
        <w:r w:rsidRPr="0089304D">
          <w:rPr>
            <w:rFonts w:ascii="Consolas" w:eastAsia="Times New Roman" w:hAnsi="Consolas" w:cs="Consolas"/>
            <w:color w:val="F8F8F2"/>
            <w:sz w:val="27"/>
          </w:rPr>
          <w:t xml:space="preserve"> } </w:t>
        </w:r>
      </w:ins>
    </w:p>
    <w:p w:rsidR="0089304D" w:rsidRPr="0089304D" w:rsidRDefault="0089304D" w:rsidP="0089304D">
      <w:pPr>
        <w:spacing w:after="0" w:line="240" w:lineRule="auto"/>
        <w:rPr>
          <w:ins w:id="9164" w:author="Unknown"/>
          <w:rFonts w:ascii="Segoe UI" w:eastAsia="Times New Roman" w:hAnsi="Segoe UI" w:cs="Segoe UI"/>
          <w:color w:val="000000"/>
          <w:sz w:val="27"/>
          <w:szCs w:val="27"/>
        </w:rPr>
      </w:pPr>
      <w:ins w:id="916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66" w:author="Unknown"/>
          <w:rFonts w:ascii="Segoe UI" w:eastAsia="Times New Roman" w:hAnsi="Segoe UI" w:cs="Segoe UI"/>
          <w:color w:val="000000"/>
          <w:sz w:val="27"/>
          <w:szCs w:val="27"/>
        </w:rPr>
      </w:pPr>
      <w:ins w:id="9167" w:author="Unknown">
        <w:r w:rsidRPr="0089304D">
          <w:rPr>
            <w:rFonts w:ascii="Segoe UI" w:eastAsia="Times New Roman" w:hAnsi="Segoe UI" w:cs="Segoe UI"/>
            <w:color w:val="000000"/>
            <w:sz w:val="27"/>
            <w:szCs w:val="27"/>
          </w:rPr>
          <w:t>If the function has one statement, and the statement returns a value or string, we can remove the brackets </w:t>
        </w:r>
        <w:r w:rsidRPr="0089304D">
          <w:rPr>
            <w:rFonts w:ascii="Segoe UI" w:eastAsia="Times New Roman" w:hAnsi="Segoe UI" w:cs="Segoe UI"/>
            <w:i/>
            <w:iCs/>
            <w:color w:val="000000"/>
            <w:sz w:val="27"/>
          </w:rPr>
          <w:t>and</w:t>
        </w:r>
        <w:r w:rsidRPr="0089304D">
          <w:rPr>
            <w:rFonts w:ascii="Segoe UI" w:eastAsia="Times New Roman" w:hAnsi="Segoe UI" w:cs="Segoe UI"/>
            <w:color w:val="000000"/>
            <w:sz w:val="27"/>
            <w:szCs w:val="27"/>
          </w:rPr>
          <w:t> the return keyword: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68" w:author="Unknown"/>
          <w:rFonts w:ascii="Consolas" w:eastAsia="Times New Roman" w:hAnsi="Consolas" w:cs="Consolas"/>
          <w:color w:val="F8F8F2"/>
          <w:sz w:val="27"/>
          <w:szCs w:val="27"/>
        </w:rPr>
      </w:pPr>
      <w:ins w:id="9169" w:author="Unknown">
        <w:r w:rsidRPr="0089304D">
          <w:rPr>
            <w:rFonts w:ascii="Consolas" w:eastAsia="Times New Roman" w:hAnsi="Consolas" w:cs="Consolas"/>
            <w:color w:val="E6DB74"/>
            <w:sz w:val="27"/>
          </w:rPr>
          <w:t>greet</w:t>
        </w:r>
        <w:r w:rsidRPr="0089304D">
          <w:rPr>
            <w:rFonts w:ascii="Consolas" w:eastAsia="Times New Roman" w:hAnsi="Consolas" w:cs="Consolas"/>
            <w:color w:val="F8F8F2"/>
            <w:sz w:val="27"/>
          </w:rPr>
          <w:t xml:space="preserve"> = () =&gt; </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9170" w:author="Unknown"/>
          <w:rFonts w:ascii="Segoe UI" w:eastAsia="Times New Roman" w:hAnsi="Segoe UI" w:cs="Segoe UI"/>
          <w:color w:val="000000"/>
          <w:sz w:val="27"/>
          <w:szCs w:val="27"/>
        </w:rPr>
      </w:pPr>
      <w:ins w:id="9171"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172" w:author="Unknown"/>
          <w:rFonts w:ascii="Segoe UI" w:eastAsia="Times New Roman" w:hAnsi="Segoe UI" w:cs="Segoe UI"/>
          <w:b/>
          <w:bCs/>
          <w:color w:val="000000"/>
          <w:sz w:val="24"/>
          <w:szCs w:val="24"/>
        </w:rPr>
      </w:pPr>
      <w:ins w:id="9173" w:author="Unknown">
        <w:r w:rsidRPr="0089304D">
          <w:rPr>
            <w:rFonts w:ascii="Segoe UI" w:eastAsia="Times New Roman" w:hAnsi="Segoe UI" w:cs="Segoe UI"/>
            <w:b/>
            <w:bCs/>
            <w:color w:val="000000"/>
            <w:sz w:val="24"/>
            <w:szCs w:val="24"/>
          </w:rPr>
          <w:t>Limitations of Arrow Functions:-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74" w:author="Unknown"/>
          <w:rFonts w:ascii="Segoe UI" w:eastAsia="Times New Roman" w:hAnsi="Segoe UI" w:cs="Segoe UI"/>
          <w:color w:val="000000"/>
          <w:sz w:val="27"/>
          <w:szCs w:val="27"/>
        </w:rPr>
      </w:pPr>
      <w:ins w:id="9175" w:author="Unknown">
        <w:r w:rsidRPr="0089304D">
          <w:rPr>
            <w:rFonts w:ascii="Segoe UI" w:eastAsia="Times New Roman" w:hAnsi="Segoe UI" w:cs="Segoe UI"/>
            <w:color w:val="000000"/>
            <w:sz w:val="27"/>
            <w:szCs w:val="27"/>
          </w:rPr>
          <w:t>An </w:t>
        </w:r>
        <w:r w:rsidRPr="0089304D">
          <w:rPr>
            <w:rFonts w:ascii="Segoe UI" w:eastAsia="Times New Roman" w:hAnsi="Segoe UI" w:cs="Segoe UI"/>
            <w:b/>
            <w:bCs/>
            <w:color w:val="000000"/>
            <w:sz w:val="27"/>
          </w:rPr>
          <w:t>arrow function expression</w:t>
        </w:r>
        <w:r w:rsidRPr="0089304D">
          <w:rPr>
            <w:rFonts w:ascii="Segoe UI" w:eastAsia="Times New Roman" w:hAnsi="Segoe UI" w:cs="Segoe UI"/>
            <w:color w:val="000000"/>
            <w:sz w:val="27"/>
            <w:szCs w:val="27"/>
          </w:rPr>
          <w:t> is an alternative to a traditional function expression, but there are some limitations: </w:t>
        </w:r>
      </w:ins>
    </w:p>
    <w:p w:rsidR="0089304D" w:rsidRPr="0089304D" w:rsidRDefault="0089304D" w:rsidP="0089304D">
      <w:pPr>
        <w:numPr>
          <w:ilvl w:val="0"/>
          <w:numId w:val="5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176" w:author="Unknown"/>
          <w:rFonts w:ascii="Segoe UI" w:eastAsia="Times New Roman" w:hAnsi="Segoe UI" w:cs="Segoe UI"/>
          <w:color w:val="000000"/>
          <w:sz w:val="27"/>
          <w:szCs w:val="27"/>
        </w:rPr>
      </w:pPr>
      <w:ins w:id="9177" w:author="Unknown">
        <w:r w:rsidRPr="0089304D">
          <w:rPr>
            <w:rFonts w:ascii="Segoe UI" w:eastAsia="Times New Roman" w:hAnsi="Segoe UI" w:cs="Segoe UI"/>
            <w:color w:val="000000"/>
            <w:sz w:val="27"/>
            <w:szCs w:val="27"/>
          </w:rPr>
          <w:t>Arrow functions do not have its own bindings to this or super, and should not be used as methods.</w:t>
        </w:r>
      </w:ins>
    </w:p>
    <w:p w:rsidR="0089304D" w:rsidRPr="0089304D" w:rsidRDefault="0089304D" w:rsidP="0089304D">
      <w:pPr>
        <w:numPr>
          <w:ilvl w:val="0"/>
          <w:numId w:val="5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178" w:author="Unknown"/>
          <w:rFonts w:ascii="Segoe UI" w:eastAsia="Times New Roman" w:hAnsi="Segoe UI" w:cs="Segoe UI"/>
          <w:color w:val="000000"/>
          <w:sz w:val="27"/>
          <w:szCs w:val="27"/>
        </w:rPr>
      </w:pPr>
      <w:ins w:id="9179" w:author="Unknown">
        <w:r w:rsidRPr="0089304D">
          <w:rPr>
            <w:rFonts w:ascii="Segoe UI" w:eastAsia="Times New Roman" w:hAnsi="Segoe UI" w:cs="Segoe UI"/>
            <w:color w:val="000000"/>
            <w:sz w:val="27"/>
            <w:szCs w:val="27"/>
          </w:rPr>
          <w:t>It is not suitable for the call, apply and bind methods, which generally rely on establishing a scope.</w:t>
        </w:r>
      </w:ins>
    </w:p>
    <w:p w:rsidR="0089304D" w:rsidRPr="0089304D" w:rsidRDefault="0089304D" w:rsidP="0089304D">
      <w:pPr>
        <w:numPr>
          <w:ilvl w:val="0"/>
          <w:numId w:val="5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180" w:author="Unknown"/>
          <w:rFonts w:ascii="Segoe UI" w:eastAsia="Times New Roman" w:hAnsi="Segoe UI" w:cs="Segoe UI"/>
          <w:color w:val="000000"/>
          <w:sz w:val="27"/>
          <w:szCs w:val="27"/>
        </w:rPr>
      </w:pPr>
      <w:ins w:id="9181" w:author="Unknown">
        <w:r w:rsidRPr="0089304D">
          <w:rPr>
            <w:rFonts w:ascii="Segoe UI" w:eastAsia="Times New Roman" w:hAnsi="Segoe UI" w:cs="Segoe UI"/>
            <w:color w:val="000000"/>
            <w:sz w:val="27"/>
            <w:szCs w:val="27"/>
          </w:rPr>
          <w:t>Arrow functions cannot be used as constructors.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82" w:author="Unknown"/>
          <w:rFonts w:ascii="Segoe UI" w:eastAsia="Times New Roman" w:hAnsi="Segoe UI" w:cs="Segoe UI"/>
          <w:color w:val="000000"/>
          <w:sz w:val="27"/>
          <w:szCs w:val="27"/>
        </w:rPr>
      </w:pPr>
      <w:ins w:id="9183" w:author="Unknown">
        <w:r w:rsidRPr="0089304D">
          <w:rPr>
            <w:rFonts w:ascii="Segoe UI" w:eastAsia="Times New Roman" w:hAnsi="Segoe UI" w:cs="Segoe UI"/>
            <w:color w:val="000000"/>
            <w:sz w:val="27"/>
            <w:szCs w:val="27"/>
          </w:rPr>
          <w:t>Arrow functions are a powerful addition to ES6, but we have to be careful while using them. There are some places where arrow functions are not usable, and this can cause difficulty for us to track errors, especially if we do not understand how they really work. Arrow functions are the best choice when working with closures or callbacks, but it is not a good choice when working with object methods or constructors.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184" w:author="Unknown"/>
          <w:rFonts w:ascii="Segoe UI" w:eastAsia="Times New Roman" w:hAnsi="Segoe UI" w:cs="Segoe UI"/>
          <w:b/>
          <w:bCs/>
          <w:color w:val="000000"/>
          <w:sz w:val="24"/>
          <w:szCs w:val="24"/>
        </w:rPr>
      </w:pPr>
      <w:ins w:id="9185" w:author="Unknown">
        <w:r w:rsidRPr="0089304D">
          <w:rPr>
            <w:rFonts w:ascii="Segoe UI" w:eastAsia="Times New Roman" w:hAnsi="Segoe UI" w:cs="Segoe UI"/>
            <w:b/>
            <w:bCs/>
            <w:color w:val="000000"/>
            <w:sz w:val="24"/>
            <w:szCs w:val="24"/>
          </w:rPr>
          <w:t>Summary:-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86" w:author="Unknown"/>
          <w:rFonts w:ascii="Segoe UI" w:eastAsia="Times New Roman" w:hAnsi="Segoe UI" w:cs="Segoe UI"/>
          <w:color w:val="000000"/>
          <w:sz w:val="27"/>
          <w:szCs w:val="27"/>
        </w:rPr>
      </w:pPr>
      <w:ins w:id="9187" w:author="Unknown">
        <w:r w:rsidRPr="0089304D">
          <w:rPr>
            <w:rFonts w:ascii="Segoe UI" w:eastAsia="Times New Roman" w:hAnsi="Segoe UI" w:cs="Segoe UI"/>
            <w:color w:val="000000"/>
            <w:sz w:val="27"/>
            <w:szCs w:val="27"/>
          </w:rPr>
          <w:t>Arrow functions are handy for one-liners. They come in two flavors:</w:t>
        </w:r>
      </w:ins>
    </w:p>
    <w:p w:rsidR="0089304D" w:rsidRPr="0089304D" w:rsidRDefault="0089304D" w:rsidP="0089304D">
      <w:pPr>
        <w:numPr>
          <w:ilvl w:val="0"/>
          <w:numId w:val="6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188" w:author="Unknown"/>
          <w:rFonts w:ascii="Segoe UI" w:eastAsia="Times New Roman" w:hAnsi="Segoe UI" w:cs="Segoe UI"/>
          <w:color w:val="000000"/>
          <w:sz w:val="27"/>
          <w:szCs w:val="27"/>
        </w:rPr>
      </w:pPr>
      <w:ins w:id="9189" w:author="Unknown">
        <w:r w:rsidRPr="0089304D">
          <w:rPr>
            <w:rFonts w:ascii="Segoe UI" w:eastAsia="Times New Roman" w:hAnsi="Segoe UI" w:cs="Segoe UI"/>
            <w:color w:val="000000"/>
            <w:sz w:val="27"/>
            <w:szCs w:val="27"/>
          </w:rPr>
          <w:t>Without curly braces: (...args) =&gt; expression, where at the right side is an expression. The function evaluates the expression and returns the result.</w:t>
        </w:r>
      </w:ins>
    </w:p>
    <w:p w:rsidR="0089304D" w:rsidRPr="0089304D" w:rsidRDefault="0089304D" w:rsidP="0089304D">
      <w:pPr>
        <w:numPr>
          <w:ilvl w:val="0"/>
          <w:numId w:val="6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190" w:author="Unknown"/>
          <w:rFonts w:ascii="Segoe UI" w:eastAsia="Times New Roman" w:hAnsi="Segoe UI" w:cs="Segoe UI"/>
          <w:color w:val="000000"/>
          <w:sz w:val="27"/>
          <w:szCs w:val="27"/>
        </w:rPr>
      </w:pPr>
      <w:ins w:id="9191" w:author="Unknown">
        <w:r w:rsidRPr="0089304D">
          <w:rPr>
            <w:rFonts w:ascii="Segoe UI" w:eastAsia="Times New Roman" w:hAnsi="Segoe UI" w:cs="Segoe UI"/>
            <w:color w:val="000000"/>
            <w:sz w:val="27"/>
            <w:szCs w:val="27"/>
          </w:rPr>
          <w:t>With curly braces: (...args) =&gt; { body }, the brackets allow us to write multiple statements inside the function, but in such scenario, we need an explicit return to return something.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192" w:author="Unknown"/>
          <w:rFonts w:ascii="Segoe UI" w:eastAsia="Times New Roman" w:hAnsi="Segoe UI" w:cs="Segoe UI"/>
          <w:color w:val="000000"/>
          <w:sz w:val="27"/>
          <w:szCs w:val="27"/>
        </w:rPr>
      </w:pPr>
      <w:ins w:id="919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194" w:author="Unknown"/>
          <w:rFonts w:ascii="Segoe UI" w:eastAsia="Times New Roman" w:hAnsi="Segoe UI" w:cs="Segoe UI"/>
          <w:b/>
          <w:bCs/>
          <w:color w:val="000000"/>
          <w:sz w:val="24"/>
          <w:szCs w:val="24"/>
        </w:rPr>
      </w:pPr>
      <w:ins w:id="9195"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96" w:author="Unknown"/>
          <w:rFonts w:ascii="Consolas" w:eastAsia="Times New Roman" w:hAnsi="Consolas" w:cs="Consolas"/>
          <w:color w:val="F8F8F2"/>
          <w:sz w:val="27"/>
        </w:rPr>
      </w:pPr>
      <w:ins w:id="919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198" w:author="Unknown"/>
          <w:rFonts w:ascii="Consolas" w:eastAsia="Times New Roman" w:hAnsi="Consolas" w:cs="Consolas"/>
          <w:color w:val="F8F8F2"/>
          <w:sz w:val="27"/>
        </w:rPr>
      </w:pPr>
      <w:ins w:id="919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0" w:author="Unknown"/>
          <w:rFonts w:ascii="Consolas" w:eastAsia="Times New Roman" w:hAnsi="Consolas" w:cs="Consolas"/>
          <w:color w:val="F8F8F2"/>
          <w:sz w:val="27"/>
        </w:rPr>
      </w:pPr>
      <w:ins w:id="920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2" w:author="Unknown"/>
          <w:rFonts w:ascii="Consolas" w:eastAsia="Times New Roman" w:hAnsi="Consolas" w:cs="Consolas"/>
          <w:color w:val="F8F8F2"/>
          <w:sz w:val="27"/>
        </w:rPr>
      </w:pPr>
      <w:ins w:id="9203"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4" w:author="Unknown"/>
          <w:rFonts w:ascii="Consolas" w:eastAsia="Times New Roman" w:hAnsi="Consolas" w:cs="Consolas"/>
          <w:color w:val="F8F8F2"/>
          <w:sz w:val="27"/>
        </w:rPr>
      </w:pPr>
      <w:ins w:id="92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6" w:author="Unknown"/>
          <w:rFonts w:ascii="Consolas" w:eastAsia="Times New Roman" w:hAnsi="Consolas" w:cs="Consolas"/>
          <w:color w:val="F8F8F2"/>
          <w:sz w:val="27"/>
        </w:rPr>
      </w:pPr>
      <w:ins w:id="92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08" w:author="Unknown"/>
          <w:rFonts w:ascii="Consolas" w:eastAsia="Times New Roman" w:hAnsi="Consolas" w:cs="Consolas"/>
          <w:color w:val="F8F8F2"/>
          <w:sz w:val="27"/>
        </w:rPr>
      </w:pPr>
      <w:ins w:id="92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10" w:author="Unknown"/>
          <w:rFonts w:ascii="Consolas" w:eastAsia="Times New Roman" w:hAnsi="Consolas" w:cs="Consolas"/>
          <w:color w:val="F8F8F2"/>
          <w:sz w:val="27"/>
        </w:rPr>
      </w:pPr>
      <w:ins w:id="92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12" w:author="Unknown"/>
          <w:rFonts w:ascii="Consolas" w:eastAsia="Times New Roman" w:hAnsi="Consolas" w:cs="Consolas"/>
          <w:color w:val="F8F8F2"/>
          <w:sz w:val="27"/>
        </w:rPr>
      </w:pPr>
      <w:ins w:id="921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14" w:author="Unknown"/>
          <w:rFonts w:ascii="Consolas" w:eastAsia="Times New Roman" w:hAnsi="Consolas" w:cs="Consolas"/>
          <w:color w:val="F8F8F2"/>
          <w:sz w:val="27"/>
        </w:rPr>
      </w:pPr>
      <w:ins w:id="921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16" w:author="Unknown"/>
          <w:rFonts w:ascii="Consolas" w:eastAsia="Times New Roman" w:hAnsi="Consolas" w:cs="Consolas"/>
          <w:color w:val="F8F8F2"/>
          <w:sz w:val="27"/>
        </w:rPr>
      </w:pPr>
      <w:ins w:id="92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18" w:author="Unknown"/>
          <w:rFonts w:ascii="Consolas" w:eastAsia="Times New Roman" w:hAnsi="Consolas" w:cs="Consolas"/>
          <w:color w:val="F8F8F2"/>
          <w:sz w:val="27"/>
        </w:rPr>
      </w:pPr>
      <w:ins w:id="92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0" w:author="Unknown"/>
          <w:rFonts w:ascii="Consolas" w:eastAsia="Times New Roman" w:hAnsi="Consolas" w:cs="Consolas"/>
          <w:color w:val="F8F8F2"/>
          <w:sz w:val="27"/>
        </w:rPr>
      </w:pPr>
      <w:ins w:id="92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3" w:author="Unknown"/>
          <w:rFonts w:ascii="Consolas" w:eastAsia="Times New Roman" w:hAnsi="Consolas" w:cs="Consolas"/>
          <w:color w:val="F8F8F2"/>
          <w:sz w:val="27"/>
        </w:rPr>
      </w:pPr>
      <w:ins w:id="92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5" w:author="Unknown"/>
          <w:rFonts w:ascii="Consolas" w:eastAsia="Times New Roman" w:hAnsi="Consolas" w:cs="Consolas"/>
          <w:color w:val="F8F8F2"/>
          <w:sz w:val="27"/>
        </w:rPr>
      </w:pPr>
      <w:ins w:id="92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7" w:author="Unknown"/>
          <w:rFonts w:ascii="Consolas" w:eastAsia="Times New Roman" w:hAnsi="Consolas" w:cs="Consolas"/>
          <w:color w:val="F8F8F2"/>
          <w:sz w:val="27"/>
        </w:rPr>
      </w:pPr>
      <w:ins w:id="92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29" w:author="Unknown"/>
          <w:rFonts w:ascii="Consolas" w:eastAsia="Times New Roman" w:hAnsi="Consolas" w:cs="Consolas"/>
          <w:color w:val="F8F8F2"/>
          <w:sz w:val="27"/>
        </w:rPr>
      </w:pPr>
      <w:ins w:id="92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1" w:author="Unknown"/>
          <w:rFonts w:ascii="Consolas" w:eastAsia="Times New Roman" w:hAnsi="Consolas" w:cs="Consolas"/>
          <w:color w:val="F8F8F2"/>
          <w:sz w:val="27"/>
        </w:rPr>
      </w:pPr>
      <w:ins w:id="92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3" w:author="Unknown"/>
          <w:rFonts w:ascii="Consolas" w:eastAsia="Times New Roman" w:hAnsi="Consolas" w:cs="Consolas"/>
          <w:color w:val="F8F8F2"/>
          <w:sz w:val="27"/>
        </w:rPr>
      </w:pPr>
      <w:ins w:id="92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5" w:author="Unknown"/>
          <w:rFonts w:ascii="Consolas" w:eastAsia="Times New Roman" w:hAnsi="Consolas" w:cs="Consolas"/>
          <w:color w:val="F8F8F2"/>
          <w:sz w:val="27"/>
        </w:rPr>
      </w:pPr>
      <w:ins w:id="92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7" w:author="Unknown"/>
          <w:rFonts w:ascii="Consolas" w:eastAsia="Times New Roman" w:hAnsi="Consolas" w:cs="Consolas"/>
          <w:color w:val="F8F8F2"/>
          <w:sz w:val="27"/>
        </w:rPr>
      </w:pPr>
      <w:ins w:id="92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39" w:author="Unknown"/>
          <w:rFonts w:ascii="Consolas" w:eastAsia="Times New Roman" w:hAnsi="Consolas" w:cs="Consolas"/>
          <w:color w:val="F8F8F2"/>
          <w:sz w:val="27"/>
        </w:rPr>
      </w:pPr>
      <w:ins w:id="92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41" w:author="Unknown"/>
          <w:rFonts w:ascii="Consolas" w:eastAsia="Times New Roman" w:hAnsi="Consolas" w:cs="Consolas"/>
          <w:color w:val="F8F8F2"/>
          <w:sz w:val="27"/>
        </w:rPr>
      </w:pPr>
      <w:ins w:id="92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43" w:author="Unknown"/>
          <w:rFonts w:ascii="Consolas" w:eastAsia="Times New Roman" w:hAnsi="Consolas" w:cs="Consolas"/>
          <w:color w:val="F8F8F2"/>
          <w:sz w:val="27"/>
        </w:rPr>
      </w:pPr>
      <w:ins w:id="92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45" w:author="Unknown"/>
          <w:rFonts w:ascii="Consolas" w:eastAsia="Times New Roman" w:hAnsi="Consolas" w:cs="Consolas"/>
          <w:color w:val="F8F8F2"/>
          <w:sz w:val="27"/>
        </w:rPr>
      </w:pPr>
      <w:ins w:id="92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47" w:author="Unknown"/>
          <w:rFonts w:ascii="Consolas" w:eastAsia="Times New Roman" w:hAnsi="Consolas" w:cs="Consolas"/>
          <w:color w:val="F8F8F2"/>
          <w:sz w:val="27"/>
        </w:rPr>
      </w:pPr>
      <w:ins w:id="924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49" w:author="Unknown"/>
          <w:rFonts w:ascii="Consolas" w:eastAsia="Times New Roman" w:hAnsi="Consolas" w:cs="Consolas"/>
          <w:color w:val="F8F8F2"/>
          <w:sz w:val="27"/>
        </w:rPr>
      </w:pPr>
      <w:ins w:id="92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1" w:author="Unknown"/>
          <w:rFonts w:ascii="Consolas" w:eastAsia="Times New Roman" w:hAnsi="Consolas" w:cs="Consolas"/>
          <w:color w:val="F8F8F2"/>
          <w:sz w:val="27"/>
        </w:rPr>
      </w:pPr>
      <w:ins w:id="9252"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3" w:author="Unknown"/>
          <w:rFonts w:ascii="Consolas" w:eastAsia="Times New Roman" w:hAnsi="Consolas" w:cs="Consolas"/>
          <w:color w:val="F8F8F2"/>
          <w:sz w:val="27"/>
        </w:rPr>
      </w:pPr>
      <w:ins w:id="92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5" w:author="Unknown"/>
          <w:rFonts w:ascii="Consolas" w:eastAsia="Times New Roman" w:hAnsi="Consolas" w:cs="Consolas"/>
          <w:color w:val="F8F8F2"/>
          <w:sz w:val="27"/>
        </w:rPr>
      </w:pPr>
      <w:ins w:id="925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7" w:author="Unknown"/>
          <w:rFonts w:ascii="Consolas" w:eastAsia="Times New Roman" w:hAnsi="Consolas" w:cs="Consolas"/>
          <w:color w:val="F8F8F2"/>
          <w:sz w:val="27"/>
        </w:rPr>
      </w:pPr>
      <w:ins w:id="92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59" w:author="Unknown"/>
          <w:rFonts w:ascii="Consolas" w:eastAsia="Times New Roman" w:hAnsi="Consolas" w:cs="Consolas"/>
          <w:color w:val="F8F8F2"/>
          <w:sz w:val="27"/>
        </w:rPr>
      </w:pPr>
      <w:ins w:id="92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61" w:author="Unknown"/>
          <w:rFonts w:ascii="Consolas" w:eastAsia="Times New Roman" w:hAnsi="Consolas" w:cs="Consolas"/>
          <w:color w:val="F8F8F2"/>
          <w:sz w:val="27"/>
        </w:rPr>
      </w:pPr>
      <w:ins w:id="92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63" w:author="Unknown"/>
          <w:rFonts w:ascii="Consolas" w:eastAsia="Times New Roman" w:hAnsi="Consolas" w:cs="Consolas"/>
          <w:color w:val="F8F8F2"/>
          <w:sz w:val="27"/>
        </w:rPr>
      </w:pPr>
      <w:ins w:id="92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div1&lt;/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65" w:author="Unknown"/>
          <w:rFonts w:ascii="Consolas" w:eastAsia="Times New Roman" w:hAnsi="Consolas" w:cs="Consolas"/>
          <w:color w:val="F8F8F2"/>
          <w:sz w:val="27"/>
        </w:rPr>
      </w:pPr>
      <w:ins w:id="92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67" w:author="Unknown"/>
          <w:rFonts w:ascii="Consolas" w:eastAsia="Times New Roman" w:hAnsi="Consolas" w:cs="Consolas"/>
          <w:color w:val="F8F8F2"/>
          <w:sz w:val="27"/>
        </w:rPr>
      </w:pPr>
      <w:ins w:id="92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w:t>
        </w:r>
        <w:r w:rsidRPr="0089304D">
          <w:rPr>
            <w:rFonts w:ascii="Consolas" w:eastAsia="Times New Roman" w:hAnsi="Consolas" w:cs="Consolas"/>
            <w:color w:val="F8F8F2"/>
            <w:sz w:val="27"/>
          </w:rPr>
          <w:t>"&gt;this is a dummy div3&lt;/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69" w:author="Unknown"/>
          <w:rFonts w:ascii="Consolas" w:eastAsia="Times New Roman" w:hAnsi="Consolas" w:cs="Consolas"/>
          <w:color w:val="F8F8F2"/>
          <w:sz w:val="27"/>
        </w:rPr>
      </w:pPr>
      <w:ins w:id="92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1" w:author="Unknown"/>
          <w:rFonts w:ascii="Consolas" w:eastAsia="Times New Roman" w:hAnsi="Consolas" w:cs="Consolas"/>
          <w:color w:val="F8F8F2"/>
          <w:sz w:val="27"/>
        </w:rPr>
      </w:pPr>
      <w:ins w:id="92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3" w:author="Unknown"/>
          <w:rFonts w:ascii="Consolas" w:eastAsia="Times New Roman" w:hAnsi="Consolas" w:cs="Consolas"/>
          <w:color w:val="F8F8F2"/>
          <w:sz w:val="27"/>
        </w:rPr>
      </w:pPr>
      <w:ins w:id="92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6" w:author="Unknown"/>
          <w:rFonts w:ascii="Consolas" w:eastAsia="Times New Roman" w:hAnsi="Consolas" w:cs="Consolas"/>
          <w:color w:val="F8F8F2"/>
          <w:sz w:val="27"/>
        </w:rPr>
      </w:pPr>
      <w:ins w:id="92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78" w:author="Unknown"/>
          <w:rFonts w:ascii="Consolas" w:eastAsia="Times New Roman" w:hAnsi="Consolas" w:cs="Consolas"/>
          <w:color w:val="F8F8F2"/>
          <w:sz w:val="27"/>
        </w:rPr>
      </w:pPr>
      <w:ins w:id="92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0" w:author="Unknown"/>
          <w:rFonts w:ascii="Consolas" w:eastAsia="Times New Roman" w:hAnsi="Consolas" w:cs="Consolas"/>
          <w:color w:val="F8F8F2"/>
          <w:sz w:val="27"/>
        </w:rPr>
      </w:pPr>
      <w:ins w:id="92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2" w:author="Unknown"/>
          <w:rFonts w:ascii="Consolas" w:eastAsia="Times New Roman" w:hAnsi="Consolas" w:cs="Consolas"/>
          <w:color w:val="F8F8F2"/>
          <w:sz w:val="27"/>
        </w:rPr>
      </w:pPr>
      <w:ins w:id="92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4" w:author="Unknown"/>
          <w:rFonts w:ascii="Consolas" w:eastAsia="Times New Roman" w:hAnsi="Consolas" w:cs="Consolas"/>
          <w:color w:val="F8F8F2"/>
          <w:sz w:val="27"/>
        </w:rPr>
      </w:pPr>
      <w:ins w:id="92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6" w:author="Unknown"/>
          <w:rFonts w:ascii="Consolas" w:eastAsia="Times New Roman" w:hAnsi="Consolas" w:cs="Consolas"/>
          <w:color w:val="F8F8F2"/>
          <w:sz w:val="27"/>
        </w:rPr>
      </w:pPr>
      <w:ins w:id="928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88" w:author="Unknown"/>
          <w:rFonts w:ascii="Consolas" w:eastAsia="Times New Roman" w:hAnsi="Consolas" w:cs="Consolas"/>
          <w:color w:val="F8F8F2"/>
          <w:sz w:val="27"/>
        </w:rPr>
      </w:pPr>
      <w:ins w:id="9289"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90" w:author="Unknown"/>
          <w:rFonts w:ascii="Consolas" w:eastAsia="Times New Roman" w:hAnsi="Consolas" w:cs="Consolas"/>
          <w:color w:val="F8F8F2"/>
          <w:sz w:val="27"/>
        </w:rPr>
      </w:pPr>
      <w:ins w:id="929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92" w:author="Unknown"/>
          <w:rFonts w:ascii="Consolas" w:eastAsia="Times New Roman" w:hAnsi="Consolas" w:cs="Consolas"/>
          <w:color w:val="F8F8F2"/>
          <w:sz w:val="27"/>
        </w:rPr>
      </w:pPr>
      <w:ins w:id="9293"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94" w:author="Unknown"/>
          <w:rFonts w:ascii="Consolas" w:eastAsia="Times New Roman" w:hAnsi="Consolas" w:cs="Consolas"/>
          <w:color w:val="F8F8F2"/>
          <w:sz w:val="27"/>
        </w:rPr>
      </w:pPr>
      <w:ins w:id="9295"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96" w:author="Unknown"/>
          <w:rFonts w:ascii="Consolas" w:eastAsia="Times New Roman" w:hAnsi="Consolas" w:cs="Consolas"/>
          <w:color w:val="F8F8F2"/>
          <w:sz w:val="27"/>
        </w:rPr>
      </w:pPr>
      <w:ins w:id="9297"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298" w:author="Unknown"/>
          <w:rFonts w:ascii="Consolas" w:eastAsia="Times New Roman" w:hAnsi="Consolas" w:cs="Consolas"/>
          <w:color w:val="F8F8F2"/>
          <w:sz w:val="27"/>
        </w:rPr>
      </w:pPr>
      <w:ins w:id="9299"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0" w:author="Unknown"/>
          <w:rFonts w:ascii="Consolas" w:eastAsia="Times New Roman" w:hAnsi="Consolas" w:cs="Consolas"/>
          <w:color w:val="F8F8F2"/>
          <w:sz w:val="27"/>
        </w:rPr>
      </w:pPr>
      <w:ins w:id="9301"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2" w:author="Unknown"/>
          <w:rFonts w:ascii="Consolas" w:eastAsia="Times New Roman" w:hAnsi="Consolas" w:cs="Consolas"/>
          <w:color w:val="F8F8F2"/>
          <w:sz w:val="27"/>
        </w:rPr>
      </w:pPr>
      <w:ins w:id="9303"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4" w:author="Unknown"/>
          <w:rFonts w:ascii="Consolas" w:eastAsia="Times New Roman" w:hAnsi="Consolas" w:cs="Consolas"/>
          <w:color w:val="F8F8F2"/>
          <w:sz w:val="27"/>
        </w:rPr>
      </w:pPr>
      <w:ins w:id="9305"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6" w:author="Unknown"/>
          <w:rFonts w:ascii="Consolas" w:eastAsia="Times New Roman" w:hAnsi="Consolas" w:cs="Consolas"/>
          <w:color w:val="F8F8F2"/>
          <w:sz w:val="27"/>
        </w:rPr>
      </w:pPr>
      <w:ins w:id="9307"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08" w:author="Unknown"/>
          <w:rFonts w:ascii="Consolas" w:eastAsia="Times New Roman" w:hAnsi="Consolas" w:cs="Consolas"/>
          <w:color w:val="F8F8F2"/>
          <w:sz w:val="27"/>
        </w:rPr>
      </w:pPr>
      <w:ins w:id="9309"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10" w:author="Unknown"/>
          <w:rFonts w:ascii="Consolas" w:eastAsia="Times New Roman" w:hAnsi="Consolas" w:cs="Consolas"/>
          <w:color w:val="F8F8F2"/>
          <w:sz w:val="27"/>
        </w:rPr>
      </w:pPr>
      <w:ins w:id="9311"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12" w:author="Unknown"/>
          <w:rFonts w:ascii="Consolas" w:eastAsia="Times New Roman" w:hAnsi="Consolas" w:cs="Consolas"/>
          <w:color w:val="F8F8F2"/>
          <w:sz w:val="27"/>
        </w:rPr>
      </w:pPr>
      <w:ins w:id="9313"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14" w:author="Unknown"/>
          <w:rFonts w:ascii="Consolas" w:eastAsia="Times New Roman" w:hAnsi="Consolas" w:cs="Consolas"/>
          <w:color w:val="F8F8F2"/>
          <w:sz w:val="27"/>
        </w:rPr>
      </w:pPr>
      <w:ins w:id="9315"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16" w:author="Unknown"/>
          <w:rFonts w:ascii="Consolas" w:eastAsia="Times New Roman" w:hAnsi="Consolas" w:cs="Consolas"/>
          <w:color w:val="F8F8F2"/>
          <w:sz w:val="27"/>
        </w:rPr>
      </w:pPr>
      <w:ins w:id="9317"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18" w:author="Unknown"/>
          <w:rFonts w:ascii="Consolas" w:eastAsia="Times New Roman" w:hAnsi="Consolas" w:cs="Consolas"/>
          <w:color w:val="F8F8F2"/>
          <w:sz w:val="27"/>
        </w:rPr>
      </w:pPr>
      <w:ins w:id="9319"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0" w:author="Unknown"/>
          <w:rFonts w:ascii="Consolas" w:eastAsia="Times New Roman" w:hAnsi="Consolas" w:cs="Consolas"/>
          <w:color w:val="F8F8F2"/>
          <w:sz w:val="27"/>
        </w:rPr>
      </w:pPr>
      <w:ins w:id="9321"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2" w:author="Unknown"/>
          <w:rFonts w:ascii="Consolas" w:eastAsia="Times New Roman" w:hAnsi="Consolas" w:cs="Consolas"/>
          <w:color w:val="F8F8F2"/>
          <w:sz w:val="27"/>
        </w:rPr>
      </w:pPr>
      <w:ins w:id="9323"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4" w:author="Unknown"/>
          <w:rFonts w:ascii="Consolas" w:eastAsia="Times New Roman" w:hAnsi="Consolas" w:cs="Consolas"/>
          <w:color w:val="F8F8F2"/>
          <w:sz w:val="27"/>
        </w:rPr>
      </w:pPr>
      <w:ins w:id="9325"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6" w:author="Unknown"/>
          <w:rFonts w:ascii="Consolas" w:eastAsia="Times New Roman" w:hAnsi="Consolas" w:cs="Consolas"/>
          <w:color w:val="F8F8F2"/>
          <w:sz w:val="27"/>
        </w:rPr>
      </w:pPr>
      <w:ins w:id="9327"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28" w:author="Unknown"/>
          <w:rFonts w:ascii="Consolas" w:eastAsia="Times New Roman" w:hAnsi="Consolas" w:cs="Consolas"/>
          <w:color w:val="F8F8F2"/>
          <w:sz w:val="27"/>
        </w:rPr>
      </w:pPr>
      <w:ins w:id="9329"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0" w:author="Unknown"/>
          <w:rFonts w:ascii="Consolas" w:eastAsia="Times New Roman" w:hAnsi="Consolas" w:cs="Consolas"/>
          <w:color w:val="F8F8F2"/>
          <w:sz w:val="27"/>
        </w:rPr>
      </w:pPr>
      <w:ins w:id="9331"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2" w:author="Unknown"/>
          <w:rFonts w:ascii="Consolas" w:eastAsia="Times New Roman" w:hAnsi="Consolas" w:cs="Consolas"/>
          <w:color w:val="F8F8F2"/>
          <w:sz w:val="27"/>
        </w:rPr>
      </w:pPr>
      <w:ins w:id="9333"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4" w:author="Unknown"/>
          <w:rFonts w:ascii="Consolas" w:eastAsia="Times New Roman" w:hAnsi="Consolas" w:cs="Consolas"/>
          <w:color w:val="F8F8F2"/>
          <w:sz w:val="27"/>
        </w:rPr>
      </w:pPr>
      <w:ins w:id="9335"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6" w:author="Unknown"/>
          <w:rFonts w:ascii="Consolas" w:eastAsia="Times New Roman" w:hAnsi="Consolas" w:cs="Consolas"/>
          <w:color w:val="F8F8F2"/>
          <w:sz w:val="27"/>
        </w:rPr>
      </w:pPr>
      <w:ins w:id="933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js/tut44.js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38" w:author="Unknown"/>
          <w:rFonts w:ascii="Consolas" w:eastAsia="Times New Roman" w:hAnsi="Consolas" w:cs="Consolas"/>
          <w:color w:val="F8F8F2"/>
          <w:sz w:val="27"/>
        </w:rPr>
      </w:pPr>
      <w:ins w:id="9339"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9340" w:author="Unknown"/>
          <w:rFonts w:ascii="Segoe UI" w:eastAsia="Times New Roman" w:hAnsi="Segoe UI" w:cs="Segoe UI"/>
          <w:color w:val="000000"/>
          <w:sz w:val="27"/>
          <w:szCs w:val="27"/>
        </w:rPr>
      </w:pPr>
      <w:ins w:id="934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342" w:author="Unknown"/>
          <w:rFonts w:ascii="Segoe UI" w:eastAsia="Times New Roman" w:hAnsi="Segoe UI" w:cs="Segoe UI"/>
          <w:b/>
          <w:bCs/>
          <w:color w:val="000000"/>
          <w:sz w:val="24"/>
          <w:szCs w:val="24"/>
        </w:rPr>
      </w:pPr>
      <w:ins w:id="9343"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44" w:author="Unknown"/>
          <w:rFonts w:ascii="Consolas" w:eastAsia="Times New Roman" w:hAnsi="Consolas" w:cs="Consolas"/>
          <w:color w:val="F8F8F2"/>
          <w:sz w:val="27"/>
        </w:rPr>
      </w:pPr>
      <w:ins w:id="934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4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47" w:author="Unknown"/>
          <w:rFonts w:ascii="Consolas" w:eastAsia="Times New Roman" w:hAnsi="Consolas" w:cs="Consolas"/>
          <w:color w:val="F8F8F2"/>
          <w:sz w:val="27"/>
        </w:rPr>
      </w:pPr>
      <w:ins w:id="9348" w:author="Unknown">
        <w:r w:rsidRPr="0089304D">
          <w:rPr>
            <w:rFonts w:ascii="Consolas" w:eastAsia="Times New Roman" w:hAnsi="Consolas" w:cs="Consolas"/>
            <w:color w:val="8292A2"/>
            <w:sz w:val="27"/>
          </w:rPr>
          <w:t>// ARROW FUNCTIONS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0" w:author="Unknown"/>
          <w:rFonts w:ascii="Consolas" w:eastAsia="Times New Roman" w:hAnsi="Consolas" w:cs="Consolas"/>
          <w:color w:val="F8F8F2"/>
          <w:sz w:val="27"/>
        </w:rPr>
      </w:pPr>
      <w:ins w:id="9351" w:author="Unknown">
        <w:r w:rsidRPr="0089304D">
          <w:rPr>
            <w:rFonts w:ascii="Consolas" w:eastAsia="Times New Roman" w:hAnsi="Consolas" w:cs="Consolas"/>
            <w:color w:val="8292A2"/>
            <w:sz w:val="27"/>
          </w:rPr>
          <w:t>// Creating a regular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2" w:author="Unknown"/>
          <w:rFonts w:ascii="Consolas" w:eastAsia="Times New Roman" w:hAnsi="Consolas" w:cs="Consolas"/>
          <w:color w:val="F8F8F2"/>
          <w:sz w:val="27"/>
        </w:rPr>
      </w:pPr>
      <w:ins w:id="9353" w:author="Unknown">
        <w:r w:rsidRPr="0089304D">
          <w:rPr>
            <w:rFonts w:ascii="Consolas" w:eastAsia="Times New Roman" w:hAnsi="Consolas" w:cs="Consolas"/>
            <w:color w:val="8292A2"/>
            <w:sz w:val="27"/>
          </w:rPr>
          <w:t>// const harry = function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4" w:author="Unknown"/>
          <w:rFonts w:ascii="Consolas" w:eastAsia="Times New Roman" w:hAnsi="Consolas" w:cs="Consolas"/>
          <w:color w:val="F8F8F2"/>
          <w:sz w:val="27"/>
        </w:rPr>
      </w:pPr>
      <w:ins w:id="9355" w:author="Unknown">
        <w:r w:rsidRPr="0089304D">
          <w:rPr>
            <w:rFonts w:ascii="Consolas" w:eastAsia="Times New Roman" w:hAnsi="Consolas" w:cs="Consolas"/>
            <w:color w:val="8292A2"/>
            <w:sz w:val="27"/>
          </w:rPr>
          <w:t>//     console.log("This is the best person ever")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6" w:author="Unknown"/>
          <w:rFonts w:ascii="Consolas" w:eastAsia="Times New Roman" w:hAnsi="Consolas" w:cs="Consolas"/>
          <w:color w:val="F8F8F2"/>
          <w:sz w:val="27"/>
        </w:rPr>
      </w:pPr>
      <w:ins w:id="935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59" w:author="Unknown"/>
          <w:rFonts w:ascii="Consolas" w:eastAsia="Times New Roman" w:hAnsi="Consolas" w:cs="Consolas"/>
          <w:color w:val="F8F8F2"/>
          <w:sz w:val="27"/>
        </w:rPr>
      </w:pPr>
      <w:ins w:id="9360" w:author="Unknown">
        <w:r w:rsidRPr="0089304D">
          <w:rPr>
            <w:rFonts w:ascii="Consolas" w:eastAsia="Times New Roman" w:hAnsi="Consolas" w:cs="Consolas"/>
            <w:color w:val="8292A2"/>
            <w:sz w:val="27"/>
          </w:rPr>
          <w:t>// Converting it to an arrow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61" w:author="Unknown"/>
          <w:rFonts w:ascii="Consolas" w:eastAsia="Times New Roman" w:hAnsi="Consolas" w:cs="Consolas"/>
          <w:color w:val="F8F8F2"/>
          <w:sz w:val="27"/>
        </w:rPr>
      </w:pPr>
      <w:ins w:id="9362" w:author="Unknown">
        <w:r w:rsidRPr="0089304D">
          <w:rPr>
            <w:rFonts w:ascii="Consolas" w:eastAsia="Times New Roman" w:hAnsi="Consolas" w:cs="Consolas"/>
            <w:color w:val="8292A2"/>
            <w:sz w:val="27"/>
          </w:rPr>
          <w:t>// const harry =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63" w:author="Unknown"/>
          <w:rFonts w:ascii="Consolas" w:eastAsia="Times New Roman" w:hAnsi="Consolas" w:cs="Consolas"/>
          <w:color w:val="F8F8F2"/>
          <w:sz w:val="27"/>
        </w:rPr>
      </w:pPr>
      <w:ins w:id="9364" w:author="Unknown">
        <w:r w:rsidRPr="0089304D">
          <w:rPr>
            <w:rFonts w:ascii="Consolas" w:eastAsia="Times New Roman" w:hAnsi="Consolas" w:cs="Consolas"/>
            <w:color w:val="8292A2"/>
            <w:sz w:val="27"/>
          </w:rPr>
          <w:t>//     console.log("This is the best person ever")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65" w:author="Unknown"/>
          <w:rFonts w:ascii="Consolas" w:eastAsia="Times New Roman" w:hAnsi="Consolas" w:cs="Consolas"/>
          <w:color w:val="F8F8F2"/>
          <w:sz w:val="27"/>
        </w:rPr>
      </w:pPr>
      <w:ins w:id="9366"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67" w:author="Unknown"/>
          <w:rFonts w:ascii="Consolas" w:eastAsia="Times New Roman" w:hAnsi="Consolas" w:cs="Consolas"/>
          <w:color w:val="F8F8F2"/>
          <w:sz w:val="27"/>
        </w:rPr>
      </w:pPr>
      <w:ins w:id="9368" w:author="Unknown">
        <w:r w:rsidRPr="0089304D">
          <w:rPr>
            <w:rFonts w:ascii="Consolas" w:eastAsia="Times New Roman" w:hAnsi="Consolas" w:cs="Consolas"/>
            <w:color w:val="8292A2"/>
            <w:sz w:val="27"/>
          </w:rPr>
          <w:t>//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6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0" w:author="Unknown"/>
          <w:rFonts w:ascii="Consolas" w:eastAsia="Times New Roman" w:hAnsi="Consolas" w:cs="Consolas"/>
          <w:color w:val="F8F8F2"/>
          <w:sz w:val="27"/>
        </w:rPr>
      </w:pPr>
      <w:ins w:id="9371" w:author="Unknown">
        <w:r w:rsidRPr="0089304D">
          <w:rPr>
            <w:rFonts w:ascii="Consolas" w:eastAsia="Times New Roman" w:hAnsi="Consolas" w:cs="Consolas"/>
            <w:color w:val="8292A2"/>
            <w:sz w:val="27"/>
          </w:rPr>
          <w:t>// function returning something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2" w:author="Unknown"/>
          <w:rFonts w:ascii="Consolas" w:eastAsia="Times New Roman" w:hAnsi="Consolas" w:cs="Consolas"/>
          <w:color w:val="F8F8F2"/>
          <w:sz w:val="27"/>
        </w:rPr>
      </w:pPr>
      <w:ins w:id="9373" w:author="Unknown">
        <w:r w:rsidRPr="0089304D">
          <w:rPr>
            <w:rFonts w:ascii="Consolas" w:eastAsia="Times New Roman" w:hAnsi="Consolas" w:cs="Consolas"/>
            <w:color w:val="8292A2"/>
            <w:sz w:val="27"/>
          </w:rPr>
          <w:t>// const greet =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4" w:author="Unknown"/>
          <w:rFonts w:ascii="Consolas" w:eastAsia="Times New Roman" w:hAnsi="Consolas" w:cs="Consolas"/>
          <w:color w:val="F8F8F2"/>
          <w:sz w:val="27"/>
        </w:rPr>
      </w:pPr>
      <w:ins w:id="9375" w:author="Unknown">
        <w:r w:rsidRPr="0089304D">
          <w:rPr>
            <w:rFonts w:ascii="Consolas" w:eastAsia="Times New Roman" w:hAnsi="Consolas" w:cs="Consolas"/>
            <w:color w:val="8292A2"/>
            <w:sz w:val="27"/>
          </w:rPr>
          <w:t>//     return "Good Morning";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6" w:author="Unknown"/>
          <w:rFonts w:ascii="Consolas" w:eastAsia="Times New Roman" w:hAnsi="Consolas" w:cs="Consolas"/>
          <w:color w:val="F8F8F2"/>
          <w:sz w:val="27"/>
        </w:rPr>
      </w:pPr>
      <w:ins w:id="937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79" w:author="Unknown"/>
          <w:rFonts w:ascii="Consolas" w:eastAsia="Times New Roman" w:hAnsi="Consolas" w:cs="Consolas"/>
          <w:color w:val="F8F8F2"/>
          <w:sz w:val="27"/>
        </w:rPr>
      </w:pPr>
      <w:ins w:id="9380" w:author="Unknown">
        <w:r w:rsidRPr="0089304D">
          <w:rPr>
            <w:rFonts w:ascii="Consolas" w:eastAsia="Times New Roman" w:hAnsi="Consolas" w:cs="Consolas"/>
            <w:color w:val="8292A2"/>
            <w:sz w:val="27"/>
          </w:rPr>
          <w:t>// One liners do not require braces/return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1" w:author="Unknown"/>
          <w:rFonts w:ascii="Consolas" w:eastAsia="Times New Roman" w:hAnsi="Consolas" w:cs="Consolas"/>
          <w:color w:val="F8F8F2"/>
          <w:sz w:val="27"/>
        </w:rPr>
      </w:pPr>
      <w:ins w:id="9382" w:author="Unknown">
        <w:r w:rsidRPr="0089304D">
          <w:rPr>
            <w:rFonts w:ascii="Consolas" w:eastAsia="Times New Roman" w:hAnsi="Consolas" w:cs="Consolas"/>
            <w:color w:val="8292A2"/>
            <w:sz w:val="27"/>
          </w:rPr>
          <w:t>// one line will automatically return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3" w:author="Unknown"/>
          <w:rFonts w:ascii="Consolas" w:eastAsia="Times New Roman" w:hAnsi="Consolas" w:cs="Consolas"/>
          <w:color w:val="F8F8F2"/>
          <w:sz w:val="27"/>
        </w:rPr>
      </w:pPr>
      <w:ins w:id="9384" w:author="Unknown">
        <w:r w:rsidRPr="0089304D">
          <w:rPr>
            <w:rFonts w:ascii="Consolas" w:eastAsia="Times New Roman" w:hAnsi="Consolas" w:cs="Consolas"/>
            <w:color w:val="8292A2"/>
            <w:sz w:val="27"/>
          </w:rPr>
          <w:t>// const greet = () =&gt;  "Good Morning";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6" w:author="Unknown"/>
          <w:rFonts w:ascii="Consolas" w:eastAsia="Times New Roman" w:hAnsi="Consolas" w:cs="Consolas"/>
          <w:color w:val="F8F8F2"/>
          <w:sz w:val="27"/>
        </w:rPr>
      </w:pPr>
      <w:ins w:id="9387" w:author="Unknown">
        <w:r w:rsidRPr="0089304D">
          <w:rPr>
            <w:rFonts w:ascii="Consolas" w:eastAsia="Times New Roman" w:hAnsi="Consolas" w:cs="Consolas"/>
            <w:color w:val="8292A2"/>
            <w:sz w:val="27"/>
          </w:rPr>
          <w:lastRenderedPageBreak/>
          <w:t>// const greet = () =&gt;  ({name: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89" w:author="Unknown"/>
          <w:rFonts w:ascii="Consolas" w:eastAsia="Times New Roman" w:hAnsi="Consolas" w:cs="Consolas"/>
          <w:color w:val="F8F8F2"/>
          <w:sz w:val="27"/>
        </w:rPr>
      </w:pPr>
      <w:ins w:id="9390" w:author="Unknown">
        <w:r w:rsidRPr="0089304D">
          <w:rPr>
            <w:rFonts w:ascii="Consolas" w:eastAsia="Times New Roman" w:hAnsi="Consolas" w:cs="Consolas"/>
            <w:color w:val="8292A2"/>
            <w:sz w:val="27"/>
          </w:rPr>
          <w:t xml:space="preserve">// Single parameters do not need parenthesis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1" w:author="Unknown"/>
          <w:rFonts w:ascii="Consolas" w:eastAsia="Times New Roman" w:hAnsi="Consolas" w:cs="Consolas"/>
          <w:color w:val="F8F8F2"/>
          <w:sz w:val="27"/>
        </w:rPr>
      </w:pPr>
      <w:ins w:id="9392" w:author="Unknown">
        <w:r w:rsidRPr="0089304D">
          <w:rPr>
            <w:rFonts w:ascii="Consolas" w:eastAsia="Times New Roman" w:hAnsi="Consolas" w:cs="Consolas"/>
            <w:color w:val="8292A2"/>
            <w:sz w:val="27"/>
          </w:rPr>
          <w:t>// but you will have to put parenthesis if there are multiple paramteres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3" w:author="Unknown"/>
          <w:rFonts w:ascii="Consolas" w:eastAsia="Times New Roman" w:hAnsi="Consolas" w:cs="Consolas"/>
          <w:color w:val="F8F8F2"/>
          <w:sz w:val="27"/>
        </w:rPr>
      </w:pPr>
      <w:ins w:id="939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greet</w:t>
        </w:r>
        <w:r w:rsidRPr="0089304D">
          <w:rPr>
            <w:rFonts w:ascii="Consolas" w:eastAsia="Times New Roman" w:hAnsi="Consolas" w:cs="Consolas"/>
            <w:color w:val="F8F8F2"/>
            <w:sz w:val="27"/>
          </w:rPr>
          <w:t xml:space="preserve"> = name =&gt;  </w:t>
        </w:r>
        <w:r w:rsidRPr="0089304D">
          <w:rPr>
            <w:rFonts w:ascii="Consolas" w:eastAsia="Times New Roman" w:hAnsi="Consolas" w:cs="Consolas"/>
            <w:color w:val="A6E22E"/>
            <w:sz w:val="27"/>
          </w:rPr>
          <w:t>"Good Morning "</w:t>
        </w:r>
        <w:r w:rsidRPr="0089304D">
          <w:rPr>
            <w:rFonts w:ascii="Consolas" w:eastAsia="Times New Roman" w:hAnsi="Consolas" w:cs="Consolas"/>
            <w:color w:val="F8F8F2"/>
            <w:sz w:val="27"/>
          </w:rPr>
          <w:t xml:space="preserve"> + name + ending;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398" w:author="Unknown"/>
          <w:rFonts w:ascii="Consolas" w:eastAsia="Times New Roman" w:hAnsi="Consolas" w:cs="Consolas"/>
          <w:color w:val="F8F8F2"/>
          <w:sz w:val="27"/>
          <w:szCs w:val="27"/>
        </w:rPr>
      </w:pPr>
      <w:ins w:id="939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greet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Using JavaScript Objects Exercise 5: Solution | JavaScript Tutorial In Hindi #45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Exercise 5, i.e.</w:t>
      </w:r>
      <w:r w:rsidRPr="0089304D">
        <w:rPr>
          <w:rFonts w:ascii="Segoe UI" w:eastAsia="Times New Roman" w:hAnsi="Segoe UI" w:cs="Segoe UI"/>
          <w:b/>
          <w:bCs/>
          <w:color w:val="000000"/>
          <w:sz w:val="27"/>
        </w:rPr>
        <w:t> Using a Dictionary API</w:t>
      </w:r>
      <w:r w:rsidRPr="0089304D">
        <w:rPr>
          <w:rFonts w:ascii="Segoe UI" w:eastAsia="Times New Roman" w:hAnsi="Segoe UI" w:cs="Segoe UI"/>
          <w:color w:val="000000"/>
          <w:sz w:val="27"/>
          <w:szCs w:val="27"/>
        </w:rPr>
        <w:t>.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Task:-</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Search words API from Google and in the Try It section, you will find a response. Copy the response and consider that the response is coming from the API.</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400" w:author="Unknown"/>
          <w:rFonts w:ascii="Segoe UI" w:eastAsia="Times New Roman" w:hAnsi="Segoe UI" w:cs="Segoe UI"/>
          <w:color w:val="000000"/>
          <w:sz w:val="27"/>
          <w:szCs w:val="27"/>
        </w:rPr>
      </w:pPr>
      <w:ins w:id="9401" w:author="Unknown">
        <w:r w:rsidRPr="0089304D">
          <w:rPr>
            <w:rFonts w:ascii="Segoe UI" w:eastAsia="Times New Roman" w:hAnsi="Segoe UI" w:cs="Segoe UI"/>
            <w:color w:val="000000"/>
            <w:sz w:val="27"/>
            <w:szCs w:val="27"/>
          </w:rPr>
          <w:t>Here is a link of wordsapi: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"https://www.wordsapi.com/"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color w:val="0000FF"/>
            <w:sz w:val="27"/>
            <w:u w:val="single"/>
          </w:rPr>
          <w:t>https://www.wordsapi.com/</w:t>
        </w:r>
        <w:r w:rsidRPr="0089304D">
          <w:rPr>
            <w:rFonts w:ascii="Segoe UI" w:eastAsia="Times New Roman" w:hAnsi="Segoe UI" w:cs="Segoe UI"/>
            <w:color w:val="000000"/>
            <w:sz w:val="27"/>
            <w:szCs w:val="27"/>
          </w:rPr>
          <w:fldChar w:fldCharType="end"/>
        </w:r>
        <w:r w:rsidRPr="0089304D">
          <w:rPr>
            <w:rFonts w:ascii="Segoe UI" w:eastAsia="Times New Roman" w:hAnsi="Segoe UI" w:cs="Segoe UI"/>
            <w:color w:val="000000"/>
            <w:sz w:val="27"/>
            <w:szCs w:val="27"/>
          </w:rPr>
          <w:t>. Here are the instructions for the task:</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402" w:author="Unknown"/>
          <w:rFonts w:ascii="Segoe UI" w:eastAsia="Times New Roman" w:hAnsi="Segoe UI" w:cs="Segoe UI"/>
          <w:b/>
          <w:bCs/>
          <w:color w:val="000000"/>
          <w:sz w:val="24"/>
          <w:szCs w:val="24"/>
        </w:rPr>
      </w:pPr>
      <w:ins w:id="9403" w:author="Unknown">
        <w:r w:rsidRPr="0089304D">
          <w:rPr>
            <w:rFonts w:ascii="Segoe UI" w:eastAsia="Times New Roman" w:hAnsi="Segoe UI" w:cs="Segoe UI"/>
            <w:b/>
            <w:bCs/>
            <w:color w:val="000000"/>
            <w:sz w:val="24"/>
            <w:szCs w:val="24"/>
          </w:rPr>
          <w:t>Instructions:-</w:t>
        </w:r>
      </w:ins>
    </w:p>
    <w:p w:rsidR="0089304D" w:rsidRPr="0089304D" w:rsidRDefault="0089304D" w:rsidP="0089304D">
      <w:pPr>
        <w:numPr>
          <w:ilvl w:val="0"/>
          <w:numId w:val="6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404" w:author="Unknown"/>
          <w:rFonts w:ascii="Segoe UI" w:eastAsia="Times New Roman" w:hAnsi="Segoe UI" w:cs="Segoe UI"/>
          <w:color w:val="000000"/>
          <w:sz w:val="27"/>
          <w:szCs w:val="27"/>
        </w:rPr>
      </w:pPr>
      <w:ins w:id="9405" w:author="Unknown">
        <w:r w:rsidRPr="0089304D">
          <w:rPr>
            <w:rFonts w:ascii="Segoe UI" w:eastAsia="Times New Roman" w:hAnsi="Segoe UI" w:cs="Segoe UI"/>
            <w:color w:val="000000"/>
            <w:sz w:val="27"/>
            <w:szCs w:val="27"/>
          </w:rPr>
          <w:t>You have pretend to use a word API which will contain an object. Your task is to print definition from all the results of that word API.</w:t>
        </w:r>
      </w:ins>
    </w:p>
    <w:p w:rsidR="0089304D" w:rsidRPr="0089304D" w:rsidRDefault="0089304D" w:rsidP="0089304D">
      <w:pPr>
        <w:numPr>
          <w:ilvl w:val="0"/>
          <w:numId w:val="6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406" w:author="Unknown"/>
          <w:rFonts w:ascii="Segoe UI" w:eastAsia="Times New Roman" w:hAnsi="Segoe UI" w:cs="Segoe UI"/>
          <w:color w:val="000000"/>
          <w:sz w:val="27"/>
          <w:szCs w:val="27"/>
        </w:rPr>
      </w:pPr>
      <w:ins w:id="9407" w:author="Unknown">
        <w:r w:rsidRPr="0089304D">
          <w:rPr>
            <w:rFonts w:ascii="Segoe UI" w:eastAsia="Times New Roman" w:hAnsi="Segoe UI" w:cs="Segoe UI"/>
            <w:color w:val="000000"/>
            <w:sz w:val="27"/>
            <w:szCs w:val="27"/>
          </w:rPr>
          <w:t>You have to take input from an input tag.</w:t>
        </w:r>
      </w:ins>
    </w:p>
    <w:p w:rsidR="0089304D" w:rsidRPr="0089304D" w:rsidRDefault="0089304D" w:rsidP="0089304D">
      <w:pPr>
        <w:numPr>
          <w:ilvl w:val="0"/>
          <w:numId w:val="6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408" w:author="Unknown"/>
          <w:rFonts w:ascii="Segoe UI" w:eastAsia="Times New Roman" w:hAnsi="Segoe UI" w:cs="Segoe UI"/>
          <w:color w:val="000000"/>
          <w:sz w:val="27"/>
          <w:szCs w:val="27"/>
        </w:rPr>
      </w:pPr>
      <w:ins w:id="9409" w:author="Unknown">
        <w:r w:rsidRPr="0089304D">
          <w:rPr>
            <w:rFonts w:ascii="Segoe UI" w:eastAsia="Times New Roman" w:hAnsi="Segoe UI" w:cs="Segoe UI"/>
            <w:color w:val="000000"/>
            <w:sz w:val="27"/>
            <w:szCs w:val="27"/>
          </w:rPr>
          <w:t>Print the result in the DOM.</w:t>
        </w:r>
      </w:ins>
    </w:p>
    <w:p w:rsidR="0089304D" w:rsidRPr="0089304D" w:rsidRDefault="0089304D" w:rsidP="0089304D">
      <w:pPr>
        <w:numPr>
          <w:ilvl w:val="0"/>
          <w:numId w:val="6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9410" w:author="Unknown"/>
          <w:rFonts w:ascii="Segoe UI" w:eastAsia="Times New Roman" w:hAnsi="Segoe UI" w:cs="Segoe UI"/>
          <w:color w:val="000000"/>
          <w:sz w:val="27"/>
          <w:szCs w:val="27"/>
        </w:rPr>
      </w:pPr>
      <w:ins w:id="9411" w:author="Unknown">
        <w:r w:rsidRPr="0089304D">
          <w:rPr>
            <w:rFonts w:ascii="Segoe UI" w:eastAsia="Times New Roman" w:hAnsi="Segoe UI" w:cs="Segoe UI"/>
            <w:color w:val="000000"/>
            <w:sz w:val="27"/>
            <w:szCs w:val="27"/>
          </w:rPr>
          <w:lastRenderedPageBreak/>
          <w:t>If you are using bootstrap then its a plus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412" w:author="Unknown"/>
          <w:rFonts w:ascii="Segoe UI" w:eastAsia="Times New Roman" w:hAnsi="Segoe UI" w:cs="Segoe UI"/>
          <w:color w:val="000000"/>
          <w:sz w:val="27"/>
          <w:szCs w:val="27"/>
        </w:rPr>
      </w:pPr>
      <w:ins w:id="9413" w:author="Unknown">
        <w:r w:rsidRPr="0089304D">
          <w:rPr>
            <w:rFonts w:ascii="Segoe UI" w:eastAsia="Times New Roman" w:hAnsi="Segoe UI" w:cs="Segoe UI"/>
            <w:color w:val="000000"/>
            <w:sz w:val="27"/>
            <w:szCs w:val="27"/>
          </w:rPr>
          <w:t>Have you solved this task? If yes, then it is time to check the solution. The solution is discussed in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"https://codewithharry.com/videos/javascript-tutorials-in-hindi-45"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i/>
            <w:iCs/>
            <w:color w:val="0000FF"/>
            <w:sz w:val="27"/>
            <w:u w:val="single"/>
          </w:rPr>
          <w:t>tutorial#45</w:t>
        </w:r>
        <w:r w:rsidRPr="0089304D">
          <w:rPr>
            <w:rFonts w:ascii="Segoe UI" w:eastAsia="Times New Roman" w:hAnsi="Segoe UI" w:cs="Segoe UI"/>
            <w:color w:val="0000FF"/>
            <w:sz w:val="27"/>
            <w:u w:val="single"/>
          </w:rPr>
          <w:t> </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414" w:author="Unknown"/>
          <w:rFonts w:ascii="Segoe UI" w:eastAsia="Times New Roman" w:hAnsi="Segoe UI" w:cs="Segoe UI"/>
          <w:color w:val="000000"/>
          <w:sz w:val="27"/>
          <w:szCs w:val="27"/>
        </w:rPr>
      </w:pPr>
      <w:ins w:id="9415" w:author="Unknown">
        <w:r w:rsidRPr="0089304D">
          <w:rPr>
            <w:rFonts w:ascii="Segoe UI" w:eastAsia="Times New Roman" w:hAnsi="Segoe UI" w:cs="Segoe UI"/>
            <w:color w:val="000000"/>
            <w:sz w:val="27"/>
            <w:szCs w:val="27"/>
          </w:rPr>
          <w:t>If you like my work, then keep supporting and stay up to date with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"http://www.codewithharry.com./"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color w:val="0000FF"/>
            <w:sz w:val="27"/>
            <w:u w:val="single"/>
          </w:rPr>
          <w:t>codewithharry</w:t>
        </w:r>
        <w:r w:rsidRPr="0089304D">
          <w:rPr>
            <w:rFonts w:ascii="Segoe UI" w:eastAsia="Times New Roman" w:hAnsi="Segoe UI" w:cs="Segoe UI"/>
            <w:color w:val="000000"/>
            <w:sz w:val="27"/>
            <w:szCs w:val="27"/>
          </w:rPr>
          <w:fldChar w:fldCharType="end"/>
        </w:r>
        <w:r w:rsidRPr="0089304D">
          <w:rPr>
            <w:rFonts w:ascii="Segoe UI" w:eastAsia="Times New Roman" w:hAnsi="Segoe UI" w:cs="Segoe UI"/>
            <w:b/>
            <w:bCs/>
            <w:color w:val="000000"/>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416" w:author="Unknown"/>
          <w:rFonts w:ascii="Segoe UI" w:eastAsia="Times New Roman" w:hAnsi="Segoe UI" w:cs="Segoe UI"/>
          <w:color w:val="000000"/>
          <w:sz w:val="27"/>
          <w:szCs w:val="27"/>
        </w:rPr>
      </w:pPr>
      <w:ins w:id="9417"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418" w:author="Unknown"/>
          <w:rFonts w:ascii="Segoe UI" w:eastAsia="Times New Roman" w:hAnsi="Segoe UI" w:cs="Segoe UI"/>
          <w:b/>
          <w:bCs/>
          <w:color w:val="000000"/>
          <w:sz w:val="24"/>
          <w:szCs w:val="24"/>
        </w:rPr>
      </w:pPr>
      <w:ins w:id="9419"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0" w:author="Unknown"/>
          <w:rFonts w:ascii="Consolas" w:eastAsia="Times New Roman" w:hAnsi="Consolas" w:cs="Consolas"/>
          <w:color w:val="F8F8F2"/>
          <w:sz w:val="27"/>
        </w:rPr>
      </w:pPr>
      <w:ins w:id="942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2" w:author="Unknown"/>
          <w:rFonts w:ascii="Consolas" w:eastAsia="Times New Roman" w:hAnsi="Consolas" w:cs="Consolas"/>
          <w:color w:val="F8F8F2"/>
          <w:sz w:val="27"/>
        </w:rPr>
      </w:pPr>
      <w:ins w:id="942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5" w:author="Unknown"/>
          <w:rFonts w:ascii="Consolas" w:eastAsia="Times New Roman" w:hAnsi="Consolas" w:cs="Consolas"/>
          <w:color w:val="F8F8F2"/>
          <w:sz w:val="27"/>
        </w:rPr>
      </w:pPr>
      <w:ins w:id="942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7" w:author="Unknown"/>
          <w:rFonts w:ascii="Consolas" w:eastAsia="Times New Roman" w:hAnsi="Consolas" w:cs="Consolas"/>
          <w:color w:val="F8F8F2"/>
          <w:sz w:val="27"/>
        </w:rPr>
      </w:pPr>
      <w:ins w:id="94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29" w:author="Unknown"/>
          <w:rFonts w:ascii="Consolas" w:eastAsia="Times New Roman" w:hAnsi="Consolas" w:cs="Consolas"/>
          <w:color w:val="F8F8F2"/>
          <w:sz w:val="27"/>
        </w:rPr>
      </w:pPr>
      <w:ins w:id="94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31" w:author="Unknown"/>
          <w:rFonts w:ascii="Consolas" w:eastAsia="Times New Roman" w:hAnsi="Consolas" w:cs="Consolas"/>
          <w:color w:val="F8F8F2"/>
          <w:sz w:val="27"/>
        </w:rPr>
      </w:pPr>
      <w:ins w:id="94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33" w:author="Unknown"/>
          <w:rFonts w:ascii="Consolas" w:eastAsia="Times New Roman" w:hAnsi="Consolas" w:cs="Consolas"/>
          <w:color w:val="F92672"/>
          <w:sz w:val="27"/>
        </w:rPr>
      </w:pPr>
      <w:ins w:id="94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35" w:author="Unknown"/>
          <w:rFonts w:ascii="Consolas" w:eastAsia="Times New Roman" w:hAnsi="Consolas" w:cs="Consolas"/>
          <w:color w:val="F8F8F2"/>
          <w:sz w:val="27"/>
        </w:rPr>
      </w:pPr>
      <w:ins w:id="943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37" w:author="Unknown"/>
          <w:rFonts w:ascii="Consolas" w:eastAsia="Times New Roman" w:hAnsi="Consolas" w:cs="Consolas"/>
          <w:color w:val="F8F8F2"/>
          <w:sz w:val="27"/>
        </w:rPr>
      </w:pPr>
      <w:ins w:id="94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39" w:author="Unknown"/>
          <w:rFonts w:ascii="Consolas" w:eastAsia="Times New Roman" w:hAnsi="Consolas" w:cs="Consolas"/>
          <w:color w:val="F8F8F2"/>
          <w:sz w:val="27"/>
        </w:rPr>
      </w:pPr>
      <w:ins w:id="944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2" w:author="Unknown"/>
          <w:rFonts w:ascii="Consolas" w:eastAsia="Times New Roman" w:hAnsi="Consolas" w:cs="Consolas"/>
          <w:color w:val="F8F8F2"/>
          <w:sz w:val="27"/>
        </w:rPr>
      </w:pPr>
      <w:ins w:id="944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4" w:author="Unknown"/>
          <w:rFonts w:ascii="Consolas" w:eastAsia="Times New Roman" w:hAnsi="Consolas" w:cs="Consolas"/>
          <w:color w:val="F8F8F2"/>
          <w:sz w:val="27"/>
        </w:rPr>
      </w:pPr>
      <w:ins w:id="94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6" w:author="Unknown"/>
          <w:rFonts w:ascii="Consolas" w:eastAsia="Times New Roman" w:hAnsi="Consolas" w:cs="Consolas"/>
          <w:color w:val="F8F8F2"/>
          <w:sz w:val="27"/>
        </w:rPr>
      </w:pPr>
      <w:ins w:id="94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48" w:author="Unknown"/>
          <w:rFonts w:ascii="Consolas" w:eastAsia="Times New Roman" w:hAnsi="Consolas" w:cs="Consolas"/>
          <w:color w:val="F8F8F2"/>
          <w:sz w:val="27"/>
        </w:rPr>
      </w:pPr>
      <w:ins w:id="944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1" w:author="Unknown"/>
          <w:rFonts w:ascii="Consolas" w:eastAsia="Times New Roman" w:hAnsi="Consolas" w:cs="Consolas"/>
          <w:color w:val="F8F8F2"/>
          <w:sz w:val="27"/>
        </w:rPr>
      </w:pPr>
      <w:ins w:id="94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3" w:author="Unknown"/>
          <w:rFonts w:ascii="Consolas" w:eastAsia="Times New Roman" w:hAnsi="Consolas" w:cs="Consolas"/>
          <w:color w:val="F8F8F2"/>
          <w:sz w:val="27"/>
        </w:rPr>
      </w:pPr>
      <w:ins w:id="94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5" w:author="Unknown"/>
          <w:rFonts w:ascii="Consolas" w:eastAsia="Times New Roman" w:hAnsi="Consolas" w:cs="Consolas"/>
          <w:color w:val="F8F8F2"/>
          <w:sz w:val="27"/>
        </w:rPr>
      </w:pPr>
      <w:ins w:id="94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7" w:author="Unknown"/>
          <w:rFonts w:ascii="Consolas" w:eastAsia="Times New Roman" w:hAnsi="Consolas" w:cs="Consolas"/>
          <w:color w:val="F8F8F2"/>
          <w:sz w:val="27"/>
        </w:rPr>
      </w:pPr>
      <w:ins w:id="94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59" w:author="Unknown"/>
          <w:rFonts w:ascii="Consolas" w:eastAsia="Times New Roman" w:hAnsi="Consolas" w:cs="Consolas"/>
          <w:color w:val="F8F8F2"/>
          <w:sz w:val="27"/>
        </w:rPr>
      </w:pPr>
      <w:ins w:id="94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1" w:author="Unknown"/>
          <w:rFonts w:ascii="Consolas" w:eastAsia="Times New Roman" w:hAnsi="Consolas" w:cs="Consolas"/>
          <w:color w:val="F8F8F2"/>
          <w:sz w:val="27"/>
        </w:rPr>
      </w:pPr>
      <w:ins w:id="94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3" w:author="Unknown"/>
          <w:rFonts w:ascii="Consolas" w:eastAsia="Times New Roman" w:hAnsi="Consolas" w:cs="Consolas"/>
          <w:color w:val="F8F8F2"/>
          <w:sz w:val="27"/>
        </w:rPr>
      </w:pPr>
      <w:ins w:id="94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5" w:author="Unknown"/>
          <w:rFonts w:ascii="Consolas" w:eastAsia="Times New Roman" w:hAnsi="Consolas" w:cs="Consolas"/>
          <w:color w:val="F8F8F2"/>
          <w:sz w:val="27"/>
        </w:rPr>
      </w:pPr>
      <w:ins w:id="94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7" w:author="Unknown"/>
          <w:rFonts w:ascii="Consolas" w:eastAsia="Times New Roman" w:hAnsi="Consolas" w:cs="Consolas"/>
          <w:color w:val="F8F8F2"/>
          <w:sz w:val="27"/>
        </w:rPr>
      </w:pPr>
      <w:ins w:id="94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69" w:author="Unknown"/>
          <w:rFonts w:ascii="Consolas" w:eastAsia="Times New Roman" w:hAnsi="Consolas" w:cs="Consolas"/>
          <w:color w:val="F8F8F2"/>
          <w:sz w:val="27"/>
        </w:rPr>
      </w:pPr>
      <w:ins w:id="94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71" w:author="Unknown"/>
          <w:rFonts w:ascii="Consolas" w:eastAsia="Times New Roman" w:hAnsi="Consolas" w:cs="Consolas"/>
          <w:color w:val="F8F8F2"/>
          <w:sz w:val="27"/>
        </w:rPr>
      </w:pPr>
      <w:ins w:id="94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73" w:author="Unknown"/>
          <w:rFonts w:ascii="Consolas" w:eastAsia="Times New Roman" w:hAnsi="Consolas" w:cs="Consolas"/>
          <w:color w:val="F8F8F2"/>
          <w:sz w:val="27"/>
        </w:rPr>
      </w:pPr>
      <w:ins w:id="94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75" w:author="Unknown"/>
          <w:rFonts w:ascii="Consolas" w:eastAsia="Times New Roman" w:hAnsi="Consolas" w:cs="Consolas"/>
          <w:color w:val="F8F8F2"/>
          <w:sz w:val="27"/>
        </w:rPr>
      </w:pPr>
      <w:ins w:id="94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77" w:author="Unknown"/>
          <w:rFonts w:ascii="Consolas" w:eastAsia="Times New Roman" w:hAnsi="Consolas" w:cs="Consolas"/>
          <w:color w:val="F8F8F2"/>
          <w:sz w:val="27"/>
        </w:rPr>
      </w:pPr>
      <w:ins w:id="94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79" w:author="Unknown"/>
          <w:rFonts w:ascii="Consolas" w:eastAsia="Times New Roman" w:hAnsi="Consolas" w:cs="Consolas"/>
          <w:color w:val="F8F8F2"/>
          <w:sz w:val="27"/>
        </w:rPr>
      </w:pPr>
      <w:ins w:id="9480"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1" w:author="Unknown"/>
          <w:rFonts w:ascii="Consolas" w:eastAsia="Times New Roman" w:hAnsi="Consolas" w:cs="Consolas"/>
          <w:color w:val="F8F8F2"/>
          <w:sz w:val="27"/>
        </w:rPr>
      </w:pPr>
      <w:ins w:id="94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3" w:author="Unknown"/>
          <w:rFonts w:ascii="Consolas" w:eastAsia="Times New Roman" w:hAnsi="Consolas" w:cs="Consolas"/>
          <w:color w:val="F8F8F2"/>
          <w:sz w:val="27"/>
        </w:rPr>
      </w:pPr>
      <w:ins w:id="948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5" w:author="Unknown"/>
          <w:rFonts w:ascii="Consolas" w:eastAsia="Times New Roman" w:hAnsi="Consolas" w:cs="Consolas"/>
          <w:color w:val="F8F8F2"/>
          <w:sz w:val="27"/>
        </w:rPr>
      </w:pPr>
      <w:ins w:id="94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7" w:author="Unknown"/>
          <w:rFonts w:ascii="Consolas" w:eastAsia="Times New Roman" w:hAnsi="Consolas" w:cs="Consolas"/>
          <w:color w:val="F8F8F2"/>
          <w:sz w:val="27"/>
        </w:rPr>
      </w:pPr>
      <w:ins w:id="94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89" w:author="Unknown"/>
          <w:rFonts w:ascii="Consolas" w:eastAsia="Times New Roman" w:hAnsi="Consolas" w:cs="Consolas"/>
          <w:color w:val="8292A2"/>
          <w:sz w:val="27"/>
        </w:rPr>
      </w:pPr>
      <w:ins w:id="949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1" w:author="Unknown"/>
          <w:rFonts w:ascii="Consolas" w:eastAsia="Times New Roman" w:hAnsi="Consolas" w:cs="Consolas"/>
          <w:color w:val="8292A2"/>
          <w:sz w:val="27"/>
        </w:rPr>
      </w:pPr>
      <w:ins w:id="9492"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3" w:author="Unknown"/>
          <w:rFonts w:ascii="Consolas" w:eastAsia="Times New Roman" w:hAnsi="Consolas" w:cs="Consolas"/>
          <w:color w:val="8292A2"/>
          <w:sz w:val="27"/>
        </w:rPr>
      </w:pPr>
      <w:ins w:id="9494"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5" w:author="Unknown"/>
          <w:rFonts w:ascii="Consolas" w:eastAsia="Times New Roman" w:hAnsi="Consolas" w:cs="Consolas"/>
          <w:color w:val="F8F8F2"/>
          <w:sz w:val="27"/>
        </w:rPr>
      </w:pPr>
      <w:ins w:id="9496"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7" w:author="Unknown"/>
          <w:rFonts w:ascii="Consolas" w:eastAsia="Times New Roman" w:hAnsi="Consolas" w:cs="Consolas"/>
          <w:color w:val="F8F8F2"/>
          <w:sz w:val="27"/>
        </w:rPr>
      </w:pPr>
      <w:ins w:id="94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499" w:author="Unknown"/>
          <w:rFonts w:ascii="Consolas" w:eastAsia="Times New Roman" w:hAnsi="Consolas" w:cs="Consolas"/>
          <w:color w:val="F8F8F2"/>
          <w:sz w:val="27"/>
        </w:rPr>
      </w:pPr>
      <w:ins w:id="95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01" w:author="Unknown"/>
          <w:rFonts w:ascii="Consolas" w:eastAsia="Times New Roman" w:hAnsi="Consolas" w:cs="Consolas"/>
          <w:color w:val="F8F8F2"/>
          <w:sz w:val="27"/>
        </w:rPr>
      </w:pPr>
      <w:ins w:id="950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0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04" w:author="Unknown"/>
          <w:rFonts w:ascii="Consolas" w:eastAsia="Times New Roman" w:hAnsi="Consolas" w:cs="Consolas"/>
          <w:color w:val="F8F8F2"/>
          <w:sz w:val="27"/>
        </w:rPr>
      </w:pPr>
      <w:ins w:id="95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06" w:author="Unknown"/>
          <w:rFonts w:ascii="Consolas" w:eastAsia="Times New Roman" w:hAnsi="Consolas" w:cs="Consolas"/>
          <w:color w:val="F8F8F2"/>
          <w:sz w:val="27"/>
        </w:rPr>
      </w:pPr>
      <w:ins w:id="95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08" w:author="Unknown"/>
          <w:rFonts w:ascii="Consolas" w:eastAsia="Times New Roman" w:hAnsi="Consolas" w:cs="Consolas"/>
          <w:color w:val="F8F8F2"/>
          <w:sz w:val="27"/>
        </w:rPr>
      </w:pPr>
      <w:ins w:id="95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0" w:author="Unknown"/>
          <w:rFonts w:ascii="Consolas" w:eastAsia="Times New Roman" w:hAnsi="Consolas" w:cs="Consolas"/>
          <w:color w:val="F8F8F2"/>
          <w:sz w:val="27"/>
        </w:rPr>
      </w:pPr>
      <w:ins w:id="95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3" w:author="Unknown"/>
          <w:rFonts w:ascii="Consolas" w:eastAsia="Times New Roman" w:hAnsi="Consolas" w:cs="Consolas"/>
          <w:color w:val="F8F8F2"/>
          <w:sz w:val="27"/>
        </w:rPr>
      </w:pPr>
      <w:ins w:id="95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5" w:author="Unknown"/>
          <w:rFonts w:ascii="Consolas" w:eastAsia="Times New Roman" w:hAnsi="Consolas" w:cs="Consolas"/>
          <w:color w:val="F8F8F2"/>
          <w:sz w:val="27"/>
        </w:rPr>
      </w:pPr>
      <w:ins w:id="95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18" w:author="Unknown"/>
          <w:rFonts w:ascii="Consolas" w:eastAsia="Times New Roman" w:hAnsi="Consolas" w:cs="Consolas"/>
          <w:color w:val="F8F8F2"/>
          <w:sz w:val="27"/>
        </w:rPr>
      </w:pPr>
      <w:ins w:id="951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0" w:author="Unknown"/>
          <w:rFonts w:ascii="Consolas" w:eastAsia="Times New Roman" w:hAnsi="Consolas" w:cs="Consolas"/>
          <w:color w:val="F8F8F2"/>
          <w:sz w:val="27"/>
        </w:rPr>
      </w:pPr>
      <w:ins w:id="95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2" w:author="Unknown"/>
          <w:rFonts w:ascii="Consolas" w:eastAsia="Times New Roman" w:hAnsi="Consolas" w:cs="Consolas"/>
          <w:color w:val="F8F8F2"/>
          <w:sz w:val="27"/>
        </w:rPr>
      </w:pPr>
      <w:ins w:id="95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4" w:author="Unknown"/>
          <w:rFonts w:ascii="Consolas" w:eastAsia="Times New Roman" w:hAnsi="Consolas" w:cs="Consolas"/>
          <w:color w:val="F8F8F2"/>
          <w:sz w:val="27"/>
        </w:rPr>
      </w:pPr>
      <w:ins w:id="95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6" w:author="Unknown"/>
          <w:rFonts w:ascii="Consolas" w:eastAsia="Times New Roman" w:hAnsi="Consolas" w:cs="Consolas"/>
          <w:color w:val="F8F8F2"/>
          <w:sz w:val="27"/>
        </w:rPr>
      </w:pPr>
      <w:ins w:id="95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29" w:author="Unknown"/>
          <w:rFonts w:ascii="Consolas" w:eastAsia="Times New Roman" w:hAnsi="Consolas" w:cs="Consolas"/>
          <w:color w:val="F92672"/>
          <w:sz w:val="27"/>
        </w:rPr>
      </w:pPr>
      <w:ins w:id="95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1" w:author="Unknown"/>
          <w:rFonts w:ascii="Consolas" w:eastAsia="Times New Roman" w:hAnsi="Consolas" w:cs="Consolas"/>
          <w:color w:val="F92672"/>
          <w:sz w:val="27"/>
        </w:rPr>
      </w:pPr>
      <w:ins w:id="953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3" w:author="Unknown"/>
          <w:rFonts w:ascii="Consolas" w:eastAsia="Times New Roman" w:hAnsi="Consolas" w:cs="Consolas"/>
          <w:color w:val="F8F8F2"/>
          <w:sz w:val="27"/>
        </w:rPr>
      </w:pPr>
      <w:ins w:id="953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5" w:author="Unknown"/>
          <w:rFonts w:ascii="Consolas" w:eastAsia="Times New Roman" w:hAnsi="Consolas" w:cs="Consolas"/>
          <w:color w:val="F92672"/>
          <w:sz w:val="27"/>
        </w:rPr>
      </w:pPr>
      <w:ins w:id="95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7" w:author="Unknown"/>
          <w:rFonts w:ascii="Consolas" w:eastAsia="Times New Roman" w:hAnsi="Consolas" w:cs="Consolas"/>
          <w:color w:val="F92672"/>
          <w:sz w:val="27"/>
        </w:rPr>
      </w:pPr>
      <w:ins w:id="953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39" w:author="Unknown"/>
          <w:rFonts w:ascii="Consolas" w:eastAsia="Times New Roman" w:hAnsi="Consolas" w:cs="Consolas"/>
          <w:color w:val="F8F8F2"/>
          <w:sz w:val="27"/>
        </w:rPr>
      </w:pPr>
      <w:ins w:id="954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41" w:author="Unknown"/>
          <w:rFonts w:ascii="Consolas" w:eastAsia="Times New Roman" w:hAnsi="Consolas" w:cs="Consolas"/>
          <w:color w:val="F92672"/>
          <w:sz w:val="27"/>
        </w:rPr>
      </w:pPr>
      <w:ins w:id="954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43" w:author="Unknown"/>
          <w:rFonts w:ascii="Consolas" w:eastAsia="Times New Roman" w:hAnsi="Consolas" w:cs="Consolas"/>
          <w:color w:val="F92672"/>
          <w:sz w:val="27"/>
        </w:rPr>
      </w:pPr>
      <w:ins w:id="954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45" w:author="Unknown"/>
          <w:rFonts w:ascii="Consolas" w:eastAsia="Times New Roman" w:hAnsi="Consolas" w:cs="Consolas"/>
          <w:color w:val="F8F8F2"/>
          <w:sz w:val="27"/>
        </w:rPr>
      </w:pPr>
      <w:ins w:id="954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47" w:author="Unknown"/>
          <w:rFonts w:ascii="Consolas" w:eastAsia="Times New Roman" w:hAnsi="Consolas" w:cs="Consolas"/>
          <w:color w:val="F8F8F2"/>
          <w:sz w:val="27"/>
        </w:rPr>
      </w:pPr>
      <w:ins w:id="95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49" w:author="Unknown"/>
          <w:rFonts w:ascii="Consolas" w:eastAsia="Times New Roman" w:hAnsi="Consolas" w:cs="Consolas"/>
          <w:color w:val="F8F8F2"/>
          <w:sz w:val="27"/>
        </w:rPr>
      </w:pPr>
      <w:ins w:id="9550"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1" w:author="Unknown"/>
          <w:rFonts w:ascii="Consolas" w:eastAsia="Times New Roman" w:hAnsi="Consolas" w:cs="Consolas"/>
          <w:color w:val="F8F8F2"/>
          <w:sz w:val="27"/>
        </w:rPr>
      </w:pPr>
      <w:ins w:id="9552"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3" w:author="Unknown"/>
          <w:rFonts w:ascii="Consolas" w:eastAsia="Times New Roman" w:hAnsi="Consolas" w:cs="Consolas"/>
          <w:color w:val="F8F8F2"/>
          <w:sz w:val="27"/>
        </w:rPr>
      </w:pPr>
      <w:ins w:id="9554"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5" w:author="Unknown"/>
          <w:rFonts w:ascii="Consolas" w:eastAsia="Times New Roman" w:hAnsi="Consolas" w:cs="Consolas"/>
          <w:color w:val="F8F8F2"/>
          <w:sz w:val="27"/>
        </w:rPr>
      </w:pPr>
      <w:ins w:id="9556"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7" w:author="Unknown"/>
          <w:rFonts w:ascii="Consolas" w:eastAsia="Times New Roman" w:hAnsi="Consolas" w:cs="Consolas"/>
          <w:color w:val="F8F8F2"/>
          <w:sz w:val="27"/>
        </w:rPr>
      </w:pPr>
      <w:ins w:id="9558"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59" w:author="Unknown"/>
          <w:rFonts w:ascii="Consolas" w:eastAsia="Times New Roman" w:hAnsi="Consolas" w:cs="Consolas"/>
          <w:color w:val="F8F8F2"/>
          <w:sz w:val="27"/>
        </w:rPr>
      </w:pPr>
      <w:ins w:id="9560"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1" w:author="Unknown"/>
          <w:rFonts w:ascii="Consolas" w:eastAsia="Times New Roman" w:hAnsi="Consolas" w:cs="Consolas"/>
          <w:color w:val="F8F8F2"/>
          <w:sz w:val="27"/>
        </w:rPr>
      </w:pPr>
      <w:ins w:id="9562"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3" w:author="Unknown"/>
          <w:rFonts w:ascii="Consolas" w:eastAsia="Times New Roman" w:hAnsi="Consolas" w:cs="Consolas"/>
          <w:color w:val="F8F8F2"/>
          <w:sz w:val="27"/>
        </w:rPr>
      </w:pPr>
      <w:ins w:id="9564"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5" w:author="Unknown"/>
          <w:rFonts w:ascii="Consolas" w:eastAsia="Times New Roman" w:hAnsi="Consolas" w:cs="Consolas"/>
          <w:color w:val="F8F8F2"/>
          <w:sz w:val="27"/>
        </w:rPr>
      </w:pPr>
      <w:ins w:id="9566"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7" w:author="Unknown"/>
          <w:rFonts w:ascii="Consolas" w:eastAsia="Times New Roman" w:hAnsi="Consolas" w:cs="Consolas"/>
          <w:color w:val="F8F8F2"/>
          <w:sz w:val="27"/>
        </w:rPr>
      </w:pPr>
      <w:ins w:id="9568"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69" w:author="Unknown"/>
          <w:rFonts w:ascii="Consolas" w:eastAsia="Times New Roman" w:hAnsi="Consolas" w:cs="Consolas"/>
          <w:color w:val="F8F8F2"/>
          <w:sz w:val="27"/>
        </w:rPr>
      </w:pPr>
      <w:ins w:id="9570"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71" w:author="Unknown"/>
          <w:rFonts w:ascii="Consolas" w:eastAsia="Times New Roman" w:hAnsi="Consolas" w:cs="Consolas"/>
          <w:color w:val="F8F8F2"/>
          <w:sz w:val="27"/>
        </w:rPr>
      </w:pPr>
      <w:ins w:id="9572"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73" w:author="Unknown"/>
          <w:rFonts w:ascii="Consolas" w:eastAsia="Times New Roman" w:hAnsi="Consolas" w:cs="Consolas"/>
          <w:color w:val="F8F8F2"/>
          <w:sz w:val="27"/>
        </w:rPr>
      </w:pPr>
      <w:ins w:id="9574"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75" w:author="Unknown"/>
          <w:rFonts w:ascii="Consolas" w:eastAsia="Times New Roman" w:hAnsi="Consolas" w:cs="Consolas"/>
          <w:color w:val="F8F8F2"/>
          <w:sz w:val="27"/>
        </w:rPr>
      </w:pPr>
      <w:ins w:id="9576"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77" w:author="Unknown"/>
          <w:rFonts w:ascii="Consolas" w:eastAsia="Times New Roman" w:hAnsi="Consolas" w:cs="Consolas"/>
          <w:color w:val="F8F8F2"/>
          <w:sz w:val="27"/>
        </w:rPr>
      </w:pPr>
      <w:ins w:id="9578"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79" w:author="Unknown"/>
          <w:rFonts w:ascii="Consolas" w:eastAsia="Times New Roman" w:hAnsi="Consolas" w:cs="Consolas"/>
          <w:color w:val="F8F8F2"/>
          <w:sz w:val="27"/>
        </w:rPr>
      </w:pPr>
      <w:ins w:id="9580"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1" w:author="Unknown"/>
          <w:rFonts w:ascii="Consolas" w:eastAsia="Times New Roman" w:hAnsi="Consolas" w:cs="Consolas"/>
          <w:color w:val="F8F8F2"/>
          <w:sz w:val="27"/>
        </w:rPr>
      </w:pPr>
      <w:ins w:id="9582"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3" w:author="Unknown"/>
          <w:rFonts w:ascii="Consolas" w:eastAsia="Times New Roman" w:hAnsi="Consolas" w:cs="Consolas"/>
          <w:color w:val="F8F8F2"/>
          <w:sz w:val="27"/>
        </w:rPr>
      </w:pPr>
      <w:ins w:id="9584"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5" w:author="Unknown"/>
          <w:rFonts w:ascii="Consolas" w:eastAsia="Times New Roman" w:hAnsi="Consolas" w:cs="Consolas"/>
          <w:color w:val="F8F8F2"/>
          <w:sz w:val="27"/>
        </w:rPr>
      </w:pPr>
      <w:ins w:id="9586"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7" w:author="Unknown"/>
          <w:rFonts w:ascii="Consolas" w:eastAsia="Times New Roman" w:hAnsi="Consolas" w:cs="Consolas"/>
          <w:color w:val="F8F8F2"/>
          <w:sz w:val="27"/>
        </w:rPr>
      </w:pPr>
      <w:ins w:id="9588"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89" w:author="Unknown"/>
          <w:rFonts w:ascii="Consolas" w:eastAsia="Times New Roman" w:hAnsi="Consolas" w:cs="Consolas"/>
          <w:color w:val="F8F8F2"/>
          <w:sz w:val="27"/>
        </w:rPr>
      </w:pPr>
      <w:ins w:id="9590"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1" w:author="Unknown"/>
          <w:rFonts w:ascii="Consolas" w:eastAsia="Times New Roman" w:hAnsi="Consolas" w:cs="Consolas"/>
          <w:color w:val="F8F8F2"/>
          <w:sz w:val="27"/>
        </w:rPr>
      </w:pPr>
      <w:ins w:id="9592" w:author="Unknown">
        <w:r w:rsidRPr="0089304D">
          <w:rPr>
            <w:rFonts w:ascii="Consolas" w:eastAsia="Times New Roman" w:hAnsi="Consolas" w:cs="Consolas"/>
            <w:color w:val="8292A2"/>
            <w:sz w:val="27"/>
          </w:rPr>
          <w:lastRenderedPageBreak/>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3" w:author="Unknown"/>
          <w:rFonts w:ascii="Consolas" w:eastAsia="Times New Roman" w:hAnsi="Consolas" w:cs="Consolas"/>
          <w:color w:val="F8F8F2"/>
          <w:sz w:val="27"/>
        </w:rPr>
      </w:pPr>
      <w:ins w:id="9594"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5" w:author="Unknown"/>
          <w:rFonts w:ascii="Consolas" w:eastAsia="Times New Roman" w:hAnsi="Consolas" w:cs="Consolas"/>
          <w:color w:val="F8F8F2"/>
          <w:sz w:val="27"/>
        </w:rPr>
      </w:pPr>
      <w:ins w:id="959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 45.js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598" w:author="Unknown"/>
          <w:rFonts w:ascii="Consolas" w:eastAsia="Times New Roman" w:hAnsi="Consolas" w:cs="Consolas"/>
          <w:color w:val="F8F8F2"/>
          <w:sz w:val="27"/>
        </w:rPr>
      </w:pPr>
      <w:ins w:id="959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9600" w:author="Unknown"/>
          <w:rFonts w:ascii="Segoe UI" w:eastAsia="Times New Roman" w:hAnsi="Segoe UI" w:cs="Segoe UI"/>
          <w:color w:val="000000"/>
          <w:sz w:val="27"/>
          <w:szCs w:val="27"/>
        </w:rPr>
      </w:pPr>
      <w:ins w:id="960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602" w:author="Unknown"/>
          <w:rFonts w:ascii="Segoe UI" w:eastAsia="Times New Roman" w:hAnsi="Segoe UI" w:cs="Segoe UI"/>
          <w:b/>
          <w:bCs/>
          <w:color w:val="000000"/>
          <w:sz w:val="24"/>
          <w:szCs w:val="24"/>
        </w:rPr>
      </w:pPr>
      <w:ins w:id="9603"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04" w:author="Unknown"/>
          <w:rFonts w:ascii="Consolas" w:eastAsia="Times New Roman" w:hAnsi="Consolas" w:cs="Consolas"/>
          <w:color w:val="F8F8F2"/>
          <w:sz w:val="27"/>
        </w:rPr>
      </w:pPr>
      <w:ins w:id="960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07" w:author="Unknown"/>
          <w:rFonts w:ascii="Consolas" w:eastAsia="Times New Roman" w:hAnsi="Consolas" w:cs="Consolas"/>
          <w:color w:val="A6E22E"/>
          <w:sz w:val="27"/>
        </w:rPr>
      </w:pPr>
      <w:ins w:id="960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myJson = </w:t>
        </w:r>
        <w:r w:rsidRPr="0089304D">
          <w:rPr>
            <w:rFonts w:ascii="Consolas" w:eastAsia="Times New Roman" w:hAnsi="Consolas" w:cs="Consolas"/>
            <w:color w:val="A6E22E"/>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09" w:author="Unknown"/>
          <w:rFonts w:ascii="Consolas" w:eastAsia="Times New Roman" w:hAnsi="Consolas" w:cs="Consolas"/>
          <w:color w:val="A6E22E"/>
          <w:sz w:val="27"/>
        </w:rPr>
      </w:pPr>
      <w:ins w:id="9610" w:author="Unknown">
        <w:r w:rsidRPr="0089304D">
          <w:rPr>
            <w:rFonts w:ascii="Consolas" w:eastAsia="Times New Roman" w:hAnsi="Consolas" w:cs="Consolas"/>
            <w:color w:val="A6E22E"/>
            <w:sz w:val="27"/>
          </w:rPr>
          <w:t xml:space="preserve">    "word":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1" w:author="Unknown"/>
          <w:rFonts w:ascii="Consolas" w:eastAsia="Times New Roman" w:hAnsi="Consolas" w:cs="Consolas"/>
          <w:color w:val="A6E22E"/>
          <w:sz w:val="27"/>
        </w:rPr>
      </w:pPr>
      <w:ins w:id="9612" w:author="Unknown">
        <w:r w:rsidRPr="0089304D">
          <w:rPr>
            <w:rFonts w:ascii="Consolas" w:eastAsia="Times New Roman" w:hAnsi="Consolas" w:cs="Consolas"/>
            <w:color w:val="A6E22E"/>
            <w:sz w:val="27"/>
          </w:rPr>
          <w:t xml:space="preserve">    "results":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3" w:author="Unknown"/>
          <w:rFonts w:ascii="Consolas" w:eastAsia="Times New Roman" w:hAnsi="Consolas" w:cs="Consolas"/>
          <w:color w:val="A6E22E"/>
          <w:sz w:val="27"/>
        </w:rPr>
      </w:pPr>
      <w:ins w:id="961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5" w:author="Unknown"/>
          <w:rFonts w:ascii="Consolas" w:eastAsia="Times New Roman" w:hAnsi="Consolas" w:cs="Consolas"/>
          <w:color w:val="A6E22E"/>
          <w:sz w:val="27"/>
        </w:rPr>
      </w:pPr>
      <w:ins w:id="9616" w:author="Unknown">
        <w:r w:rsidRPr="0089304D">
          <w:rPr>
            <w:rFonts w:ascii="Consolas" w:eastAsia="Times New Roman" w:hAnsi="Consolas" w:cs="Consolas"/>
            <w:color w:val="A6E22E"/>
            <w:sz w:val="27"/>
          </w:rPr>
          <w:t xml:space="preserve">        "definition": "a representative form or pattern",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7" w:author="Unknown"/>
          <w:rFonts w:ascii="Consolas" w:eastAsia="Times New Roman" w:hAnsi="Consolas" w:cs="Consolas"/>
          <w:color w:val="A6E22E"/>
          <w:sz w:val="27"/>
        </w:rPr>
      </w:pPr>
      <w:ins w:id="9618"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19" w:author="Unknown"/>
          <w:rFonts w:ascii="Consolas" w:eastAsia="Times New Roman" w:hAnsi="Consolas" w:cs="Consolas"/>
          <w:color w:val="A6E22E"/>
          <w:sz w:val="27"/>
        </w:rPr>
      </w:pPr>
      <w:ins w:id="9620"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21" w:author="Unknown"/>
          <w:rFonts w:ascii="Consolas" w:eastAsia="Times New Roman" w:hAnsi="Consolas" w:cs="Consolas"/>
          <w:color w:val="A6E22E"/>
          <w:sz w:val="27"/>
        </w:rPr>
      </w:pPr>
      <w:ins w:id="9622" w:author="Unknown">
        <w:r w:rsidRPr="0089304D">
          <w:rPr>
            <w:rFonts w:ascii="Consolas" w:eastAsia="Times New Roman" w:hAnsi="Consolas" w:cs="Consolas"/>
            <w:color w:val="A6E22E"/>
            <w:sz w:val="27"/>
          </w:rPr>
          <w:t xml:space="preserve">          "model"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23" w:author="Unknown"/>
          <w:rFonts w:ascii="Consolas" w:eastAsia="Times New Roman" w:hAnsi="Consolas" w:cs="Consolas"/>
          <w:color w:val="A6E22E"/>
          <w:sz w:val="27"/>
        </w:rPr>
      </w:pPr>
      <w:ins w:id="962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25" w:author="Unknown"/>
          <w:rFonts w:ascii="Consolas" w:eastAsia="Times New Roman" w:hAnsi="Consolas" w:cs="Consolas"/>
          <w:color w:val="A6E22E"/>
          <w:sz w:val="27"/>
        </w:rPr>
      </w:pPr>
      <w:ins w:id="9626"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27" w:author="Unknown"/>
          <w:rFonts w:ascii="Consolas" w:eastAsia="Times New Roman" w:hAnsi="Consolas" w:cs="Consolas"/>
          <w:color w:val="A6E22E"/>
          <w:sz w:val="27"/>
        </w:rPr>
      </w:pPr>
      <w:ins w:id="9628" w:author="Unknown">
        <w:r w:rsidRPr="0089304D">
          <w:rPr>
            <w:rFonts w:ascii="Consolas" w:eastAsia="Times New Roman" w:hAnsi="Consolas" w:cs="Consolas"/>
            <w:color w:val="A6E22E"/>
            <w:sz w:val="27"/>
          </w:rPr>
          <w:t xml:space="preserve">          "representation",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29" w:author="Unknown"/>
          <w:rFonts w:ascii="Consolas" w:eastAsia="Times New Roman" w:hAnsi="Consolas" w:cs="Consolas"/>
          <w:color w:val="A6E22E"/>
          <w:sz w:val="27"/>
        </w:rPr>
      </w:pPr>
      <w:ins w:id="9630" w:author="Unknown">
        <w:r w:rsidRPr="0089304D">
          <w:rPr>
            <w:rFonts w:ascii="Consolas" w:eastAsia="Times New Roman" w:hAnsi="Consolas" w:cs="Consolas"/>
            <w:color w:val="A6E22E"/>
            <w:sz w:val="27"/>
          </w:rPr>
          <w:t xml:space="preserve">          "internal representation",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1" w:author="Unknown"/>
          <w:rFonts w:ascii="Consolas" w:eastAsia="Times New Roman" w:hAnsi="Consolas" w:cs="Consolas"/>
          <w:color w:val="A6E22E"/>
          <w:sz w:val="27"/>
        </w:rPr>
      </w:pPr>
      <w:ins w:id="9632" w:author="Unknown">
        <w:r w:rsidRPr="0089304D">
          <w:rPr>
            <w:rFonts w:ascii="Consolas" w:eastAsia="Times New Roman" w:hAnsi="Consolas" w:cs="Consolas"/>
            <w:color w:val="A6E22E"/>
            <w:sz w:val="27"/>
          </w:rPr>
          <w:t xml:space="preserve">          "mental representation"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3" w:author="Unknown"/>
          <w:rFonts w:ascii="Consolas" w:eastAsia="Times New Roman" w:hAnsi="Consolas" w:cs="Consolas"/>
          <w:color w:val="A6E22E"/>
          <w:sz w:val="27"/>
        </w:rPr>
      </w:pPr>
      <w:ins w:id="963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5" w:author="Unknown"/>
          <w:rFonts w:ascii="Consolas" w:eastAsia="Times New Roman" w:hAnsi="Consolas" w:cs="Consolas"/>
          <w:color w:val="A6E22E"/>
          <w:sz w:val="27"/>
        </w:rPr>
      </w:pPr>
      <w:ins w:id="9636" w:author="Unknown">
        <w:r w:rsidRPr="0089304D">
          <w:rPr>
            <w:rFonts w:ascii="Consolas" w:eastAsia="Times New Roman" w:hAnsi="Consolas" w:cs="Consolas"/>
            <w:color w:val="A6E22E"/>
            <w:sz w:val="27"/>
          </w:rPr>
          <w:t xml:space="preserve">        "hasTypes":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7" w:author="Unknown"/>
          <w:rFonts w:ascii="Consolas" w:eastAsia="Times New Roman" w:hAnsi="Consolas" w:cs="Consolas"/>
          <w:color w:val="A6E22E"/>
          <w:sz w:val="27"/>
        </w:rPr>
      </w:pPr>
      <w:ins w:id="9638" w:author="Unknown">
        <w:r w:rsidRPr="0089304D">
          <w:rPr>
            <w:rFonts w:ascii="Consolas" w:eastAsia="Times New Roman" w:hAnsi="Consolas" w:cs="Consolas"/>
            <w:color w:val="A6E22E"/>
            <w:sz w:val="27"/>
          </w:rPr>
          <w:t xml:space="preserve">          "prefiguration",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39" w:author="Unknown"/>
          <w:rFonts w:ascii="Consolas" w:eastAsia="Times New Roman" w:hAnsi="Consolas" w:cs="Consolas"/>
          <w:color w:val="A6E22E"/>
          <w:sz w:val="27"/>
        </w:rPr>
      </w:pPr>
      <w:ins w:id="9640" w:author="Unknown">
        <w:r w:rsidRPr="0089304D">
          <w:rPr>
            <w:rFonts w:ascii="Consolas" w:eastAsia="Times New Roman" w:hAnsi="Consolas" w:cs="Consolas"/>
            <w:color w:val="A6E22E"/>
            <w:sz w:val="27"/>
          </w:rPr>
          <w:t xml:space="preserve">          "archetype",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1" w:author="Unknown"/>
          <w:rFonts w:ascii="Consolas" w:eastAsia="Times New Roman" w:hAnsi="Consolas" w:cs="Consolas"/>
          <w:color w:val="A6E22E"/>
          <w:sz w:val="27"/>
        </w:rPr>
      </w:pPr>
      <w:ins w:id="9642" w:author="Unknown">
        <w:r w:rsidRPr="0089304D">
          <w:rPr>
            <w:rFonts w:ascii="Consolas" w:eastAsia="Times New Roman" w:hAnsi="Consolas" w:cs="Consolas"/>
            <w:color w:val="A6E22E"/>
            <w:sz w:val="27"/>
          </w:rPr>
          <w:t xml:space="preserve">          "epitome",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3" w:author="Unknown"/>
          <w:rFonts w:ascii="Consolas" w:eastAsia="Times New Roman" w:hAnsi="Consolas" w:cs="Consolas"/>
          <w:color w:val="A6E22E"/>
          <w:sz w:val="27"/>
        </w:rPr>
      </w:pPr>
      <w:ins w:id="9644" w:author="Unknown">
        <w:r w:rsidRPr="0089304D">
          <w:rPr>
            <w:rFonts w:ascii="Consolas" w:eastAsia="Times New Roman" w:hAnsi="Consolas" w:cs="Consolas"/>
            <w:color w:val="A6E22E"/>
            <w:sz w:val="27"/>
          </w:rPr>
          <w:lastRenderedPageBreak/>
          <w:t xml:space="preserve">          "guide",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5" w:author="Unknown"/>
          <w:rFonts w:ascii="Consolas" w:eastAsia="Times New Roman" w:hAnsi="Consolas" w:cs="Consolas"/>
          <w:color w:val="A6E22E"/>
          <w:sz w:val="27"/>
        </w:rPr>
      </w:pPr>
      <w:ins w:id="9646" w:author="Unknown">
        <w:r w:rsidRPr="0089304D">
          <w:rPr>
            <w:rFonts w:ascii="Consolas" w:eastAsia="Times New Roman" w:hAnsi="Consolas" w:cs="Consolas"/>
            <w:color w:val="A6E22E"/>
            <w:sz w:val="27"/>
          </w:rPr>
          <w:t xml:space="preserve">          "holotype",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7" w:author="Unknown"/>
          <w:rFonts w:ascii="Consolas" w:eastAsia="Times New Roman" w:hAnsi="Consolas" w:cs="Consolas"/>
          <w:color w:val="A6E22E"/>
          <w:sz w:val="27"/>
        </w:rPr>
      </w:pPr>
      <w:ins w:id="9648" w:author="Unknown">
        <w:r w:rsidRPr="0089304D">
          <w:rPr>
            <w:rFonts w:ascii="Consolas" w:eastAsia="Times New Roman" w:hAnsi="Consolas" w:cs="Consolas"/>
            <w:color w:val="A6E22E"/>
            <w:sz w:val="27"/>
          </w:rPr>
          <w:t xml:space="preserve">          "image",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49" w:author="Unknown"/>
          <w:rFonts w:ascii="Consolas" w:eastAsia="Times New Roman" w:hAnsi="Consolas" w:cs="Consolas"/>
          <w:color w:val="A6E22E"/>
          <w:sz w:val="27"/>
        </w:rPr>
      </w:pPr>
      <w:ins w:id="9650" w:author="Unknown">
        <w:r w:rsidRPr="0089304D">
          <w:rPr>
            <w:rFonts w:ascii="Consolas" w:eastAsia="Times New Roman" w:hAnsi="Consolas" w:cs="Consolas"/>
            <w:color w:val="A6E22E"/>
            <w:sz w:val="27"/>
          </w:rPr>
          <w:t xml:space="preserve">          "loadstar",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51" w:author="Unknown"/>
          <w:rFonts w:ascii="Consolas" w:eastAsia="Times New Roman" w:hAnsi="Consolas" w:cs="Consolas"/>
          <w:color w:val="A6E22E"/>
          <w:sz w:val="27"/>
        </w:rPr>
      </w:pPr>
      <w:ins w:id="9652" w:author="Unknown">
        <w:r w:rsidRPr="0089304D">
          <w:rPr>
            <w:rFonts w:ascii="Consolas" w:eastAsia="Times New Roman" w:hAnsi="Consolas" w:cs="Consolas"/>
            <w:color w:val="A6E22E"/>
            <w:sz w:val="27"/>
          </w:rPr>
          <w:t xml:space="preserve">          "lodestar",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53" w:author="Unknown"/>
          <w:rFonts w:ascii="Consolas" w:eastAsia="Times New Roman" w:hAnsi="Consolas" w:cs="Consolas"/>
          <w:color w:val="A6E22E"/>
          <w:sz w:val="27"/>
        </w:rPr>
      </w:pPr>
      <w:ins w:id="9654" w:author="Unknown">
        <w:r w:rsidRPr="0089304D">
          <w:rPr>
            <w:rFonts w:ascii="Consolas" w:eastAsia="Times New Roman" w:hAnsi="Consolas" w:cs="Consolas"/>
            <w:color w:val="A6E22E"/>
            <w:sz w:val="27"/>
          </w:rPr>
          <w:t xml:space="preserve">          "microcosm",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55" w:author="Unknown"/>
          <w:rFonts w:ascii="Consolas" w:eastAsia="Times New Roman" w:hAnsi="Consolas" w:cs="Consolas"/>
          <w:color w:val="A6E22E"/>
          <w:sz w:val="27"/>
        </w:rPr>
      </w:pPr>
      <w:ins w:id="9656" w:author="Unknown">
        <w:r w:rsidRPr="0089304D">
          <w:rPr>
            <w:rFonts w:ascii="Consolas" w:eastAsia="Times New Roman" w:hAnsi="Consolas" w:cs="Consolas"/>
            <w:color w:val="A6E22E"/>
            <w:sz w:val="27"/>
          </w:rPr>
          <w:t xml:space="preserve">          "original",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57" w:author="Unknown"/>
          <w:rFonts w:ascii="Consolas" w:eastAsia="Times New Roman" w:hAnsi="Consolas" w:cs="Consolas"/>
          <w:color w:val="A6E22E"/>
          <w:sz w:val="27"/>
        </w:rPr>
      </w:pPr>
      <w:ins w:id="9658" w:author="Unknown">
        <w:r w:rsidRPr="0089304D">
          <w:rPr>
            <w:rFonts w:ascii="Consolas" w:eastAsia="Times New Roman" w:hAnsi="Consolas" w:cs="Consolas"/>
            <w:color w:val="A6E22E"/>
            <w:sz w:val="27"/>
          </w:rPr>
          <w:t xml:space="preserve">          "paradigm",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59" w:author="Unknown"/>
          <w:rFonts w:ascii="Consolas" w:eastAsia="Times New Roman" w:hAnsi="Consolas" w:cs="Consolas"/>
          <w:color w:val="A6E22E"/>
          <w:sz w:val="27"/>
        </w:rPr>
      </w:pPr>
      <w:ins w:id="9660" w:author="Unknown">
        <w:r w:rsidRPr="0089304D">
          <w:rPr>
            <w:rFonts w:ascii="Consolas" w:eastAsia="Times New Roman" w:hAnsi="Consolas" w:cs="Consolas"/>
            <w:color w:val="A6E22E"/>
            <w:sz w:val="27"/>
          </w:rPr>
          <w:t xml:space="preserve">          "pilot",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61" w:author="Unknown"/>
          <w:rFonts w:ascii="Consolas" w:eastAsia="Times New Roman" w:hAnsi="Consolas" w:cs="Consolas"/>
          <w:color w:val="A6E22E"/>
          <w:sz w:val="27"/>
        </w:rPr>
      </w:pPr>
      <w:ins w:id="9662" w:author="Unknown">
        <w:r w:rsidRPr="0089304D">
          <w:rPr>
            <w:rFonts w:ascii="Consolas" w:eastAsia="Times New Roman" w:hAnsi="Consolas" w:cs="Consolas"/>
            <w:color w:val="A6E22E"/>
            <w:sz w:val="27"/>
          </w:rPr>
          <w:t xml:space="preserve">          "prototype",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63" w:author="Unknown"/>
          <w:rFonts w:ascii="Consolas" w:eastAsia="Times New Roman" w:hAnsi="Consolas" w:cs="Consolas"/>
          <w:color w:val="A6E22E"/>
          <w:sz w:val="27"/>
        </w:rPr>
      </w:pPr>
      <w:ins w:id="9664" w:author="Unknown">
        <w:r w:rsidRPr="0089304D">
          <w:rPr>
            <w:rFonts w:ascii="Consolas" w:eastAsia="Times New Roman" w:hAnsi="Consolas" w:cs="Consolas"/>
            <w:color w:val="A6E22E"/>
            <w:sz w:val="27"/>
          </w:rPr>
          <w:t xml:space="preserve">          "template",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65" w:author="Unknown"/>
          <w:rFonts w:ascii="Consolas" w:eastAsia="Times New Roman" w:hAnsi="Consolas" w:cs="Consolas"/>
          <w:color w:val="A6E22E"/>
          <w:sz w:val="27"/>
        </w:rPr>
      </w:pPr>
      <w:ins w:id="9666" w:author="Unknown">
        <w:r w:rsidRPr="0089304D">
          <w:rPr>
            <w:rFonts w:ascii="Consolas" w:eastAsia="Times New Roman" w:hAnsi="Consolas" w:cs="Consolas"/>
            <w:color w:val="A6E22E"/>
            <w:sz w:val="27"/>
          </w:rPr>
          <w:t xml:space="preserve">          "templet",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67" w:author="Unknown"/>
          <w:rFonts w:ascii="Consolas" w:eastAsia="Times New Roman" w:hAnsi="Consolas" w:cs="Consolas"/>
          <w:color w:val="A6E22E"/>
          <w:sz w:val="27"/>
        </w:rPr>
      </w:pPr>
      <w:ins w:id="9668" w:author="Unknown">
        <w:r w:rsidRPr="0089304D">
          <w:rPr>
            <w:rFonts w:ascii="Consolas" w:eastAsia="Times New Roman" w:hAnsi="Consolas" w:cs="Consolas"/>
            <w:color w:val="A6E22E"/>
            <w:sz w:val="27"/>
          </w:rPr>
          <w:t xml:space="preserve">          "type specimen"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69" w:author="Unknown"/>
          <w:rFonts w:ascii="Consolas" w:eastAsia="Times New Roman" w:hAnsi="Consolas" w:cs="Consolas"/>
          <w:color w:val="A6E22E"/>
          <w:sz w:val="27"/>
        </w:rPr>
      </w:pPr>
      <w:ins w:id="967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71" w:author="Unknown"/>
          <w:rFonts w:ascii="Consolas" w:eastAsia="Times New Roman" w:hAnsi="Consolas" w:cs="Consolas"/>
          <w:color w:val="A6E22E"/>
          <w:sz w:val="27"/>
        </w:rPr>
      </w:pPr>
      <w:ins w:id="9672" w:author="Unknown">
        <w:r w:rsidRPr="0089304D">
          <w:rPr>
            <w:rFonts w:ascii="Consolas" w:eastAsia="Times New Roman" w:hAnsi="Consolas" w:cs="Consolas"/>
            <w:color w:val="A6E22E"/>
            <w:sz w:val="27"/>
          </w:rPr>
          <w:t xml:space="preserve">        "derivation":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73" w:author="Unknown"/>
          <w:rFonts w:ascii="Consolas" w:eastAsia="Times New Roman" w:hAnsi="Consolas" w:cs="Consolas"/>
          <w:color w:val="A6E22E"/>
          <w:sz w:val="27"/>
        </w:rPr>
      </w:pPr>
      <w:ins w:id="9674" w:author="Unknown">
        <w:r w:rsidRPr="0089304D">
          <w:rPr>
            <w:rFonts w:ascii="Consolas" w:eastAsia="Times New Roman" w:hAnsi="Consolas" w:cs="Consolas"/>
            <w:color w:val="A6E22E"/>
            <w:sz w:val="27"/>
          </w:rPr>
          <w:t xml:space="preserve">          "exemplify"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75" w:author="Unknown"/>
          <w:rFonts w:ascii="Consolas" w:eastAsia="Times New Roman" w:hAnsi="Consolas" w:cs="Consolas"/>
          <w:color w:val="A6E22E"/>
          <w:sz w:val="27"/>
        </w:rPr>
      </w:pPr>
      <w:ins w:id="967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77" w:author="Unknown"/>
          <w:rFonts w:ascii="Consolas" w:eastAsia="Times New Roman" w:hAnsi="Consolas" w:cs="Consolas"/>
          <w:color w:val="A6E22E"/>
          <w:sz w:val="27"/>
        </w:rPr>
      </w:pPr>
      <w:ins w:id="9678" w:author="Unknown">
        <w:r w:rsidRPr="0089304D">
          <w:rPr>
            <w:rFonts w:ascii="Consolas" w:eastAsia="Times New Roman" w:hAnsi="Consolas" w:cs="Consolas"/>
            <w:color w:val="A6E22E"/>
            <w:sz w:val="27"/>
          </w:rPr>
          <w:t xml:space="preserve">        "examples":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79" w:author="Unknown"/>
          <w:rFonts w:ascii="Consolas" w:eastAsia="Times New Roman" w:hAnsi="Consolas" w:cs="Consolas"/>
          <w:color w:val="A6E22E"/>
          <w:sz w:val="27"/>
        </w:rPr>
      </w:pPr>
      <w:ins w:id="9680" w:author="Unknown">
        <w:r w:rsidRPr="0089304D">
          <w:rPr>
            <w:rFonts w:ascii="Consolas" w:eastAsia="Times New Roman" w:hAnsi="Consolas" w:cs="Consolas"/>
            <w:color w:val="A6E22E"/>
            <w:sz w:val="27"/>
          </w:rPr>
          <w:t xml:space="preserve">          "I profited from his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81" w:author="Unknown"/>
          <w:rFonts w:ascii="Consolas" w:eastAsia="Times New Roman" w:hAnsi="Consolas" w:cs="Consolas"/>
          <w:color w:val="A6E22E"/>
          <w:sz w:val="27"/>
        </w:rPr>
      </w:pPr>
      <w:ins w:id="968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83" w:author="Unknown"/>
          <w:rFonts w:ascii="Consolas" w:eastAsia="Times New Roman" w:hAnsi="Consolas" w:cs="Consolas"/>
          <w:color w:val="A6E22E"/>
          <w:sz w:val="27"/>
        </w:rPr>
      </w:pPr>
      <w:ins w:id="968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85" w:author="Unknown"/>
          <w:rFonts w:ascii="Consolas" w:eastAsia="Times New Roman" w:hAnsi="Consolas" w:cs="Consolas"/>
          <w:color w:val="A6E22E"/>
          <w:sz w:val="27"/>
        </w:rPr>
      </w:pPr>
      <w:ins w:id="968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87" w:author="Unknown"/>
          <w:rFonts w:ascii="Consolas" w:eastAsia="Times New Roman" w:hAnsi="Consolas" w:cs="Consolas"/>
          <w:color w:val="A6E22E"/>
          <w:sz w:val="27"/>
        </w:rPr>
      </w:pPr>
      <w:ins w:id="9688" w:author="Unknown">
        <w:r w:rsidRPr="0089304D">
          <w:rPr>
            <w:rFonts w:ascii="Consolas" w:eastAsia="Times New Roman" w:hAnsi="Consolas" w:cs="Consolas"/>
            <w:color w:val="A6E22E"/>
            <w:sz w:val="27"/>
          </w:rPr>
          <w:t xml:space="preserve">        "definition": "something to be imitated",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89" w:author="Unknown"/>
          <w:rFonts w:ascii="Consolas" w:eastAsia="Times New Roman" w:hAnsi="Consolas" w:cs="Consolas"/>
          <w:color w:val="A6E22E"/>
          <w:sz w:val="27"/>
        </w:rPr>
      </w:pPr>
      <w:ins w:id="9690"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91" w:author="Unknown"/>
          <w:rFonts w:ascii="Consolas" w:eastAsia="Times New Roman" w:hAnsi="Consolas" w:cs="Consolas"/>
          <w:color w:val="A6E22E"/>
          <w:sz w:val="27"/>
        </w:rPr>
      </w:pPr>
      <w:ins w:id="9692"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93" w:author="Unknown"/>
          <w:rFonts w:ascii="Consolas" w:eastAsia="Times New Roman" w:hAnsi="Consolas" w:cs="Consolas"/>
          <w:color w:val="A6E22E"/>
          <w:sz w:val="27"/>
        </w:rPr>
      </w:pPr>
      <w:ins w:id="9694" w:author="Unknown">
        <w:r w:rsidRPr="0089304D">
          <w:rPr>
            <w:rFonts w:ascii="Consolas" w:eastAsia="Times New Roman" w:hAnsi="Consolas" w:cs="Consolas"/>
            <w:color w:val="A6E22E"/>
            <w:sz w:val="27"/>
          </w:rPr>
          <w:t xml:space="preserve">          "exemplar",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95" w:author="Unknown"/>
          <w:rFonts w:ascii="Consolas" w:eastAsia="Times New Roman" w:hAnsi="Consolas" w:cs="Consolas"/>
          <w:color w:val="A6E22E"/>
          <w:sz w:val="27"/>
        </w:rPr>
      </w:pPr>
      <w:ins w:id="9696" w:author="Unknown">
        <w:r w:rsidRPr="0089304D">
          <w:rPr>
            <w:rFonts w:ascii="Consolas" w:eastAsia="Times New Roman" w:hAnsi="Consolas" w:cs="Consolas"/>
            <w:color w:val="A6E22E"/>
            <w:sz w:val="27"/>
          </w:rPr>
          <w:t xml:space="preserve">          "good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97" w:author="Unknown"/>
          <w:rFonts w:ascii="Consolas" w:eastAsia="Times New Roman" w:hAnsi="Consolas" w:cs="Consolas"/>
          <w:color w:val="A6E22E"/>
          <w:sz w:val="27"/>
        </w:rPr>
      </w:pPr>
      <w:ins w:id="9698" w:author="Unknown">
        <w:r w:rsidRPr="0089304D">
          <w:rPr>
            <w:rFonts w:ascii="Consolas" w:eastAsia="Times New Roman" w:hAnsi="Consolas" w:cs="Consolas"/>
            <w:color w:val="A6E22E"/>
            <w:sz w:val="27"/>
          </w:rPr>
          <w:t xml:space="preserve">          "model"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699" w:author="Unknown"/>
          <w:rFonts w:ascii="Consolas" w:eastAsia="Times New Roman" w:hAnsi="Consolas" w:cs="Consolas"/>
          <w:color w:val="A6E22E"/>
          <w:sz w:val="27"/>
        </w:rPr>
      </w:pPr>
      <w:ins w:id="9700" w:author="Unknown">
        <w:r w:rsidRPr="0089304D">
          <w:rPr>
            <w:rFonts w:ascii="Consolas" w:eastAsia="Times New Roman" w:hAnsi="Consolas" w:cs="Consolas"/>
            <w:color w:val="A6E22E"/>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01" w:author="Unknown"/>
          <w:rFonts w:ascii="Consolas" w:eastAsia="Times New Roman" w:hAnsi="Consolas" w:cs="Consolas"/>
          <w:color w:val="A6E22E"/>
          <w:sz w:val="27"/>
        </w:rPr>
      </w:pPr>
      <w:ins w:id="9702"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03" w:author="Unknown"/>
          <w:rFonts w:ascii="Consolas" w:eastAsia="Times New Roman" w:hAnsi="Consolas" w:cs="Consolas"/>
          <w:color w:val="A6E22E"/>
          <w:sz w:val="27"/>
        </w:rPr>
      </w:pPr>
      <w:ins w:id="9704" w:author="Unknown">
        <w:r w:rsidRPr="0089304D">
          <w:rPr>
            <w:rFonts w:ascii="Consolas" w:eastAsia="Times New Roman" w:hAnsi="Consolas" w:cs="Consolas"/>
            <w:color w:val="A6E22E"/>
            <w:sz w:val="27"/>
          </w:rPr>
          <w:t xml:space="preserve">          "ideal"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05" w:author="Unknown"/>
          <w:rFonts w:ascii="Consolas" w:eastAsia="Times New Roman" w:hAnsi="Consolas" w:cs="Consolas"/>
          <w:color w:val="A6E22E"/>
          <w:sz w:val="27"/>
        </w:rPr>
      </w:pPr>
      <w:ins w:id="970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07" w:author="Unknown"/>
          <w:rFonts w:ascii="Consolas" w:eastAsia="Times New Roman" w:hAnsi="Consolas" w:cs="Consolas"/>
          <w:color w:val="A6E22E"/>
          <w:sz w:val="27"/>
        </w:rPr>
      </w:pPr>
      <w:ins w:id="9708" w:author="Unknown">
        <w:r w:rsidRPr="0089304D">
          <w:rPr>
            <w:rFonts w:ascii="Consolas" w:eastAsia="Times New Roman" w:hAnsi="Consolas" w:cs="Consolas"/>
            <w:color w:val="A6E22E"/>
            <w:sz w:val="27"/>
          </w:rPr>
          <w:t xml:space="preserve">        "hasTypes":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09" w:author="Unknown"/>
          <w:rFonts w:ascii="Consolas" w:eastAsia="Times New Roman" w:hAnsi="Consolas" w:cs="Consolas"/>
          <w:color w:val="A6E22E"/>
          <w:sz w:val="27"/>
        </w:rPr>
      </w:pPr>
      <w:ins w:id="9710" w:author="Unknown">
        <w:r w:rsidRPr="0089304D">
          <w:rPr>
            <w:rFonts w:ascii="Consolas" w:eastAsia="Times New Roman" w:hAnsi="Consolas" w:cs="Consolas"/>
            <w:color w:val="A6E22E"/>
            <w:sz w:val="27"/>
          </w:rPr>
          <w:t xml:space="preserve">          "pacemaker",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11" w:author="Unknown"/>
          <w:rFonts w:ascii="Consolas" w:eastAsia="Times New Roman" w:hAnsi="Consolas" w:cs="Consolas"/>
          <w:color w:val="A6E22E"/>
          <w:sz w:val="27"/>
        </w:rPr>
      </w:pPr>
      <w:ins w:id="9712" w:author="Unknown">
        <w:r w:rsidRPr="0089304D">
          <w:rPr>
            <w:rFonts w:ascii="Consolas" w:eastAsia="Times New Roman" w:hAnsi="Consolas" w:cs="Consolas"/>
            <w:color w:val="A6E22E"/>
            <w:sz w:val="27"/>
          </w:rPr>
          <w:t xml:space="preserve">          "pattern",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13" w:author="Unknown"/>
          <w:rFonts w:ascii="Consolas" w:eastAsia="Times New Roman" w:hAnsi="Consolas" w:cs="Consolas"/>
          <w:color w:val="A6E22E"/>
          <w:sz w:val="27"/>
        </w:rPr>
      </w:pPr>
      <w:ins w:id="9714" w:author="Unknown">
        <w:r w:rsidRPr="0089304D">
          <w:rPr>
            <w:rFonts w:ascii="Consolas" w:eastAsia="Times New Roman" w:hAnsi="Consolas" w:cs="Consolas"/>
            <w:color w:val="A6E22E"/>
            <w:sz w:val="27"/>
          </w:rPr>
          <w:t xml:space="preserve">          "beauty",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15" w:author="Unknown"/>
          <w:rFonts w:ascii="Consolas" w:eastAsia="Times New Roman" w:hAnsi="Consolas" w:cs="Consolas"/>
          <w:color w:val="A6E22E"/>
          <w:sz w:val="27"/>
        </w:rPr>
      </w:pPr>
      <w:ins w:id="9716" w:author="Unknown">
        <w:r w:rsidRPr="0089304D">
          <w:rPr>
            <w:rFonts w:ascii="Consolas" w:eastAsia="Times New Roman" w:hAnsi="Consolas" w:cs="Consolas"/>
            <w:color w:val="A6E22E"/>
            <w:sz w:val="27"/>
          </w:rPr>
          <w:t xml:space="preserve">          "prodigy",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17" w:author="Unknown"/>
          <w:rFonts w:ascii="Consolas" w:eastAsia="Times New Roman" w:hAnsi="Consolas" w:cs="Consolas"/>
          <w:color w:val="A6E22E"/>
          <w:sz w:val="27"/>
        </w:rPr>
      </w:pPr>
      <w:ins w:id="9718" w:author="Unknown">
        <w:r w:rsidRPr="0089304D">
          <w:rPr>
            <w:rFonts w:ascii="Consolas" w:eastAsia="Times New Roman" w:hAnsi="Consolas" w:cs="Consolas"/>
            <w:color w:val="A6E22E"/>
            <w:sz w:val="27"/>
          </w:rPr>
          <w:t xml:space="preserve">          "beaut",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19" w:author="Unknown"/>
          <w:rFonts w:ascii="Consolas" w:eastAsia="Times New Roman" w:hAnsi="Consolas" w:cs="Consolas"/>
          <w:color w:val="A6E22E"/>
          <w:sz w:val="27"/>
        </w:rPr>
      </w:pPr>
      <w:ins w:id="9720" w:author="Unknown">
        <w:r w:rsidRPr="0089304D">
          <w:rPr>
            <w:rFonts w:ascii="Consolas" w:eastAsia="Times New Roman" w:hAnsi="Consolas" w:cs="Consolas"/>
            <w:color w:val="A6E22E"/>
            <w:sz w:val="27"/>
          </w:rPr>
          <w:t xml:space="preserve">          "pacesetter"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21" w:author="Unknown"/>
          <w:rFonts w:ascii="Consolas" w:eastAsia="Times New Roman" w:hAnsi="Consolas" w:cs="Consolas"/>
          <w:color w:val="A6E22E"/>
          <w:sz w:val="27"/>
        </w:rPr>
      </w:pPr>
      <w:ins w:id="972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23" w:author="Unknown"/>
          <w:rFonts w:ascii="Consolas" w:eastAsia="Times New Roman" w:hAnsi="Consolas" w:cs="Consolas"/>
          <w:color w:val="A6E22E"/>
          <w:sz w:val="27"/>
        </w:rPr>
      </w:pPr>
      <w:ins w:id="9724" w:author="Unknown">
        <w:r w:rsidRPr="0089304D">
          <w:rPr>
            <w:rFonts w:ascii="Consolas" w:eastAsia="Times New Roman" w:hAnsi="Consolas" w:cs="Consolas"/>
            <w:color w:val="A6E22E"/>
            <w:sz w:val="27"/>
          </w:rPr>
          <w:t xml:space="preserve">        "derivation":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25" w:author="Unknown"/>
          <w:rFonts w:ascii="Consolas" w:eastAsia="Times New Roman" w:hAnsi="Consolas" w:cs="Consolas"/>
          <w:color w:val="A6E22E"/>
          <w:sz w:val="27"/>
        </w:rPr>
      </w:pPr>
      <w:ins w:id="9726" w:author="Unknown">
        <w:r w:rsidRPr="0089304D">
          <w:rPr>
            <w:rFonts w:ascii="Consolas" w:eastAsia="Times New Roman" w:hAnsi="Consolas" w:cs="Consolas"/>
            <w:color w:val="A6E22E"/>
            <w:sz w:val="27"/>
          </w:rPr>
          <w:t xml:space="preserve">          "exemplify",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27" w:author="Unknown"/>
          <w:rFonts w:ascii="Consolas" w:eastAsia="Times New Roman" w:hAnsi="Consolas" w:cs="Consolas"/>
          <w:color w:val="A6E22E"/>
          <w:sz w:val="27"/>
        </w:rPr>
      </w:pPr>
      <w:ins w:id="9728" w:author="Unknown">
        <w:r w:rsidRPr="0089304D">
          <w:rPr>
            <w:rFonts w:ascii="Consolas" w:eastAsia="Times New Roman" w:hAnsi="Consolas" w:cs="Consolas"/>
            <w:color w:val="A6E22E"/>
            <w:sz w:val="27"/>
          </w:rPr>
          <w:t xml:space="preserve">          "exemplary"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29" w:author="Unknown"/>
          <w:rFonts w:ascii="Consolas" w:eastAsia="Times New Roman" w:hAnsi="Consolas" w:cs="Consolas"/>
          <w:color w:val="A6E22E"/>
          <w:sz w:val="27"/>
        </w:rPr>
      </w:pPr>
      <w:ins w:id="973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31" w:author="Unknown"/>
          <w:rFonts w:ascii="Consolas" w:eastAsia="Times New Roman" w:hAnsi="Consolas" w:cs="Consolas"/>
          <w:color w:val="A6E22E"/>
          <w:sz w:val="27"/>
        </w:rPr>
      </w:pPr>
      <w:ins w:id="973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33" w:author="Unknown"/>
          <w:rFonts w:ascii="Consolas" w:eastAsia="Times New Roman" w:hAnsi="Consolas" w:cs="Consolas"/>
          <w:color w:val="A6E22E"/>
          <w:sz w:val="27"/>
        </w:rPr>
      </w:pPr>
      <w:ins w:id="973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35" w:author="Unknown"/>
          <w:rFonts w:ascii="Consolas" w:eastAsia="Times New Roman" w:hAnsi="Consolas" w:cs="Consolas"/>
          <w:color w:val="A6E22E"/>
          <w:sz w:val="27"/>
        </w:rPr>
      </w:pPr>
      <w:ins w:id="9736" w:author="Unknown">
        <w:r w:rsidRPr="0089304D">
          <w:rPr>
            <w:rFonts w:ascii="Consolas" w:eastAsia="Times New Roman" w:hAnsi="Consolas" w:cs="Consolas"/>
            <w:color w:val="A6E22E"/>
            <w:sz w:val="27"/>
          </w:rPr>
          <w:t xml:space="preserve">        "definition": "an occurrence of something",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37" w:author="Unknown"/>
          <w:rFonts w:ascii="Consolas" w:eastAsia="Times New Roman" w:hAnsi="Consolas" w:cs="Consolas"/>
          <w:color w:val="A6E22E"/>
          <w:sz w:val="27"/>
        </w:rPr>
      </w:pPr>
      <w:ins w:id="9738"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39" w:author="Unknown"/>
          <w:rFonts w:ascii="Consolas" w:eastAsia="Times New Roman" w:hAnsi="Consolas" w:cs="Consolas"/>
          <w:color w:val="A6E22E"/>
          <w:sz w:val="27"/>
        </w:rPr>
      </w:pPr>
      <w:ins w:id="9740"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41" w:author="Unknown"/>
          <w:rFonts w:ascii="Consolas" w:eastAsia="Times New Roman" w:hAnsi="Consolas" w:cs="Consolas"/>
          <w:color w:val="A6E22E"/>
          <w:sz w:val="27"/>
        </w:rPr>
      </w:pPr>
      <w:ins w:id="9742" w:author="Unknown">
        <w:r w:rsidRPr="0089304D">
          <w:rPr>
            <w:rFonts w:ascii="Consolas" w:eastAsia="Times New Roman" w:hAnsi="Consolas" w:cs="Consolas"/>
            <w:color w:val="A6E22E"/>
            <w:sz w:val="27"/>
          </w:rPr>
          <w:t xml:space="preserve">          "case",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43" w:author="Unknown"/>
          <w:rFonts w:ascii="Consolas" w:eastAsia="Times New Roman" w:hAnsi="Consolas" w:cs="Consolas"/>
          <w:color w:val="A6E22E"/>
          <w:sz w:val="27"/>
        </w:rPr>
      </w:pPr>
      <w:ins w:id="9744" w:author="Unknown">
        <w:r w:rsidRPr="0089304D">
          <w:rPr>
            <w:rFonts w:ascii="Consolas" w:eastAsia="Times New Roman" w:hAnsi="Consolas" w:cs="Consolas"/>
            <w:color w:val="A6E22E"/>
            <w:sz w:val="27"/>
          </w:rPr>
          <w:t xml:space="preserve">          "instance"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45" w:author="Unknown"/>
          <w:rFonts w:ascii="Consolas" w:eastAsia="Times New Roman" w:hAnsi="Consolas" w:cs="Consolas"/>
          <w:color w:val="A6E22E"/>
          <w:sz w:val="27"/>
        </w:rPr>
      </w:pPr>
      <w:ins w:id="974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47" w:author="Unknown"/>
          <w:rFonts w:ascii="Consolas" w:eastAsia="Times New Roman" w:hAnsi="Consolas" w:cs="Consolas"/>
          <w:color w:val="A6E22E"/>
          <w:sz w:val="27"/>
        </w:rPr>
      </w:pPr>
      <w:ins w:id="9748"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49" w:author="Unknown"/>
          <w:rFonts w:ascii="Consolas" w:eastAsia="Times New Roman" w:hAnsi="Consolas" w:cs="Consolas"/>
          <w:color w:val="A6E22E"/>
          <w:sz w:val="27"/>
        </w:rPr>
      </w:pPr>
      <w:ins w:id="9750" w:author="Unknown">
        <w:r w:rsidRPr="0089304D">
          <w:rPr>
            <w:rFonts w:ascii="Consolas" w:eastAsia="Times New Roman" w:hAnsi="Consolas" w:cs="Consolas"/>
            <w:color w:val="A6E22E"/>
            <w:sz w:val="27"/>
          </w:rPr>
          <w:t xml:space="preserve">          "happening",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51" w:author="Unknown"/>
          <w:rFonts w:ascii="Consolas" w:eastAsia="Times New Roman" w:hAnsi="Consolas" w:cs="Consolas"/>
          <w:color w:val="A6E22E"/>
          <w:sz w:val="27"/>
        </w:rPr>
      </w:pPr>
      <w:ins w:id="9752" w:author="Unknown">
        <w:r w:rsidRPr="0089304D">
          <w:rPr>
            <w:rFonts w:ascii="Consolas" w:eastAsia="Times New Roman" w:hAnsi="Consolas" w:cs="Consolas"/>
            <w:color w:val="A6E22E"/>
            <w:sz w:val="27"/>
          </w:rPr>
          <w:t xml:space="preserve">          "natural event",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53" w:author="Unknown"/>
          <w:rFonts w:ascii="Consolas" w:eastAsia="Times New Roman" w:hAnsi="Consolas" w:cs="Consolas"/>
          <w:color w:val="A6E22E"/>
          <w:sz w:val="27"/>
        </w:rPr>
      </w:pPr>
      <w:ins w:id="9754" w:author="Unknown">
        <w:r w:rsidRPr="0089304D">
          <w:rPr>
            <w:rFonts w:ascii="Consolas" w:eastAsia="Times New Roman" w:hAnsi="Consolas" w:cs="Consolas"/>
            <w:color w:val="A6E22E"/>
            <w:sz w:val="27"/>
          </w:rPr>
          <w:t xml:space="preserve">          "occurrence",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55" w:author="Unknown"/>
          <w:rFonts w:ascii="Consolas" w:eastAsia="Times New Roman" w:hAnsi="Consolas" w:cs="Consolas"/>
          <w:color w:val="A6E22E"/>
          <w:sz w:val="27"/>
        </w:rPr>
      </w:pPr>
      <w:ins w:id="9756" w:author="Unknown">
        <w:r w:rsidRPr="0089304D">
          <w:rPr>
            <w:rFonts w:ascii="Consolas" w:eastAsia="Times New Roman" w:hAnsi="Consolas" w:cs="Consolas"/>
            <w:color w:val="A6E22E"/>
            <w:sz w:val="27"/>
          </w:rPr>
          <w:lastRenderedPageBreak/>
          <w:t xml:space="preserve">          "occurrent"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57" w:author="Unknown"/>
          <w:rFonts w:ascii="Consolas" w:eastAsia="Times New Roman" w:hAnsi="Consolas" w:cs="Consolas"/>
          <w:color w:val="A6E22E"/>
          <w:sz w:val="27"/>
        </w:rPr>
      </w:pPr>
      <w:ins w:id="975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59" w:author="Unknown"/>
          <w:rFonts w:ascii="Consolas" w:eastAsia="Times New Roman" w:hAnsi="Consolas" w:cs="Consolas"/>
          <w:color w:val="A6E22E"/>
          <w:sz w:val="27"/>
        </w:rPr>
      </w:pPr>
      <w:ins w:id="9760" w:author="Unknown">
        <w:r w:rsidRPr="0089304D">
          <w:rPr>
            <w:rFonts w:ascii="Consolas" w:eastAsia="Times New Roman" w:hAnsi="Consolas" w:cs="Consolas"/>
            <w:color w:val="A6E22E"/>
            <w:sz w:val="27"/>
          </w:rPr>
          <w:t xml:space="preserve">        "hasTypes":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1" w:author="Unknown"/>
          <w:rFonts w:ascii="Consolas" w:eastAsia="Times New Roman" w:hAnsi="Consolas" w:cs="Consolas"/>
          <w:color w:val="A6E22E"/>
          <w:sz w:val="27"/>
        </w:rPr>
      </w:pPr>
      <w:ins w:id="9762" w:author="Unknown">
        <w:r w:rsidRPr="0089304D">
          <w:rPr>
            <w:rFonts w:ascii="Consolas" w:eastAsia="Times New Roman" w:hAnsi="Consolas" w:cs="Consolas"/>
            <w:color w:val="A6E22E"/>
            <w:sz w:val="27"/>
          </w:rPr>
          <w:t xml:space="preserve">          "clip",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3" w:author="Unknown"/>
          <w:rFonts w:ascii="Consolas" w:eastAsia="Times New Roman" w:hAnsi="Consolas" w:cs="Consolas"/>
          <w:color w:val="A6E22E"/>
          <w:sz w:val="27"/>
        </w:rPr>
      </w:pPr>
      <w:ins w:id="9764" w:author="Unknown">
        <w:r w:rsidRPr="0089304D">
          <w:rPr>
            <w:rFonts w:ascii="Consolas" w:eastAsia="Times New Roman" w:hAnsi="Consolas" w:cs="Consolas"/>
            <w:color w:val="A6E22E"/>
            <w:sz w:val="27"/>
          </w:rPr>
          <w:t xml:space="preserve">          "mortification",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5" w:author="Unknown"/>
          <w:rFonts w:ascii="Consolas" w:eastAsia="Times New Roman" w:hAnsi="Consolas" w:cs="Consolas"/>
          <w:color w:val="A6E22E"/>
          <w:sz w:val="27"/>
        </w:rPr>
      </w:pPr>
      <w:ins w:id="9766" w:author="Unknown">
        <w:r w:rsidRPr="0089304D">
          <w:rPr>
            <w:rFonts w:ascii="Consolas" w:eastAsia="Times New Roman" w:hAnsi="Consolas" w:cs="Consolas"/>
            <w:color w:val="A6E22E"/>
            <w:sz w:val="27"/>
          </w:rPr>
          <w:t xml:space="preserve">          "piece",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7" w:author="Unknown"/>
          <w:rFonts w:ascii="Consolas" w:eastAsia="Times New Roman" w:hAnsi="Consolas" w:cs="Consolas"/>
          <w:color w:val="A6E22E"/>
          <w:sz w:val="27"/>
        </w:rPr>
      </w:pPr>
      <w:ins w:id="9768" w:author="Unknown">
        <w:r w:rsidRPr="0089304D">
          <w:rPr>
            <w:rFonts w:ascii="Consolas" w:eastAsia="Times New Roman" w:hAnsi="Consolas" w:cs="Consolas"/>
            <w:color w:val="A6E22E"/>
            <w:sz w:val="27"/>
          </w:rPr>
          <w:t xml:space="preserve">          "time",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69" w:author="Unknown"/>
          <w:rFonts w:ascii="Consolas" w:eastAsia="Times New Roman" w:hAnsi="Consolas" w:cs="Consolas"/>
          <w:color w:val="A6E22E"/>
          <w:sz w:val="27"/>
        </w:rPr>
      </w:pPr>
      <w:ins w:id="9770" w:author="Unknown">
        <w:r w:rsidRPr="0089304D">
          <w:rPr>
            <w:rFonts w:ascii="Consolas" w:eastAsia="Times New Roman" w:hAnsi="Consolas" w:cs="Consolas"/>
            <w:color w:val="A6E22E"/>
            <w:sz w:val="27"/>
          </w:rPr>
          <w:t xml:space="preserve">          "humiliation",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71" w:author="Unknown"/>
          <w:rFonts w:ascii="Consolas" w:eastAsia="Times New Roman" w:hAnsi="Consolas" w:cs="Consolas"/>
          <w:color w:val="A6E22E"/>
          <w:sz w:val="27"/>
        </w:rPr>
      </w:pPr>
      <w:ins w:id="9772" w:author="Unknown">
        <w:r w:rsidRPr="0089304D">
          <w:rPr>
            <w:rFonts w:ascii="Consolas" w:eastAsia="Times New Roman" w:hAnsi="Consolas" w:cs="Consolas"/>
            <w:color w:val="A6E22E"/>
            <w:sz w:val="27"/>
          </w:rPr>
          <w:t xml:space="preserve">          "bit"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73" w:author="Unknown"/>
          <w:rFonts w:ascii="Consolas" w:eastAsia="Times New Roman" w:hAnsi="Consolas" w:cs="Consolas"/>
          <w:color w:val="A6E22E"/>
          <w:sz w:val="27"/>
        </w:rPr>
      </w:pPr>
      <w:ins w:id="977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75" w:author="Unknown"/>
          <w:rFonts w:ascii="Consolas" w:eastAsia="Times New Roman" w:hAnsi="Consolas" w:cs="Consolas"/>
          <w:color w:val="A6E22E"/>
          <w:sz w:val="27"/>
        </w:rPr>
      </w:pPr>
      <w:ins w:id="9776" w:author="Unknown">
        <w:r w:rsidRPr="0089304D">
          <w:rPr>
            <w:rFonts w:ascii="Consolas" w:eastAsia="Times New Roman" w:hAnsi="Consolas" w:cs="Consolas"/>
            <w:color w:val="A6E22E"/>
            <w:sz w:val="27"/>
          </w:rPr>
          <w:t xml:space="preserve">        "derivation":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77" w:author="Unknown"/>
          <w:rFonts w:ascii="Consolas" w:eastAsia="Times New Roman" w:hAnsi="Consolas" w:cs="Consolas"/>
          <w:color w:val="A6E22E"/>
          <w:sz w:val="27"/>
        </w:rPr>
      </w:pPr>
      <w:ins w:id="9778" w:author="Unknown">
        <w:r w:rsidRPr="0089304D">
          <w:rPr>
            <w:rFonts w:ascii="Consolas" w:eastAsia="Times New Roman" w:hAnsi="Consolas" w:cs="Consolas"/>
            <w:color w:val="A6E22E"/>
            <w:sz w:val="27"/>
          </w:rPr>
          <w:t xml:space="preserve">          "exemplify"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79" w:author="Unknown"/>
          <w:rFonts w:ascii="Consolas" w:eastAsia="Times New Roman" w:hAnsi="Consolas" w:cs="Consolas"/>
          <w:color w:val="A6E22E"/>
          <w:sz w:val="27"/>
        </w:rPr>
      </w:pPr>
      <w:ins w:id="978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1" w:author="Unknown"/>
          <w:rFonts w:ascii="Consolas" w:eastAsia="Times New Roman" w:hAnsi="Consolas" w:cs="Consolas"/>
          <w:color w:val="A6E22E"/>
          <w:sz w:val="27"/>
        </w:rPr>
      </w:pPr>
      <w:ins w:id="9782" w:author="Unknown">
        <w:r w:rsidRPr="0089304D">
          <w:rPr>
            <w:rFonts w:ascii="Consolas" w:eastAsia="Times New Roman" w:hAnsi="Consolas" w:cs="Consolas"/>
            <w:color w:val="A6E22E"/>
            <w:sz w:val="27"/>
          </w:rPr>
          <w:t xml:space="preserve">        "examples":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3" w:author="Unknown"/>
          <w:rFonts w:ascii="Consolas" w:eastAsia="Times New Roman" w:hAnsi="Consolas" w:cs="Consolas"/>
          <w:color w:val="A6E22E"/>
          <w:sz w:val="27"/>
        </w:rPr>
      </w:pPr>
      <w:ins w:id="9784" w:author="Unknown">
        <w:r w:rsidRPr="0089304D">
          <w:rPr>
            <w:rFonts w:ascii="Consolas" w:eastAsia="Times New Roman" w:hAnsi="Consolas" w:cs="Consolas"/>
            <w:color w:val="A6E22E"/>
            <w:sz w:val="27"/>
          </w:rPr>
          <w:t xml:space="preserve">          "but there is always the famous example of the Smiths"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5" w:author="Unknown"/>
          <w:rFonts w:ascii="Consolas" w:eastAsia="Times New Roman" w:hAnsi="Consolas" w:cs="Consolas"/>
          <w:color w:val="A6E22E"/>
          <w:sz w:val="27"/>
        </w:rPr>
      </w:pPr>
      <w:ins w:id="978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7" w:author="Unknown"/>
          <w:rFonts w:ascii="Consolas" w:eastAsia="Times New Roman" w:hAnsi="Consolas" w:cs="Consolas"/>
          <w:color w:val="A6E22E"/>
          <w:sz w:val="27"/>
        </w:rPr>
      </w:pPr>
      <w:ins w:id="978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89" w:author="Unknown"/>
          <w:rFonts w:ascii="Consolas" w:eastAsia="Times New Roman" w:hAnsi="Consolas" w:cs="Consolas"/>
          <w:color w:val="A6E22E"/>
          <w:sz w:val="27"/>
        </w:rPr>
      </w:pPr>
      <w:ins w:id="979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91" w:author="Unknown"/>
          <w:rFonts w:ascii="Consolas" w:eastAsia="Times New Roman" w:hAnsi="Consolas" w:cs="Consolas"/>
          <w:color w:val="A6E22E"/>
          <w:sz w:val="27"/>
        </w:rPr>
      </w:pPr>
      <w:ins w:id="9792" w:author="Unknown">
        <w:r w:rsidRPr="0089304D">
          <w:rPr>
            <w:rFonts w:ascii="Consolas" w:eastAsia="Times New Roman" w:hAnsi="Consolas" w:cs="Consolas"/>
            <w:color w:val="A6E22E"/>
            <w:sz w:val="27"/>
          </w:rPr>
          <w:t xml:space="preserve">        "definition": "an item of information that is typical of a class or group",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93" w:author="Unknown"/>
          <w:rFonts w:ascii="Consolas" w:eastAsia="Times New Roman" w:hAnsi="Consolas" w:cs="Consolas"/>
          <w:color w:val="A6E22E"/>
          <w:sz w:val="27"/>
        </w:rPr>
      </w:pPr>
      <w:ins w:id="9794"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95" w:author="Unknown"/>
          <w:rFonts w:ascii="Consolas" w:eastAsia="Times New Roman" w:hAnsi="Consolas" w:cs="Consolas"/>
          <w:color w:val="A6E22E"/>
          <w:sz w:val="27"/>
        </w:rPr>
      </w:pPr>
      <w:ins w:id="9796"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97" w:author="Unknown"/>
          <w:rFonts w:ascii="Consolas" w:eastAsia="Times New Roman" w:hAnsi="Consolas" w:cs="Consolas"/>
          <w:color w:val="A6E22E"/>
          <w:sz w:val="27"/>
        </w:rPr>
      </w:pPr>
      <w:ins w:id="9798" w:author="Unknown">
        <w:r w:rsidRPr="0089304D">
          <w:rPr>
            <w:rFonts w:ascii="Consolas" w:eastAsia="Times New Roman" w:hAnsi="Consolas" w:cs="Consolas"/>
            <w:color w:val="A6E22E"/>
            <w:sz w:val="27"/>
          </w:rPr>
          <w:t xml:space="preserve">          "illustration",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799" w:author="Unknown"/>
          <w:rFonts w:ascii="Consolas" w:eastAsia="Times New Roman" w:hAnsi="Consolas" w:cs="Consolas"/>
          <w:color w:val="A6E22E"/>
          <w:sz w:val="27"/>
        </w:rPr>
      </w:pPr>
      <w:ins w:id="9800" w:author="Unknown">
        <w:r w:rsidRPr="0089304D">
          <w:rPr>
            <w:rFonts w:ascii="Consolas" w:eastAsia="Times New Roman" w:hAnsi="Consolas" w:cs="Consolas"/>
            <w:color w:val="A6E22E"/>
            <w:sz w:val="27"/>
          </w:rPr>
          <w:t xml:space="preserve">          "instance",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1" w:author="Unknown"/>
          <w:rFonts w:ascii="Consolas" w:eastAsia="Times New Roman" w:hAnsi="Consolas" w:cs="Consolas"/>
          <w:color w:val="A6E22E"/>
          <w:sz w:val="27"/>
        </w:rPr>
      </w:pPr>
      <w:ins w:id="9802" w:author="Unknown">
        <w:r w:rsidRPr="0089304D">
          <w:rPr>
            <w:rFonts w:ascii="Consolas" w:eastAsia="Times New Roman" w:hAnsi="Consolas" w:cs="Consolas"/>
            <w:color w:val="A6E22E"/>
            <w:sz w:val="27"/>
          </w:rPr>
          <w:t xml:space="preserve">          "representative"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3" w:author="Unknown"/>
          <w:rFonts w:ascii="Consolas" w:eastAsia="Times New Roman" w:hAnsi="Consolas" w:cs="Consolas"/>
          <w:color w:val="A6E22E"/>
          <w:sz w:val="27"/>
        </w:rPr>
      </w:pPr>
      <w:ins w:id="980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5" w:author="Unknown"/>
          <w:rFonts w:ascii="Consolas" w:eastAsia="Times New Roman" w:hAnsi="Consolas" w:cs="Consolas"/>
          <w:color w:val="A6E22E"/>
          <w:sz w:val="27"/>
        </w:rPr>
      </w:pPr>
      <w:ins w:id="9806"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7" w:author="Unknown"/>
          <w:rFonts w:ascii="Consolas" w:eastAsia="Times New Roman" w:hAnsi="Consolas" w:cs="Consolas"/>
          <w:color w:val="A6E22E"/>
          <w:sz w:val="27"/>
        </w:rPr>
      </w:pPr>
      <w:ins w:id="9808" w:author="Unknown">
        <w:r w:rsidRPr="0089304D">
          <w:rPr>
            <w:rFonts w:ascii="Consolas" w:eastAsia="Times New Roman" w:hAnsi="Consolas" w:cs="Consolas"/>
            <w:color w:val="A6E22E"/>
            <w:sz w:val="27"/>
          </w:rPr>
          <w:t xml:space="preserve">          "information"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09" w:author="Unknown"/>
          <w:rFonts w:ascii="Consolas" w:eastAsia="Times New Roman" w:hAnsi="Consolas" w:cs="Consolas"/>
          <w:color w:val="A6E22E"/>
          <w:sz w:val="27"/>
        </w:rPr>
      </w:pPr>
      <w:ins w:id="9810" w:author="Unknown">
        <w:r w:rsidRPr="0089304D">
          <w:rPr>
            <w:rFonts w:ascii="Consolas" w:eastAsia="Times New Roman" w:hAnsi="Consolas" w:cs="Consolas"/>
            <w:color w:val="A6E22E"/>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11" w:author="Unknown"/>
          <w:rFonts w:ascii="Consolas" w:eastAsia="Times New Roman" w:hAnsi="Consolas" w:cs="Consolas"/>
          <w:color w:val="A6E22E"/>
          <w:sz w:val="27"/>
        </w:rPr>
      </w:pPr>
      <w:ins w:id="9812" w:author="Unknown">
        <w:r w:rsidRPr="0089304D">
          <w:rPr>
            <w:rFonts w:ascii="Consolas" w:eastAsia="Times New Roman" w:hAnsi="Consolas" w:cs="Consolas"/>
            <w:color w:val="A6E22E"/>
            <w:sz w:val="27"/>
          </w:rPr>
          <w:t xml:space="preserve">        "hasTypes":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13" w:author="Unknown"/>
          <w:rFonts w:ascii="Consolas" w:eastAsia="Times New Roman" w:hAnsi="Consolas" w:cs="Consolas"/>
          <w:color w:val="A6E22E"/>
          <w:sz w:val="27"/>
        </w:rPr>
      </w:pPr>
      <w:ins w:id="9814" w:author="Unknown">
        <w:r w:rsidRPr="0089304D">
          <w:rPr>
            <w:rFonts w:ascii="Consolas" w:eastAsia="Times New Roman" w:hAnsi="Consolas" w:cs="Consolas"/>
            <w:color w:val="A6E22E"/>
            <w:sz w:val="27"/>
          </w:rPr>
          <w:t xml:space="preserve">          "excuse",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15" w:author="Unknown"/>
          <w:rFonts w:ascii="Consolas" w:eastAsia="Times New Roman" w:hAnsi="Consolas" w:cs="Consolas"/>
          <w:color w:val="A6E22E"/>
          <w:sz w:val="27"/>
        </w:rPr>
      </w:pPr>
      <w:ins w:id="9816" w:author="Unknown">
        <w:r w:rsidRPr="0089304D">
          <w:rPr>
            <w:rFonts w:ascii="Consolas" w:eastAsia="Times New Roman" w:hAnsi="Consolas" w:cs="Consolas"/>
            <w:color w:val="A6E22E"/>
            <w:sz w:val="27"/>
          </w:rPr>
          <w:t xml:space="preserve">          "apology",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17" w:author="Unknown"/>
          <w:rFonts w:ascii="Consolas" w:eastAsia="Times New Roman" w:hAnsi="Consolas" w:cs="Consolas"/>
          <w:color w:val="A6E22E"/>
          <w:sz w:val="27"/>
        </w:rPr>
      </w:pPr>
      <w:ins w:id="9818" w:author="Unknown">
        <w:r w:rsidRPr="0089304D">
          <w:rPr>
            <w:rFonts w:ascii="Consolas" w:eastAsia="Times New Roman" w:hAnsi="Consolas" w:cs="Consolas"/>
            <w:color w:val="A6E22E"/>
            <w:sz w:val="27"/>
          </w:rPr>
          <w:t xml:space="preserve">          "specimen",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19" w:author="Unknown"/>
          <w:rFonts w:ascii="Consolas" w:eastAsia="Times New Roman" w:hAnsi="Consolas" w:cs="Consolas"/>
          <w:color w:val="A6E22E"/>
          <w:sz w:val="27"/>
        </w:rPr>
      </w:pPr>
      <w:ins w:id="9820" w:author="Unknown">
        <w:r w:rsidRPr="0089304D">
          <w:rPr>
            <w:rFonts w:ascii="Consolas" w:eastAsia="Times New Roman" w:hAnsi="Consolas" w:cs="Consolas"/>
            <w:color w:val="A6E22E"/>
            <w:sz w:val="27"/>
          </w:rPr>
          <w:t xml:space="preserve">          "case in point",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21" w:author="Unknown"/>
          <w:rFonts w:ascii="Consolas" w:eastAsia="Times New Roman" w:hAnsi="Consolas" w:cs="Consolas"/>
          <w:color w:val="A6E22E"/>
          <w:sz w:val="27"/>
        </w:rPr>
      </w:pPr>
      <w:ins w:id="9822" w:author="Unknown">
        <w:r w:rsidRPr="0089304D">
          <w:rPr>
            <w:rFonts w:ascii="Consolas" w:eastAsia="Times New Roman" w:hAnsi="Consolas" w:cs="Consolas"/>
            <w:color w:val="A6E22E"/>
            <w:sz w:val="27"/>
          </w:rPr>
          <w:t xml:space="preserve">          "sample",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23" w:author="Unknown"/>
          <w:rFonts w:ascii="Consolas" w:eastAsia="Times New Roman" w:hAnsi="Consolas" w:cs="Consolas"/>
          <w:color w:val="A6E22E"/>
          <w:sz w:val="27"/>
        </w:rPr>
      </w:pPr>
      <w:ins w:id="9824" w:author="Unknown">
        <w:r w:rsidRPr="0089304D">
          <w:rPr>
            <w:rFonts w:ascii="Consolas" w:eastAsia="Times New Roman" w:hAnsi="Consolas" w:cs="Consolas"/>
            <w:color w:val="A6E22E"/>
            <w:sz w:val="27"/>
          </w:rPr>
          <w:t xml:space="preserve">          "exception",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25" w:author="Unknown"/>
          <w:rFonts w:ascii="Consolas" w:eastAsia="Times New Roman" w:hAnsi="Consolas" w:cs="Consolas"/>
          <w:color w:val="A6E22E"/>
          <w:sz w:val="27"/>
        </w:rPr>
      </w:pPr>
      <w:ins w:id="9826" w:author="Unknown">
        <w:r w:rsidRPr="0089304D">
          <w:rPr>
            <w:rFonts w:ascii="Consolas" w:eastAsia="Times New Roman" w:hAnsi="Consolas" w:cs="Consolas"/>
            <w:color w:val="A6E22E"/>
            <w:sz w:val="27"/>
          </w:rPr>
          <w:t xml:space="preserve">          "quintessence",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27" w:author="Unknown"/>
          <w:rFonts w:ascii="Consolas" w:eastAsia="Times New Roman" w:hAnsi="Consolas" w:cs="Consolas"/>
          <w:color w:val="A6E22E"/>
          <w:sz w:val="27"/>
        </w:rPr>
      </w:pPr>
      <w:ins w:id="9828" w:author="Unknown">
        <w:r w:rsidRPr="0089304D">
          <w:rPr>
            <w:rFonts w:ascii="Consolas" w:eastAsia="Times New Roman" w:hAnsi="Consolas" w:cs="Consolas"/>
            <w:color w:val="A6E22E"/>
            <w:sz w:val="27"/>
          </w:rPr>
          <w:t xml:space="preserve">          "precedent"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29" w:author="Unknown"/>
          <w:rFonts w:ascii="Consolas" w:eastAsia="Times New Roman" w:hAnsi="Consolas" w:cs="Consolas"/>
          <w:color w:val="A6E22E"/>
          <w:sz w:val="27"/>
        </w:rPr>
      </w:pPr>
      <w:ins w:id="983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31" w:author="Unknown"/>
          <w:rFonts w:ascii="Consolas" w:eastAsia="Times New Roman" w:hAnsi="Consolas" w:cs="Consolas"/>
          <w:color w:val="A6E22E"/>
          <w:sz w:val="27"/>
        </w:rPr>
      </w:pPr>
      <w:ins w:id="9832" w:author="Unknown">
        <w:r w:rsidRPr="0089304D">
          <w:rPr>
            <w:rFonts w:ascii="Consolas" w:eastAsia="Times New Roman" w:hAnsi="Consolas" w:cs="Consolas"/>
            <w:color w:val="A6E22E"/>
            <w:sz w:val="27"/>
          </w:rPr>
          <w:t xml:space="preserve">        "derivation":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33" w:author="Unknown"/>
          <w:rFonts w:ascii="Consolas" w:eastAsia="Times New Roman" w:hAnsi="Consolas" w:cs="Consolas"/>
          <w:color w:val="A6E22E"/>
          <w:sz w:val="27"/>
        </w:rPr>
      </w:pPr>
      <w:ins w:id="9834" w:author="Unknown">
        <w:r w:rsidRPr="0089304D">
          <w:rPr>
            <w:rFonts w:ascii="Consolas" w:eastAsia="Times New Roman" w:hAnsi="Consolas" w:cs="Consolas"/>
            <w:color w:val="A6E22E"/>
            <w:sz w:val="27"/>
          </w:rPr>
          <w:t xml:space="preserve">          "exemplify",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35" w:author="Unknown"/>
          <w:rFonts w:ascii="Consolas" w:eastAsia="Times New Roman" w:hAnsi="Consolas" w:cs="Consolas"/>
          <w:color w:val="A6E22E"/>
          <w:sz w:val="27"/>
        </w:rPr>
      </w:pPr>
      <w:ins w:id="9836" w:author="Unknown">
        <w:r w:rsidRPr="0089304D">
          <w:rPr>
            <w:rFonts w:ascii="Consolas" w:eastAsia="Times New Roman" w:hAnsi="Consolas" w:cs="Consolas"/>
            <w:color w:val="A6E22E"/>
            <w:sz w:val="27"/>
          </w:rPr>
          <w:t xml:space="preserve">          "exemplary"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37" w:author="Unknown"/>
          <w:rFonts w:ascii="Consolas" w:eastAsia="Times New Roman" w:hAnsi="Consolas" w:cs="Consolas"/>
          <w:color w:val="A6E22E"/>
          <w:sz w:val="27"/>
        </w:rPr>
      </w:pPr>
      <w:ins w:id="983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39" w:author="Unknown"/>
          <w:rFonts w:ascii="Consolas" w:eastAsia="Times New Roman" w:hAnsi="Consolas" w:cs="Consolas"/>
          <w:color w:val="A6E22E"/>
          <w:sz w:val="27"/>
        </w:rPr>
      </w:pPr>
      <w:ins w:id="9840" w:author="Unknown">
        <w:r w:rsidRPr="0089304D">
          <w:rPr>
            <w:rFonts w:ascii="Consolas" w:eastAsia="Times New Roman" w:hAnsi="Consolas" w:cs="Consolas"/>
            <w:color w:val="A6E22E"/>
            <w:sz w:val="27"/>
          </w:rPr>
          <w:t xml:space="preserve">        "examples":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41" w:author="Unknown"/>
          <w:rFonts w:ascii="Consolas" w:eastAsia="Times New Roman" w:hAnsi="Consolas" w:cs="Consolas"/>
          <w:color w:val="A6E22E"/>
          <w:sz w:val="27"/>
        </w:rPr>
      </w:pPr>
      <w:ins w:id="9842" w:author="Unknown">
        <w:r w:rsidRPr="0089304D">
          <w:rPr>
            <w:rFonts w:ascii="Consolas" w:eastAsia="Times New Roman" w:hAnsi="Consolas" w:cs="Consolas"/>
            <w:color w:val="A6E22E"/>
            <w:sz w:val="27"/>
          </w:rPr>
          <w:t xml:space="preserve">          "this patient provides a typical example of the syndrome",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43" w:author="Unknown"/>
          <w:rFonts w:ascii="Consolas" w:eastAsia="Times New Roman" w:hAnsi="Consolas" w:cs="Consolas"/>
          <w:color w:val="A6E22E"/>
          <w:sz w:val="27"/>
        </w:rPr>
      </w:pPr>
      <w:ins w:id="9844" w:author="Unknown">
        <w:r w:rsidRPr="0089304D">
          <w:rPr>
            <w:rFonts w:ascii="Consolas" w:eastAsia="Times New Roman" w:hAnsi="Consolas" w:cs="Consolas"/>
            <w:color w:val="A6E22E"/>
            <w:sz w:val="27"/>
          </w:rPr>
          <w:t xml:space="preserve">          "there is an example on page 10"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45" w:author="Unknown"/>
          <w:rFonts w:ascii="Consolas" w:eastAsia="Times New Roman" w:hAnsi="Consolas" w:cs="Consolas"/>
          <w:color w:val="A6E22E"/>
          <w:sz w:val="27"/>
        </w:rPr>
      </w:pPr>
      <w:ins w:id="984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47" w:author="Unknown"/>
          <w:rFonts w:ascii="Consolas" w:eastAsia="Times New Roman" w:hAnsi="Consolas" w:cs="Consolas"/>
          <w:color w:val="A6E22E"/>
          <w:sz w:val="27"/>
        </w:rPr>
      </w:pPr>
      <w:ins w:id="984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49" w:author="Unknown"/>
          <w:rFonts w:ascii="Consolas" w:eastAsia="Times New Roman" w:hAnsi="Consolas" w:cs="Consolas"/>
          <w:color w:val="A6E22E"/>
          <w:sz w:val="27"/>
        </w:rPr>
      </w:pPr>
      <w:ins w:id="985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51" w:author="Unknown"/>
          <w:rFonts w:ascii="Consolas" w:eastAsia="Times New Roman" w:hAnsi="Consolas" w:cs="Consolas"/>
          <w:color w:val="A6E22E"/>
          <w:sz w:val="27"/>
        </w:rPr>
      </w:pPr>
      <w:ins w:id="9852" w:author="Unknown">
        <w:r w:rsidRPr="0089304D">
          <w:rPr>
            <w:rFonts w:ascii="Consolas" w:eastAsia="Times New Roman" w:hAnsi="Consolas" w:cs="Consolas"/>
            <w:color w:val="A6E22E"/>
            <w:sz w:val="27"/>
          </w:rPr>
          <w:t xml:space="preserve">        "definition": "punishment intended as a warning to others",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53" w:author="Unknown"/>
          <w:rFonts w:ascii="Consolas" w:eastAsia="Times New Roman" w:hAnsi="Consolas" w:cs="Consolas"/>
          <w:color w:val="A6E22E"/>
          <w:sz w:val="27"/>
        </w:rPr>
      </w:pPr>
      <w:ins w:id="9854"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55" w:author="Unknown"/>
          <w:rFonts w:ascii="Consolas" w:eastAsia="Times New Roman" w:hAnsi="Consolas" w:cs="Consolas"/>
          <w:color w:val="A6E22E"/>
          <w:sz w:val="27"/>
        </w:rPr>
      </w:pPr>
      <w:ins w:id="9856"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57" w:author="Unknown"/>
          <w:rFonts w:ascii="Consolas" w:eastAsia="Times New Roman" w:hAnsi="Consolas" w:cs="Consolas"/>
          <w:color w:val="A6E22E"/>
          <w:sz w:val="27"/>
        </w:rPr>
      </w:pPr>
      <w:ins w:id="9858" w:author="Unknown">
        <w:r w:rsidRPr="0089304D">
          <w:rPr>
            <w:rFonts w:ascii="Consolas" w:eastAsia="Times New Roman" w:hAnsi="Consolas" w:cs="Consolas"/>
            <w:color w:val="A6E22E"/>
            <w:sz w:val="27"/>
          </w:rPr>
          <w:t xml:space="preserve">          "deterrent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59" w:author="Unknown"/>
          <w:rFonts w:ascii="Consolas" w:eastAsia="Times New Roman" w:hAnsi="Consolas" w:cs="Consolas"/>
          <w:color w:val="A6E22E"/>
          <w:sz w:val="27"/>
        </w:rPr>
      </w:pPr>
      <w:ins w:id="9860" w:author="Unknown">
        <w:r w:rsidRPr="0089304D">
          <w:rPr>
            <w:rFonts w:ascii="Consolas" w:eastAsia="Times New Roman" w:hAnsi="Consolas" w:cs="Consolas"/>
            <w:color w:val="A6E22E"/>
            <w:sz w:val="27"/>
          </w:rPr>
          <w:t xml:space="preserve">          "lesson",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1" w:author="Unknown"/>
          <w:rFonts w:ascii="Consolas" w:eastAsia="Times New Roman" w:hAnsi="Consolas" w:cs="Consolas"/>
          <w:color w:val="A6E22E"/>
          <w:sz w:val="27"/>
        </w:rPr>
      </w:pPr>
      <w:ins w:id="9862" w:author="Unknown">
        <w:r w:rsidRPr="0089304D">
          <w:rPr>
            <w:rFonts w:ascii="Consolas" w:eastAsia="Times New Roman" w:hAnsi="Consolas" w:cs="Consolas"/>
            <w:color w:val="A6E22E"/>
            <w:sz w:val="27"/>
          </w:rPr>
          <w:t xml:space="preserve">          "object lesson"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3" w:author="Unknown"/>
          <w:rFonts w:ascii="Consolas" w:eastAsia="Times New Roman" w:hAnsi="Consolas" w:cs="Consolas"/>
          <w:color w:val="A6E22E"/>
          <w:sz w:val="27"/>
        </w:rPr>
      </w:pPr>
      <w:ins w:id="9864" w:author="Unknown">
        <w:r w:rsidRPr="0089304D">
          <w:rPr>
            <w:rFonts w:ascii="Consolas" w:eastAsia="Times New Roman" w:hAnsi="Consolas" w:cs="Consolas"/>
            <w:color w:val="A6E22E"/>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5" w:author="Unknown"/>
          <w:rFonts w:ascii="Consolas" w:eastAsia="Times New Roman" w:hAnsi="Consolas" w:cs="Consolas"/>
          <w:color w:val="A6E22E"/>
          <w:sz w:val="27"/>
        </w:rPr>
      </w:pPr>
      <w:ins w:id="9866"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7" w:author="Unknown"/>
          <w:rFonts w:ascii="Consolas" w:eastAsia="Times New Roman" w:hAnsi="Consolas" w:cs="Consolas"/>
          <w:color w:val="A6E22E"/>
          <w:sz w:val="27"/>
        </w:rPr>
      </w:pPr>
      <w:ins w:id="9868" w:author="Unknown">
        <w:r w:rsidRPr="0089304D">
          <w:rPr>
            <w:rFonts w:ascii="Consolas" w:eastAsia="Times New Roman" w:hAnsi="Consolas" w:cs="Consolas"/>
            <w:color w:val="A6E22E"/>
            <w:sz w:val="27"/>
          </w:rPr>
          <w:t xml:space="preserve">          "monition",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69" w:author="Unknown"/>
          <w:rFonts w:ascii="Consolas" w:eastAsia="Times New Roman" w:hAnsi="Consolas" w:cs="Consolas"/>
          <w:color w:val="A6E22E"/>
          <w:sz w:val="27"/>
        </w:rPr>
      </w:pPr>
      <w:ins w:id="9870" w:author="Unknown">
        <w:r w:rsidRPr="0089304D">
          <w:rPr>
            <w:rFonts w:ascii="Consolas" w:eastAsia="Times New Roman" w:hAnsi="Consolas" w:cs="Consolas"/>
            <w:color w:val="A6E22E"/>
            <w:sz w:val="27"/>
          </w:rPr>
          <w:t xml:space="preserve">          "admonition",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71" w:author="Unknown"/>
          <w:rFonts w:ascii="Consolas" w:eastAsia="Times New Roman" w:hAnsi="Consolas" w:cs="Consolas"/>
          <w:color w:val="A6E22E"/>
          <w:sz w:val="27"/>
        </w:rPr>
      </w:pPr>
      <w:ins w:id="9872" w:author="Unknown">
        <w:r w:rsidRPr="0089304D">
          <w:rPr>
            <w:rFonts w:ascii="Consolas" w:eastAsia="Times New Roman" w:hAnsi="Consolas" w:cs="Consolas"/>
            <w:color w:val="A6E22E"/>
            <w:sz w:val="27"/>
          </w:rPr>
          <w:t xml:space="preserve">          "word of advice",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73" w:author="Unknown"/>
          <w:rFonts w:ascii="Consolas" w:eastAsia="Times New Roman" w:hAnsi="Consolas" w:cs="Consolas"/>
          <w:color w:val="A6E22E"/>
          <w:sz w:val="27"/>
        </w:rPr>
      </w:pPr>
      <w:ins w:id="9874" w:author="Unknown">
        <w:r w:rsidRPr="0089304D">
          <w:rPr>
            <w:rFonts w:ascii="Consolas" w:eastAsia="Times New Roman" w:hAnsi="Consolas" w:cs="Consolas"/>
            <w:color w:val="A6E22E"/>
            <w:sz w:val="27"/>
          </w:rPr>
          <w:t xml:space="preserve">          "warning"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75" w:author="Unknown"/>
          <w:rFonts w:ascii="Consolas" w:eastAsia="Times New Roman" w:hAnsi="Consolas" w:cs="Consolas"/>
          <w:color w:val="A6E22E"/>
          <w:sz w:val="27"/>
        </w:rPr>
      </w:pPr>
      <w:ins w:id="987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77" w:author="Unknown"/>
          <w:rFonts w:ascii="Consolas" w:eastAsia="Times New Roman" w:hAnsi="Consolas" w:cs="Consolas"/>
          <w:color w:val="A6E22E"/>
          <w:sz w:val="27"/>
        </w:rPr>
      </w:pPr>
      <w:ins w:id="9878" w:author="Unknown">
        <w:r w:rsidRPr="0089304D">
          <w:rPr>
            <w:rFonts w:ascii="Consolas" w:eastAsia="Times New Roman" w:hAnsi="Consolas" w:cs="Consolas"/>
            <w:color w:val="A6E22E"/>
            <w:sz w:val="27"/>
          </w:rPr>
          <w:t xml:space="preserve">        "derivation":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79" w:author="Unknown"/>
          <w:rFonts w:ascii="Consolas" w:eastAsia="Times New Roman" w:hAnsi="Consolas" w:cs="Consolas"/>
          <w:color w:val="A6E22E"/>
          <w:sz w:val="27"/>
        </w:rPr>
      </w:pPr>
      <w:ins w:id="9880" w:author="Unknown">
        <w:r w:rsidRPr="0089304D">
          <w:rPr>
            <w:rFonts w:ascii="Consolas" w:eastAsia="Times New Roman" w:hAnsi="Consolas" w:cs="Consolas"/>
            <w:color w:val="A6E22E"/>
            <w:sz w:val="27"/>
          </w:rPr>
          <w:t xml:space="preserve">          "exemplary"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1" w:author="Unknown"/>
          <w:rFonts w:ascii="Consolas" w:eastAsia="Times New Roman" w:hAnsi="Consolas" w:cs="Consolas"/>
          <w:color w:val="A6E22E"/>
          <w:sz w:val="27"/>
        </w:rPr>
      </w:pPr>
      <w:ins w:id="988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3" w:author="Unknown"/>
          <w:rFonts w:ascii="Consolas" w:eastAsia="Times New Roman" w:hAnsi="Consolas" w:cs="Consolas"/>
          <w:color w:val="A6E22E"/>
          <w:sz w:val="27"/>
        </w:rPr>
      </w:pPr>
      <w:ins w:id="9884" w:author="Unknown">
        <w:r w:rsidRPr="0089304D">
          <w:rPr>
            <w:rFonts w:ascii="Consolas" w:eastAsia="Times New Roman" w:hAnsi="Consolas" w:cs="Consolas"/>
            <w:color w:val="A6E22E"/>
            <w:sz w:val="27"/>
          </w:rPr>
          <w:t xml:space="preserve">        "examples":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5" w:author="Unknown"/>
          <w:rFonts w:ascii="Consolas" w:eastAsia="Times New Roman" w:hAnsi="Consolas" w:cs="Consolas"/>
          <w:color w:val="A6E22E"/>
          <w:sz w:val="27"/>
        </w:rPr>
      </w:pPr>
      <w:ins w:id="9886" w:author="Unknown">
        <w:r w:rsidRPr="0089304D">
          <w:rPr>
            <w:rFonts w:ascii="Consolas" w:eastAsia="Times New Roman" w:hAnsi="Consolas" w:cs="Consolas"/>
            <w:color w:val="A6E22E"/>
            <w:sz w:val="27"/>
          </w:rPr>
          <w:t xml:space="preserve">          "they decided to make an example of him"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7" w:author="Unknown"/>
          <w:rFonts w:ascii="Consolas" w:eastAsia="Times New Roman" w:hAnsi="Consolas" w:cs="Consolas"/>
          <w:color w:val="A6E22E"/>
          <w:sz w:val="27"/>
        </w:rPr>
      </w:pPr>
      <w:ins w:id="988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89" w:author="Unknown"/>
          <w:rFonts w:ascii="Consolas" w:eastAsia="Times New Roman" w:hAnsi="Consolas" w:cs="Consolas"/>
          <w:color w:val="A6E22E"/>
          <w:sz w:val="27"/>
        </w:rPr>
      </w:pPr>
      <w:ins w:id="989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91" w:author="Unknown"/>
          <w:rFonts w:ascii="Consolas" w:eastAsia="Times New Roman" w:hAnsi="Consolas" w:cs="Consolas"/>
          <w:color w:val="A6E22E"/>
          <w:sz w:val="27"/>
        </w:rPr>
      </w:pPr>
      <w:ins w:id="989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93" w:author="Unknown"/>
          <w:rFonts w:ascii="Consolas" w:eastAsia="Times New Roman" w:hAnsi="Consolas" w:cs="Consolas"/>
          <w:color w:val="A6E22E"/>
          <w:sz w:val="27"/>
        </w:rPr>
      </w:pPr>
      <w:ins w:id="9894" w:author="Unknown">
        <w:r w:rsidRPr="0089304D">
          <w:rPr>
            <w:rFonts w:ascii="Consolas" w:eastAsia="Times New Roman" w:hAnsi="Consolas" w:cs="Consolas"/>
            <w:color w:val="A6E22E"/>
            <w:sz w:val="27"/>
          </w:rPr>
          <w:t xml:space="preserve">        "definition": "a task performed or problem solved in order to develop skill or understanding",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95" w:author="Unknown"/>
          <w:rFonts w:ascii="Consolas" w:eastAsia="Times New Roman" w:hAnsi="Consolas" w:cs="Consolas"/>
          <w:color w:val="A6E22E"/>
          <w:sz w:val="27"/>
        </w:rPr>
      </w:pPr>
      <w:ins w:id="9896" w:author="Unknown">
        <w:r w:rsidRPr="0089304D">
          <w:rPr>
            <w:rFonts w:ascii="Consolas" w:eastAsia="Times New Roman" w:hAnsi="Consolas" w:cs="Consolas"/>
            <w:color w:val="A6E22E"/>
            <w:sz w:val="27"/>
          </w:rPr>
          <w:t xml:space="preserve">        "partOfSpeech": "noun",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97" w:author="Unknown"/>
          <w:rFonts w:ascii="Consolas" w:eastAsia="Times New Roman" w:hAnsi="Consolas" w:cs="Consolas"/>
          <w:color w:val="A6E22E"/>
          <w:sz w:val="27"/>
        </w:rPr>
      </w:pPr>
      <w:ins w:id="9898" w:author="Unknown">
        <w:r w:rsidRPr="0089304D">
          <w:rPr>
            <w:rFonts w:ascii="Consolas" w:eastAsia="Times New Roman" w:hAnsi="Consolas" w:cs="Consolas"/>
            <w:color w:val="A6E22E"/>
            <w:sz w:val="27"/>
          </w:rPr>
          <w:t xml:space="preserve">        "synonyms":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899" w:author="Unknown"/>
          <w:rFonts w:ascii="Consolas" w:eastAsia="Times New Roman" w:hAnsi="Consolas" w:cs="Consolas"/>
          <w:color w:val="A6E22E"/>
          <w:sz w:val="27"/>
        </w:rPr>
      </w:pPr>
      <w:ins w:id="9900" w:author="Unknown">
        <w:r w:rsidRPr="0089304D">
          <w:rPr>
            <w:rFonts w:ascii="Consolas" w:eastAsia="Times New Roman" w:hAnsi="Consolas" w:cs="Consolas"/>
            <w:color w:val="A6E22E"/>
            <w:sz w:val="27"/>
          </w:rPr>
          <w:t xml:space="preserve">          "exercise"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1" w:author="Unknown"/>
          <w:rFonts w:ascii="Consolas" w:eastAsia="Times New Roman" w:hAnsi="Consolas" w:cs="Consolas"/>
          <w:color w:val="A6E22E"/>
          <w:sz w:val="27"/>
        </w:rPr>
      </w:pPr>
      <w:ins w:id="990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3" w:author="Unknown"/>
          <w:rFonts w:ascii="Consolas" w:eastAsia="Times New Roman" w:hAnsi="Consolas" w:cs="Consolas"/>
          <w:color w:val="A6E22E"/>
          <w:sz w:val="27"/>
        </w:rPr>
      </w:pPr>
      <w:ins w:id="9904" w:author="Unknown">
        <w:r w:rsidRPr="0089304D">
          <w:rPr>
            <w:rFonts w:ascii="Consolas" w:eastAsia="Times New Roman" w:hAnsi="Consolas" w:cs="Consolas"/>
            <w:color w:val="A6E22E"/>
            <w:sz w:val="27"/>
          </w:rPr>
          <w:t xml:space="preserve">        "typeOf":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5" w:author="Unknown"/>
          <w:rFonts w:ascii="Consolas" w:eastAsia="Times New Roman" w:hAnsi="Consolas" w:cs="Consolas"/>
          <w:color w:val="A6E22E"/>
          <w:sz w:val="27"/>
        </w:rPr>
      </w:pPr>
      <w:ins w:id="9906" w:author="Unknown">
        <w:r w:rsidRPr="0089304D">
          <w:rPr>
            <w:rFonts w:ascii="Consolas" w:eastAsia="Times New Roman" w:hAnsi="Consolas" w:cs="Consolas"/>
            <w:color w:val="A6E22E"/>
            <w:sz w:val="27"/>
          </w:rPr>
          <w:t xml:space="preserve">          "lesson"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7" w:author="Unknown"/>
          <w:rFonts w:ascii="Consolas" w:eastAsia="Times New Roman" w:hAnsi="Consolas" w:cs="Consolas"/>
          <w:color w:val="A6E22E"/>
          <w:sz w:val="27"/>
        </w:rPr>
      </w:pPr>
      <w:ins w:id="9908"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09" w:author="Unknown"/>
          <w:rFonts w:ascii="Consolas" w:eastAsia="Times New Roman" w:hAnsi="Consolas" w:cs="Consolas"/>
          <w:color w:val="A6E22E"/>
          <w:sz w:val="27"/>
        </w:rPr>
      </w:pPr>
      <w:ins w:id="9910" w:author="Unknown">
        <w:r w:rsidRPr="0089304D">
          <w:rPr>
            <w:rFonts w:ascii="Consolas" w:eastAsia="Times New Roman" w:hAnsi="Consolas" w:cs="Consolas"/>
            <w:color w:val="A6E22E"/>
            <w:sz w:val="27"/>
          </w:rPr>
          <w:t xml:space="preserve">        "examples":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11" w:author="Unknown"/>
          <w:rFonts w:ascii="Consolas" w:eastAsia="Times New Roman" w:hAnsi="Consolas" w:cs="Consolas"/>
          <w:color w:val="A6E22E"/>
          <w:sz w:val="27"/>
        </w:rPr>
      </w:pPr>
      <w:ins w:id="9912" w:author="Unknown">
        <w:r w:rsidRPr="0089304D">
          <w:rPr>
            <w:rFonts w:ascii="Consolas" w:eastAsia="Times New Roman" w:hAnsi="Consolas" w:cs="Consolas"/>
            <w:color w:val="A6E22E"/>
            <w:sz w:val="27"/>
          </w:rPr>
          <w:t xml:space="preserve">          "you must work the examples at the end of each chapter in the textbook"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13" w:author="Unknown"/>
          <w:rFonts w:ascii="Consolas" w:eastAsia="Times New Roman" w:hAnsi="Consolas" w:cs="Consolas"/>
          <w:color w:val="A6E22E"/>
          <w:sz w:val="27"/>
        </w:rPr>
      </w:pPr>
      <w:ins w:id="991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15" w:author="Unknown"/>
          <w:rFonts w:ascii="Consolas" w:eastAsia="Times New Roman" w:hAnsi="Consolas" w:cs="Consolas"/>
          <w:color w:val="A6E22E"/>
          <w:sz w:val="27"/>
        </w:rPr>
      </w:pPr>
      <w:ins w:id="9916"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17" w:author="Unknown"/>
          <w:rFonts w:ascii="Consolas" w:eastAsia="Times New Roman" w:hAnsi="Consolas" w:cs="Consolas"/>
          <w:color w:val="A6E22E"/>
          <w:sz w:val="27"/>
        </w:rPr>
      </w:pPr>
      <w:ins w:id="9918" w:author="Unknown">
        <w:r w:rsidRPr="0089304D">
          <w:rPr>
            <w:rFonts w:ascii="Consolas" w:eastAsia="Times New Roman" w:hAnsi="Consolas" w:cs="Consolas"/>
            <w:color w:val="A6E22E"/>
            <w:sz w:val="27"/>
          </w:rPr>
          <w:lastRenderedPageBreak/>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19" w:author="Unknown"/>
          <w:rFonts w:ascii="Consolas" w:eastAsia="Times New Roman" w:hAnsi="Consolas" w:cs="Consolas"/>
          <w:color w:val="A6E22E"/>
          <w:sz w:val="27"/>
        </w:rPr>
      </w:pPr>
      <w:ins w:id="9920" w:author="Unknown">
        <w:r w:rsidRPr="0089304D">
          <w:rPr>
            <w:rFonts w:ascii="Consolas" w:eastAsia="Times New Roman" w:hAnsi="Consolas" w:cs="Consolas"/>
            <w:color w:val="A6E22E"/>
            <w:sz w:val="27"/>
          </w:rPr>
          <w:t xml:space="preserve">    "syllables":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1" w:author="Unknown"/>
          <w:rFonts w:ascii="Consolas" w:eastAsia="Times New Roman" w:hAnsi="Consolas" w:cs="Consolas"/>
          <w:color w:val="A6E22E"/>
          <w:sz w:val="27"/>
        </w:rPr>
      </w:pPr>
      <w:ins w:id="9922" w:author="Unknown">
        <w:r w:rsidRPr="0089304D">
          <w:rPr>
            <w:rFonts w:ascii="Consolas" w:eastAsia="Times New Roman" w:hAnsi="Consolas" w:cs="Consolas"/>
            <w:color w:val="A6E22E"/>
            <w:sz w:val="27"/>
          </w:rPr>
          <w:t xml:space="preserve">      "count": 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3" w:author="Unknown"/>
          <w:rFonts w:ascii="Consolas" w:eastAsia="Times New Roman" w:hAnsi="Consolas" w:cs="Consolas"/>
          <w:color w:val="A6E22E"/>
          <w:sz w:val="27"/>
        </w:rPr>
      </w:pPr>
      <w:ins w:id="9924" w:author="Unknown">
        <w:r w:rsidRPr="0089304D">
          <w:rPr>
            <w:rFonts w:ascii="Consolas" w:eastAsia="Times New Roman" w:hAnsi="Consolas" w:cs="Consolas"/>
            <w:color w:val="A6E22E"/>
            <w:sz w:val="27"/>
          </w:rPr>
          <w:t xml:space="preserve">      "list":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5" w:author="Unknown"/>
          <w:rFonts w:ascii="Consolas" w:eastAsia="Times New Roman" w:hAnsi="Consolas" w:cs="Consolas"/>
          <w:color w:val="A6E22E"/>
          <w:sz w:val="27"/>
        </w:rPr>
      </w:pPr>
      <w:ins w:id="9926" w:author="Unknown">
        <w:r w:rsidRPr="0089304D">
          <w:rPr>
            <w:rFonts w:ascii="Consolas" w:eastAsia="Times New Roman" w:hAnsi="Consolas" w:cs="Consolas"/>
            <w:color w:val="A6E22E"/>
            <w:sz w:val="27"/>
          </w:rPr>
          <w:t xml:space="preserve">        "ex",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7" w:author="Unknown"/>
          <w:rFonts w:ascii="Consolas" w:eastAsia="Times New Roman" w:hAnsi="Consolas" w:cs="Consolas"/>
          <w:color w:val="A6E22E"/>
          <w:sz w:val="27"/>
        </w:rPr>
      </w:pPr>
      <w:ins w:id="9928" w:author="Unknown">
        <w:r w:rsidRPr="0089304D">
          <w:rPr>
            <w:rFonts w:ascii="Consolas" w:eastAsia="Times New Roman" w:hAnsi="Consolas" w:cs="Consolas"/>
            <w:color w:val="A6E22E"/>
            <w:sz w:val="27"/>
          </w:rPr>
          <w:t xml:space="preserve">        "am",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29" w:author="Unknown"/>
          <w:rFonts w:ascii="Consolas" w:eastAsia="Times New Roman" w:hAnsi="Consolas" w:cs="Consolas"/>
          <w:color w:val="A6E22E"/>
          <w:sz w:val="27"/>
        </w:rPr>
      </w:pPr>
      <w:ins w:id="9930" w:author="Unknown">
        <w:r w:rsidRPr="0089304D">
          <w:rPr>
            <w:rFonts w:ascii="Consolas" w:eastAsia="Times New Roman" w:hAnsi="Consolas" w:cs="Consolas"/>
            <w:color w:val="A6E22E"/>
            <w:sz w:val="27"/>
          </w:rPr>
          <w:t xml:space="preserve">        "ple"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31" w:author="Unknown"/>
          <w:rFonts w:ascii="Consolas" w:eastAsia="Times New Roman" w:hAnsi="Consolas" w:cs="Consolas"/>
          <w:color w:val="A6E22E"/>
          <w:sz w:val="27"/>
        </w:rPr>
      </w:pPr>
      <w:ins w:id="9932"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33" w:author="Unknown"/>
          <w:rFonts w:ascii="Consolas" w:eastAsia="Times New Roman" w:hAnsi="Consolas" w:cs="Consolas"/>
          <w:color w:val="A6E22E"/>
          <w:sz w:val="27"/>
        </w:rPr>
      </w:pPr>
      <w:ins w:id="9934"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35" w:author="Unknown"/>
          <w:rFonts w:ascii="Consolas" w:eastAsia="Times New Roman" w:hAnsi="Consolas" w:cs="Consolas"/>
          <w:color w:val="A6E22E"/>
          <w:sz w:val="27"/>
        </w:rPr>
      </w:pPr>
      <w:ins w:id="9936" w:author="Unknown">
        <w:r w:rsidRPr="0089304D">
          <w:rPr>
            <w:rFonts w:ascii="Consolas" w:eastAsia="Times New Roman" w:hAnsi="Consolas" w:cs="Consolas"/>
            <w:color w:val="A6E22E"/>
            <w:sz w:val="27"/>
          </w:rPr>
          <w:t xml:space="preserve">    "pronunciation":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37" w:author="Unknown"/>
          <w:rFonts w:ascii="Consolas" w:eastAsia="Times New Roman" w:hAnsi="Consolas" w:cs="Consolas"/>
          <w:color w:val="A6E22E"/>
          <w:sz w:val="27"/>
        </w:rPr>
      </w:pPr>
      <w:ins w:id="9938" w:author="Unknown">
        <w:r w:rsidRPr="0089304D">
          <w:rPr>
            <w:rFonts w:ascii="Consolas" w:eastAsia="Times New Roman" w:hAnsi="Consolas" w:cs="Consolas"/>
            <w:color w:val="A6E22E"/>
            <w:sz w:val="27"/>
          </w:rPr>
          <w:t xml:space="preserve">      "all": "ɪɡ'zæmpəl"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39" w:author="Unknown"/>
          <w:rFonts w:ascii="Consolas" w:eastAsia="Times New Roman" w:hAnsi="Consolas" w:cs="Consolas"/>
          <w:color w:val="A6E22E"/>
          <w:sz w:val="27"/>
        </w:rPr>
      </w:pPr>
      <w:ins w:id="9940" w:author="Unknown">
        <w:r w:rsidRPr="0089304D">
          <w:rPr>
            <w:rFonts w:ascii="Consolas" w:eastAsia="Times New Roman" w:hAnsi="Consolas" w:cs="Consolas"/>
            <w:color w:val="A6E22E"/>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41" w:author="Unknown"/>
          <w:rFonts w:ascii="Consolas" w:eastAsia="Times New Roman" w:hAnsi="Consolas" w:cs="Consolas"/>
          <w:color w:val="A6E22E"/>
          <w:sz w:val="27"/>
        </w:rPr>
      </w:pPr>
      <w:ins w:id="9942" w:author="Unknown">
        <w:r w:rsidRPr="0089304D">
          <w:rPr>
            <w:rFonts w:ascii="Consolas" w:eastAsia="Times New Roman" w:hAnsi="Consolas" w:cs="Consolas"/>
            <w:color w:val="A6E22E"/>
            <w:sz w:val="27"/>
          </w:rPr>
          <w:t xml:space="preserve">    "frequency": 4.67</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43" w:author="Unknown"/>
          <w:rFonts w:ascii="Consolas" w:eastAsia="Times New Roman" w:hAnsi="Consolas" w:cs="Consolas"/>
          <w:color w:val="F8F8F2"/>
          <w:sz w:val="27"/>
        </w:rPr>
      </w:pPr>
      <w:ins w:id="9944" w:author="Unknown">
        <w:r w:rsidRPr="0089304D">
          <w:rPr>
            <w:rFonts w:ascii="Consolas" w:eastAsia="Times New Roman" w:hAnsi="Consolas" w:cs="Consolas"/>
            <w:color w:val="A6E22E"/>
            <w:sz w:val="27"/>
          </w:rPr>
          <w:t xml:space="preserve">  }`</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46" w:author="Unknown"/>
          <w:rFonts w:ascii="Consolas" w:eastAsia="Times New Roman" w:hAnsi="Consolas" w:cs="Consolas"/>
          <w:color w:val="F8F8F2"/>
          <w:sz w:val="27"/>
        </w:rPr>
      </w:pPr>
      <w:ins w:id="9947"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myObj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parse</w:t>
        </w:r>
        <w:r w:rsidRPr="0089304D">
          <w:rPr>
            <w:rFonts w:ascii="Consolas" w:eastAsia="Times New Roman" w:hAnsi="Consolas" w:cs="Consolas"/>
            <w:color w:val="F8F8F2"/>
            <w:sz w:val="27"/>
          </w:rPr>
          <w:t>(myJson);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48" w:author="Unknown"/>
          <w:rFonts w:ascii="Consolas" w:eastAsia="Times New Roman" w:hAnsi="Consolas" w:cs="Consolas"/>
          <w:color w:val="F8F8F2"/>
          <w:sz w:val="27"/>
        </w:rPr>
      </w:pPr>
      <w:ins w:id="994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object is  :'</w:t>
        </w:r>
        <w:r w:rsidRPr="0089304D">
          <w:rPr>
            <w:rFonts w:ascii="Consolas" w:eastAsia="Times New Roman" w:hAnsi="Consolas" w:cs="Consolas"/>
            <w:color w:val="F8F8F2"/>
            <w:sz w:val="27"/>
          </w:rPr>
          <w:t>, 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0" w:author="Unknown"/>
          <w:rFonts w:ascii="Consolas" w:eastAsia="Times New Roman" w:hAnsi="Consolas" w:cs="Consolas"/>
          <w:color w:val="F8F8F2"/>
          <w:sz w:val="27"/>
        </w:rPr>
      </w:pPr>
      <w:ins w:id="995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results in the object are  :'</w:t>
        </w:r>
        <w:r w:rsidRPr="0089304D">
          <w:rPr>
            <w:rFonts w:ascii="Consolas" w:eastAsia="Times New Roman" w:hAnsi="Consolas" w:cs="Consolas"/>
            <w:color w:val="F8F8F2"/>
            <w:sz w:val="27"/>
          </w:rPr>
          <w:t>, myObj[</w:t>
        </w:r>
        <w:r w:rsidRPr="0089304D">
          <w:rPr>
            <w:rFonts w:ascii="Consolas" w:eastAsia="Times New Roman" w:hAnsi="Consolas" w:cs="Consolas"/>
            <w:color w:val="A6E22E"/>
            <w:sz w:val="27"/>
          </w:rPr>
          <w:t>'results'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3" w:author="Unknown"/>
          <w:rFonts w:ascii="Consolas" w:eastAsia="Times New Roman" w:hAnsi="Consolas" w:cs="Consolas"/>
          <w:color w:val="F8F8F2"/>
          <w:sz w:val="27"/>
        </w:rPr>
      </w:pPr>
      <w:ins w:id="995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meanings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'meanings'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5" w:author="Unknown"/>
          <w:rFonts w:ascii="Consolas" w:eastAsia="Times New Roman" w:hAnsi="Consolas" w:cs="Consolas"/>
          <w:color w:val="F8F8F2"/>
          <w:sz w:val="27"/>
        </w:rPr>
      </w:pPr>
      <w:ins w:id="9956" w:author="Unknown">
        <w:r w:rsidRPr="0089304D">
          <w:rPr>
            <w:rFonts w:ascii="Consolas" w:eastAsia="Times New Roman" w:hAnsi="Consolas" w:cs="Consolas"/>
            <w:color w:val="F8F8F2"/>
            <w:sz w:val="27"/>
          </w:rPr>
          <w:t>meanings.</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7" w:author="Unknown"/>
          <w:rFonts w:ascii="Consolas" w:eastAsia="Times New Roman" w:hAnsi="Consolas" w:cs="Consolas"/>
          <w:color w:val="F8F8F2"/>
          <w:sz w:val="27"/>
        </w:rPr>
      </w:pPr>
      <w:ins w:id="995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'someone clicked meanings'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59" w:author="Unknown"/>
          <w:rFonts w:ascii="Consolas" w:eastAsia="Times New Roman" w:hAnsi="Consolas" w:cs="Consolas"/>
          <w:color w:val="F8F8F2"/>
          <w:sz w:val="27"/>
        </w:rPr>
      </w:pPr>
      <w:ins w:id="996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populate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61" w:author="Unknown"/>
          <w:rFonts w:ascii="Consolas" w:eastAsia="Times New Roman" w:hAnsi="Consolas" w:cs="Consolas"/>
          <w:color w:val="F8F8F2"/>
          <w:sz w:val="27"/>
        </w:rPr>
      </w:pPr>
      <w:ins w:id="996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64" w:author="Unknown"/>
          <w:rFonts w:ascii="Consolas" w:eastAsia="Times New Roman" w:hAnsi="Consolas" w:cs="Consolas"/>
          <w:color w:val="F8F8F2"/>
          <w:sz w:val="27"/>
        </w:rPr>
      </w:pPr>
      <w:ins w:id="9965"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populate</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66" w:author="Unknown"/>
          <w:rFonts w:ascii="Consolas" w:eastAsia="Times New Roman" w:hAnsi="Consolas" w:cs="Consolas"/>
          <w:color w:val="F8F8F2"/>
          <w:sz w:val="27"/>
        </w:rPr>
      </w:pPr>
      <w:ins w:id="99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results = myObj[</w:t>
        </w:r>
        <w:r w:rsidRPr="0089304D">
          <w:rPr>
            <w:rFonts w:ascii="Consolas" w:eastAsia="Times New Roman" w:hAnsi="Consolas" w:cs="Consolas"/>
            <w:color w:val="A6E22E"/>
            <w:sz w:val="27"/>
          </w:rPr>
          <w:t>'results'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68" w:author="Unknown"/>
          <w:rFonts w:ascii="Consolas" w:eastAsia="Times New Roman" w:hAnsi="Consolas" w:cs="Consolas"/>
          <w:color w:val="F8F8F2"/>
          <w:sz w:val="27"/>
        </w:rPr>
      </w:pPr>
      <w:ins w:id="99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70" w:author="Unknown"/>
          <w:rFonts w:ascii="Consolas" w:eastAsia="Times New Roman" w:hAnsi="Consolas" w:cs="Consolas"/>
          <w:color w:val="F8F8F2"/>
          <w:sz w:val="27"/>
        </w:rPr>
      </w:pPr>
      <w:ins w:id="9971" w:author="Unknown">
        <w:r w:rsidRPr="0089304D">
          <w:rPr>
            <w:rFonts w:ascii="Consolas" w:eastAsia="Times New Roman" w:hAnsi="Consolas" w:cs="Consolas"/>
            <w:color w:val="F8F8F2"/>
            <w:sz w:val="27"/>
          </w:rPr>
          <w:lastRenderedPageBreak/>
          <w:t xml:space="preserve">    results.</w:t>
        </w:r>
        <w:r w:rsidRPr="0089304D">
          <w:rPr>
            <w:rFonts w:ascii="Consolas" w:eastAsia="Times New Roman" w:hAnsi="Consolas" w:cs="Consolas"/>
            <w:color w:val="E6DB74"/>
            <w:sz w:val="27"/>
          </w:rPr>
          <w:t>forEach</w:t>
        </w:r>
        <w:r w:rsidRPr="0089304D">
          <w:rPr>
            <w:rFonts w:ascii="Consolas" w:eastAsia="Times New Roman" w:hAnsi="Consolas" w:cs="Consolas"/>
            <w:color w:val="F8F8F2"/>
            <w:sz w:val="27"/>
          </w:rPr>
          <w:t>(element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72" w:author="Unknown"/>
          <w:rFonts w:ascii="Consolas" w:eastAsia="Times New Roman" w:hAnsi="Consolas" w:cs="Consolas"/>
          <w:color w:val="F8F8F2"/>
          <w:sz w:val="27"/>
        </w:rPr>
      </w:pPr>
      <w:ins w:id="9973" w:author="Unknown">
        <w:r w:rsidRPr="0089304D">
          <w:rPr>
            <w:rFonts w:ascii="Consolas" w:eastAsia="Times New Roman" w:hAnsi="Consolas" w:cs="Consolas"/>
            <w:color w:val="F8F8F2"/>
            <w:sz w:val="27"/>
          </w:rPr>
          <w:t xml:space="preserve">        html += </w:t>
        </w:r>
        <w:r w:rsidRPr="0089304D">
          <w:rPr>
            <w:rFonts w:ascii="Consolas" w:eastAsia="Times New Roman" w:hAnsi="Consolas" w:cs="Consolas"/>
            <w:color w:val="A6E22E"/>
            <w:sz w:val="27"/>
          </w:rPr>
          <w:t xml:space="preserve">`&lt;li class="list-group-item list-group-item-light"&gt;One of the definitions of example is </w:t>
        </w:r>
        <w:r w:rsidRPr="0089304D">
          <w:rPr>
            <w:rFonts w:ascii="Consolas" w:eastAsia="Times New Roman" w:hAnsi="Consolas" w:cs="Consolas"/>
            <w:color w:val="F8F8F2"/>
            <w:sz w:val="27"/>
          </w:rPr>
          <w:t>${element.definition}</w:t>
        </w:r>
        <w:r w:rsidRPr="0089304D">
          <w:rPr>
            <w:rFonts w:ascii="Consolas" w:eastAsia="Times New Roman" w:hAnsi="Consolas" w:cs="Consolas"/>
            <w:color w:val="A6E22E"/>
            <w:sz w:val="27"/>
          </w:rPr>
          <w:t xml:space="preserve"> &lt;/li&gt;`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74" w:author="Unknown"/>
          <w:rFonts w:ascii="Consolas" w:eastAsia="Times New Roman" w:hAnsi="Consolas" w:cs="Consolas"/>
          <w:color w:val="F8F8F2"/>
          <w:sz w:val="27"/>
        </w:rPr>
      </w:pPr>
      <w:ins w:id="997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76" w:author="Unknown"/>
          <w:rFonts w:ascii="Consolas" w:eastAsia="Times New Roman" w:hAnsi="Consolas" w:cs="Consolas"/>
          <w:color w:val="F8F8F2"/>
          <w:sz w:val="27"/>
        </w:rPr>
      </w:pPr>
      <w:ins w:id="997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defs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'defs'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78" w:author="Unknown"/>
          <w:rFonts w:ascii="Consolas" w:eastAsia="Times New Roman" w:hAnsi="Consolas" w:cs="Consolas"/>
          <w:color w:val="F8F8F2"/>
          <w:sz w:val="27"/>
        </w:rPr>
      </w:pPr>
      <w:ins w:id="9979" w:author="Unknown">
        <w:r w:rsidRPr="0089304D">
          <w:rPr>
            <w:rFonts w:ascii="Consolas" w:eastAsia="Times New Roman" w:hAnsi="Consolas" w:cs="Consolas"/>
            <w:color w:val="F8F8F2"/>
            <w:sz w:val="27"/>
          </w:rPr>
          <w:t xml:space="preserve">    defs.innerHTML = html;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80" w:author="Unknown"/>
          <w:rFonts w:ascii="Consolas" w:eastAsia="Times New Roman" w:hAnsi="Consolas" w:cs="Consolas"/>
          <w:color w:val="F8F8F2"/>
          <w:sz w:val="27"/>
        </w:rPr>
      </w:pPr>
      <w:ins w:id="998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9982" w:author="Unknown"/>
          <w:rFonts w:ascii="Consolas" w:eastAsia="Times New Roman" w:hAnsi="Consolas" w:cs="Consolas"/>
          <w:color w:val="F8F8F2"/>
          <w:sz w:val="27"/>
        </w:rPr>
      </w:pPr>
      <w:ins w:id="9983"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9984" w:author="Unknown"/>
          <w:rFonts w:ascii="Segoe UI" w:eastAsia="Times New Roman" w:hAnsi="Segoe UI" w:cs="Segoe UI"/>
          <w:color w:val="000000"/>
          <w:sz w:val="27"/>
          <w:szCs w:val="27"/>
        </w:rPr>
      </w:pPr>
      <w:ins w:id="998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9986" w:author="Unknown"/>
          <w:rFonts w:ascii="Segoe UI" w:eastAsia="Times New Roman" w:hAnsi="Segoe UI" w:cs="Segoe UI"/>
          <w:color w:val="000000"/>
          <w:sz w:val="27"/>
          <w:szCs w:val="27"/>
        </w:rPr>
      </w:pPr>
      <w:ins w:id="9987"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9988"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71" name="Picture 71"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9989"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9990" w:author="Unknown"/>
          <w:rFonts w:ascii="Segoe UI" w:eastAsia="Times New Roman" w:hAnsi="Segoe UI" w:cs="Segoe UI"/>
          <w:color w:val="000000"/>
          <w:sz w:val="27"/>
          <w:szCs w:val="27"/>
        </w:rPr>
      </w:pPr>
      <w:ins w:id="9991" w:author="Unknown">
        <w:r w:rsidRPr="0089304D">
          <w:rPr>
            <w:rFonts w:ascii="Segoe UI" w:eastAsia="Times New Roman" w:hAnsi="Segoe UI" w:cs="Segoe UI"/>
            <w:color w:val="000000"/>
            <w:sz w:val="27"/>
            <w:szCs w:val="27"/>
          </w:rPr>
          <w:t>Cop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JavaScript Regular Expressions - Basic Functions | JavaScript Tutorial In Hindi #46</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When we first see the Regular Expressions, they may seem like a random string. While they might look awkward because they have confusing syntax, they are also extremely useful. This tutorial acts as an introduction to using regular expressions in JavaScript. In this tutorial, we will cover some useful ways to use them. As we know, regular expressions are notably hard to read as they gain in complexity, but it is necessary for the developer to have some knowledge of regular expressions to know what is being tested.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992" w:author="Unknown"/>
          <w:rFonts w:ascii="Segoe UI" w:eastAsia="Times New Roman" w:hAnsi="Segoe UI" w:cs="Segoe UI"/>
          <w:b/>
          <w:bCs/>
          <w:color w:val="000000"/>
          <w:sz w:val="24"/>
          <w:szCs w:val="24"/>
        </w:rPr>
      </w:pPr>
      <w:ins w:id="9993" w:author="Unknown">
        <w:r w:rsidRPr="0089304D">
          <w:rPr>
            <w:rFonts w:ascii="Segoe UI" w:eastAsia="Times New Roman" w:hAnsi="Segoe UI" w:cs="Segoe UI"/>
            <w:b/>
            <w:bCs/>
            <w:color w:val="000000"/>
            <w:sz w:val="24"/>
            <w:szCs w:val="24"/>
          </w:rPr>
          <w:lastRenderedPageBreak/>
          <w:t>What are Regular Expressions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994" w:author="Unknown"/>
          <w:rFonts w:ascii="Segoe UI" w:eastAsia="Times New Roman" w:hAnsi="Segoe UI" w:cs="Segoe UI"/>
          <w:color w:val="000000"/>
          <w:sz w:val="27"/>
          <w:szCs w:val="27"/>
        </w:rPr>
      </w:pPr>
      <w:ins w:id="9995" w:author="Unknown">
        <w:r w:rsidRPr="0089304D">
          <w:rPr>
            <w:rFonts w:ascii="Segoe UI" w:eastAsia="Times New Roman" w:hAnsi="Segoe UI" w:cs="Segoe UI"/>
            <w:color w:val="000000"/>
            <w:sz w:val="27"/>
            <w:szCs w:val="27"/>
          </w:rPr>
          <w:t>Regular expressions are the patterns that are used to match character combinations in strings. Regular expressions are a powerful way of doing search and replace in strings. It is a small language which is a part of many programming languages like JavaScript, Python, and Java. Regular expression allows us to check a string of characters like a password for patterns, to see if the set password matches with the pattern defined by that regular expression. In this tutorial, we will create a regular expression by using forward slashes ( / ) to enclose the pattern.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9996" w:author="Unknown"/>
          <w:rFonts w:ascii="Segoe UI" w:eastAsia="Times New Roman" w:hAnsi="Segoe UI" w:cs="Segoe UI"/>
          <w:b/>
          <w:bCs/>
          <w:color w:val="000000"/>
          <w:sz w:val="24"/>
          <w:szCs w:val="24"/>
        </w:rPr>
      </w:pPr>
      <w:ins w:id="9997" w:author="Unknown">
        <w:r w:rsidRPr="0089304D">
          <w:rPr>
            <w:rFonts w:ascii="Segoe UI" w:eastAsia="Times New Roman" w:hAnsi="Segoe UI" w:cs="Segoe UI"/>
            <w:b/>
            <w:bCs/>
            <w:color w:val="000000"/>
            <w:sz w:val="24"/>
            <w:szCs w:val="24"/>
          </w:rPr>
          <w:t>Syntax:-</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9998" w:author="Unknown"/>
          <w:rFonts w:ascii="Segoe UI" w:eastAsia="Times New Roman" w:hAnsi="Segoe UI" w:cs="Segoe UI"/>
          <w:color w:val="000000"/>
          <w:sz w:val="27"/>
          <w:szCs w:val="27"/>
        </w:rPr>
      </w:pPr>
      <w:ins w:id="9999" w:author="Unknown">
        <w:r w:rsidRPr="0089304D">
          <w:rPr>
            <w:rFonts w:ascii="Segoe UI" w:eastAsia="Times New Roman" w:hAnsi="Segoe UI" w:cs="Segoe UI"/>
            <w:color w:val="000000"/>
            <w:sz w:val="27"/>
            <w:szCs w:val="27"/>
            <w:bdr w:val="single" w:sz="2" w:space="0" w:color="auto" w:frame="1"/>
          </w:rPr>
          <w:t>/</w:t>
        </w:r>
        <w:r w:rsidRPr="0089304D">
          <w:rPr>
            <w:rFonts w:ascii="Segoe UI" w:eastAsia="Times New Roman" w:hAnsi="Segoe UI" w:cs="Segoe UI"/>
            <w:i/>
            <w:iCs/>
            <w:color w:val="000000"/>
            <w:sz w:val="27"/>
          </w:rPr>
          <w:t>pattern</w:t>
        </w:r>
        <w:r w:rsidRPr="0089304D">
          <w:rPr>
            <w:rFonts w:ascii="Segoe UI" w:eastAsia="Times New Roman" w:hAnsi="Segoe UI" w:cs="Segoe UI"/>
            <w:color w:val="000000"/>
            <w:sz w:val="27"/>
            <w:szCs w:val="27"/>
            <w:bdr w:val="single" w:sz="2" w:space="0" w:color="auto" w:frame="1"/>
          </w:rPr>
          <w:t>/</w:t>
        </w:r>
        <w:r w:rsidRPr="0089304D">
          <w:rPr>
            <w:rFonts w:ascii="Segoe UI" w:eastAsia="Times New Roman" w:hAnsi="Segoe UI" w:cs="Segoe UI"/>
            <w:i/>
            <w:iCs/>
            <w:color w:val="000000"/>
            <w:sz w:val="27"/>
          </w:rPr>
          <w:t>modifiers</w:t>
        </w:r>
        <w:r w:rsidRPr="0089304D">
          <w:rPr>
            <w:rFonts w:ascii="Segoe UI" w:eastAsia="Times New Roman" w:hAnsi="Segoe UI" w:cs="Segoe UI"/>
            <w:color w:val="000000"/>
            <w:sz w:val="27"/>
            <w:szCs w:val="27"/>
            <w:bdr w:val="single" w:sz="2" w:space="0" w:color="auto" w:frame="1"/>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00" w:author="Unknown"/>
          <w:rFonts w:ascii="Segoe UI" w:eastAsia="Times New Roman" w:hAnsi="Segoe UI" w:cs="Segoe UI"/>
          <w:b/>
          <w:bCs/>
          <w:color w:val="000000"/>
          <w:sz w:val="24"/>
          <w:szCs w:val="24"/>
        </w:rPr>
      </w:pPr>
      <w:ins w:id="10001" w:author="Unknown">
        <w:r w:rsidRPr="0089304D">
          <w:rPr>
            <w:rFonts w:ascii="Segoe UI" w:eastAsia="Times New Roman" w:hAnsi="Segoe UI" w:cs="Segoe UI"/>
            <w:b/>
            <w:bCs/>
            <w:color w:val="000000"/>
            <w:sz w:val="24"/>
            <w:szCs w:val="24"/>
          </w:rPr>
          <w:t>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02" w:author="Unknown"/>
          <w:rFonts w:ascii="Consolas" w:eastAsia="Times New Roman" w:hAnsi="Consolas" w:cs="Consolas"/>
          <w:color w:val="F8F8F2"/>
          <w:sz w:val="27"/>
          <w:szCs w:val="27"/>
        </w:rPr>
      </w:pPr>
      <w:ins w:id="1000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FD971F"/>
            <w:sz w:val="27"/>
          </w:rPr>
          <w:t>/Code with Harry/i</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004" w:author="Unknown"/>
          <w:rFonts w:ascii="Segoe UI" w:eastAsia="Times New Roman" w:hAnsi="Segoe UI" w:cs="Segoe UI"/>
          <w:color w:val="000000"/>
          <w:sz w:val="27"/>
          <w:szCs w:val="27"/>
        </w:rPr>
      </w:pPr>
      <w:ins w:id="1000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06" w:author="Unknown"/>
          <w:rFonts w:ascii="Segoe UI" w:eastAsia="Times New Roman" w:hAnsi="Segoe UI" w:cs="Segoe UI"/>
          <w:color w:val="000000"/>
          <w:sz w:val="27"/>
          <w:szCs w:val="27"/>
        </w:rPr>
      </w:pPr>
      <w:ins w:id="10007" w:author="Unknown">
        <w:r w:rsidRPr="0089304D">
          <w:rPr>
            <w:rFonts w:ascii="Segoe UI" w:eastAsia="Times New Roman" w:hAnsi="Segoe UI" w:cs="Segoe UI"/>
            <w:color w:val="000000"/>
            <w:sz w:val="27"/>
            <w:szCs w:val="27"/>
            <w:bdr w:val="single" w:sz="2" w:space="0" w:color="auto" w:frame="1"/>
          </w:rPr>
          <w:t>Here </w:t>
        </w:r>
        <w:r w:rsidRPr="0089304D">
          <w:rPr>
            <w:rFonts w:ascii="Segoe UI" w:eastAsia="Times New Roman" w:hAnsi="Segoe UI" w:cs="Segoe UI"/>
            <w:b/>
            <w:bCs/>
            <w:color w:val="000000"/>
            <w:sz w:val="27"/>
          </w:rPr>
          <w:t>/</w:t>
        </w:r>
        <w:r w:rsidRPr="0089304D">
          <w:rPr>
            <w:rFonts w:ascii="Segoe UI" w:eastAsia="Times New Roman" w:hAnsi="Segoe UI" w:cs="Segoe UI"/>
            <w:color w:val="000000"/>
            <w:sz w:val="27"/>
            <w:szCs w:val="27"/>
            <w:bdr w:val="single" w:sz="2" w:space="0" w:color="auto" w:frame="1"/>
          </w:rPr>
          <w:t>Code with Harry</w:t>
        </w:r>
        <w:r w:rsidRPr="0089304D">
          <w:rPr>
            <w:rFonts w:ascii="Segoe UI" w:eastAsia="Times New Roman" w:hAnsi="Segoe UI" w:cs="Segoe UI"/>
            <w:b/>
            <w:bCs/>
            <w:color w:val="000000"/>
            <w:sz w:val="27"/>
          </w:rPr>
          <w:t>/i</w:t>
        </w:r>
        <w:r w:rsidRPr="0089304D">
          <w:rPr>
            <w:rFonts w:ascii="Segoe UI" w:eastAsia="Times New Roman" w:hAnsi="Segoe UI" w:cs="Segoe UI"/>
            <w:color w:val="000000"/>
            <w:sz w:val="27"/>
            <w:szCs w:val="27"/>
            <w:bdr w:val="single" w:sz="2" w:space="0" w:color="auto" w:frame="1"/>
          </w:rPr>
          <w:t> is a regular expression.</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bdr w:val="single" w:sz="2" w:space="0" w:color="auto" w:frame="1"/>
          </w:rPr>
          <w:t>Code with Harry” is a pattern and “</w:t>
        </w:r>
        <w:r w:rsidRPr="0089304D">
          <w:rPr>
            <w:rFonts w:ascii="Segoe UI" w:eastAsia="Times New Roman" w:hAnsi="Segoe UI" w:cs="Segoe UI"/>
            <w:b/>
            <w:bCs/>
            <w:color w:val="000000"/>
            <w:sz w:val="27"/>
          </w:rPr>
          <w:t>i</w:t>
        </w:r>
        <w:r w:rsidRPr="0089304D">
          <w:rPr>
            <w:rFonts w:ascii="Segoe UI" w:eastAsia="Times New Roman" w:hAnsi="Segoe UI" w:cs="Segoe UI"/>
            <w:color w:val="000000"/>
            <w:sz w:val="27"/>
            <w:szCs w:val="27"/>
            <w:bdr w:val="single" w:sz="2" w:space="0" w:color="auto" w:frame="1"/>
          </w:rPr>
          <w:t>” is a modifier that modifies the search to be case-insensitive. If we write </w:t>
        </w:r>
        <w:r w:rsidRPr="0089304D">
          <w:rPr>
            <w:rFonts w:ascii="Segoe UI" w:eastAsia="Times New Roman" w:hAnsi="Segoe UI" w:cs="Segoe UI"/>
            <w:b/>
            <w:bCs/>
            <w:color w:val="000000"/>
            <w:sz w:val="27"/>
          </w:rPr>
          <w:t>/</w:t>
        </w:r>
        <w:r w:rsidRPr="0089304D">
          <w:rPr>
            <w:rFonts w:ascii="Segoe UI" w:eastAsia="Times New Roman" w:hAnsi="Segoe UI" w:cs="Segoe UI"/>
            <w:color w:val="000000"/>
            <w:sz w:val="27"/>
            <w:szCs w:val="27"/>
            <w:bdr w:val="single" w:sz="2" w:space="0" w:color="auto" w:frame="1"/>
          </w:rPr>
          <w:t>Code with Harry</w:t>
        </w:r>
        <w:r w:rsidRPr="0089304D">
          <w:rPr>
            <w:rFonts w:ascii="Segoe UI" w:eastAsia="Times New Roman" w:hAnsi="Segoe UI" w:cs="Segoe UI"/>
            <w:b/>
            <w:bCs/>
            <w:color w:val="000000"/>
            <w:sz w:val="27"/>
          </w:rPr>
          <w:t>/g, here “g” </w:t>
        </w:r>
        <w:r w:rsidRPr="0089304D">
          <w:rPr>
            <w:rFonts w:ascii="Segoe UI" w:eastAsia="Times New Roman" w:hAnsi="Segoe UI" w:cs="Segoe UI"/>
            <w:color w:val="000000"/>
            <w:sz w:val="27"/>
            <w:szCs w:val="27"/>
            <w:bdr w:val="single" w:sz="2" w:space="0" w:color="auto" w:frame="1"/>
          </w:rPr>
          <w:t>performs a global match that will find all matches rather than stopping after the first match.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08" w:author="Unknown"/>
          <w:rFonts w:ascii="Segoe UI" w:eastAsia="Times New Roman" w:hAnsi="Segoe UI" w:cs="Segoe UI"/>
          <w:b/>
          <w:bCs/>
          <w:color w:val="000000"/>
          <w:sz w:val="24"/>
          <w:szCs w:val="24"/>
        </w:rPr>
      </w:pPr>
      <w:ins w:id="10009" w:author="Unknown">
        <w:r w:rsidRPr="0089304D">
          <w:rPr>
            <w:rFonts w:ascii="Segoe UI" w:eastAsia="Times New Roman" w:hAnsi="Segoe UI" w:cs="Segoe UI"/>
            <w:b/>
            <w:bCs/>
            <w:color w:val="000000"/>
            <w:sz w:val="24"/>
            <w:szCs w:val="24"/>
          </w:rPr>
          <w:t>Regular Expressions Methods:-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10" w:author="Unknown"/>
          <w:rFonts w:ascii="Segoe UI" w:eastAsia="Times New Roman" w:hAnsi="Segoe UI" w:cs="Segoe UI"/>
          <w:color w:val="000000"/>
          <w:sz w:val="27"/>
          <w:szCs w:val="27"/>
        </w:rPr>
      </w:pPr>
      <w:ins w:id="10011" w:author="Unknown">
        <w:r w:rsidRPr="0089304D">
          <w:rPr>
            <w:rFonts w:ascii="Segoe UI" w:eastAsia="Times New Roman" w:hAnsi="Segoe UI" w:cs="Segoe UI"/>
            <w:b/>
            <w:bCs/>
            <w:color w:val="000000"/>
            <w:sz w:val="27"/>
          </w:rPr>
          <w:t>Regular expressions</w:t>
        </w:r>
        <w:r w:rsidRPr="0089304D">
          <w:rPr>
            <w:rFonts w:ascii="Segoe UI" w:eastAsia="Times New Roman" w:hAnsi="Segoe UI" w:cs="Segoe UI"/>
            <w:color w:val="000000"/>
            <w:sz w:val="27"/>
            <w:szCs w:val="27"/>
            <w:bdr w:val="single" w:sz="2" w:space="0" w:color="auto" w:frame="1"/>
          </w:rPr>
          <w:t> are used with the RegExp methods like test() and exec() and with the string methods match() , replace() , search() , and split() . These methods are explained in detail below with examples.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12" w:author="Unknown"/>
          <w:rFonts w:ascii="Segoe UI" w:eastAsia="Times New Roman" w:hAnsi="Segoe UI" w:cs="Segoe UI"/>
          <w:b/>
          <w:bCs/>
          <w:color w:val="000000"/>
          <w:sz w:val="24"/>
          <w:szCs w:val="24"/>
        </w:rPr>
      </w:pPr>
      <w:ins w:id="10013" w:author="Unknown">
        <w:r w:rsidRPr="0089304D">
          <w:rPr>
            <w:rFonts w:ascii="Segoe UI" w:eastAsia="Times New Roman" w:hAnsi="Segoe UI" w:cs="Segoe UI"/>
            <w:b/>
            <w:bCs/>
            <w:color w:val="000000"/>
            <w:sz w:val="24"/>
            <w:szCs w:val="24"/>
          </w:rPr>
          <w:t>exec():-</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14" w:author="Unknown"/>
          <w:rFonts w:ascii="Segoe UI" w:eastAsia="Times New Roman" w:hAnsi="Segoe UI" w:cs="Segoe UI"/>
          <w:color w:val="000000"/>
          <w:sz w:val="27"/>
          <w:szCs w:val="27"/>
        </w:rPr>
      </w:pPr>
      <w:ins w:id="10015" w:author="Unknown">
        <w:r w:rsidRPr="0089304D">
          <w:rPr>
            <w:rFonts w:ascii="Segoe UI" w:eastAsia="Times New Roman" w:hAnsi="Segoe UI" w:cs="Segoe UI"/>
            <w:color w:val="000000"/>
            <w:sz w:val="27"/>
            <w:szCs w:val="27"/>
            <w:bdr w:val="single" w:sz="2" w:space="0" w:color="auto" w:frame="1"/>
          </w:rPr>
          <w:t>This method will executes a search for a match in a string. It returns an array of information or null on a mismatch.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16" w:author="Unknown"/>
          <w:rFonts w:ascii="Consolas" w:eastAsia="Times New Roman" w:hAnsi="Consolas" w:cs="Consolas"/>
          <w:color w:val="F8F8F2"/>
          <w:sz w:val="27"/>
          <w:szCs w:val="27"/>
        </w:rPr>
      </w:pPr>
      <w:ins w:id="1001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obj = </w:t>
        </w:r>
        <w:r w:rsidRPr="0089304D">
          <w:rPr>
            <w:rFonts w:ascii="Consolas" w:eastAsia="Times New Roman" w:hAnsi="Consolas" w:cs="Consolas"/>
            <w:color w:val="FD971F"/>
            <w:sz w:val="27"/>
          </w:rPr>
          <w:t>/h/</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exec</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018" w:author="Unknown"/>
          <w:rFonts w:ascii="Segoe UI" w:eastAsia="Times New Roman" w:hAnsi="Segoe UI" w:cs="Segoe UI"/>
          <w:color w:val="000000"/>
          <w:sz w:val="27"/>
          <w:szCs w:val="27"/>
        </w:rPr>
      </w:pPr>
      <w:ins w:id="1001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20" w:author="Unknown"/>
          <w:rFonts w:ascii="Segoe UI" w:eastAsia="Times New Roman" w:hAnsi="Segoe UI" w:cs="Segoe UI"/>
          <w:b/>
          <w:bCs/>
          <w:color w:val="000000"/>
          <w:sz w:val="24"/>
          <w:szCs w:val="24"/>
        </w:rPr>
      </w:pPr>
      <w:ins w:id="10021" w:author="Unknown">
        <w:r w:rsidRPr="0089304D">
          <w:rPr>
            <w:rFonts w:ascii="Segoe UI" w:eastAsia="Times New Roman" w:hAnsi="Segoe UI" w:cs="Segoe UI"/>
            <w:b/>
            <w:bCs/>
            <w:color w:val="000000"/>
            <w:sz w:val="24"/>
            <w:szCs w:val="24"/>
          </w:rPr>
          <w:lastRenderedPageBreak/>
          <w:t>test():-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22" w:author="Unknown"/>
          <w:rFonts w:ascii="Segoe UI" w:eastAsia="Times New Roman" w:hAnsi="Segoe UI" w:cs="Segoe UI"/>
          <w:color w:val="000000"/>
          <w:sz w:val="27"/>
          <w:szCs w:val="27"/>
        </w:rPr>
      </w:pPr>
      <w:ins w:id="10023" w:author="Unknown">
        <w:r w:rsidRPr="0089304D">
          <w:rPr>
            <w:rFonts w:ascii="Segoe UI" w:eastAsia="Times New Roman" w:hAnsi="Segoe UI" w:cs="Segoe UI"/>
            <w:color w:val="000000"/>
            <w:sz w:val="27"/>
            <w:szCs w:val="27"/>
            <w:bdr w:val="single" w:sz="2" w:space="0" w:color="auto" w:frame="1"/>
          </w:rPr>
          <w:t>This method tests for a match in a string. It returns true or false.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24" w:author="Unknown"/>
          <w:rFonts w:ascii="Consolas" w:eastAsia="Times New Roman" w:hAnsi="Consolas" w:cs="Consolas"/>
          <w:color w:val="F8F8F2"/>
          <w:sz w:val="27"/>
        </w:rPr>
      </w:pPr>
      <w:ins w:id="1002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FD971F"/>
            <w:sz w:val="27"/>
          </w:rPr>
          <w:t>/Code/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26" w:author="Unknown"/>
          <w:rFonts w:ascii="Consolas" w:eastAsia="Times New Roman" w:hAnsi="Consolas" w:cs="Consolas"/>
          <w:color w:val="F8F8F2"/>
          <w:sz w:val="27"/>
          <w:szCs w:val="27"/>
        </w:rPr>
      </w:pPr>
      <w:ins w:id="10027" w:author="Unknown">
        <w:r w:rsidRPr="0089304D">
          <w:rPr>
            <w:rFonts w:ascii="Consolas" w:eastAsia="Times New Roman" w:hAnsi="Consolas" w:cs="Consolas"/>
            <w:color w:val="F8F8F2"/>
            <w:sz w:val="27"/>
          </w:rPr>
          <w:t>str.</w:t>
        </w:r>
        <w:r w:rsidRPr="0089304D">
          <w:rPr>
            <w:rFonts w:ascii="Consolas" w:eastAsia="Times New Roman" w:hAnsi="Consolas" w:cs="Consolas"/>
            <w:color w:val="E6DB74"/>
            <w:sz w:val="27"/>
          </w:rPr>
          <w:t>test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028" w:author="Unknown"/>
          <w:rFonts w:ascii="Segoe UI" w:eastAsia="Times New Roman" w:hAnsi="Segoe UI" w:cs="Segoe UI"/>
          <w:color w:val="000000"/>
          <w:sz w:val="27"/>
          <w:szCs w:val="27"/>
        </w:rPr>
      </w:pPr>
      <w:ins w:id="1002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30" w:author="Unknown"/>
          <w:rFonts w:ascii="Segoe UI" w:eastAsia="Times New Roman" w:hAnsi="Segoe UI" w:cs="Segoe UI"/>
          <w:b/>
          <w:bCs/>
          <w:color w:val="000000"/>
          <w:sz w:val="24"/>
          <w:szCs w:val="24"/>
        </w:rPr>
      </w:pPr>
      <w:ins w:id="10031" w:author="Unknown">
        <w:r w:rsidRPr="0089304D">
          <w:rPr>
            <w:rFonts w:ascii="Segoe UI" w:eastAsia="Times New Roman" w:hAnsi="Segoe UI" w:cs="Segoe UI"/>
            <w:b/>
            <w:bCs/>
            <w:color w:val="000000"/>
            <w:sz w:val="24"/>
            <w:szCs w:val="24"/>
          </w:rPr>
          <w:t>match():-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32" w:author="Unknown"/>
          <w:rFonts w:ascii="Segoe UI" w:eastAsia="Times New Roman" w:hAnsi="Segoe UI" w:cs="Segoe UI"/>
          <w:color w:val="000000"/>
          <w:sz w:val="27"/>
          <w:szCs w:val="27"/>
        </w:rPr>
      </w:pPr>
      <w:ins w:id="10033" w:author="Unknown">
        <w:r w:rsidRPr="0089304D">
          <w:rPr>
            <w:rFonts w:ascii="Segoe UI" w:eastAsia="Times New Roman" w:hAnsi="Segoe UI" w:cs="Segoe UI"/>
            <w:color w:val="000000"/>
            <w:sz w:val="27"/>
            <w:szCs w:val="27"/>
            <w:bdr w:val="single" w:sz="2" w:space="0" w:color="auto" w:frame="1"/>
          </w:rPr>
          <w:t>This method will return an array containing all of the matches, including capturing groups, or null if no match is found.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34" w:author="Unknown"/>
          <w:rFonts w:ascii="Consolas" w:eastAsia="Times New Roman" w:hAnsi="Consolas" w:cs="Consolas"/>
          <w:color w:val="F8F8F2"/>
          <w:sz w:val="27"/>
        </w:rPr>
      </w:pPr>
      <w:ins w:id="100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"JavaScipt tutorial from begineer to advance level"</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36" w:author="Unknown"/>
          <w:rFonts w:ascii="Consolas" w:eastAsia="Times New Roman" w:hAnsi="Consolas" w:cs="Consolas"/>
          <w:color w:val="F8F8F2"/>
          <w:sz w:val="27"/>
          <w:szCs w:val="27"/>
        </w:rPr>
      </w:pPr>
      <w:ins w:id="1003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str.</w:t>
        </w:r>
        <w:r w:rsidRPr="0089304D">
          <w:rPr>
            <w:rFonts w:ascii="Consolas" w:eastAsia="Times New Roman" w:hAnsi="Consolas" w:cs="Consolas"/>
            <w:color w:val="E6DB74"/>
            <w:sz w:val="27"/>
          </w:rPr>
          <w:t>match</w:t>
        </w:r>
        <w:r w:rsidRPr="0089304D">
          <w:rPr>
            <w:rFonts w:ascii="Consolas" w:eastAsia="Times New Roman" w:hAnsi="Consolas" w:cs="Consolas"/>
            <w:color w:val="F8F8F2"/>
            <w:sz w:val="27"/>
          </w:rPr>
          <w:t>(</w:t>
        </w:r>
        <w:r w:rsidRPr="0089304D">
          <w:rPr>
            <w:rFonts w:ascii="Consolas" w:eastAsia="Times New Roman" w:hAnsi="Consolas" w:cs="Consolas"/>
            <w:color w:val="FD971F"/>
            <w:sz w:val="27"/>
          </w:rPr>
          <w:t>/ial/</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038" w:author="Unknown"/>
          <w:rFonts w:ascii="Segoe UI" w:eastAsia="Times New Roman" w:hAnsi="Segoe UI" w:cs="Segoe UI"/>
          <w:color w:val="000000"/>
          <w:sz w:val="27"/>
          <w:szCs w:val="27"/>
        </w:rPr>
      </w:pPr>
      <w:ins w:id="1003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40" w:author="Unknown"/>
          <w:rFonts w:ascii="Segoe UI" w:eastAsia="Times New Roman" w:hAnsi="Segoe UI" w:cs="Segoe UI"/>
          <w:b/>
          <w:bCs/>
          <w:color w:val="000000"/>
          <w:sz w:val="24"/>
          <w:szCs w:val="24"/>
        </w:rPr>
      </w:pPr>
      <w:ins w:id="10041" w:author="Unknown">
        <w:r w:rsidRPr="0089304D">
          <w:rPr>
            <w:rFonts w:ascii="Segoe UI" w:eastAsia="Times New Roman" w:hAnsi="Segoe UI" w:cs="Segoe UI"/>
            <w:b/>
            <w:bCs/>
            <w:color w:val="000000"/>
            <w:sz w:val="24"/>
            <w:szCs w:val="24"/>
          </w:rPr>
          <w:t>search():-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42" w:author="Unknown"/>
          <w:rFonts w:ascii="Segoe UI" w:eastAsia="Times New Roman" w:hAnsi="Segoe UI" w:cs="Segoe UI"/>
          <w:color w:val="000000"/>
          <w:sz w:val="27"/>
          <w:szCs w:val="27"/>
        </w:rPr>
      </w:pPr>
      <w:ins w:id="10043" w:author="Unknown">
        <w:r w:rsidRPr="0089304D">
          <w:rPr>
            <w:rFonts w:ascii="Segoe UI" w:eastAsia="Times New Roman" w:hAnsi="Segoe UI" w:cs="Segoe UI"/>
            <w:color w:val="000000"/>
            <w:sz w:val="27"/>
            <w:szCs w:val="27"/>
            <w:bdr w:val="single" w:sz="2" w:space="0" w:color="auto" w:frame="1"/>
          </w:rPr>
          <w:t>This method will tests for a match in a string. It returns the index of the match, or -1 if the search fails.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44" w:author="Unknown"/>
          <w:rFonts w:ascii="Consolas" w:eastAsia="Times New Roman" w:hAnsi="Consolas" w:cs="Consolas"/>
          <w:color w:val="F8F8F2"/>
          <w:sz w:val="27"/>
        </w:rPr>
      </w:pPr>
      <w:ins w:id="1004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46" w:author="Unknown"/>
          <w:rFonts w:ascii="Consolas" w:eastAsia="Times New Roman" w:hAnsi="Consolas" w:cs="Consolas"/>
          <w:color w:val="F8F8F2"/>
          <w:sz w:val="27"/>
        </w:rPr>
      </w:pPr>
      <w:ins w:id="1004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/od/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48" w:author="Unknown"/>
          <w:rFonts w:ascii="Consolas" w:eastAsia="Times New Roman" w:hAnsi="Consolas" w:cs="Consolas"/>
          <w:color w:val="F8F8F2"/>
          <w:sz w:val="27"/>
        </w:rPr>
      </w:pPr>
      <w:ins w:id="10049" w:author="Unknown">
        <w:r w:rsidRPr="0089304D">
          <w:rPr>
            <w:rFonts w:ascii="Consolas" w:eastAsia="Times New Roman" w:hAnsi="Consolas" w:cs="Consolas"/>
            <w:color w:val="8292A2"/>
            <w:sz w:val="27"/>
          </w:rPr>
          <w:t>// search if the pattern is in string variable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50" w:author="Unknown"/>
          <w:rFonts w:ascii="Consolas" w:eastAsia="Times New Roman" w:hAnsi="Consolas" w:cs="Consolas"/>
          <w:color w:val="F8F8F2"/>
          <w:sz w:val="27"/>
        </w:rPr>
      </w:pPr>
      <w:ins w:id="1005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str.</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(reg);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52" w:author="Unknown"/>
          <w:rFonts w:ascii="Consolas" w:eastAsia="Times New Roman" w:hAnsi="Consolas" w:cs="Consolas"/>
          <w:color w:val="F8F8F2"/>
          <w:sz w:val="27"/>
          <w:szCs w:val="27"/>
        </w:rPr>
      </w:pPr>
      <w:ins w:id="1005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(result); </w:t>
        </w:r>
      </w:ins>
    </w:p>
    <w:p w:rsidR="0089304D" w:rsidRPr="0089304D" w:rsidRDefault="0089304D" w:rsidP="0089304D">
      <w:pPr>
        <w:spacing w:after="0" w:line="240" w:lineRule="auto"/>
        <w:rPr>
          <w:ins w:id="10054" w:author="Unknown"/>
          <w:rFonts w:ascii="Segoe UI" w:eastAsia="Times New Roman" w:hAnsi="Segoe UI" w:cs="Segoe UI"/>
          <w:color w:val="000000"/>
          <w:sz w:val="27"/>
          <w:szCs w:val="27"/>
        </w:rPr>
      </w:pPr>
      <w:ins w:id="1005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56" w:author="Unknown"/>
          <w:rFonts w:ascii="Segoe UI" w:eastAsia="Times New Roman" w:hAnsi="Segoe UI" w:cs="Segoe UI"/>
          <w:b/>
          <w:bCs/>
          <w:color w:val="000000"/>
          <w:sz w:val="24"/>
          <w:szCs w:val="24"/>
        </w:rPr>
      </w:pPr>
      <w:ins w:id="10057" w:author="Unknown">
        <w:r w:rsidRPr="0089304D">
          <w:rPr>
            <w:rFonts w:ascii="Segoe UI" w:eastAsia="Times New Roman" w:hAnsi="Segoe UI" w:cs="Segoe UI"/>
            <w:b/>
            <w:bCs/>
            <w:color w:val="000000"/>
            <w:sz w:val="24"/>
            <w:szCs w:val="24"/>
          </w:rPr>
          <w:t>replace():-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58" w:author="Unknown"/>
          <w:rFonts w:ascii="Segoe UI" w:eastAsia="Times New Roman" w:hAnsi="Segoe UI" w:cs="Segoe UI"/>
          <w:color w:val="000000"/>
          <w:sz w:val="27"/>
          <w:szCs w:val="27"/>
        </w:rPr>
      </w:pPr>
      <w:ins w:id="10059" w:author="Unknown">
        <w:r w:rsidRPr="0089304D">
          <w:rPr>
            <w:rFonts w:ascii="Segoe UI" w:eastAsia="Times New Roman" w:hAnsi="Segoe UI" w:cs="Segoe UI"/>
            <w:color w:val="000000"/>
            <w:sz w:val="27"/>
            <w:szCs w:val="27"/>
            <w:bdr w:val="single" w:sz="2" w:space="0" w:color="auto" w:frame="1"/>
          </w:rPr>
          <w:lastRenderedPageBreak/>
          <w:t>This method will executes a search for a match in a string, and replaces the matched substring with a replacement substring.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60" w:author="Unknown"/>
          <w:rFonts w:ascii="Consolas" w:eastAsia="Times New Roman" w:hAnsi="Consolas" w:cs="Consolas"/>
          <w:color w:val="F8F8F2"/>
          <w:sz w:val="27"/>
        </w:rPr>
      </w:pPr>
      <w:ins w:id="1006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"Code with abc!"</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62" w:author="Unknown"/>
          <w:rFonts w:ascii="Consolas" w:eastAsia="Times New Roman" w:hAnsi="Consolas" w:cs="Consolas"/>
          <w:color w:val="F8F8F2"/>
          <w:sz w:val="27"/>
          <w:szCs w:val="27"/>
        </w:rPr>
      </w:pPr>
      <w:ins w:id="1006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str.</w:t>
        </w:r>
        <w:r w:rsidRPr="0089304D">
          <w:rPr>
            <w:rFonts w:ascii="Consolas" w:eastAsia="Times New Roman" w:hAnsi="Consolas" w:cs="Consolas"/>
            <w:color w:val="E6DB74"/>
            <w:sz w:val="27"/>
          </w:rPr>
          <w:t>replace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"abc"</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064" w:author="Unknown"/>
          <w:rFonts w:ascii="Segoe UI" w:eastAsia="Times New Roman" w:hAnsi="Segoe UI" w:cs="Segoe UI"/>
          <w:color w:val="000000"/>
          <w:sz w:val="27"/>
          <w:szCs w:val="27"/>
        </w:rPr>
      </w:pPr>
      <w:ins w:id="1006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66" w:author="Unknown"/>
          <w:rFonts w:ascii="Segoe UI" w:eastAsia="Times New Roman" w:hAnsi="Segoe UI" w:cs="Segoe UI"/>
          <w:b/>
          <w:bCs/>
          <w:color w:val="000000"/>
          <w:sz w:val="24"/>
          <w:szCs w:val="24"/>
        </w:rPr>
      </w:pPr>
      <w:ins w:id="10067" w:author="Unknown">
        <w:r w:rsidRPr="0089304D">
          <w:rPr>
            <w:rFonts w:ascii="Segoe UI" w:eastAsia="Times New Roman" w:hAnsi="Segoe UI" w:cs="Segoe UI"/>
            <w:b/>
            <w:bCs/>
            <w:color w:val="000000"/>
            <w:sz w:val="24"/>
            <w:szCs w:val="24"/>
            <w:bdr w:val="single" w:sz="2" w:space="0" w:color="auto" w:frame="1"/>
          </w:rPr>
          <w:t>split():-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68" w:author="Unknown"/>
          <w:rFonts w:ascii="Segoe UI" w:eastAsia="Times New Roman" w:hAnsi="Segoe UI" w:cs="Segoe UI"/>
          <w:color w:val="000000"/>
          <w:sz w:val="27"/>
          <w:szCs w:val="27"/>
        </w:rPr>
      </w:pPr>
      <w:ins w:id="10069" w:author="Unknown">
        <w:r w:rsidRPr="0089304D">
          <w:rPr>
            <w:rFonts w:ascii="Segoe UI" w:eastAsia="Times New Roman" w:hAnsi="Segoe UI" w:cs="Segoe UI"/>
            <w:color w:val="000000"/>
            <w:sz w:val="27"/>
            <w:szCs w:val="27"/>
            <w:bdr w:val="single" w:sz="2" w:space="0" w:color="auto" w:frame="1"/>
          </w:rPr>
          <w:t>This method uses a regular expression or a fixed string to break a string into an array of substrings. 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70" w:author="Unknown"/>
          <w:rFonts w:ascii="Consolas" w:eastAsia="Times New Roman" w:hAnsi="Consolas" w:cs="Consolas"/>
          <w:color w:val="F8F8F2"/>
          <w:sz w:val="27"/>
        </w:rPr>
      </w:pPr>
      <w:ins w:id="10071" w:author="Unknown">
        <w:r w:rsidRPr="0089304D">
          <w:rPr>
            <w:rFonts w:ascii="Consolas" w:eastAsia="Times New Roman" w:hAnsi="Consolas" w:cs="Consolas"/>
            <w:color w:val="8292A2"/>
            <w:sz w:val="27"/>
          </w:rPr>
          <w:t>// splitting strings into array elements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72" w:author="Unknown"/>
          <w:rFonts w:ascii="Consolas" w:eastAsia="Times New Roman" w:hAnsi="Consolas" w:cs="Consolas"/>
          <w:color w:val="F8F8F2"/>
          <w:sz w:val="27"/>
        </w:rPr>
      </w:pPr>
      <w:ins w:id="1007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test = </w:t>
        </w:r>
        <w:r w:rsidRPr="0089304D">
          <w:rPr>
            <w:rFonts w:ascii="Consolas" w:eastAsia="Times New Roman" w:hAnsi="Consolas" w:cs="Consolas"/>
            <w:color w:val="FD971F"/>
            <w:sz w:val="27"/>
          </w:rPr>
          <w:t>/[\s,]+/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74" w:author="Unknown"/>
          <w:rFonts w:ascii="Consolas" w:eastAsia="Times New Roman" w:hAnsi="Consolas" w:cs="Consolas"/>
          <w:color w:val="F8F8F2"/>
          <w:sz w:val="27"/>
        </w:rPr>
      </w:pPr>
      <w:ins w:id="1007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 = </w:t>
        </w:r>
        <w:r w:rsidRPr="0089304D">
          <w:rPr>
            <w:rFonts w:ascii="Consolas" w:eastAsia="Times New Roman" w:hAnsi="Consolas" w:cs="Consolas"/>
            <w:color w:val="A6E22E"/>
            <w:sz w:val="27"/>
          </w:rPr>
          <w:t>'Hello world! '</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split</w:t>
        </w:r>
        <w:r w:rsidRPr="0089304D">
          <w:rPr>
            <w:rFonts w:ascii="Consolas" w:eastAsia="Times New Roman" w:hAnsi="Consolas" w:cs="Consolas"/>
            <w:color w:val="F8F8F2"/>
            <w:sz w:val="27"/>
          </w:rPr>
          <w:t>(re);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76" w:author="Unknown"/>
          <w:rFonts w:ascii="Consolas" w:eastAsia="Times New Roman" w:hAnsi="Consolas" w:cs="Consolas"/>
          <w:color w:val="F8F8F2"/>
          <w:sz w:val="27"/>
          <w:szCs w:val="27"/>
        </w:rPr>
      </w:pPr>
      <w:ins w:id="1007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(result); </w:t>
        </w:r>
        <w:r w:rsidRPr="0089304D">
          <w:rPr>
            <w:rFonts w:ascii="Consolas" w:eastAsia="Times New Roman" w:hAnsi="Consolas" w:cs="Consolas"/>
            <w:color w:val="8292A2"/>
            <w:sz w:val="27"/>
          </w:rPr>
          <w:t>// ["I", "am", "learning", "JavaScript", "RegEx"]</w:t>
        </w:r>
      </w:ins>
    </w:p>
    <w:p w:rsidR="0089304D" w:rsidRPr="0089304D" w:rsidRDefault="0089304D" w:rsidP="0089304D">
      <w:pPr>
        <w:spacing w:after="0" w:line="240" w:lineRule="auto"/>
        <w:rPr>
          <w:ins w:id="10078" w:author="Unknown"/>
          <w:rFonts w:ascii="Segoe UI" w:eastAsia="Times New Roman" w:hAnsi="Segoe UI" w:cs="Segoe UI"/>
          <w:color w:val="000000"/>
          <w:sz w:val="27"/>
          <w:szCs w:val="27"/>
        </w:rPr>
      </w:pPr>
      <w:ins w:id="1007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080" w:author="Unknown"/>
          <w:rFonts w:ascii="Segoe UI" w:eastAsia="Times New Roman" w:hAnsi="Segoe UI" w:cs="Segoe UI"/>
          <w:color w:val="000000"/>
          <w:sz w:val="27"/>
          <w:szCs w:val="27"/>
        </w:rPr>
      </w:pPr>
      <w:ins w:id="10081"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082" w:author="Unknown"/>
          <w:rFonts w:ascii="Segoe UI" w:eastAsia="Times New Roman" w:hAnsi="Segoe UI" w:cs="Segoe UI"/>
          <w:b/>
          <w:bCs/>
          <w:color w:val="000000"/>
          <w:sz w:val="24"/>
          <w:szCs w:val="24"/>
        </w:rPr>
      </w:pPr>
      <w:ins w:id="10083" w:author="Unknown">
        <w:r w:rsidRPr="0089304D">
          <w:rPr>
            <w:rFonts w:ascii="Segoe UI" w:eastAsia="Times New Roman" w:hAnsi="Segoe UI" w:cs="Segoe UI"/>
            <w:b/>
            <w:bCs/>
            <w:color w:val="000000"/>
            <w:sz w:val="24"/>
            <w:szCs w:val="24"/>
          </w:rPr>
          <w:t>Code website.html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84" w:author="Unknown"/>
          <w:rFonts w:ascii="Consolas" w:eastAsia="Times New Roman" w:hAnsi="Consolas" w:cs="Consolas"/>
          <w:color w:val="F8F8F2"/>
          <w:sz w:val="27"/>
        </w:rPr>
      </w:pPr>
      <w:ins w:id="10085"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86" w:author="Unknown"/>
          <w:rFonts w:ascii="Consolas" w:eastAsia="Times New Roman" w:hAnsi="Consolas" w:cs="Consolas"/>
          <w:color w:val="F8F8F2"/>
          <w:sz w:val="27"/>
        </w:rPr>
      </w:pPr>
      <w:ins w:id="1008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89" w:author="Unknown"/>
          <w:rFonts w:ascii="Consolas" w:eastAsia="Times New Roman" w:hAnsi="Consolas" w:cs="Consolas"/>
          <w:color w:val="F8F8F2"/>
          <w:sz w:val="27"/>
        </w:rPr>
      </w:pPr>
      <w:ins w:id="1009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91" w:author="Unknown"/>
          <w:rFonts w:ascii="Consolas" w:eastAsia="Times New Roman" w:hAnsi="Consolas" w:cs="Consolas"/>
          <w:color w:val="F8F8F2"/>
          <w:sz w:val="27"/>
        </w:rPr>
      </w:pPr>
      <w:ins w:id="100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93" w:author="Unknown"/>
          <w:rFonts w:ascii="Consolas" w:eastAsia="Times New Roman" w:hAnsi="Consolas" w:cs="Consolas"/>
          <w:color w:val="F8F8F2"/>
          <w:sz w:val="27"/>
        </w:rPr>
      </w:pPr>
      <w:ins w:id="100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95" w:author="Unknown"/>
          <w:rFonts w:ascii="Consolas" w:eastAsia="Times New Roman" w:hAnsi="Consolas" w:cs="Consolas"/>
          <w:color w:val="F8F8F2"/>
          <w:sz w:val="27"/>
        </w:rPr>
      </w:pPr>
      <w:ins w:id="100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97" w:author="Unknown"/>
          <w:rFonts w:ascii="Consolas" w:eastAsia="Times New Roman" w:hAnsi="Consolas" w:cs="Consolas"/>
          <w:color w:val="F92672"/>
          <w:sz w:val="27"/>
        </w:rPr>
      </w:pPr>
      <w:ins w:id="1009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099" w:author="Unknown"/>
          <w:rFonts w:ascii="Consolas" w:eastAsia="Times New Roman" w:hAnsi="Consolas" w:cs="Consolas"/>
          <w:color w:val="F8F8F2"/>
          <w:sz w:val="27"/>
        </w:rPr>
      </w:pPr>
      <w:ins w:id="1010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1" w:author="Unknown"/>
          <w:rFonts w:ascii="Consolas" w:eastAsia="Times New Roman" w:hAnsi="Consolas" w:cs="Consolas"/>
          <w:color w:val="F8F8F2"/>
          <w:sz w:val="27"/>
        </w:rPr>
      </w:pPr>
      <w:ins w:id="101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3" w:author="Unknown"/>
          <w:rFonts w:ascii="Consolas" w:eastAsia="Times New Roman" w:hAnsi="Consolas" w:cs="Consolas"/>
          <w:color w:val="F8F8F2"/>
          <w:sz w:val="27"/>
        </w:rPr>
      </w:pPr>
      <w:ins w:id="1010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6" w:author="Unknown"/>
          <w:rFonts w:ascii="Consolas" w:eastAsia="Times New Roman" w:hAnsi="Consolas" w:cs="Consolas"/>
          <w:color w:val="F8F8F2"/>
          <w:sz w:val="27"/>
        </w:rPr>
      </w:pPr>
      <w:ins w:id="1010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08" w:author="Unknown"/>
          <w:rFonts w:ascii="Consolas" w:eastAsia="Times New Roman" w:hAnsi="Consolas" w:cs="Consolas"/>
          <w:color w:val="F8F8F2"/>
          <w:sz w:val="27"/>
        </w:rPr>
      </w:pPr>
      <w:ins w:id="101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0" w:author="Unknown"/>
          <w:rFonts w:ascii="Consolas" w:eastAsia="Times New Roman" w:hAnsi="Consolas" w:cs="Consolas"/>
          <w:color w:val="F8F8F2"/>
          <w:sz w:val="27"/>
        </w:rPr>
      </w:pPr>
      <w:ins w:id="101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2" w:author="Unknown"/>
          <w:rFonts w:ascii="Consolas" w:eastAsia="Times New Roman" w:hAnsi="Consolas" w:cs="Consolas"/>
          <w:color w:val="F8F8F2"/>
          <w:sz w:val="27"/>
        </w:rPr>
      </w:pPr>
      <w:ins w:id="101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5" w:author="Unknown"/>
          <w:rFonts w:ascii="Consolas" w:eastAsia="Times New Roman" w:hAnsi="Consolas" w:cs="Consolas"/>
          <w:color w:val="F8F8F2"/>
          <w:sz w:val="27"/>
        </w:rPr>
      </w:pPr>
      <w:ins w:id="101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7" w:author="Unknown"/>
          <w:rFonts w:ascii="Consolas" w:eastAsia="Times New Roman" w:hAnsi="Consolas" w:cs="Consolas"/>
          <w:color w:val="F8F8F2"/>
          <w:sz w:val="27"/>
        </w:rPr>
      </w:pPr>
      <w:ins w:id="101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19" w:author="Unknown"/>
          <w:rFonts w:ascii="Consolas" w:eastAsia="Times New Roman" w:hAnsi="Consolas" w:cs="Consolas"/>
          <w:color w:val="F8F8F2"/>
          <w:sz w:val="27"/>
        </w:rPr>
      </w:pPr>
      <w:ins w:id="101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1" w:author="Unknown"/>
          <w:rFonts w:ascii="Consolas" w:eastAsia="Times New Roman" w:hAnsi="Consolas" w:cs="Consolas"/>
          <w:color w:val="F8F8F2"/>
          <w:sz w:val="27"/>
        </w:rPr>
      </w:pPr>
      <w:ins w:id="101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3" w:author="Unknown"/>
          <w:rFonts w:ascii="Consolas" w:eastAsia="Times New Roman" w:hAnsi="Consolas" w:cs="Consolas"/>
          <w:color w:val="F8F8F2"/>
          <w:sz w:val="27"/>
        </w:rPr>
      </w:pPr>
      <w:ins w:id="101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5" w:author="Unknown"/>
          <w:rFonts w:ascii="Consolas" w:eastAsia="Times New Roman" w:hAnsi="Consolas" w:cs="Consolas"/>
          <w:color w:val="F8F8F2"/>
          <w:sz w:val="27"/>
        </w:rPr>
      </w:pPr>
      <w:ins w:id="101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7" w:author="Unknown"/>
          <w:rFonts w:ascii="Consolas" w:eastAsia="Times New Roman" w:hAnsi="Consolas" w:cs="Consolas"/>
          <w:color w:val="F8F8F2"/>
          <w:sz w:val="27"/>
        </w:rPr>
      </w:pPr>
      <w:ins w:id="101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29" w:author="Unknown"/>
          <w:rFonts w:ascii="Consolas" w:eastAsia="Times New Roman" w:hAnsi="Consolas" w:cs="Consolas"/>
          <w:color w:val="F8F8F2"/>
          <w:sz w:val="27"/>
        </w:rPr>
      </w:pPr>
      <w:ins w:id="101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31" w:author="Unknown"/>
          <w:rFonts w:ascii="Consolas" w:eastAsia="Times New Roman" w:hAnsi="Consolas" w:cs="Consolas"/>
          <w:color w:val="F8F8F2"/>
          <w:sz w:val="27"/>
        </w:rPr>
      </w:pPr>
      <w:ins w:id="101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33" w:author="Unknown"/>
          <w:rFonts w:ascii="Consolas" w:eastAsia="Times New Roman" w:hAnsi="Consolas" w:cs="Consolas"/>
          <w:color w:val="F8F8F2"/>
          <w:sz w:val="27"/>
        </w:rPr>
      </w:pPr>
      <w:ins w:id="101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35" w:author="Unknown"/>
          <w:rFonts w:ascii="Consolas" w:eastAsia="Times New Roman" w:hAnsi="Consolas" w:cs="Consolas"/>
          <w:color w:val="F8F8F2"/>
          <w:sz w:val="27"/>
        </w:rPr>
      </w:pPr>
      <w:ins w:id="101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37" w:author="Unknown"/>
          <w:rFonts w:ascii="Consolas" w:eastAsia="Times New Roman" w:hAnsi="Consolas" w:cs="Consolas"/>
          <w:color w:val="F8F8F2"/>
          <w:sz w:val="27"/>
        </w:rPr>
      </w:pPr>
      <w:ins w:id="1013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39" w:author="Unknown"/>
          <w:rFonts w:ascii="Consolas" w:eastAsia="Times New Roman" w:hAnsi="Consolas" w:cs="Consolas"/>
          <w:color w:val="F8F8F2"/>
          <w:sz w:val="27"/>
        </w:rPr>
      </w:pPr>
      <w:ins w:id="101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1" w:author="Unknown"/>
          <w:rFonts w:ascii="Consolas" w:eastAsia="Times New Roman" w:hAnsi="Consolas" w:cs="Consolas"/>
          <w:color w:val="F8F8F2"/>
          <w:sz w:val="27"/>
        </w:rPr>
      </w:pPr>
      <w:ins w:id="10142"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3" w:author="Unknown"/>
          <w:rFonts w:ascii="Consolas" w:eastAsia="Times New Roman" w:hAnsi="Consolas" w:cs="Consolas"/>
          <w:color w:val="F8F8F2"/>
          <w:sz w:val="27"/>
        </w:rPr>
      </w:pPr>
      <w:ins w:id="10144"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5" w:author="Unknown"/>
          <w:rFonts w:ascii="Consolas" w:eastAsia="Times New Roman" w:hAnsi="Consolas" w:cs="Consolas"/>
          <w:color w:val="F8F8F2"/>
          <w:sz w:val="27"/>
        </w:rPr>
      </w:pPr>
      <w:ins w:id="101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7" w:author="Unknown"/>
          <w:rFonts w:ascii="Consolas" w:eastAsia="Times New Roman" w:hAnsi="Consolas" w:cs="Consolas"/>
          <w:color w:val="F8F8F2"/>
          <w:sz w:val="27"/>
        </w:rPr>
      </w:pPr>
      <w:ins w:id="101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49" w:author="Unknown"/>
          <w:rFonts w:ascii="Consolas" w:eastAsia="Times New Roman" w:hAnsi="Consolas" w:cs="Consolas"/>
          <w:color w:val="F8F8F2"/>
          <w:sz w:val="27"/>
        </w:rPr>
      </w:pPr>
      <w:ins w:id="101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51" w:author="Unknown"/>
          <w:rFonts w:ascii="Consolas" w:eastAsia="Times New Roman" w:hAnsi="Consolas" w:cs="Consolas"/>
          <w:color w:val="F8F8F2"/>
          <w:sz w:val="27"/>
        </w:rPr>
      </w:pPr>
      <w:ins w:id="101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53" w:author="Unknown"/>
          <w:rFonts w:ascii="Consolas" w:eastAsia="Times New Roman" w:hAnsi="Consolas" w:cs="Consolas"/>
          <w:color w:val="8292A2"/>
          <w:sz w:val="27"/>
        </w:rPr>
      </w:pPr>
      <w:ins w:id="1015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55" w:author="Unknown"/>
          <w:rFonts w:ascii="Consolas" w:eastAsia="Times New Roman" w:hAnsi="Consolas" w:cs="Consolas"/>
          <w:color w:val="8292A2"/>
          <w:sz w:val="27"/>
        </w:rPr>
      </w:pPr>
      <w:ins w:id="10156"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57" w:author="Unknown"/>
          <w:rFonts w:ascii="Consolas" w:eastAsia="Times New Roman" w:hAnsi="Consolas" w:cs="Consolas"/>
          <w:color w:val="8292A2"/>
          <w:sz w:val="27"/>
        </w:rPr>
      </w:pPr>
      <w:ins w:id="10158"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59" w:author="Unknown"/>
          <w:rFonts w:ascii="Consolas" w:eastAsia="Times New Roman" w:hAnsi="Consolas" w:cs="Consolas"/>
          <w:color w:val="F8F8F2"/>
          <w:sz w:val="27"/>
        </w:rPr>
      </w:pPr>
      <w:ins w:id="10160"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61" w:author="Unknown"/>
          <w:rFonts w:ascii="Consolas" w:eastAsia="Times New Roman" w:hAnsi="Consolas" w:cs="Consolas"/>
          <w:color w:val="F8F8F2"/>
          <w:sz w:val="27"/>
        </w:rPr>
      </w:pPr>
      <w:ins w:id="101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63" w:author="Unknown"/>
          <w:rFonts w:ascii="Consolas" w:eastAsia="Times New Roman" w:hAnsi="Consolas" w:cs="Consolas"/>
          <w:color w:val="F8F8F2"/>
          <w:sz w:val="27"/>
        </w:rPr>
      </w:pPr>
      <w:ins w:id="101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65" w:author="Unknown"/>
          <w:rFonts w:ascii="Consolas" w:eastAsia="Times New Roman" w:hAnsi="Consolas" w:cs="Consolas"/>
          <w:color w:val="F8F8F2"/>
          <w:sz w:val="27"/>
        </w:rPr>
      </w:pPr>
      <w:ins w:id="101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6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68" w:author="Unknown"/>
          <w:rFonts w:ascii="Consolas" w:eastAsia="Times New Roman" w:hAnsi="Consolas" w:cs="Consolas"/>
          <w:color w:val="F8F8F2"/>
          <w:sz w:val="27"/>
        </w:rPr>
      </w:pPr>
      <w:ins w:id="101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0" w:author="Unknown"/>
          <w:rFonts w:ascii="Consolas" w:eastAsia="Times New Roman" w:hAnsi="Consolas" w:cs="Consolas"/>
          <w:color w:val="F8F8F2"/>
          <w:sz w:val="27"/>
        </w:rPr>
      </w:pPr>
      <w:ins w:id="101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2" w:author="Unknown"/>
          <w:rFonts w:ascii="Consolas" w:eastAsia="Times New Roman" w:hAnsi="Consolas" w:cs="Consolas"/>
          <w:color w:val="F8F8F2"/>
          <w:sz w:val="27"/>
        </w:rPr>
      </w:pPr>
      <w:ins w:id="101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4" w:author="Unknown"/>
          <w:rFonts w:ascii="Consolas" w:eastAsia="Times New Roman" w:hAnsi="Consolas" w:cs="Consolas"/>
          <w:color w:val="F8F8F2"/>
          <w:sz w:val="27"/>
        </w:rPr>
      </w:pPr>
      <w:ins w:id="101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7" w:author="Unknown"/>
          <w:rFonts w:ascii="Consolas" w:eastAsia="Times New Roman" w:hAnsi="Consolas" w:cs="Consolas"/>
          <w:color w:val="F8F8F2"/>
          <w:sz w:val="27"/>
        </w:rPr>
      </w:pPr>
      <w:ins w:id="101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79" w:author="Unknown"/>
          <w:rFonts w:ascii="Consolas" w:eastAsia="Times New Roman" w:hAnsi="Consolas" w:cs="Consolas"/>
          <w:color w:val="F8F8F2"/>
          <w:sz w:val="27"/>
        </w:rPr>
      </w:pPr>
      <w:ins w:id="101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82" w:author="Unknown"/>
          <w:rFonts w:ascii="Consolas" w:eastAsia="Times New Roman" w:hAnsi="Consolas" w:cs="Consolas"/>
          <w:color w:val="F8F8F2"/>
          <w:sz w:val="27"/>
        </w:rPr>
      </w:pPr>
      <w:ins w:id="101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84" w:author="Unknown"/>
          <w:rFonts w:ascii="Consolas" w:eastAsia="Times New Roman" w:hAnsi="Consolas" w:cs="Consolas"/>
          <w:color w:val="F8F8F2"/>
          <w:sz w:val="27"/>
        </w:rPr>
      </w:pPr>
      <w:ins w:id="101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86" w:author="Unknown"/>
          <w:rFonts w:ascii="Consolas" w:eastAsia="Times New Roman" w:hAnsi="Consolas" w:cs="Consolas"/>
          <w:color w:val="F8F8F2"/>
          <w:sz w:val="27"/>
        </w:rPr>
      </w:pPr>
      <w:ins w:id="101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88" w:author="Unknown"/>
          <w:rFonts w:ascii="Consolas" w:eastAsia="Times New Roman" w:hAnsi="Consolas" w:cs="Consolas"/>
          <w:color w:val="F8F8F2"/>
          <w:sz w:val="27"/>
        </w:rPr>
      </w:pPr>
      <w:ins w:id="1018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0" w:author="Unknown"/>
          <w:rFonts w:ascii="Consolas" w:eastAsia="Times New Roman" w:hAnsi="Consolas" w:cs="Consolas"/>
          <w:color w:val="F8F8F2"/>
          <w:sz w:val="27"/>
        </w:rPr>
      </w:pPr>
      <w:ins w:id="101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3" w:author="Unknown"/>
          <w:rFonts w:ascii="Consolas" w:eastAsia="Times New Roman" w:hAnsi="Consolas" w:cs="Consolas"/>
          <w:color w:val="F92672"/>
          <w:sz w:val="27"/>
        </w:rPr>
      </w:pPr>
      <w:ins w:id="101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5" w:author="Unknown"/>
          <w:rFonts w:ascii="Consolas" w:eastAsia="Times New Roman" w:hAnsi="Consolas" w:cs="Consolas"/>
          <w:color w:val="F92672"/>
          <w:sz w:val="27"/>
        </w:rPr>
      </w:pPr>
      <w:ins w:id="1019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7" w:author="Unknown"/>
          <w:rFonts w:ascii="Consolas" w:eastAsia="Times New Roman" w:hAnsi="Consolas" w:cs="Consolas"/>
          <w:color w:val="F8F8F2"/>
          <w:sz w:val="27"/>
        </w:rPr>
      </w:pPr>
      <w:ins w:id="1019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199" w:author="Unknown"/>
          <w:rFonts w:ascii="Consolas" w:eastAsia="Times New Roman" w:hAnsi="Consolas" w:cs="Consolas"/>
          <w:color w:val="F92672"/>
          <w:sz w:val="27"/>
        </w:rPr>
      </w:pPr>
      <w:ins w:id="102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1" w:author="Unknown"/>
          <w:rFonts w:ascii="Consolas" w:eastAsia="Times New Roman" w:hAnsi="Consolas" w:cs="Consolas"/>
          <w:color w:val="F92672"/>
          <w:sz w:val="27"/>
        </w:rPr>
      </w:pPr>
      <w:ins w:id="1020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3" w:author="Unknown"/>
          <w:rFonts w:ascii="Consolas" w:eastAsia="Times New Roman" w:hAnsi="Consolas" w:cs="Consolas"/>
          <w:color w:val="F8F8F2"/>
          <w:sz w:val="27"/>
        </w:rPr>
      </w:pPr>
      <w:ins w:id="1020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5" w:author="Unknown"/>
          <w:rFonts w:ascii="Consolas" w:eastAsia="Times New Roman" w:hAnsi="Consolas" w:cs="Consolas"/>
          <w:color w:val="F92672"/>
          <w:sz w:val="27"/>
        </w:rPr>
      </w:pPr>
      <w:ins w:id="102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7" w:author="Unknown"/>
          <w:rFonts w:ascii="Consolas" w:eastAsia="Times New Roman" w:hAnsi="Consolas" w:cs="Consolas"/>
          <w:color w:val="F92672"/>
          <w:sz w:val="27"/>
        </w:rPr>
      </w:pPr>
      <w:ins w:id="1020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09" w:author="Unknown"/>
          <w:rFonts w:ascii="Consolas" w:eastAsia="Times New Roman" w:hAnsi="Consolas" w:cs="Consolas"/>
          <w:color w:val="F8F8F2"/>
          <w:sz w:val="27"/>
        </w:rPr>
      </w:pPr>
      <w:ins w:id="1021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11" w:author="Unknown"/>
          <w:rFonts w:ascii="Consolas" w:eastAsia="Times New Roman" w:hAnsi="Consolas" w:cs="Consolas"/>
          <w:color w:val="F8F8F2"/>
          <w:sz w:val="27"/>
        </w:rPr>
      </w:pPr>
      <w:ins w:id="1021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13" w:author="Unknown"/>
          <w:rFonts w:ascii="Consolas" w:eastAsia="Times New Roman" w:hAnsi="Consolas" w:cs="Consolas"/>
          <w:color w:val="F8F8F2"/>
          <w:sz w:val="27"/>
        </w:rPr>
      </w:pPr>
      <w:ins w:id="10214"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15" w:author="Unknown"/>
          <w:rFonts w:ascii="Consolas" w:eastAsia="Times New Roman" w:hAnsi="Consolas" w:cs="Consolas"/>
          <w:color w:val="F8F8F2"/>
          <w:sz w:val="27"/>
        </w:rPr>
      </w:pPr>
      <w:ins w:id="10216"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17" w:author="Unknown"/>
          <w:rFonts w:ascii="Consolas" w:eastAsia="Times New Roman" w:hAnsi="Consolas" w:cs="Consolas"/>
          <w:color w:val="F8F8F2"/>
          <w:sz w:val="27"/>
        </w:rPr>
      </w:pPr>
      <w:ins w:id="10218"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19" w:author="Unknown"/>
          <w:rFonts w:ascii="Consolas" w:eastAsia="Times New Roman" w:hAnsi="Consolas" w:cs="Consolas"/>
          <w:color w:val="F8F8F2"/>
          <w:sz w:val="27"/>
        </w:rPr>
      </w:pPr>
      <w:ins w:id="10220"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1" w:author="Unknown"/>
          <w:rFonts w:ascii="Consolas" w:eastAsia="Times New Roman" w:hAnsi="Consolas" w:cs="Consolas"/>
          <w:color w:val="F8F8F2"/>
          <w:sz w:val="27"/>
        </w:rPr>
      </w:pPr>
      <w:ins w:id="10222"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3" w:author="Unknown"/>
          <w:rFonts w:ascii="Consolas" w:eastAsia="Times New Roman" w:hAnsi="Consolas" w:cs="Consolas"/>
          <w:color w:val="F8F8F2"/>
          <w:sz w:val="27"/>
        </w:rPr>
      </w:pPr>
      <w:ins w:id="10224"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5" w:author="Unknown"/>
          <w:rFonts w:ascii="Consolas" w:eastAsia="Times New Roman" w:hAnsi="Consolas" w:cs="Consolas"/>
          <w:color w:val="F8F8F2"/>
          <w:sz w:val="27"/>
        </w:rPr>
      </w:pPr>
      <w:ins w:id="10226"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7" w:author="Unknown"/>
          <w:rFonts w:ascii="Consolas" w:eastAsia="Times New Roman" w:hAnsi="Consolas" w:cs="Consolas"/>
          <w:color w:val="F8F8F2"/>
          <w:sz w:val="27"/>
        </w:rPr>
      </w:pPr>
      <w:ins w:id="10228" w:author="Unknown">
        <w:r w:rsidRPr="0089304D">
          <w:rPr>
            <w:rFonts w:ascii="Consolas" w:eastAsia="Times New Roman" w:hAnsi="Consolas" w:cs="Consolas"/>
            <w:color w:val="8292A2"/>
            <w:sz w:val="27"/>
          </w:rPr>
          <w:lastRenderedPageBreak/>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29" w:author="Unknown"/>
          <w:rFonts w:ascii="Consolas" w:eastAsia="Times New Roman" w:hAnsi="Consolas" w:cs="Consolas"/>
          <w:color w:val="F8F8F2"/>
          <w:sz w:val="27"/>
        </w:rPr>
      </w:pPr>
      <w:ins w:id="10230"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31" w:author="Unknown"/>
          <w:rFonts w:ascii="Consolas" w:eastAsia="Times New Roman" w:hAnsi="Consolas" w:cs="Consolas"/>
          <w:color w:val="F8F8F2"/>
          <w:sz w:val="27"/>
        </w:rPr>
      </w:pPr>
      <w:ins w:id="10232"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33" w:author="Unknown"/>
          <w:rFonts w:ascii="Consolas" w:eastAsia="Times New Roman" w:hAnsi="Consolas" w:cs="Consolas"/>
          <w:color w:val="F8F8F2"/>
          <w:sz w:val="27"/>
        </w:rPr>
      </w:pPr>
      <w:ins w:id="10234"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35" w:author="Unknown"/>
          <w:rFonts w:ascii="Consolas" w:eastAsia="Times New Roman" w:hAnsi="Consolas" w:cs="Consolas"/>
          <w:color w:val="F8F8F2"/>
          <w:sz w:val="27"/>
        </w:rPr>
      </w:pPr>
      <w:ins w:id="10236"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37" w:author="Unknown"/>
          <w:rFonts w:ascii="Consolas" w:eastAsia="Times New Roman" w:hAnsi="Consolas" w:cs="Consolas"/>
          <w:color w:val="F8F8F2"/>
          <w:sz w:val="27"/>
        </w:rPr>
      </w:pPr>
      <w:ins w:id="10238"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39" w:author="Unknown"/>
          <w:rFonts w:ascii="Consolas" w:eastAsia="Times New Roman" w:hAnsi="Consolas" w:cs="Consolas"/>
          <w:color w:val="F8F8F2"/>
          <w:sz w:val="27"/>
        </w:rPr>
      </w:pPr>
      <w:ins w:id="10240"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1" w:author="Unknown"/>
          <w:rFonts w:ascii="Consolas" w:eastAsia="Times New Roman" w:hAnsi="Consolas" w:cs="Consolas"/>
          <w:color w:val="F8F8F2"/>
          <w:sz w:val="27"/>
        </w:rPr>
      </w:pPr>
      <w:ins w:id="10242"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3" w:author="Unknown"/>
          <w:rFonts w:ascii="Consolas" w:eastAsia="Times New Roman" w:hAnsi="Consolas" w:cs="Consolas"/>
          <w:color w:val="F8F8F2"/>
          <w:sz w:val="27"/>
        </w:rPr>
      </w:pPr>
      <w:ins w:id="10244"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5" w:author="Unknown"/>
          <w:rFonts w:ascii="Consolas" w:eastAsia="Times New Roman" w:hAnsi="Consolas" w:cs="Consolas"/>
          <w:color w:val="F8F8F2"/>
          <w:sz w:val="27"/>
        </w:rPr>
      </w:pPr>
      <w:ins w:id="10246"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7" w:author="Unknown"/>
          <w:rFonts w:ascii="Consolas" w:eastAsia="Times New Roman" w:hAnsi="Consolas" w:cs="Consolas"/>
          <w:color w:val="F8F8F2"/>
          <w:sz w:val="27"/>
        </w:rPr>
      </w:pPr>
      <w:ins w:id="10248"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49" w:author="Unknown"/>
          <w:rFonts w:ascii="Consolas" w:eastAsia="Times New Roman" w:hAnsi="Consolas" w:cs="Consolas"/>
          <w:color w:val="F8F8F2"/>
          <w:sz w:val="27"/>
        </w:rPr>
      </w:pPr>
      <w:ins w:id="10250"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51" w:author="Unknown"/>
          <w:rFonts w:ascii="Consolas" w:eastAsia="Times New Roman" w:hAnsi="Consolas" w:cs="Consolas"/>
          <w:color w:val="F8F8F2"/>
          <w:sz w:val="27"/>
        </w:rPr>
      </w:pPr>
      <w:ins w:id="10252"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53" w:author="Unknown"/>
          <w:rFonts w:ascii="Consolas" w:eastAsia="Times New Roman" w:hAnsi="Consolas" w:cs="Consolas"/>
          <w:color w:val="F8F8F2"/>
          <w:sz w:val="27"/>
        </w:rPr>
      </w:pPr>
      <w:ins w:id="10254"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55" w:author="Unknown"/>
          <w:rFonts w:ascii="Consolas" w:eastAsia="Times New Roman" w:hAnsi="Consolas" w:cs="Consolas"/>
          <w:color w:val="F8F8F2"/>
          <w:sz w:val="27"/>
        </w:rPr>
      </w:pPr>
      <w:ins w:id="10256"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57" w:author="Unknown"/>
          <w:rFonts w:ascii="Consolas" w:eastAsia="Times New Roman" w:hAnsi="Consolas" w:cs="Consolas"/>
          <w:color w:val="F8F8F2"/>
          <w:sz w:val="27"/>
        </w:rPr>
      </w:pPr>
      <w:ins w:id="10258"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59" w:author="Unknown"/>
          <w:rFonts w:ascii="Consolas" w:eastAsia="Times New Roman" w:hAnsi="Consolas" w:cs="Consolas"/>
          <w:color w:val="F8F8F2"/>
          <w:sz w:val="27"/>
        </w:rPr>
      </w:pPr>
      <w:ins w:id="10260"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61" w:author="Unknown"/>
          <w:rFonts w:ascii="Consolas" w:eastAsia="Times New Roman" w:hAnsi="Consolas" w:cs="Consolas"/>
          <w:color w:val="F8F8F2"/>
          <w:sz w:val="27"/>
        </w:rPr>
      </w:pPr>
      <w:ins w:id="1026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js/tut46.js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64" w:author="Unknown"/>
          <w:rFonts w:ascii="Consolas" w:eastAsia="Times New Roman" w:hAnsi="Consolas" w:cs="Consolas"/>
          <w:color w:val="F8F8F2"/>
          <w:sz w:val="27"/>
        </w:rPr>
      </w:pPr>
      <w:ins w:id="1026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0266" w:author="Unknown"/>
          <w:rFonts w:ascii="Segoe UI" w:eastAsia="Times New Roman" w:hAnsi="Segoe UI" w:cs="Segoe UI"/>
          <w:color w:val="000000"/>
          <w:sz w:val="27"/>
          <w:szCs w:val="27"/>
        </w:rPr>
      </w:pPr>
      <w:ins w:id="1026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268" w:author="Unknown"/>
          <w:rFonts w:ascii="Segoe UI" w:eastAsia="Times New Roman" w:hAnsi="Segoe UI" w:cs="Segoe UI"/>
          <w:b/>
          <w:bCs/>
          <w:color w:val="000000"/>
          <w:sz w:val="24"/>
          <w:szCs w:val="24"/>
        </w:rPr>
      </w:pPr>
      <w:ins w:id="10269" w:author="Unknown">
        <w:r w:rsidRPr="0089304D">
          <w:rPr>
            <w:rFonts w:ascii="Segoe UI" w:eastAsia="Times New Roman" w:hAnsi="Segoe UI" w:cs="Segoe UI"/>
            <w:b/>
            <w:bCs/>
            <w:color w:val="000000"/>
            <w:sz w:val="24"/>
            <w:szCs w:val="24"/>
          </w:rPr>
          <w:t>Code tut46.js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0" w:author="Unknown"/>
          <w:rFonts w:ascii="Consolas" w:eastAsia="Times New Roman" w:hAnsi="Consolas" w:cs="Consolas"/>
          <w:color w:val="F8F8F2"/>
          <w:sz w:val="27"/>
        </w:rPr>
      </w:pPr>
      <w:ins w:id="1027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46"</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2" w:author="Unknown"/>
          <w:rFonts w:ascii="Consolas" w:eastAsia="Times New Roman" w:hAnsi="Consolas" w:cs="Consolas"/>
          <w:color w:val="F8F8F2"/>
          <w:sz w:val="27"/>
        </w:rPr>
      </w:pPr>
      <w:ins w:id="1027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This is a regular expression literal in js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4" w:author="Unknown"/>
          <w:rFonts w:ascii="Consolas" w:eastAsia="Times New Roman" w:hAnsi="Consolas" w:cs="Consolas"/>
          <w:color w:val="F8F8F2"/>
          <w:sz w:val="27"/>
        </w:rPr>
      </w:pPr>
      <w:ins w:id="10275" w:author="Unknown">
        <w:r w:rsidRPr="0089304D">
          <w:rPr>
            <w:rFonts w:ascii="Consolas" w:eastAsia="Times New Roman" w:hAnsi="Consolas" w:cs="Consolas"/>
            <w:color w:val="F8F8F2"/>
            <w:sz w:val="27"/>
          </w:rPr>
          <w:t xml:space="preserve">reg = </w:t>
        </w:r>
        <w:r w:rsidRPr="0089304D">
          <w:rPr>
            <w:rFonts w:ascii="Consolas" w:eastAsia="Times New Roman" w:hAnsi="Consolas" w:cs="Consolas"/>
            <w:color w:val="FD971F"/>
            <w:sz w:val="27"/>
          </w:rPr>
          <w:t>/harry/g</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g means global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6" w:author="Unknown"/>
          <w:rFonts w:ascii="Consolas" w:eastAsia="Times New Roman" w:hAnsi="Consolas" w:cs="Consolas"/>
          <w:color w:val="F8F8F2"/>
          <w:sz w:val="27"/>
        </w:rPr>
      </w:pPr>
      <w:ins w:id="10277" w:author="Unknown">
        <w:r w:rsidRPr="0089304D">
          <w:rPr>
            <w:rFonts w:ascii="Consolas" w:eastAsia="Times New Roman" w:hAnsi="Consolas" w:cs="Consolas"/>
            <w:color w:val="8292A2"/>
            <w:sz w:val="27"/>
          </w:rPr>
          <w:t>// reg = /harry/i; // i means case insensitive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79" w:author="Unknown"/>
          <w:rFonts w:ascii="Consolas" w:eastAsia="Times New Roman" w:hAnsi="Consolas" w:cs="Consolas"/>
          <w:color w:val="F8F8F2"/>
          <w:sz w:val="27"/>
        </w:rPr>
      </w:pPr>
      <w:ins w:id="10280" w:author="Unknown">
        <w:r w:rsidRPr="0089304D">
          <w:rPr>
            <w:rFonts w:ascii="Consolas" w:eastAsia="Times New Roman" w:hAnsi="Consolas" w:cs="Consolas"/>
            <w:color w:val="8292A2"/>
            <w:sz w:val="27"/>
          </w:rPr>
          <w:t>// console.log(reg);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81" w:author="Unknown"/>
          <w:rFonts w:ascii="Consolas" w:eastAsia="Times New Roman" w:hAnsi="Consolas" w:cs="Consolas"/>
          <w:color w:val="F8F8F2"/>
          <w:sz w:val="27"/>
        </w:rPr>
      </w:pPr>
      <w:ins w:id="10282" w:author="Unknown">
        <w:r w:rsidRPr="0089304D">
          <w:rPr>
            <w:rFonts w:ascii="Consolas" w:eastAsia="Times New Roman" w:hAnsi="Consolas" w:cs="Consolas"/>
            <w:color w:val="8292A2"/>
            <w:sz w:val="27"/>
          </w:rPr>
          <w:t>// console.log(reg.source);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8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84" w:author="Unknown"/>
          <w:rFonts w:ascii="Consolas" w:eastAsia="Times New Roman" w:hAnsi="Consolas" w:cs="Consolas"/>
          <w:color w:val="F8F8F2"/>
          <w:sz w:val="27"/>
        </w:rPr>
      </w:pPr>
      <w:ins w:id="1028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 = </w:t>
        </w:r>
        <w:r w:rsidRPr="0089304D">
          <w:rPr>
            <w:rFonts w:ascii="Consolas" w:eastAsia="Times New Roman" w:hAnsi="Consolas" w:cs="Consolas"/>
            <w:color w:val="A6E22E"/>
            <w:sz w:val="27"/>
          </w:rPr>
          <w:t>"This is great code with harry and also harry bhai"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86" w:author="Unknown"/>
          <w:rFonts w:ascii="Consolas" w:eastAsia="Times New Roman" w:hAnsi="Consolas" w:cs="Consolas"/>
          <w:color w:val="F8F8F2"/>
          <w:sz w:val="27"/>
        </w:rPr>
      </w:pPr>
      <w:ins w:id="10287" w:author="Unknown">
        <w:r w:rsidRPr="0089304D">
          <w:rPr>
            <w:rFonts w:ascii="Consolas" w:eastAsia="Times New Roman" w:hAnsi="Consolas" w:cs="Consolas"/>
            <w:color w:val="8292A2"/>
            <w:sz w:val="27"/>
          </w:rPr>
          <w:t>// Functions to match expressions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88" w:author="Unknown"/>
          <w:rFonts w:ascii="Consolas" w:eastAsia="Times New Roman" w:hAnsi="Consolas" w:cs="Consolas"/>
          <w:color w:val="F8F8F2"/>
          <w:sz w:val="27"/>
        </w:rPr>
      </w:pPr>
      <w:ins w:id="10289" w:author="Unknown">
        <w:r w:rsidRPr="0089304D">
          <w:rPr>
            <w:rFonts w:ascii="Consolas" w:eastAsia="Times New Roman" w:hAnsi="Consolas" w:cs="Consolas"/>
            <w:color w:val="8292A2"/>
            <w:sz w:val="27"/>
          </w:rPr>
          <w:t>// 1. exec() - This function will return an array for match or null for no match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90" w:author="Unknown"/>
          <w:rFonts w:ascii="Consolas" w:eastAsia="Times New Roman" w:hAnsi="Consolas" w:cs="Consolas"/>
          <w:color w:val="F8F8F2"/>
          <w:sz w:val="27"/>
        </w:rPr>
      </w:pPr>
      <w:ins w:id="1029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reg.</w:t>
        </w:r>
        <w:r w:rsidRPr="0089304D">
          <w:rPr>
            <w:rFonts w:ascii="Consolas" w:eastAsia="Times New Roman" w:hAnsi="Consolas" w:cs="Consolas"/>
            <w:color w:val="E6DB74"/>
            <w:sz w:val="27"/>
          </w:rPr>
          <w:t>exec</w:t>
        </w:r>
        <w:r w:rsidRPr="0089304D">
          <w:rPr>
            <w:rFonts w:ascii="Consolas" w:eastAsia="Times New Roman" w:hAnsi="Consolas" w:cs="Consolas"/>
            <w:color w:val="F8F8F2"/>
            <w:sz w:val="27"/>
          </w:rPr>
          <w: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92" w:author="Unknown"/>
          <w:rFonts w:ascii="Consolas" w:eastAsia="Times New Roman" w:hAnsi="Consolas" w:cs="Consolas"/>
          <w:color w:val="F8F8F2"/>
          <w:sz w:val="27"/>
        </w:rPr>
      </w:pPr>
      <w:ins w:id="10293" w:author="Unknown">
        <w:r w:rsidRPr="0089304D">
          <w:rPr>
            <w:rFonts w:ascii="Consolas" w:eastAsia="Times New Roman" w:hAnsi="Consolas" w:cs="Consolas"/>
            <w:color w:val="8292A2"/>
            <w:sz w:val="27"/>
          </w:rPr>
          <w:t>// result = reg.exec(s);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94" w:author="Unknown"/>
          <w:rFonts w:ascii="Consolas" w:eastAsia="Times New Roman" w:hAnsi="Consolas" w:cs="Consolas"/>
          <w:color w:val="F8F8F2"/>
          <w:sz w:val="27"/>
        </w:rPr>
      </w:pPr>
      <w:ins w:id="10295" w:author="Unknown">
        <w:r w:rsidRPr="0089304D">
          <w:rPr>
            <w:rFonts w:ascii="Consolas" w:eastAsia="Times New Roman" w:hAnsi="Consolas" w:cs="Consolas"/>
            <w:color w:val="8292A2"/>
            <w:sz w:val="27"/>
          </w:rPr>
          <w:t>// console.log(result);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96" w:author="Unknown"/>
          <w:rFonts w:ascii="Consolas" w:eastAsia="Times New Roman" w:hAnsi="Consolas" w:cs="Consolas"/>
          <w:color w:val="F8F8F2"/>
          <w:sz w:val="27"/>
        </w:rPr>
      </w:pPr>
      <w:ins w:id="10297" w:author="Unknown">
        <w:r w:rsidRPr="0089304D">
          <w:rPr>
            <w:rFonts w:ascii="Consolas" w:eastAsia="Times New Roman" w:hAnsi="Consolas" w:cs="Consolas"/>
            <w:color w:val="8292A2"/>
            <w:sz w:val="27"/>
          </w:rPr>
          <w:t>// result = reg.exec(s);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298" w:author="Unknown"/>
          <w:rFonts w:ascii="Consolas" w:eastAsia="Times New Roman" w:hAnsi="Consolas" w:cs="Consolas"/>
          <w:color w:val="F8F8F2"/>
          <w:sz w:val="27"/>
        </w:rPr>
      </w:pPr>
      <w:ins w:id="10299" w:author="Unknown">
        <w:r w:rsidRPr="0089304D">
          <w:rPr>
            <w:rFonts w:ascii="Consolas" w:eastAsia="Times New Roman" w:hAnsi="Consolas" w:cs="Consolas"/>
            <w:color w:val="8292A2"/>
            <w:sz w:val="27"/>
          </w:rPr>
          <w:t>// console.log(result); ---&gt; We can use multiple exec with global flag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1" w:author="Unknown"/>
          <w:rFonts w:ascii="Consolas" w:eastAsia="Times New Roman" w:hAnsi="Consolas" w:cs="Consolas"/>
          <w:color w:val="F8F8F2"/>
          <w:sz w:val="27"/>
        </w:rPr>
      </w:pPr>
      <w:ins w:id="10302" w:author="Unknown">
        <w:r w:rsidRPr="0089304D">
          <w:rPr>
            <w:rFonts w:ascii="Consolas" w:eastAsia="Times New Roman" w:hAnsi="Consolas" w:cs="Consolas"/>
            <w:color w:val="8292A2"/>
            <w:sz w:val="27"/>
          </w:rPr>
          <w:t>// if (result)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3" w:author="Unknown"/>
          <w:rFonts w:ascii="Consolas" w:eastAsia="Times New Roman" w:hAnsi="Consolas" w:cs="Consolas"/>
          <w:color w:val="F8F8F2"/>
          <w:sz w:val="27"/>
        </w:rPr>
      </w:pPr>
      <w:ins w:id="10304" w:author="Unknown">
        <w:r w:rsidRPr="0089304D">
          <w:rPr>
            <w:rFonts w:ascii="Consolas" w:eastAsia="Times New Roman" w:hAnsi="Consolas" w:cs="Consolas"/>
            <w:color w:val="8292A2"/>
            <w:sz w:val="27"/>
          </w:rPr>
          <w:t>//     console.log(result);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5" w:author="Unknown"/>
          <w:rFonts w:ascii="Consolas" w:eastAsia="Times New Roman" w:hAnsi="Consolas" w:cs="Consolas"/>
          <w:color w:val="F8F8F2"/>
          <w:sz w:val="27"/>
        </w:rPr>
      </w:pPr>
      <w:ins w:id="10306" w:author="Unknown">
        <w:r w:rsidRPr="0089304D">
          <w:rPr>
            <w:rFonts w:ascii="Consolas" w:eastAsia="Times New Roman" w:hAnsi="Consolas" w:cs="Consolas"/>
            <w:color w:val="8292A2"/>
            <w:sz w:val="27"/>
          </w:rPr>
          <w:t>//     console.log(result.input);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7" w:author="Unknown"/>
          <w:rFonts w:ascii="Consolas" w:eastAsia="Times New Roman" w:hAnsi="Consolas" w:cs="Consolas"/>
          <w:color w:val="F8F8F2"/>
          <w:sz w:val="27"/>
        </w:rPr>
      </w:pPr>
      <w:ins w:id="10308" w:author="Unknown">
        <w:r w:rsidRPr="0089304D">
          <w:rPr>
            <w:rFonts w:ascii="Consolas" w:eastAsia="Times New Roman" w:hAnsi="Consolas" w:cs="Consolas"/>
            <w:color w:val="8292A2"/>
            <w:sz w:val="27"/>
          </w:rPr>
          <w:t>//     console.log(result.index);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09" w:author="Unknown"/>
          <w:rFonts w:ascii="Consolas" w:eastAsia="Times New Roman" w:hAnsi="Consolas" w:cs="Consolas"/>
          <w:color w:val="F8F8F2"/>
          <w:sz w:val="27"/>
        </w:rPr>
      </w:pPr>
      <w:ins w:id="10310"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2" w:author="Unknown"/>
          <w:rFonts w:ascii="Consolas" w:eastAsia="Times New Roman" w:hAnsi="Consolas" w:cs="Consolas"/>
          <w:color w:val="F8F8F2"/>
          <w:sz w:val="27"/>
        </w:rPr>
      </w:pPr>
      <w:ins w:id="10313" w:author="Unknown">
        <w:r w:rsidRPr="0089304D">
          <w:rPr>
            <w:rFonts w:ascii="Consolas" w:eastAsia="Times New Roman" w:hAnsi="Consolas" w:cs="Consolas"/>
            <w:color w:val="8292A2"/>
            <w:sz w:val="27"/>
          </w:rPr>
          <w:t>// 2. test() - Returns true or 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4" w:author="Unknown"/>
          <w:rFonts w:ascii="Consolas" w:eastAsia="Times New Roman" w:hAnsi="Consolas" w:cs="Consolas"/>
          <w:color w:val="F8F8F2"/>
          <w:sz w:val="27"/>
        </w:rPr>
      </w:pPr>
      <w:ins w:id="10315"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result2 = reg.</w:t>
        </w:r>
        <w:r w:rsidRPr="0089304D">
          <w:rPr>
            <w:rFonts w:ascii="Consolas" w:eastAsia="Times New Roman" w:hAnsi="Consolas" w:cs="Consolas"/>
            <w:color w:val="E6DB74"/>
            <w:sz w:val="27"/>
          </w:rPr>
          <w:t>test</w:t>
        </w:r>
        <w:r w:rsidRPr="0089304D">
          <w:rPr>
            <w:rFonts w:ascii="Consolas" w:eastAsia="Times New Roman" w:hAnsi="Consolas" w:cs="Consolas"/>
            <w:color w:val="F8F8F2"/>
            <w:sz w:val="27"/>
          </w:rPr>
          <w:t>(s);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6" w:author="Unknown"/>
          <w:rFonts w:ascii="Consolas" w:eastAsia="Times New Roman" w:hAnsi="Consolas" w:cs="Consolas"/>
          <w:color w:val="F8F8F2"/>
          <w:sz w:val="27"/>
        </w:rPr>
      </w:pPr>
      <w:ins w:id="10317" w:author="Unknown">
        <w:r w:rsidRPr="0089304D">
          <w:rPr>
            <w:rFonts w:ascii="Consolas" w:eastAsia="Times New Roman" w:hAnsi="Consolas" w:cs="Consolas"/>
            <w:color w:val="8292A2"/>
            <w:sz w:val="27"/>
          </w:rPr>
          <w:t>// console.log(result2); --&gt; This will only print true if the "reg" is there in the string "s"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19" w:author="Unknown"/>
          <w:rFonts w:ascii="Consolas" w:eastAsia="Times New Roman" w:hAnsi="Consolas" w:cs="Consolas"/>
          <w:color w:val="F8F8F2"/>
          <w:sz w:val="27"/>
        </w:rPr>
      </w:pPr>
      <w:ins w:id="10320" w:author="Unknown">
        <w:r w:rsidRPr="0089304D">
          <w:rPr>
            <w:rFonts w:ascii="Consolas" w:eastAsia="Times New Roman" w:hAnsi="Consolas" w:cs="Consolas"/>
            <w:color w:val="8292A2"/>
            <w:sz w:val="27"/>
          </w:rPr>
          <w:t>// 3. match() - It will return an array of results or null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1" w:author="Unknown"/>
          <w:rFonts w:ascii="Consolas" w:eastAsia="Times New Roman" w:hAnsi="Consolas" w:cs="Consolas"/>
          <w:color w:val="F8F8F2"/>
          <w:sz w:val="27"/>
        </w:rPr>
      </w:pPr>
      <w:ins w:id="10322" w:author="Unknown">
        <w:r w:rsidRPr="0089304D">
          <w:rPr>
            <w:rFonts w:ascii="Consolas" w:eastAsia="Times New Roman" w:hAnsi="Consolas" w:cs="Consolas"/>
            <w:color w:val="8292A2"/>
            <w:sz w:val="27"/>
          </w:rPr>
          <w:t>// let result3 = reg.match(s) ---&gt; This is wrong!!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3" w:author="Unknown"/>
          <w:rFonts w:ascii="Consolas" w:eastAsia="Times New Roman" w:hAnsi="Consolas" w:cs="Consolas"/>
          <w:color w:val="F8F8F2"/>
          <w:sz w:val="27"/>
        </w:rPr>
      </w:pPr>
      <w:ins w:id="1032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result3 = s.</w:t>
        </w:r>
        <w:r w:rsidRPr="0089304D">
          <w:rPr>
            <w:rFonts w:ascii="Consolas" w:eastAsia="Times New Roman" w:hAnsi="Consolas" w:cs="Consolas"/>
            <w:color w:val="E6DB74"/>
            <w:sz w:val="27"/>
          </w:rPr>
          <w:t>match</w:t>
        </w:r>
        <w:r w:rsidRPr="0089304D">
          <w:rPr>
            <w:rFonts w:ascii="Consolas" w:eastAsia="Times New Roman" w:hAnsi="Consolas" w:cs="Consolas"/>
            <w:color w:val="F8F8F2"/>
            <w:sz w:val="27"/>
          </w:rPr>
          <w:t xml:space="preserve">(reg) </w:t>
        </w:r>
        <w:r w:rsidRPr="0089304D">
          <w:rPr>
            <w:rFonts w:ascii="Consolas" w:eastAsia="Times New Roman" w:hAnsi="Consolas" w:cs="Consolas"/>
            <w:color w:val="8292A2"/>
            <w:sz w:val="27"/>
          </w:rPr>
          <w:t>// ---&gt; This is right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5" w:author="Unknown"/>
          <w:rFonts w:ascii="Consolas" w:eastAsia="Times New Roman" w:hAnsi="Consolas" w:cs="Consolas"/>
          <w:color w:val="F8F8F2"/>
          <w:sz w:val="27"/>
        </w:rPr>
      </w:pPr>
      <w:ins w:id="10326" w:author="Unknown">
        <w:r w:rsidRPr="0089304D">
          <w:rPr>
            <w:rFonts w:ascii="Consolas" w:eastAsia="Times New Roman" w:hAnsi="Consolas" w:cs="Consolas"/>
            <w:color w:val="8292A2"/>
            <w:sz w:val="27"/>
          </w:rPr>
          <w:lastRenderedPageBreak/>
          <w:t>// console.log(result3);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28" w:author="Unknown"/>
          <w:rFonts w:ascii="Consolas" w:eastAsia="Times New Roman" w:hAnsi="Consolas" w:cs="Consolas"/>
          <w:color w:val="F8F8F2"/>
          <w:sz w:val="27"/>
        </w:rPr>
      </w:pPr>
      <w:ins w:id="10329" w:author="Unknown">
        <w:r w:rsidRPr="0089304D">
          <w:rPr>
            <w:rFonts w:ascii="Consolas" w:eastAsia="Times New Roman" w:hAnsi="Consolas" w:cs="Consolas"/>
            <w:color w:val="8292A2"/>
            <w:sz w:val="27"/>
          </w:rPr>
          <w:t>// 4. search() - Returns index of first match else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0" w:author="Unknown"/>
          <w:rFonts w:ascii="Consolas" w:eastAsia="Times New Roman" w:hAnsi="Consolas" w:cs="Consolas"/>
          <w:color w:val="F8F8F2"/>
          <w:sz w:val="27"/>
        </w:rPr>
      </w:pPr>
      <w:ins w:id="10331" w:author="Unknown">
        <w:r w:rsidRPr="0089304D">
          <w:rPr>
            <w:rFonts w:ascii="Consolas" w:eastAsia="Times New Roman" w:hAnsi="Consolas" w:cs="Consolas"/>
            <w:color w:val="8292A2"/>
            <w:sz w:val="27"/>
          </w:rPr>
          <w:t>// let result4 = reg.search(s) ---&gt; This is wrong!!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2" w:author="Unknown"/>
          <w:rFonts w:ascii="Consolas" w:eastAsia="Times New Roman" w:hAnsi="Consolas" w:cs="Consolas"/>
          <w:color w:val="F8F8F2"/>
          <w:sz w:val="27"/>
        </w:rPr>
      </w:pPr>
      <w:ins w:id="1033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result4 = s.</w:t>
        </w:r>
        <w:r w:rsidRPr="0089304D">
          <w:rPr>
            <w:rFonts w:ascii="Consolas" w:eastAsia="Times New Roman" w:hAnsi="Consolas" w:cs="Consolas"/>
            <w:color w:val="E6DB74"/>
            <w:sz w:val="27"/>
          </w:rPr>
          <w:t>search</w:t>
        </w:r>
        <w:r w:rsidRPr="0089304D">
          <w:rPr>
            <w:rFonts w:ascii="Consolas" w:eastAsia="Times New Roman" w:hAnsi="Consolas" w:cs="Consolas"/>
            <w:color w:val="F8F8F2"/>
            <w:sz w:val="27"/>
          </w:rPr>
          <w:t xml:space="preserve">(reg) </w:t>
        </w:r>
        <w:r w:rsidRPr="0089304D">
          <w:rPr>
            <w:rFonts w:ascii="Consolas" w:eastAsia="Times New Roman" w:hAnsi="Consolas" w:cs="Consolas"/>
            <w:color w:val="8292A2"/>
            <w:sz w:val="27"/>
          </w:rPr>
          <w:t>// ---&gt; This is right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4" w:author="Unknown"/>
          <w:rFonts w:ascii="Consolas" w:eastAsia="Times New Roman" w:hAnsi="Consolas" w:cs="Consolas"/>
          <w:color w:val="F8F8F2"/>
          <w:sz w:val="27"/>
        </w:rPr>
      </w:pPr>
      <w:ins w:id="10335" w:author="Unknown">
        <w:r w:rsidRPr="0089304D">
          <w:rPr>
            <w:rFonts w:ascii="Consolas" w:eastAsia="Times New Roman" w:hAnsi="Consolas" w:cs="Consolas"/>
            <w:color w:val="8292A2"/>
            <w:sz w:val="27"/>
          </w:rPr>
          <w:t>// console.log(result4);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7" w:author="Unknown"/>
          <w:rFonts w:ascii="Consolas" w:eastAsia="Times New Roman" w:hAnsi="Consolas" w:cs="Consolas"/>
          <w:color w:val="F8F8F2"/>
          <w:sz w:val="27"/>
        </w:rPr>
      </w:pPr>
      <w:ins w:id="10338" w:author="Unknown">
        <w:r w:rsidRPr="0089304D">
          <w:rPr>
            <w:rFonts w:ascii="Consolas" w:eastAsia="Times New Roman" w:hAnsi="Consolas" w:cs="Consolas"/>
            <w:color w:val="8292A2"/>
            <w:sz w:val="27"/>
          </w:rPr>
          <w:t>// 5. replace() - Returns new replaced string with all the replacements (if no flag is given, first match will be replaced)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3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40" w:author="Unknown"/>
          <w:rFonts w:ascii="Consolas" w:eastAsia="Times New Roman" w:hAnsi="Consolas" w:cs="Consolas"/>
          <w:color w:val="F8F8F2"/>
          <w:sz w:val="27"/>
        </w:rPr>
      </w:pPr>
      <w:ins w:id="1034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result5 = s.</w:t>
        </w:r>
        <w:r w:rsidRPr="0089304D">
          <w:rPr>
            <w:rFonts w:ascii="Consolas" w:eastAsia="Times New Roman" w:hAnsi="Consolas" w:cs="Consolas"/>
            <w:color w:val="E6DB74"/>
            <w:sz w:val="27"/>
          </w:rPr>
          <w:t>replace</w:t>
        </w:r>
        <w:r w:rsidRPr="0089304D">
          <w:rPr>
            <w:rFonts w:ascii="Consolas" w:eastAsia="Times New Roman" w:hAnsi="Consolas" w:cs="Consolas"/>
            <w:color w:val="F8F8F2"/>
            <w:sz w:val="27"/>
          </w:rPr>
          <w:t xml:space="preserve">(reg, </w:t>
        </w:r>
        <w:r w:rsidRPr="0089304D">
          <w:rPr>
            <w:rFonts w:ascii="Consolas" w:eastAsia="Times New Roman" w:hAnsi="Consolas" w:cs="Consolas"/>
            <w:color w:val="A6E22E"/>
            <w:sz w:val="27"/>
          </w:rPr>
          <w:t>'SHUBHAM'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42" w:author="Unknown"/>
          <w:rFonts w:ascii="Consolas" w:eastAsia="Times New Roman" w:hAnsi="Consolas" w:cs="Consolas"/>
          <w:color w:val="F8F8F2"/>
          <w:sz w:val="27"/>
        </w:rPr>
      </w:pPr>
      <w:ins w:id="1034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(result5);</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44" w:author="Unknown"/>
          <w:rFonts w:ascii="Consolas" w:eastAsia="Times New Roman" w:hAnsi="Consolas" w:cs="Consolas"/>
          <w:color w:val="F8F8F2"/>
          <w:sz w:val="27"/>
        </w:rPr>
      </w:pPr>
    </w:p>
    <w:p w:rsidR="0089304D" w:rsidRPr="0089304D" w:rsidRDefault="0089304D" w:rsidP="0089304D">
      <w:pPr>
        <w:spacing w:after="0" w:line="240" w:lineRule="auto"/>
        <w:rPr>
          <w:ins w:id="10345" w:author="Unknown"/>
          <w:rFonts w:ascii="Segoe UI" w:eastAsia="Times New Roman" w:hAnsi="Segoe UI" w:cs="Segoe UI"/>
          <w:color w:val="000000"/>
          <w:sz w:val="27"/>
          <w:szCs w:val="27"/>
        </w:rPr>
      </w:pPr>
      <w:ins w:id="1034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0347" w:author="Unknown"/>
          <w:rFonts w:ascii="Segoe UI" w:eastAsia="Times New Roman" w:hAnsi="Segoe UI" w:cs="Segoe UI"/>
          <w:color w:val="000000"/>
          <w:sz w:val="27"/>
          <w:szCs w:val="27"/>
        </w:rPr>
      </w:pPr>
      <w:ins w:id="10348"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0349"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73" name="Picture 73"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0350"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0351" w:author="Unknown"/>
          <w:rFonts w:ascii="Segoe UI" w:eastAsia="Times New Roman" w:hAnsi="Segoe UI" w:cs="Segoe UI"/>
          <w:color w:val="000000"/>
          <w:sz w:val="27"/>
          <w:szCs w:val="27"/>
        </w:rPr>
      </w:pPr>
      <w:ins w:id="10352" w:author="Unknown">
        <w:r w:rsidRPr="0089304D">
          <w:rPr>
            <w:rFonts w:ascii="Segoe UI" w:eastAsia="Times New Roman" w:hAnsi="Segoe UI" w:cs="Segoe UI"/>
            <w:color w:val="000000"/>
            <w:sz w:val="27"/>
            <w:szCs w:val="27"/>
          </w:rPr>
          <w:t>Copyri</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Regular Expressions - Metacharacters in JavaScript | JavaScript Tutorial In Hindi #47</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In the previous tutorial, we studied about the regular expression and it’s methods. If you have not watch the tutorial on basics of regular expression, check </w:t>
      </w:r>
      <w:hyperlink r:id="rId56" w:history="1">
        <w:r w:rsidRPr="0089304D">
          <w:rPr>
            <w:rFonts w:ascii="Segoe UI" w:eastAsia="Times New Roman" w:hAnsi="Segoe UI" w:cs="Segoe UI"/>
            <w:b/>
            <w:bCs/>
            <w:i/>
            <w:iCs/>
            <w:color w:val="0000FF"/>
            <w:sz w:val="27"/>
            <w:u w:val="single"/>
          </w:rPr>
          <w:t>tutorial#46</w:t>
        </w:r>
      </w:hyperlink>
      <w:r w:rsidRPr="0089304D">
        <w:rPr>
          <w:rFonts w:ascii="Segoe UI" w:eastAsia="Times New Roman" w:hAnsi="Segoe UI" w:cs="Segoe UI"/>
          <w:color w:val="000000"/>
          <w:sz w:val="27"/>
          <w:szCs w:val="27"/>
        </w:rPr>
        <w:t>. In today’s tutorial, we explore </w:t>
      </w:r>
      <w:r w:rsidRPr="0089304D">
        <w:rPr>
          <w:rFonts w:ascii="Segoe UI" w:eastAsia="Times New Roman" w:hAnsi="Segoe UI" w:cs="Segoe UI"/>
          <w:b/>
          <w:bCs/>
          <w:color w:val="000000"/>
          <w:sz w:val="27"/>
        </w:rPr>
        <w:t>metacharacters in JavaScript</w:t>
      </w:r>
      <w:r w:rsidRPr="0089304D">
        <w:rPr>
          <w:rFonts w:ascii="Segoe UI" w:eastAsia="Times New Roman" w:hAnsi="Segoe UI" w:cs="Segoe UI"/>
          <w:color w:val="000000"/>
          <w:sz w:val="27"/>
          <w:szCs w:val="27"/>
        </w:rPr>
        <w:t>. This tutorial gets us up to speed quickly with regular expressions.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know, Regular expressions are the patterns that is used to match character combinations in strings. </w:t>
      </w:r>
      <w:r w:rsidRPr="0089304D">
        <w:rPr>
          <w:rFonts w:ascii="Segoe UI" w:eastAsia="Times New Roman" w:hAnsi="Segoe UI" w:cs="Segoe UI"/>
          <w:i/>
          <w:iCs/>
          <w:color w:val="000000"/>
          <w:sz w:val="27"/>
        </w:rPr>
        <w:t>Regular Expression</w:t>
      </w:r>
      <w:r w:rsidRPr="0089304D">
        <w:rPr>
          <w:rFonts w:ascii="Segoe UI" w:eastAsia="Times New Roman" w:hAnsi="Segoe UI" w:cs="Segoe UI"/>
          <w:color w:val="000000"/>
          <w:sz w:val="27"/>
          <w:szCs w:val="27"/>
        </w:rPr>
        <w:t>, or </w:t>
      </w:r>
      <w:r w:rsidRPr="0089304D">
        <w:rPr>
          <w:rFonts w:ascii="Segoe UI" w:eastAsia="Times New Roman" w:hAnsi="Segoe UI" w:cs="Segoe UI"/>
          <w:i/>
          <w:iCs/>
          <w:color w:val="000000"/>
          <w:sz w:val="27"/>
        </w:rPr>
        <w:t>regex</w:t>
      </w:r>
      <w:r w:rsidRPr="0089304D">
        <w:rPr>
          <w:rFonts w:ascii="Segoe UI" w:eastAsia="Times New Roman" w:hAnsi="Segoe UI" w:cs="Segoe UI"/>
          <w:color w:val="000000"/>
          <w:sz w:val="27"/>
          <w:szCs w:val="27"/>
        </w:rPr>
        <w:t> in short, is extremely and amazingly powerful in searching and manipulating text strings. Regex is supported in all the scripting languages (such as Python, PHP, and JavaScript); as well as general purpose programming languages such as Java. Getting started with regex may not be easy due to its confusing syntax, but it is certainly worth the investment of our time.</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353" w:author="Unknown"/>
          <w:rFonts w:ascii="Segoe UI" w:eastAsia="Times New Roman" w:hAnsi="Segoe UI" w:cs="Segoe UI"/>
          <w:b/>
          <w:bCs/>
          <w:color w:val="000000"/>
          <w:sz w:val="24"/>
          <w:szCs w:val="24"/>
        </w:rPr>
      </w:pPr>
      <w:ins w:id="10354" w:author="Unknown">
        <w:r w:rsidRPr="0089304D">
          <w:rPr>
            <w:rFonts w:ascii="Segoe UI" w:eastAsia="Times New Roman" w:hAnsi="Segoe UI" w:cs="Segoe UI"/>
            <w:b/>
            <w:bCs/>
            <w:color w:val="000000"/>
            <w:sz w:val="24"/>
            <w:szCs w:val="24"/>
          </w:rPr>
          <w:t>Metacharacters in Regular Expressions:-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355" w:author="Unknown"/>
          <w:rFonts w:ascii="Segoe UI" w:eastAsia="Times New Roman" w:hAnsi="Segoe UI" w:cs="Segoe UI"/>
          <w:color w:val="000000"/>
          <w:sz w:val="27"/>
          <w:szCs w:val="27"/>
        </w:rPr>
      </w:pPr>
      <w:ins w:id="10356" w:author="Unknown">
        <w:r w:rsidRPr="0089304D">
          <w:rPr>
            <w:rFonts w:ascii="Segoe UI" w:eastAsia="Times New Roman" w:hAnsi="Segoe UI" w:cs="Segoe UI"/>
            <w:color w:val="000000"/>
            <w:sz w:val="27"/>
            <w:szCs w:val="27"/>
          </w:rPr>
          <w:t>Metacharacters are the building blocks of regular expressions. Characters in Regular expression are understood to be either a metacharacter with a special meaning or a regular character with a literal meaning. Following are some common metacharacters in regukar expressions.</w:t>
        </w:r>
      </w:ins>
    </w:p>
    <w:tbl>
      <w:tblPr>
        <w:tblW w:w="614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153"/>
        <w:gridCol w:w="2405"/>
        <w:gridCol w:w="2589"/>
      </w:tblGrid>
      <w:tr w:rsidR="0089304D" w:rsidRPr="0089304D" w:rsidTr="0089304D">
        <w:trPr>
          <w:tblHeader/>
        </w:trPr>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Character</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Explanation</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Example</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metacharacter allows any character</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matches any character</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one or more preceding term</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/ah+x/ matches ""ahx" or "ahhhhhhhx"</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zero or more preceding term</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/ah*x/ matches "aax", "ahx", or "ahhhhx"</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zero or one preceding term</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/ah?x/ matches "aax" and "ahx" but not "ahhx"</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a period(.) in the text</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/etc\./ matches "etc."</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forward slash in the text.</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matches "home/my"</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asterik in the text.</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/my\*name/ matches "my*name"</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allows Plus sign in the text.</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 .+/ matches "five + four"</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ml:space="preserve"> This character allows question mark in the </w:t>
            </w:r>
            <w:r w:rsidRPr="0089304D">
              <w:rPr>
                <w:rFonts w:ascii="Times New Roman" w:eastAsia="Times New Roman" w:hAnsi="Times New Roman" w:cs="Times New Roman"/>
                <w:sz w:val="24"/>
                <w:szCs w:val="24"/>
              </w:rPr>
              <w:lastRenderedPageBreak/>
              <w:t>text.</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 matches "really?"</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lastRenderedPageBreak/>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The string should begin with the specified word written after this character.</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/^Bye/ matches "Bye" in "Bye Harry"</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w:t>
            </w:r>
          </w:p>
        </w:tc>
        <w:tc>
          <w:tcPr>
            <w:tcW w:w="2405"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The string should end with the specified word written before this character.</w:t>
            </w:r>
          </w:p>
        </w:tc>
        <w:tc>
          <w:tcPr>
            <w:tcW w:w="258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/Harry$/ matches "Harry" in "and Harry"</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357" w:author="Unknown"/>
          <w:rFonts w:ascii="Segoe UI" w:eastAsia="Times New Roman" w:hAnsi="Segoe UI" w:cs="Segoe UI"/>
          <w:b/>
          <w:bCs/>
          <w:color w:val="000000"/>
          <w:sz w:val="24"/>
          <w:szCs w:val="24"/>
        </w:rPr>
      </w:pPr>
      <w:ins w:id="10358" w:author="Unknown">
        <w:r w:rsidRPr="0089304D">
          <w:rPr>
            <w:rFonts w:ascii="Segoe UI" w:eastAsia="Times New Roman" w:hAnsi="Segoe UI" w:cs="Segoe UI"/>
            <w:b/>
            <w:bCs/>
            <w:color w:val="000000"/>
            <w:sz w:val="24"/>
            <w:szCs w:val="24"/>
          </w:rPr>
          <w:t> Examples of Metacharacters:-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359" w:author="Unknown"/>
          <w:rFonts w:ascii="Segoe UI" w:eastAsia="Times New Roman" w:hAnsi="Segoe UI" w:cs="Segoe UI"/>
          <w:color w:val="000000"/>
          <w:sz w:val="27"/>
          <w:szCs w:val="27"/>
        </w:rPr>
      </w:pPr>
      <w:ins w:id="10360" w:author="Unknown">
        <w:r w:rsidRPr="0089304D">
          <w:rPr>
            <w:rFonts w:ascii="Segoe UI" w:eastAsia="Times New Roman" w:hAnsi="Segoe UI" w:cs="Segoe UI"/>
            <w:color w:val="000000"/>
            <w:sz w:val="27"/>
            <w:szCs w:val="27"/>
          </w:rPr>
          <w:t>Following are the some examples of how we can use metacharacters in JavaScript.</w:t>
        </w:r>
      </w:ins>
    </w:p>
    <w:p w:rsidR="0089304D" w:rsidRPr="0089304D" w:rsidRDefault="0089304D" w:rsidP="0089304D">
      <w:pPr>
        <w:numPr>
          <w:ilvl w:val="0"/>
          <w:numId w:val="6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61" w:author="Unknown"/>
          <w:rFonts w:ascii="Segoe UI" w:eastAsia="Times New Roman" w:hAnsi="Segoe UI" w:cs="Segoe UI"/>
          <w:color w:val="000000"/>
          <w:sz w:val="27"/>
          <w:szCs w:val="27"/>
        </w:rPr>
      </w:pPr>
      <w:ins w:id="10362" w:author="Unknown">
        <w:r w:rsidRPr="0089304D">
          <w:rPr>
            <w:rFonts w:ascii="Segoe UI" w:eastAsia="Times New Roman" w:hAnsi="Segoe UI" w:cs="Segoe UI"/>
            <w:color w:val="000000"/>
            <w:sz w:val="27"/>
            <w:szCs w:val="27"/>
          </w:rPr>
          <w:t>Do a global search for "m.d" in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63" w:author="Unknown"/>
          <w:rFonts w:ascii="Consolas" w:eastAsia="Times New Roman" w:hAnsi="Consolas" w:cs="Consolas"/>
          <w:color w:val="F8F8F2"/>
          <w:sz w:val="27"/>
        </w:rPr>
      </w:pPr>
      <w:ins w:id="1036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/m.d/g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65" w:author="Unknown"/>
          <w:rFonts w:ascii="Consolas" w:eastAsia="Times New Roman" w:hAnsi="Consolas" w:cs="Consolas"/>
          <w:color w:val="F8F8F2"/>
          <w:sz w:val="27"/>
          <w:szCs w:val="27"/>
        </w:rPr>
      </w:pPr>
      <w:ins w:id="1036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"He's mad!"</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367" w:author="Unknown"/>
          <w:rFonts w:ascii="Segoe UI" w:eastAsia="Times New Roman" w:hAnsi="Segoe UI" w:cs="Segoe UI"/>
          <w:color w:val="000000"/>
          <w:sz w:val="27"/>
          <w:szCs w:val="27"/>
        </w:rPr>
      </w:pPr>
      <w:ins w:id="1036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69" w:author="Unknown"/>
          <w:rFonts w:ascii="Segoe UI" w:eastAsia="Times New Roman" w:hAnsi="Segoe UI" w:cs="Segoe UI"/>
          <w:color w:val="000000"/>
          <w:sz w:val="27"/>
          <w:szCs w:val="27"/>
        </w:rPr>
      </w:pPr>
      <w:ins w:id="10370" w:author="Unknown">
        <w:r w:rsidRPr="0089304D">
          <w:rPr>
            <w:rFonts w:ascii="Segoe UI" w:eastAsia="Times New Roman" w:hAnsi="Segoe UI" w:cs="Segoe UI"/>
            <w:color w:val="000000"/>
            <w:sz w:val="27"/>
            <w:szCs w:val="27"/>
          </w:rPr>
          <w:t>Do a global search for at least one "e":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71" w:author="Unknown"/>
          <w:rFonts w:ascii="Consolas" w:eastAsia="Times New Roman" w:hAnsi="Consolas" w:cs="Consolas"/>
          <w:color w:val="F8F8F2"/>
          <w:sz w:val="27"/>
        </w:rPr>
      </w:pPr>
      <w:ins w:id="1037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/o+/g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73" w:author="Unknown"/>
          <w:rFonts w:ascii="Consolas" w:eastAsia="Times New Roman" w:hAnsi="Consolas" w:cs="Consolas"/>
          <w:color w:val="F8F8F2"/>
          <w:sz w:val="27"/>
          <w:szCs w:val="27"/>
        </w:rPr>
      </w:pPr>
      <w:ins w:id="1037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"Codeeeee!"</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375" w:author="Unknown"/>
          <w:rFonts w:ascii="Segoe UI" w:eastAsia="Times New Roman" w:hAnsi="Segoe UI" w:cs="Segoe UI"/>
          <w:color w:val="000000"/>
          <w:sz w:val="27"/>
          <w:szCs w:val="27"/>
        </w:rPr>
      </w:pPr>
      <w:ins w:id="1037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77" w:author="Unknown"/>
          <w:rFonts w:ascii="Segoe UI" w:eastAsia="Times New Roman" w:hAnsi="Segoe UI" w:cs="Segoe UI"/>
          <w:color w:val="000000"/>
          <w:sz w:val="27"/>
          <w:szCs w:val="27"/>
        </w:rPr>
      </w:pPr>
      <w:ins w:id="10378" w:author="Unknown">
        <w:r w:rsidRPr="0089304D">
          <w:rPr>
            <w:rFonts w:ascii="Segoe UI" w:eastAsia="Times New Roman" w:hAnsi="Segoe UI" w:cs="Segoe UI"/>
            <w:color w:val="000000"/>
            <w:sz w:val="27"/>
            <w:szCs w:val="27"/>
          </w:rPr>
          <w:t>Do a global search for a "5", followed by zero or more "0" characters: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79" w:author="Unknown"/>
          <w:rFonts w:ascii="Consolas" w:eastAsia="Times New Roman" w:hAnsi="Consolas" w:cs="Consolas"/>
          <w:color w:val="F8F8F2"/>
          <w:sz w:val="27"/>
        </w:rPr>
      </w:pPr>
      <w:ins w:id="1038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/50*/g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81" w:author="Unknown"/>
          <w:rFonts w:ascii="Consolas" w:eastAsia="Times New Roman" w:hAnsi="Consolas" w:cs="Consolas"/>
          <w:color w:val="F8F8F2"/>
          <w:sz w:val="27"/>
          <w:szCs w:val="27"/>
        </w:rPr>
      </w:pPr>
      <w:ins w:id="1038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"5, 500 or 5000?"</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383" w:author="Unknown"/>
          <w:rFonts w:ascii="Segoe UI" w:eastAsia="Times New Roman" w:hAnsi="Segoe UI" w:cs="Segoe UI"/>
          <w:color w:val="000000"/>
          <w:sz w:val="27"/>
          <w:szCs w:val="27"/>
        </w:rPr>
      </w:pPr>
      <w:ins w:id="1038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85" w:author="Unknown"/>
          <w:rFonts w:ascii="Segoe UI" w:eastAsia="Times New Roman" w:hAnsi="Segoe UI" w:cs="Segoe UI"/>
          <w:color w:val="000000"/>
          <w:sz w:val="27"/>
          <w:szCs w:val="27"/>
        </w:rPr>
      </w:pPr>
      <w:ins w:id="10386" w:author="Unknown">
        <w:r w:rsidRPr="0089304D">
          <w:rPr>
            <w:rFonts w:ascii="Segoe UI" w:eastAsia="Times New Roman" w:hAnsi="Segoe UI" w:cs="Segoe UI"/>
            <w:color w:val="000000"/>
            <w:sz w:val="27"/>
            <w:szCs w:val="27"/>
          </w:rPr>
          <w:lastRenderedPageBreak/>
          <w:t>Do a global search for "javaScript" at the end of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87" w:author="Unknown"/>
          <w:rFonts w:ascii="Consolas" w:eastAsia="Times New Roman" w:hAnsi="Consolas" w:cs="Consolas"/>
          <w:color w:val="F8F8F2"/>
          <w:sz w:val="27"/>
        </w:rPr>
      </w:pPr>
      <w:ins w:id="1038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/javaScript$/g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89" w:author="Unknown"/>
          <w:rFonts w:ascii="Consolas" w:eastAsia="Times New Roman" w:hAnsi="Consolas" w:cs="Consolas"/>
          <w:color w:val="F8F8F2"/>
          <w:sz w:val="27"/>
          <w:szCs w:val="27"/>
        </w:rPr>
      </w:pPr>
      <w:ins w:id="1039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"Welcome to the tutorial of javaScript"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391" w:author="Unknown"/>
          <w:rFonts w:ascii="Segoe UI" w:eastAsia="Times New Roman" w:hAnsi="Segoe UI" w:cs="Segoe UI"/>
          <w:color w:val="000000"/>
          <w:sz w:val="27"/>
          <w:szCs w:val="27"/>
        </w:rPr>
      </w:pPr>
      <w:ins w:id="1039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393" w:author="Unknown"/>
          <w:rFonts w:ascii="Segoe UI" w:eastAsia="Times New Roman" w:hAnsi="Segoe UI" w:cs="Segoe UI"/>
          <w:color w:val="000000"/>
          <w:sz w:val="27"/>
          <w:szCs w:val="27"/>
        </w:rPr>
      </w:pPr>
      <w:ins w:id="10394" w:author="Unknown">
        <w:r w:rsidRPr="0089304D">
          <w:rPr>
            <w:rFonts w:ascii="Segoe UI" w:eastAsia="Times New Roman" w:hAnsi="Segoe UI" w:cs="Segoe UI"/>
            <w:color w:val="000000"/>
            <w:sz w:val="27"/>
            <w:szCs w:val="27"/>
          </w:rPr>
          <w:t>Do a global search for "javaScript" at the beginning of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95" w:author="Unknown"/>
          <w:rFonts w:ascii="Consolas" w:eastAsia="Times New Roman" w:hAnsi="Consolas" w:cs="Consolas"/>
          <w:color w:val="F8F8F2"/>
          <w:sz w:val="27"/>
        </w:rPr>
      </w:pPr>
      <w:ins w:id="1039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/^javaScript/g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397" w:author="Unknown"/>
          <w:rFonts w:ascii="Consolas" w:eastAsia="Times New Roman" w:hAnsi="Consolas" w:cs="Consolas"/>
          <w:color w:val="F8F8F2"/>
          <w:sz w:val="27"/>
          <w:szCs w:val="27"/>
        </w:rPr>
      </w:pPr>
      <w:ins w:id="1039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"javaScript supports OOP"</w:t>
        </w:r>
        <w:r w:rsidRPr="0089304D">
          <w:rPr>
            <w:rFonts w:ascii="Consolas" w:eastAsia="Times New Roman" w:hAnsi="Consolas" w:cs="Consolas"/>
            <w:color w:val="F8F8F2"/>
            <w:sz w:val="27"/>
          </w:rPr>
          <w:t>;</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399" w:author="Unknown"/>
          <w:rFonts w:ascii="Segoe UI" w:eastAsia="Times New Roman" w:hAnsi="Segoe UI" w:cs="Segoe UI"/>
          <w:color w:val="000000"/>
          <w:sz w:val="27"/>
          <w:szCs w:val="27"/>
        </w:rPr>
      </w:pPr>
      <w:ins w:id="1040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401" w:author="Unknown"/>
          <w:rFonts w:ascii="Segoe UI" w:eastAsia="Times New Roman" w:hAnsi="Segoe UI" w:cs="Segoe UI"/>
          <w:color w:val="000000"/>
          <w:sz w:val="27"/>
          <w:szCs w:val="27"/>
        </w:rPr>
      </w:pPr>
      <w:ins w:id="10402" w:author="Unknown">
        <w:r w:rsidRPr="0089304D">
          <w:rPr>
            <w:rFonts w:ascii="Segoe UI" w:eastAsia="Times New Roman" w:hAnsi="Segoe UI" w:cs="Segoe UI"/>
            <w:color w:val="000000"/>
            <w:sz w:val="27"/>
            <w:szCs w:val="27"/>
          </w:rPr>
          <w:t>Do a global search for "code" followed by " harry":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03" w:author="Unknown"/>
          <w:rFonts w:ascii="Consolas" w:eastAsia="Times New Roman" w:hAnsi="Consolas" w:cs="Consolas"/>
          <w:color w:val="F8F8F2"/>
          <w:sz w:val="27"/>
        </w:rPr>
      </w:pPr>
      <w:ins w:id="1040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/code(?= harry)/g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05" w:author="Unknown"/>
          <w:rFonts w:ascii="Consolas" w:eastAsia="Times New Roman" w:hAnsi="Consolas" w:cs="Consolas"/>
          <w:color w:val="F8F8F2"/>
          <w:sz w:val="27"/>
          <w:szCs w:val="27"/>
        </w:rPr>
      </w:pPr>
      <w:ins w:id="1040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"code with 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w:t>
        </w:r>
      </w:ins>
    </w:p>
    <w:p w:rsidR="0089304D" w:rsidRPr="0089304D" w:rsidRDefault="0089304D" w:rsidP="0089304D">
      <w:pPr>
        <w:spacing w:after="0" w:line="240" w:lineRule="auto"/>
        <w:rPr>
          <w:ins w:id="10407" w:author="Unknown"/>
          <w:rFonts w:ascii="Segoe UI" w:eastAsia="Times New Roman" w:hAnsi="Segoe UI" w:cs="Segoe UI"/>
          <w:color w:val="000000"/>
          <w:sz w:val="27"/>
          <w:szCs w:val="27"/>
        </w:rPr>
      </w:pPr>
      <w:ins w:id="1040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numPr>
          <w:ilvl w:val="0"/>
          <w:numId w:val="6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409" w:author="Unknown"/>
          <w:rFonts w:ascii="Segoe UI" w:eastAsia="Times New Roman" w:hAnsi="Segoe UI" w:cs="Segoe UI"/>
          <w:color w:val="000000"/>
          <w:sz w:val="27"/>
          <w:szCs w:val="27"/>
        </w:rPr>
      </w:pPr>
      <w:ins w:id="10410" w:author="Unknown">
        <w:r w:rsidRPr="0089304D">
          <w:rPr>
            <w:rFonts w:ascii="Segoe UI" w:eastAsia="Times New Roman" w:hAnsi="Segoe UI" w:cs="Segoe UI"/>
            <w:color w:val="000000"/>
            <w:sz w:val="27"/>
            <w:szCs w:val="27"/>
          </w:rPr>
          <w:t>Do a global, case insensitive search for "code" not followed by "JavaScript":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11" w:author="Unknown"/>
          <w:rFonts w:ascii="Consolas" w:eastAsia="Times New Roman" w:hAnsi="Consolas" w:cs="Consolas"/>
          <w:color w:val="F8F8F2"/>
          <w:sz w:val="27"/>
        </w:rPr>
      </w:pPr>
      <w:ins w:id="1041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/code(?! JavaScript/gi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13" w:author="Unknown"/>
          <w:rFonts w:ascii="Consolas" w:eastAsia="Times New Roman" w:hAnsi="Consolas" w:cs="Consolas"/>
          <w:color w:val="F8F8F2"/>
          <w:sz w:val="27"/>
          <w:szCs w:val="27"/>
        </w:rPr>
      </w:pPr>
      <w:ins w:id="1041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"Code JavaScript"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//does not match</w:t>
        </w:r>
      </w:ins>
    </w:p>
    <w:p w:rsidR="0089304D" w:rsidRPr="0089304D" w:rsidRDefault="0089304D" w:rsidP="0089304D">
      <w:pPr>
        <w:spacing w:after="0" w:line="240" w:lineRule="auto"/>
        <w:rPr>
          <w:ins w:id="10415" w:author="Unknown"/>
          <w:rFonts w:ascii="Segoe UI" w:eastAsia="Times New Roman" w:hAnsi="Segoe UI" w:cs="Segoe UI"/>
          <w:color w:val="000000"/>
          <w:sz w:val="27"/>
          <w:szCs w:val="27"/>
        </w:rPr>
      </w:pPr>
      <w:ins w:id="1041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417" w:author="Unknown"/>
          <w:rFonts w:ascii="Segoe UI" w:eastAsia="Times New Roman" w:hAnsi="Segoe UI" w:cs="Segoe UI"/>
          <w:b/>
          <w:bCs/>
          <w:color w:val="000000"/>
          <w:sz w:val="24"/>
          <w:szCs w:val="24"/>
        </w:rPr>
      </w:pPr>
      <w:ins w:id="10418" w:author="Unknown">
        <w:r w:rsidRPr="0089304D">
          <w:rPr>
            <w:rFonts w:ascii="Segoe UI" w:eastAsia="Times New Roman" w:hAnsi="Segoe UI" w:cs="Segoe UI"/>
            <w:b/>
            <w:bCs/>
            <w:color w:val="000000"/>
            <w:sz w:val="24"/>
            <w:szCs w:val="24"/>
          </w:rPr>
          <w:t>Code website.html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19" w:author="Unknown"/>
          <w:rFonts w:ascii="Consolas" w:eastAsia="Times New Roman" w:hAnsi="Consolas" w:cs="Consolas"/>
          <w:color w:val="F8F8F2"/>
          <w:sz w:val="27"/>
        </w:rPr>
      </w:pPr>
      <w:ins w:id="10420"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1" w:author="Unknown"/>
          <w:rFonts w:ascii="Consolas" w:eastAsia="Times New Roman" w:hAnsi="Consolas" w:cs="Consolas"/>
          <w:color w:val="F8F8F2"/>
          <w:sz w:val="27"/>
        </w:rPr>
      </w:pPr>
      <w:ins w:id="1042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4" w:author="Unknown"/>
          <w:rFonts w:ascii="Consolas" w:eastAsia="Times New Roman" w:hAnsi="Consolas" w:cs="Consolas"/>
          <w:color w:val="F8F8F2"/>
          <w:sz w:val="27"/>
        </w:rPr>
      </w:pPr>
      <w:ins w:id="10425"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6" w:author="Unknown"/>
          <w:rFonts w:ascii="Consolas" w:eastAsia="Times New Roman" w:hAnsi="Consolas" w:cs="Consolas"/>
          <w:color w:val="F8F8F2"/>
          <w:sz w:val="27"/>
        </w:rPr>
      </w:pPr>
      <w:ins w:id="104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28" w:author="Unknown"/>
          <w:rFonts w:ascii="Consolas" w:eastAsia="Times New Roman" w:hAnsi="Consolas" w:cs="Consolas"/>
          <w:color w:val="F8F8F2"/>
          <w:sz w:val="27"/>
        </w:rPr>
      </w:pPr>
      <w:ins w:id="104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30" w:author="Unknown"/>
          <w:rFonts w:ascii="Consolas" w:eastAsia="Times New Roman" w:hAnsi="Consolas" w:cs="Consolas"/>
          <w:color w:val="F8F8F2"/>
          <w:sz w:val="27"/>
        </w:rPr>
      </w:pPr>
      <w:ins w:id="104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32" w:author="Unknown"/>
          <w:rFonts w:ascii="Consolas" w:eastAsia="Times New Roman" w:hAnsi="Consolas" w:cs="Consolas"/>
          <w:color w:val="F92672"/>
          <w:sz w:val="27"/>
        </w:rPr>
      </w:pPr>
      <w:ins w:id="104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34" w:author="Unknown"/>
          <w:rFonts w:ascii="Consolas" w:eastAsia="Times New Roman" w:hAnsi="Consolas" w:cs="Consolas"/>
          <w:color w:val="F8F8F2"/>
          <w:sz w:val="27"/>
        </w:rPr>
      </w:pPr>
      <w:ins w:id="1043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36" w:author="Unknown"/>
          <w:rFonts w:ascii="Consolas" w:eastAsia="Times New Roman" w:hAnsi="Consolas" w:cs="Consolas"/>
          <w:color w:val="F8F8F2"/>
          <w:sz w:val="27"/>
        </w:rPr>
      </w:pPr>
      <w:ins w:id="104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38" w:author="Unknown"/>
          <w:rFonts w:ascii="Consolas" w:eastAsia="Times New Roman" w:hAnsi="Consolas" w:cs="Consolas"/>
          <w:color w:val="F8F8F2"/>
          <w:sz w:val="27"/>
        </w:rPr>
      </w:pPr>
      <w:ins w:id="104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1" w:author="Unknown"/>
          <w:rFonts w:ascii="Consolas" w:eastAsia="Times New Roman" w:hAnsi="Consolas" w:cs="Consolas"/>
          <w:color w:val="F8F8F2"/>
          <w:sz w:val="27"/>
        </w:rPr>
      </w:pPr>
      <w:ins w:id="1044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3" w:author="Unknown"/>
          <w:rFonts w:ascii="Consolas" w:eastAsia="Times New Roman" w:hAnsi="Consolas" w:cs="Consolas"/>
          <w:color w:val="F8F8F2"/>
          <w:sz w:val="27"/>
        </w:rPr>
      </w:pPr>
      <w:ins w:id="104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5" w:author="Unknown"/>
          <w:rFonts w:ascii="Consolas" w:eastAsia="Times New Roman" w:hAnsi="Consolas" w:cs="Consolas"/>
          <w:color w:val="F8F8F2"/>
          <w:sz w:val="27"/>
        </w:rPr>
      </w:pPr>
      <w:ins w:id="104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7" w:author="Unknown"/>
          <w:rFonts w:ascii="Consolas" w:eastAsia="Times New Roman" w:hAnsi="Consolas" w:cs="Consolas"/>
          <w:color w:val="F8F8F2"/>
          <w:sz w:val="27"/>
        </w:rPr>
      </w:pPr>
      <w:ins w:id="104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50" w:author="Unknown"/>
          <w:rFonts w:ascii="Consolas" w:eastAsia="Times New Roman" w:hAnsi="Consolas" w:cs="Consolas"/>
          <w:color w:val="F8F8F2"/>
          <w:sz w:val="27"/>
        </w:rPr>
      </w:pPr>
      <w:ins w:id="104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52" w:author="Unknown"/>
          <w:rFonts w:ascii="Consolas" w:eastAsia="Times New Roman" w:hAnsi="Consolas" w:cs="Consolas"/>
          <w:color w:val="F8F8F2"/>
          <w:sz w:val="27"/>
        </w:rPr>
      </w:pPr>
      <w:ins w:id="104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54" w:author="Unknown"/>
          <w:rFonts w:ascii="Consolas" w:eastAsia="Times New Roman" w:hAnsi="Consolas" w:cs="Consolas"/>
          <w:color w:val="F8F8F2"/>
          <w:sz w:val="27"/>
        </w:rPr>
      </w:pPr>
      <w:ins w:id="104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56" w:author="Unknown"/>
          <w:rFonts w:ascii="Consolas" w:eastAsia="Times New Roman" w:hAnsi="Consolas" w:cs="Consolas"/>
          <w:color w:val="F8F8F2"/>
          <w:sz w:val="27"/>
        </w:rPr>
      </w:pPr>
      <w:ins w:id="104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58" w:author="Unknown"/>
          <w:rFonts w:ascii="Consolas" w:eastAsia="Times New Roman" w:hAnsi="Consolas" w:cs="Consolas"/>
          <w:color w:val="F8F8F2"/>
          <w:sz w:val="27"/>
        </w:rPr>
      </w:pPr>
      <w:ins w:id="104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0" w:author="Unknown"/>
          <w:rFonts w:ascii="Consolas" w:eastAsia="Times New Roman" w:hAnsi="Consolas" w:cs="Consolas"/>
          <w:color w:val="F8F8F2"/>
          <w:sz w:val="27"/>
        </w:rPr>
      </w:pPr>
      <w:ins w:id="104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2" w:author="Unknown"/>
          <w:rFonts w:ascii="Consolas" w:eastAsia="Times New Roman" w:hAnsi="Consolas" w:cs="Consolas"/>
          <w:color w:val="F8F8F2"/>
          <w:sz w:val="27"/>
        </w:rPr>
      </w:pPr>
      <w:ins w:id="104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4" w:author="Unknown"/>
          <w:rFonts w:ascii="Consolas" w:eastAsia="Times New Roman" w:hAnsi="Consolas" w:cs="Consolas"/>
          <w:color w:val="F8F8F2"/>
          <w:sz w:val="27"/>
        </w:rPr>
      </w:pPr>
      <w:ins w:id="104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6" w:author="Unknown"/>
          <w:rFonts w:ascii="Consolas" w:eastAsia="Times New Roman" w:hAnsi="Consolas" w:cs="Consolas"/>
          <w:color w:val="F8F8F2"/>
          <w:sz w:val="27"/>
        </w:rPr>
      </w:pPr>
      <w:ins w:id="104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68" w:author="Unknown"/>
          <w:rFonts w:ascii="Consolas" w:eastAsia="Times New Roman" w:hAnsi="Consolas" w:cs="Consolas"/>
          <w:color w:val="F8F8F2"/>
          <w:sz w:val="27"/>
        </w:rPr>
      </w:pPr>
      <w:ins w:id="1046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70" w:author="Unknown"/>
          <w:rFonts w:ascii="Consolas" w:eastAsia="Times New Roman" w:hAnsi="Consolas" w:cs="Consolas"/>
          <w:color w:val="F8F8F2"/>
          <w:sz w:val="27"/>
        </w:rPr>
      </w:pPr>
      <w:ins w:id="104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72" w:author="Unknown"/>
          <w:rFonts w:ascii="Consolas" w:eastAsia="Times New Roman" w:hAnsi="Consolas" w:cs="Consolas"/>
          <w:color w:val="F8F8F2"/>
          <w:sz w:val="27"/>
        </w:rPr>
      </w:pPr>
      <w:ins w:id="104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74" w:author="Unknown"/>
          <w:rFonts w:ascii="Consolas" w:eastAsia="Times New Roman" w:hAnsi="Consolas" w:cs="Consolas"/>
          <w:color w:val="F8F8F2"/>
          <w:sz w:val="27"/>
        </w:rPr>
      </w:pPr>
      <w:ins w:id="104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76" w:author="Unknown"/>
          <w:rFonts w:ascii="Consolas" w:eastAsia="Times New Roman" w:hAnsi="Consolas" w:cs="Consolas"/>
          <w:color w:val="F8F8F2"/>
          <w:sz w:val="27"/>
        </w:rPr>
      </w:pPr>
      <w:ins w:id="104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78" w:author="Unknown"/>
          <w:rFonts w:ascii="Consolas" w:eastAsia="Times New Roman" w:hAnsi="Consolas" w:cs="Consolas"/>
          <w:color w:val="F8F8F2"/>
          <w:sz w:val="27"/>
        </w:rPr>
      </w:pPr>
      <w:ins w:id="10479"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0" w:author="Unknown"/>
          <w:rFonts w:ascii="Consolas" w:eastAsia="Times New Roman" w:hAnsi="Consolas" w:cs="Consolas"/>
          <w:color w:val="F8F8F2"/>
          <w:sz w:val="27"/>
        </w:rPr>
      </w:pPr>
      <w:ins w:id="104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2" w:author="Unknown"/>
          <w:rFonts w:ascii="Consolas" w:eastAsia="Times New Roman" w:hAnsi="Consolas" w:cs="Consolas"/>
          <w:color w:val="F8F8F2"/>
          <w:sz w:val="27"/>
        </w:rPr>
      </w:pPr>
      <w:ins w:id="1048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4" w:author="Unknown"/>
          <w:rFonts w:ascii="Consolas" w:eastAsia="Times New Roman" w:hAnsi="Consolas" w:cs="Consolas"/>
          <w:color w:val="F8F8F2"/>
          <w:sz w:val="27"/>
        </w:rPr>
      </w:pPr>
      <w:ins w:id="104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6" w:author="Unknown"/>
          <w:rFonts w:ascii="Consolas" w:eastAsia="Times New Roman" w:hAnsi="Consolas" w:cs="Consolas"/>
          <w:color w:val="F8F8F2"/>
          <w:sz w:val="27"/>
        </w:rPr>
      </w:pPr>
      <w:ins w:id="104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88" w:author="Unknown"/>
          <w:rFonts w:ascii="Consolas" w:eastAsia="Times New Roman" w:hAnsi="Consolas" w:cs="Consolas"/>
          <w:color w:val="8292A2"/>
          <w:sz w:val="27"/>
        </w:rPr>
      </w:pPr>
      <w:ins w:id="1048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90" w:author="Unknown"/>
          <w:rFonts w:ascii="Consolas" w:eastAsia="Times New Roman" w:hAnsi="Consolas" w:cs="Consolas"/>
          <w:color w:val="8292A2"/>
          <w:sz w:val="27"/>
        </w:rPr>
      </w:pPr>
      <w:ins w:id="10491"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92" w:author="Unknown"/>
          <w:rFonts w:ascii="Consolas" w:eastAsia="Times New Roman" w:hAnsi="Consolas" w:cs="Consolas"/>
          <w:color w:val="8292A2"/>
          <w:sz w:val="27"/>
        </w:rPr>
      </w:pPr>
      <w:ins w:id="10493"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94" w:author="Unknown"/>
          <w:rFonts w:ascii="Consolas" w:eastAsia="Times New Roman" w:hAnsi="Consolas" w:cs="Consolas"/>
          <w:color w:val="F8F8F2"/>
          <w:sz w:val="27"/>
        </w:rPr>
      </w:pPr>
      <w:ins w:id="10495"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96" w:author="Unknown"/>
          <w:rFonts w:ascii="Consolas" w:eastAsia="Times New Roman" w:hAnsi="Consolas" w:cs="Consolas"/>
          <w:color w:val="F8F8F2"/>
          <w:sz w:val="27"/>
        </w:rPr>
      </w:pPr>
      <w:ins w:id="104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498" w:author="Unknown"/>
          <w:rFonts w:ascii="Consolas" w:eastAsia="Times New Roman" w:hAnsi="Consolas" w:cs="Consolas"/>
          <w:color w:val="F8F8F2"/>
          <w:sz w:val="27"/>
        </w:rPr>
      </w:pPr>
      <w:ins w:id="104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0" w:author="Unknown"/>
          <w:rFonts w:ascii="Consolas" w:eastAsia="Times New Roman" w:hAnsi="Consolas" w:cs="Consolas"/>
          <w:color w:val="F8F8F2"/>
          <w:sz w:val="27"/>
        </w:rPr>
      </w:pPr>
      <w:ins w:id="105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3" w:author="Unknown"/>
          <w:rFonts w:ascii="Consolas" w:eastAsia="Times New Roman" w:hAnsi="Consolas" w:cs="Consolas"/>
          <w:color w:val="F8F8F2"/>
          <w:sz w:val="27"/>
        </w:rPr>
      </w:pPr>
      <w:ins w:id="105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5" w:author="Unknown"/>
          <w:rFonts w:ascii="Consolas" w:eastAsia="Times New Roman" w:hAnsi="Consolas" w:cs="Consolas"/>
          <w:color w:val="F8F8F2"/>
          <w:sz w:val="27"/>
        </w:rPr>
      </w:pPr>
      <w:ins w:id="105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7" w:author="Unknown"/>
          <w:rFonts w:ascii="Consolas" w:eastAsia="Times New Roman" w:hAnsi="Consolas" w:cs="Consolas"/>
          <w:color w:val="F8F8F2"/>
          <w:sz w:val="27"/>
        </w:rPr>
      </w:pPr>
      <w:ins w:id="105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09" w:author="Unknown"/>
          <w:rFonts w:ascii="Consolas" w:eastAsia="Times New Roman" w:hAnsi="Consolas" w:cs="Consolas"/>
          <w:color w:val="F8F8F2"/>
          <w:sz w:val="27"/>
        </w:rPr>
      </w:pPr>
      <w:ins w:id="105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2" w:author="Unknown"/>
          <w:rFonts w:ascii="Consolas" w:eastAsia="Times New Roman" w:hAnsi="Consolas" w:cs="Consolas"/>
          <w:color w:val="F8F8F2"/>
          <w:sz w:val="27"/>
        </w:rPr>
      </w:pPr>
      <w:ins w:id="105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4" w:author="Unknown"/>
          <w:rFonts w:ascii="Consolas" w:eastAsia="Times New Roman" w:hAnsi="Consolas" w:cs="Consolas"/>
          <w:color w:val="F8F8F2"/>
          <w:sz w:val="27"/>
        </w:rPr>
      </w:pPr>
      <w:ins w:id="105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7" w:author="Unknown"/>
          <w:rFonts w:ascii="Consolas" w:eastAsia="Times New Roman" w:hAnsi="Consolas" w:cs="Consolas"/>
          <w:color w:val="F8F8F2"/>
          <w:sz w:val="27"/>
        </w:rPr>
      </w:pPr>
      <w:ins w:id="105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19" w:author="Unknown"/>
          <w:rFonts w:ascii="Consolas" w:eastAsia="Times New Roman" w:hAnsi="Consolas" w:cs="Consolas"/>
          <w:color w:val="F8F8F2"/>
          <w:sz w:val="27"/>
        </w:rPr>
      </w:pPr>
      <w:ins w:id="105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21" w:author="Unknown"/>
          <w:rFonts w:ascii="Consolas" w:eastAsia="Times New Roman" w:hAnsi="Consolas" w:cs="Consolas"/>
          <w:color w:val="F8F8F2"/>
          <w:sz w:val="27"/>
        </w:rPr>
      </w:pPr>
      <w:ins w:id="105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23" w:author="Unknown"/>
          <w:rFonts w:ascii="Consolas" w:eastAsia="Times New Roman" w:hAnsi="Consolas" w:cs="Consolas"/>
          <w:color w:val="F8F8F2"/>
          <w:sz w:val="27"/>
        </w:rPr>
      </w:pPr>
      <w:ins w:id="105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25" w:author="Unknown"/>
          <w:rFonts w:ascii="Consolas" w:eastAsia="Times New Roman" w:hAnsi="Consolas" w:cs="Consolas"/>
          <w:color w:val="F8F8F2"/>
          <w:sz w:val="27"/>
        </w:rPr>
      </w:pPr>
      <w:ins w:id="105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28" w:author="Unknown"/>
          <w:rFonts w:ascii="Consolas" w:eastAsia="Times New Roman" w:hAnsi="Consolas" w:cs="Consolas"/>
          <w:color w:val="F92672"/>
          <w:sz w:val="27"/>
        </w:rPr>
      </w:pPr>
      <w:ins w:id="105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30" w:author="Unknown"/>
          <w:rFonts w:ascii="Consolas" w:eastAsia="Times New Roman" w:hAnsi="Consolas" w:cs="Consolas"/>
          <w:color w:val="F92672"/>
          <w:sz w:val="27"/>
        </w:rPr>
      </w:pPr>
      <w:ins w:id="1053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32" w:author="Unknown"/>
          <w:rFonts w:ascii="Consolas" w:eastAsia="Times New Roman" w:hAnsi="Consolas" w:cs="Consolas"/>
          <w:color w:val="F8F8F2"/>
          <w:sz w:val="27"/>
        </w:rPr>
      </w:pPr>
      <w:ins w:id="1053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34" w:author="Unknown"/>
          <w:rFonts w:ascii="Consolas" w:eastAsia="Times New Roman" w:hAnsi="Consolas" w:cs="Consolas"/>
          <w:color w:val="F92672"/>
          <w:sz w:val="27"/>
        </w:rPr>
      </w:pPr>
      <w:ins w:id="105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36" w:author="Unknown"/>
          <w:rFonts w:ascii="Consolas" w:eastAsia="Times New Roman" w:hAnsi="Consolas" w:cs="Consolas"/>
          <w:color w:val="F92672"/>
          <w:sz w:val="27"/>
        </w:rPr>
      </w:pPr>
      <w:ins w:id="1053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38" w:author="Unknown"/>
          <w:rFonts w:ascii="Consolas" w:eastAsia="Times New Roman" w:hAnsi="Consolas" w:cs="Consolas"/>
          <w:color w:val="F8F8F2"/>
          <w:sz w:val="27"/>
        </w:rPr>
      </w:pPr>
      <w:ins w:id="1053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40" w:author="Unknown"/>
          <w:rFonts w:ascii="Consolas" w:eastAsia="Times New Roman" w:hAnsi="Consolas" w:cs="Consolas"/>
          <w:color w:val="F92672"/>
          <w:sz w:val="27"/>
        </w:rPr>
      </w:pPr>
      <w:ins w:id="105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42" w:author="Unknown"/>
          <w:rFonts w:ascii="Consolas" w:eastAsia="Times New Roman" w:hAnsi="Consolas" w:cs="Consolas"/>
          <w:color w:val="F92672"/>
          <w:sz w:val="27"/>
        </w:rPr>
      </w:pPr>
      <w:ins w:id="1054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44" w:author="Unknown"/>
          <w:rFonts w:ascii="Consolas" w:eastAsia="Times New Roman" w:hAnsi="Consolas" w:cs="Consolas"/>
          <w:color w:val="F8F8F2"/>
          <w:sz w:val="27"/>
        </w:rPr>
      </w:pPr>
      <w:ins w:id="1054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46" w:author="Unknown"/>
          <w:rFonts w:ascii="Consolas" w:eastAsia="Times New Roman" w:hAnsi="Consolas" w:cs="Consolas"/>
          <w:color w:val="F8F8F2"/>
          <w:sz w:val="27"/>
        </w:rPr>
      </w:pPr>
      <w:ins w:id="1054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48" w:author="Unknown"/>
          <w:rFonts w:ascii="Consolas" w:eastAsia="Times New Roman" w:hAnsi="Consolas" w:cs="Consolas"/>
          <w:color w:val="F8F8F2"/>
          <w:sz w:val="27"/>
        </w:rPr>
      </w:pPr>
      <w:ins w:id="10549"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50" w:author="Unknown"/>
          <w:rFonts w:ascii="Consolas" w:eastAsia="Times New Roman" w:hAnsi="Consolas" w:cs="Consolas"/>
          <w:color w:val="F8F8F2"/>
          <w:sz w:val="27"/>
        </w:rPr>
      </w:pPr>
      <w:ins w:id="10551"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52" w:author="Unknown"/>
          <w:rFonts w:ascii="Consolas" w:eastAsia="Times New Roman" w:hAnsi="Consolas" w:cs="Consolas"/>
          <w:color w:val="F8F8F2"/>
          <w:sz w:val="27"/>
        </w:rPr>
      </w:pPr>
      <w:ins w:id="10553"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54" w:author="Unknown"/>
          <w:rFonts w:ascii="Consolas" w:eastAsia="Times New Roman" w:hAnsi="Consolas" w:cs="Consolas"/>
          <w:color w:val="F8F8F2"/>
          <w:sz w:val="27"/>
        </w:rPr>
      </w:pPr>
      <w:ins w:id="10555" w:author="Unknown">
        <w:r w:rsidRPr="0089304D">
          <w:rPr>
            <w:rFonts w:ascii="Consolas" w:eastAsia="Times New Roman" w:hAnsi="Consolas" w:cs="Consolas"/>
            <w:color w:val="8292A2"/>
            <w:sz w:val="27"/>
          </w:rPr>
          <w:lastRenderedPageBreak/>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56" w:author="Unknown"/>
          <w:rFonts w:ascii="Consolas" w:eastAsia="Times New Roman" w:hAnsi="Consolas" w:cs="Consolas"/>
          <w:color w:val="F8F8F2"/>
          <w:sz w:val="27"/>
        </w:rPr>
      </w:pPr>
      <w:ins w:id="10557"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58" w:author="Unknown"/>
          <w:rFonts w:ascii="Consolas" w:eastAsia="Times New Roman" w:hAnsi="Consolas" w:cs="Consolas"/>
          <w:color w:val="F8F8F2"/>
          <w:sz w:val="27"/>
        </w:rPr>
      </w:pPr>
      <w:ins w:id="10559"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0" w:author="Unknown"/>
          <w:rFonts w:ascii="Consolas" w:eastAsia="Times New Roman" w:hAnsi="Consolas" w:cs="Consolas"/>
          <w:color w:val="F8F8F2"/>
          <w:sz w:val="27"/>
        </w:rPr>
      </w:pPr>
      <w:ins w:id="10561"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2" w:author="Unknown"/>
          <w:rFonts w:ascii="Consolas" w:eastAsia="Times New Roman" w:hAnsi="Consolas" w:cs="Consolas"/>
          <w:color w:val="F8F8F2"/>
          <w:sz w:val="27"/>
        </w:rPr>
      </w:pPr>
      <w:ins w:id="10563"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4" w:author="Unknown"/>
          <w:rFonts w:ascii="Consolas" w:eastAsia="Times New Roman" w:hAnsi="Consolas" w:cs="Consolas"/>
          <w:color w:val="F8F8F2"/>
          <w:sz w:val="27"/>
        </w:rPr>
      </w:pPr>
      <w:ins w:id="10565"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6" w:author="Unknown"/>
          <w:rFonts w:ascii="Consolas" w:eastAsia="Times New Roman" w:hAnsi="Consolas" w:cs="Consolas"/>
          <w:color w:val="F8F8F2"/>
          <w:sz w:val="27"/>
        </w:rPr>
      </w:pPr>
      <w:ins w:id="10567"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68" w:author="Unknown"/>
          <w:rFonts w:ascii="Consolas" w:eastAsia="Times New Roman" w:hAnsi="Consolas" w:cs="Consolas"/>
          <w:color w:val="F8F8F2"/>
          <w:sz w:val="27"/>
        </w:rPr>
      </w:pPr>
      <w:ins w:id="10569"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70" w:author="Unknown"/>
          <w:rFonts w:ascii="Consolas" w:eastAsia="Times New Roman" w:hAnsi="Consolas" w:cs="Consolas"/>
          <w:color w:val="F8F8F2"/>
          <w:sz w:val="27"/>
        </w:rPr>
      </w:pPr>
      <w:ins w:id="10571"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72" w:author="Unknown"/>
          <w:rFonts w:ascii="Consolas" w:eastAsia="Times New Roman" w:hAnsi="Consolas" w:cs="Consolas"/>
          <w:color w:val="F8F8F2"/>
          <w:sz w:val="27"/>
        </w:rPr>
      </w:pPr>
      <w:ins w:id="10573"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74" w:author="Unknown"/>
          <w:rFonts w:ascii="Consolas" w:eastAsia="Times New Roman" w:hAnsi="Consolas" w:cs="Consolas"/>
          <w:color w:val="F8F8F2"/>
          <w:sz w:val="27"/>
        </w:rPr>
      </w:pPr>
      <w:ins w:id="10575"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76" w:author="Unknown"/>
          <w:rFonts w:ascii="Consolas" w:eastAsia="Times New Roman" w:hAnsi="Consolas" w:cs="Consolas"/>
          <w:color w:val="F8F8F2"/>
          <w:sz w:val="27"/>
        </w:rPr>
      </w:pPr>
      <w:ins w:id="10577"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78" w:author="Unknown"/>
          <w:rFonts w:ascii="Consolas" w:eastAsia="Times New Roman" w:hAnsi="Consolas" w:cs="Consolas"/>
          <w:color w:val="F8F8F2"/>
          <w:sz w:val="27"/>
        </w:rPr>
      </w:pPr>
      <w:ins w:id="10579"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0" w:author="Unknown"/>
          <w:rFonts w:ascii="Consolas" w:eastAsia="Times New Roman" w:hAnsi="Consolas" w:cs="Consolas"/>
          <w:color w:val="F8F8F2"/>
          <w:sz w:val="27"/>
        </w:rPr>
      </w:pPr>
      <w:ins w:id="10581"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2" w:author="Unknown"/>
          <w:rFonts w:ascii="Consolas" w:eastAsia="Times New Roman" w:hAnsi="Consolas" w:cs="Consolas"/>
          <w:color w:val="F8F8F2"/>
          <w:sz w:val="27"/>
        </w:rPr>
      </w:pPr>
      <w:ins w:id="10583"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4" w:author="Unknown"/>
          <w:rFonts w:ascii="Consolas" w:eastAsia="Times New Roman" w:hAnsi="Consolas" w:cs="Consolas"/>
          <w:color w:val="F8F8F2"/>
          <w:sz w:val="27"/>
        </w:rPr>
      </w:pPr>
      <w:ins w:id="10585"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6" w:author="Unknown"/>
          <w:rFonts w:ascii="Consolas" w:eastAsia="Times New Roman" w:hAnsi="Consolas" w:cs="Consolas"/>
          <w:color w:val="F8F8F2"/>
          <w:sz w:val="27"/>
        </w:rPr>
      </w:pPr>
      <w:ins w:id="10587"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88" w:author="Unknown"/>
          <w:rFonts w:ascii="Consolas" w:eastAsia="Times New Roman" w:hAnsi="Consolas" w:cs="Consolas"/>
          <w:color w:val="F8F8F2"/>
          <w:sz w:val="27"/>
        </w:rPr>
      </w:pPr>
      <w:ins w:id="10589"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0" w:author="Unknown"/>
          <w:rFonts w:ascii="Consolas" w:eastAsia="Times New Roman" w:hAnsi="Consolas" w:cs="Consolas"/>
          <w:color w:val="F8F8F2"/>
          <w:sz w:val="27"/>
        </w:rPr>
      </w:pPr>
      <w:ins w:id="10591"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2" w:author="Unknown"/>
          <w:rFonts w:ascii="Consolas" w:eastAsia="Times New Roman" w:hAnsi="Consolas" w:cs="Consolas"/>
          <w:color w:val="F8F8F2"/>
          <w:sz w:val="27"/>
        </w:rPr>
      </w:pPr>
      <w:ins w:id="10593"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4" w:author="Unknown"/>
          <w:rFonts w:ascii="Consolas" w:eastAsia="Times New Roman" w:hAnsi="Consolas" w:cs="Consolas"/>
          <w:color w:val="F8F8F2"/>
          <w:sz w:val="27"/>
        </w:rPr>
      </w:pPr>
      <w:ins w:id="10595"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6" w:author="Unknown"/>
          <w:rFonts w:ascii="Consolas" w:eastAsia="Times New Roman" w:hAnsi="Consolas" w:cs="Consolas"/>
          <w:color w:val="F8F8F2"/>
          <w:sz w:val="27"/>
        </w:rPr>
      </w:pPr>
      <w:ins w:id="1059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js/tut46.js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599" w:author="Unknown"/>
          <w:rFonts w:ascii="Consolas" w:eastAsia="Times New Roman" w:hAnsi="Consolas" w:cs="Consolas"/>
          <w:color w:val="F8F8F2"/>
          <w:sz w:val="27"/>
        </w:rPr>
      </w:pPr>
      <w:ins w:id="1060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0601" w:author="Unknown"/>
          <w:rFonts w:ascii="Segoe UI" w:eastAsia="Times New Roman" w:hAnsi="Segoe UI" w:cs="Segoe UI"/>
          <w:color w:val="000000"/>
          <w:sz w:val="27"/>
          <w:szCs w:val="27"/>
        </w:rPr>
      </w:pPr>
      <w:ins w:id="1060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603" w:author="Unknown"/>
          <w:rFonts w:ascii="Segoe UI" w:eastAsia="Times New Roman" w:hAnsi="Segoe UI" w:cs="Segoe UI"/>
          <w:b/>
          <w:bCs/>
          <w:color w:val="000000"/>
          <w:sz w:val="24"/>
          <w:szCs w:val="24"/>
        </w:rPr>
      </w:pPr>
      <w:ins w:id="10604" w:author="Unknown">
        <w:r w:rsidRPr="0089304D">
          <w:rPr>
            <w:rFonts w:ascii="Segoe UI" w:eastAsia="Times New Roman" w:hAnsi="Segoe UI" w:cs="Segoe UI"/>
            <w:b/>
            <w:bCs/>
            <w:color w:val="000000"/>
            <w:sz w:val="24"/>
            <w:szCs w:val="24"/>
          </w:rPr>
          <w:t>Code tut46.js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05" w:author="Unknown"/>
          <w:rFonts w:ascii="Consolas" w:eastAsia="Times New Roman" w:hAnsi="Consolas" w:cs="Consolas"/>
          <w:color w:val="F8F8F2"/>
          <w:sz w:val="27"/>
        </w:rPr>
      </w:pPr>
      <w:ins w:id="1060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0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08" w:author="Unknown"/>
          <w:rFonts w:ascii="Consolas" w:eastAsia="Times New Roman" w:hAnsi="Consolas" w:cs="Consolas"/>
          <w:color w:val="F8F8F2"/>
          <w:sz w:val="27"/>
        </w:rPr>
      </w:pPr>
      <w:ins w:id="1060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regex = </w:t>
        </w:r>
        <w:r w:rsidRPr="0089304D">
          <w:rPr>
            <w:rFonts w:ascii="Consolas" w:eastAsia="Times New Roman" w:hAnsi="Consolas" w:cs="Consolas"/>
            <w:color w:val="FD971F"/>
            <w:sz w:val="27"/>
          </w:rPr>
          <w:t>/harrsdfgy/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10" w:author="Unknown"/>
          <w:rFonts w:ascii="Consolas" w:eastAsia="Times New Roman" w:hAnsi="Consolas" w:cs="Consolas"/>
          <w:color w:val="F8F8F2"/>
          <w:sz w:val="27"/>
        </w:rPr>
      </w:pPr>
      <w:ins w:id="10611" w:author="Unknown">
        <w:r w:rsidRPr="0089304D">
          <w:rPr>
            <w:rFonts w:ascii="Consolas" w:eastAsia="Times New Roman" w:hAnsi="Consolas" w:cs="Consolas"/>
            <w:color w:val="8292A2"/>
            <w:sz w:val="27"/>
          </w:rPr>
          <w:t>// Lets look into some metacharacter symbols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12" w:author="Unknown"/>
          <w:rFonts w:ascii="Consolas" w:eastAsia="Times New Roman" w:hAnsi="Consolas" w:cs="Consolas"/>
          <w:color w:val="F8F8F2"/>
          <w:sz w:val="27"/>
        </w:rPr>
      </w:pPr>
      <w:ins w:id="10613"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/^harrdc/</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 means expression will match if string starts with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14" w:author="Unknown"/>
          <w:rFonts w:ascii="Consolas" w:eastAsia="Times New Roman" w:hAnsi="Consolas" w:cs="Consolas"/>
          <w:color w:val="F8F8F2"/>
          <w:sz w:val="27"/>
        </w:rPr>
      </w:pPr>
      <w:ins w:id="10615"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 at the end of the string means "string ends with"</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16" w:author="Unknown"/>
          <w:rFonts w:ascii="Consolas" w:eastAsia="Times New Roman" w:hAnsi="Consolas" w:cs="Consolas"/>
          <w:color w:val="F8F8F2"/>
          <w:sz w:val="27"/>
        </w:rPr>
      </w:pPr>
      <w:ins w:id="10617"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 any one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18" w:author="Unknown"/>
          <w:rFonts w:ascii="Consolas" w:eastAsia="Times New Roman" w:hAnsi="Consolas" w:cs="Consolas"/>
          <w:color w:val="F8F8F2"/>
          <w:sz w:val="27"/>
        </w:rPr>
      </w:pPr>
      <w:ins w:id="10619"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//matches any 0 or more characters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0" w:author="Unknown"/>
          <w:rFonts w:ascii="Consolas" w:eastAsia="Times New Roman" w:hAnsi="Consolas" w:cs="Consolas"/>
          <w:color w:val="F8F8F2"/>
          <w:sz w:val="27"/>
        </w:rPr>
      </w:pPr>
      <w:ins w:id="10621"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/ha?rryi?t/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after character means that character is optional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2" w:author="Unknown"/>
          <w:rFonts w:ascii="Consolas" w:eastAsia="Times New Roman" w:hAnsi="Consolas" w:cs="Consolas"/>
          <w:color w:val="F8F8F2"/>
          <w:sz w:val="27"/>
        </w:rPr>
      </w:pPr>
      <w:ins w:id="10623"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/h\*rry/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5" w:author="Unknown"/>
          <w:rFonts w:ascii="Consolas" w:eastAsia="Times New Roman" w:hAnsi="Consolas" w:cs="Consolas"/>
          <w:color w:val="F8F8F2"/>
          <w:sz w:val="27"/>
        </w:rPr>
      </w:pPr>
      <w:ins w:id="1062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"h*rry means codewith"</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28" w:author="Unknown"/>
          <w:rFonts w:ascii="Consolas" w:eastAsia="Times New Roman" w:hAnsi="Consolas" w:cs="Consolas"/>
          <w:color w:val="F8F8F2"/>
          <w:sz w:val="27"/>
        </w:rPr>
      </w:pPr>
      <w:ins w:id="1062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regex.</w:t>
        </w:r>
        <w:r w:rsidRPr="0089304D">
          <w:rPr>
            <w:rFonts w:ascii="Consolas" w:eastAsia="Times New Roman" w:hAnsi="Consolas" w:cs="Consolas"/>
            <w:color w:val="E6DB74"/>
            <w:sz w:val="27"/>
          </w:rPr>
          <w:t>exec</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0" w:author="Unknown"/>
          <w:rFonts w:ascii="Consolas" w:eastAsia="Times New Roman" w:hAnsi="Consolas" w:cs="Consolas"/>
          <w:color w:val="F8F8F2"/>
          <w:sz w:val="27"/>
        </w:rPr>
      </w:pPr>
      <w:ins w:id="1063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result from exec is "</w:t>
        </w:r>
        <w:r w:rsidRPr="0089304D">
          <w:rPr>
            <w:rFonts w:ascii="Consolas" w:eastAsia="Times New Roman" w:hAnsi="Consolas" w:cs="Consolas"/>
            <w:color w:val="F8F8F2"/>
            <w:sz w:val="27"/>
          </w:rPr>
          <w:t>, 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3" w:author="Unknown"/>
          <w:rFonts w:ascii="Consolas" w:eastAsia="Times New Roman" w:hAnsi="Consolas" w:cs="Consolas"/>
          <w:color w:val="F8F8F2"/>
          <w:sz w:val="27"/>
        </w:rPr>
      </w:pPr>
      <w:ins w:id="10634"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(regex.</w:t>
        </w:r>
        <w:r w:rsidRPr="0089304D">
          <w:rPr>
            <w:rFonts w:ascii="Consolas" w:eastAsia="Times New Roman" w:hAnsi="Consolas" w:cs="Consolas"/>
            <w:color w:val="E6DB74"/>
            <w:sz w:val="27"/>
          </w:rPr>
          <w:t>test</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5" w:author="Unknown"/>
          <w:rFonts w:ascii="Consolas" w:eastAsia="Times New Roman" w:hAnsi="Consolas" w:cs="Consolas"/>
          <w:color w:val="F8F8F2"/>
          <w:sz w:val="27"/>
        </w:rPr>
      </w:pPr>
      <w:ins w:id="1063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matches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7" w:author="Unknown"/>
          <w:rFonts w:ascii="Consolas" w:eastAsia="Times New Roman" w:hAnsi="Consolas" w:cs="Consolas"/>
          <w:color w:val="F8F8F2"/>
          <w:sz w:val="27"/>
        </w:rPr>
      </w:pPr>
      <w:ins w:id="1063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39" w:author="Unknown"/>
          <w:rFonts w:ascii="Consolas" w:eastAsia="Times New Roman" w:hAnsi="Consolas" w:cs="Consolas"/>
          <w:color w:val="F8F8F2"/>
          <w:sz w:val="27"/>
        </w:rPr>
      </w:pPr>
      <w:ins w:id="10640"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41" w:author="Unknown"/>
          <w:rFonts w:ascii="Consolas" w:eastAsia="Times New Roman" w:hAnsi="Consolas" w:cs="Consolas"/>
          <w:color w:val="F8F8F2"/>
          <w:sz w:val="27"/>
        </w:rPr>
      </w:pPr>
      <w:ins w:id="1064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does not match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43" w:author="Unknown"/>
          <w:rFonts w:ascii="Consolas" w:eastAsia="Times New Roman" w:hAnsi="Consolas" w:cs="Consolas"/>
          <w:color w:val="F8F8F2"/>
          <w:sz w:val="27"/>
        </w:rPr>
      </w:pPr>
      <w:ins w:id="10644"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645" w:author="Unknown"/>
          <w:rFonts w:ascii="Segoe UI" w:eastAsia="Times New Roman" w:hAnsi="Segoe UI" w:cs="Segoe UI"/>
          <w:color w:val="000000"/>
          <w:sz w:val="27"/>
          <w:szCs w:val="27"/>
        </w:rPr>
      </w:pPr>
      <w:ins w:id="1064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0647" w:author="Unknown"/>
          <w:rFonts w:ascii="Segoe UI" w:eastAsia="Times New Roman" w:hAnsi="Segoe UI" w:cs="Segoe UI"/>
          <w:color w:val="000000"/>
          <w:sz w:val="27"/>
          <w:szCs w:val="27"/>
        </w:rPr>
      </w:pPr>
      <w:ins w:id="10648"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0649"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lastRenderedPageBreak/>
        <w:drawing>
          <wp:inline distT="0" distB="0" distL="0" distR="0">
            <wp:extent cx="1388745" cy="1388745"/>
            <wp:effectExtent l="0" t="0" r="0" b="0"/>
            <wp:docPr id="75" name="Picture 75"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0650"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0651" w:author="Unknown"/>
          <w:rFonts w:ascii="Segoe UI" w:eastAsia="Times New Roman" w:hAnsi="Segoe UI" w:cs="Segoe UI"/>
          <w:color w:val="000000"/>
          <w:sz w:val="27"/>
          <w:szCs w:val="27"/>
        </w:rPr>
      </w:pPr>
      <w:ins w:id="10652" w:author="Unknown">
        <w:r w:rsidRPr="0089304D">
          <w:rPr>
            <w:rFonts w:ascii="Segoe UI" w:eastAsia="Times New Roman" w:hAnsi="Segoe UI" w:cs="Segoe UI"/>
            <w:color w:val="000000"/>
            <w:sz w:val="27"/>
            <w:szCs w:val="27"/>
          </w:rPr>
          <w:t>Copyrigh</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Regular Expressions - Character sets | JavaScript Tutorial In Hindi #48</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 </w:t>
      </w:r>
      <w:r w:rsidRPr="0089304D">
        <w:rPr>
          <w:rFonts w:ascii="Segoe UI" w:eastAsia="Times New Roman" w:hAnsi="Segoe UI" w:cs="Segoe UI"/>
          <w:b/>
          <w:bCs/>
          <w:color w:val="000000"/>
          <w:sz w:val="27"/>
        </w:rPr>
        <w:t>regular expression</w:t>
      </w:r>
      <w:r w:rsidRPr="0089304D">
        <w:rPr>
          <w:rFonts w:ascii="Segoe UI" w:eastAsia="Times New Roman" w:hAnsi="Segoe UI" w:cs="Segoe UI"/>
          <w:color w:val="000000"/>
          <w:sz w:val="27"/>
          <w:szCs w:val="27"/>
        </w:rPr>
        <w:t> is a sequence of characters that define a </w:t>
      </w:r>
      <w:r w:rsidRPr="0089304D">
        <w:rPr>
          <w:rFonts w:ascii="Segoe UI" w:eastAsia="Times New Roman" w:hAnsi="Segoe UI" w:cs="Segoe UI"/>
          <w:i/>
          <w:iCs/>
          <w:color w:val="000000"/>
          <w:sz w:val="27"/>
        </w:rPr>
        <w:t>search pattern</w:t>
      </w:r>
      <w:r w:rsidRPr="0089304D">
        <w:rPr>
          <w:rFonts w:ascii="Segoe UI" w:eastAsia="Times New Roman" w:hAnsi="Segoe UI" w:cs="Segoe UI"/>
          <w:color w:val="000000"/>
          <w:sz w:val="27"/>
          <w:szCs w:val="27"/>
        </w:rPr>
        <w:t>. Usually, such patterns are used by string-searching algorithms for "find" or "find and replace" operations on strings or input validation. In the previous tutorial, we have studied the methods and metacharacters of the regular expression. If you have not watched the tutorial yet, then check </w:t>
      </w:r>
      <w:hyperlink r:id="rId57" w:history="1">
        <w:r w:rsidRPr="0089304D">
          <w:rPr>
            <w:rFonts w:ascii="Segoe UI" w:eastAsia="Times New Roman" w:hAnsi="Segoe UI" w:cs="Segoe UI"/>
            <w:b/>
            <w:bCs/>
            <w:i/>
            <w:iCs/>
            <w:color w:val="0000FF"/>
            <w:sz w:val="27"/>
            <w:u w:val="single"/>
          </w:rPr>
          <w:t>tutorial#46</w:t>
        </w:r>
      </w:hyperlink>
      <w:r w:rsidRPr="0089304D">
        <w:rPr>
          <w:rFonts w:ascii="Segoe UI" w:eastAsia="Times New Roman" w:hAnsi="Segoe UI" w:cs="Segoe UI"/>
          <w:color w:val="000000"/>
          <w:sz w:val="27"/>
          <w:szCs w:val="27"/>
        </w:rPr>
        <w:t> and </w:t>
      </w:r>
      <w:hyperlink r:id="rId58" w:history="1">
        <w:r w:rsidRPr="0089304D">
          <w:rPr>
            <w:rFonts w:ascii="Segoe UI" w:eastAsia="Times New Roman" w:hAnsi="Segoe UI" w:cs="Segoe UI"/>
            <w:b/>
            <w:bCs/>
            <w:i/>
            <w:iCs/>
            <w:color w:val="0000FF"/>
            <w:sz w:val="27"/>
            <w:u w:val="single"/>
          </w:rPr>
          <w:t>tutorial#47</w:t>
        </w:r>
      </w:hyperlink>
      <w:r w:rsidRPr="0089304D">
        <w:rPr>
          <w:rFonts w:ascii="Segoe UI" w:eastAsia="Times New Roman" w:hAnsi="Segoe UI" w:cs="Segoe UI"/>
          <w:color w:val="000000"/>
          <w:sz w:val="27"/>
          <w:szCs w:val="27"/>
        </w:rPr>
        <w:t>. In today's tutorial, we will learn how to use regular expressions to work with sets of characters. Unlike the dot(.), which matches any single character, character sets enable us to match specific characters and character ranges.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53" w:author="Unknown"/>
          <w:rFonts w:ascii="Segoe UI" w:eastAsia="Times New Roman" w:hAnsi="Segoe UI" w:cs="Segoe UI"/>
          <w:color w:val="000000"/>
          <w:sz w:val="27"/>
          <w:szCs w:val="27"/>
        </w:rPr>
      </w:pPr>
      <w:ins w:id="10654" w:author="Unknown">
        <w:r w:rsidRPr="0089304D">
          <w:rPr>
            <w:rFonts w:ascii="Segoe UI" w:eastAsia="Times New Roman" w:hAnsi="Segoe UI" w:cs="Segoe UI"/>
            <w:color w:val="000000"/>
            <w:sz w:val="27"/>
            <w:szCs w:val="27"/>
          </w:rPr>
          <w:t>Several characters or character classes inside square brackets […] mean "search for any character among given." Brackets and sets are used to find a range of characters.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655" w:author="Unknown"/>
          <w:rFonts w:ascii="Segoe UI" w:eastAsia="Times New Roman" w:hAnsi="Segoe UI" w:cs="Segoe UI"/>
          <w:b/>
          <w:bCs/>
          <w:color w:val="000000"/>
          <w:sz w:val="24"/>
          <w:szCs w:val="24"/>
        </w:rPr>
      </w:pPr>
      <w:ins w:id="10656" w:author="Unknown">
        <w:r w:rsidRPr="0089304D">
          <w:rPr>
            <w:rFonts w:ascii="Segoe UI" w:eastAsia="Times New Roman" w:hAnsi="Segoe UI" w:cs="Segoe UI"/>
            <w:b/>
            <w:bCs/>
            <w:color w:val="000000"/>
            <w:sz w:val="24"/>
            <w:szCs w:val="24"/>
          </w:rPr>
          <w:t>Sets:-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57" w:author="Unknown"/>
          <w:rFonts w:ascii="Segoe UI" w:eastAsia="Times New Roman" w:hAnsi="Segoe UI" w:cs="Segoe UI"/>
          <w:color w:val="000000"/>
          <w:sz w:val="27"/>
          <w:szCs w:val="27"/>
        </w:rPr>
      </w:pPr>
      <w:ins w:id="10658" w:author="Unknown">
        <w:r w:rsidRPr="0089304D">
          <w:rPr>
            <w:rFonts w:ascii="Segoe UI" w:eastAsia="Times New Roman" w:hAnsi="Segoe UI" w:cs="Segoe UI"/>
            <w:color w:val="000000"/>
            <w:sz w:val="27"/>
            <w:szCs w:val="27"/>
          </w:rPr>
          <w:t>For instance, [aeio] means any of the 4 characters: 'a', 'e' , 'i', or 'o'. That is called a </w:t>
        </w:r>
        <w:r w:rsidRPr="0089304D">
          <w:rPr>
            <w:rFonts w:ascii="Segoe UI" w:eastAsia="Times New Roman" w:hAnsi="Segoe UI" w:cs="Segoe UI"/>
            <w:i/>
            <w:iCs/>
            <w:color w:val="000000"/>
            <w:sz w:val="27"/>
          </w:rPr>
          <w:t>set</w:t>
        </w:r>
        <w:r w:rsidRPr="0089304D">
          <w:rPr>
            <w:rFonts w:ascii="Segoe UI" w:eastAsia="Times New Roman" w:hAnsi="Segoe UI" w:cs="Segoe UI"/>
            <w:color w:val="000000"/>
            <w:sz w:val="27"/>
            <w:szCs w:val="27"/>
          </w:rPr>
          <w:t>. Sets can be used in a regular expressions along with regular characters: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659" w:author="Unknown"/>
          <w:rFonts w:ascii="Segoe UI" w:eastAsia="Times New Roman" w:hAnsi="Segoe UI" w:cs="Segoe UI"/>
          <w:b/>
          <w:bCs/>
          <w:color w:val="000000"/>
          <w:sz w:val="24"/>
          <w:szCs w:val="24"/>
        </w:rPr>
      </w:pPr>
      <w:ins w:id="10660" w:author="Unknown">
        <w:r w:rsidRPr="0089304D">
          <w:rPr>
            <w:rFonts w:ascii="Segoe UI" w:eastAsia="Times New Roman" w:hAnsi="Segoe UI" w:cs="Segoe UI"/>
            <w:b/>
            <w:bCs/>
            <w:color w:val="000000"/>
            <w:sz w:val="24"/>
            <w:szCs w:val="24"/>
          </w:rPr>
          <w:t>Ranges:-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61" w:author="Unknown"/>
          <w:rFonts w:ascii="Segoe UI" w:eastAsia="Times New Roman" w:hAnsi="Segoe UI" w:cs="Segoe UI"/>
          <w:color w:val="000000"/>
          <w:sz w:val="27"/>
          <w:szCs w:val="27"/>
        </w:rPr>
      </w:pPr>
      <w:ins w:id="10662" w:author="Unknown">
        <w:r w:rsidRPr="0089304D">
          <w:rPr>
            <w:rFonts w:ascii="Segoe UI" w:eastAsia="Times New Roman" w:hAnsi="Segoe UI" w:cs="Segoe UI"/>
            <w:color w:val="000000"/>
            <w:sz w:val="27"/>
            <w:szCs w:val="27"/>
          </w:rPr>
          <w:t>Square brackets may also contain </w:t>
        </w:r>
        <w:r w:rsidRPr="0089304D">
          <w:rPr>
            <w:rFonts w:ascii="Segoe UI" w:eastAsia="Times New Roman" w:hAnsi="Segoe UI" w:cs="Segoe UI"/>
            <w:i/>
            <w:iCs/>
            <w:color w:val="000000"/>
            <w:sz w:val="27"/>
          </w:rPr>
          <w:t>character ranges</w:t>
        </w:r>
        <w:r w:rsidRPr="0089304D">
          <w:rPr>
            <w:rFonts w:ascii="Segoe UI" w:eastAsia="Times New Roman" w:hAnsi="Segoe UI" w:cs="Segoe UI"/>
            <w:color w:val="000000"/>
            <w:sz w:val="27"/>
            <w:szCs w:val="27"/>
          </w:rPr>
          <w:t>. For instance, [a-z] is a character in range from a to z, and [0-9] is a digit from 0 to 9.</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663" w:author="Unknown"/>
          <w:rFonts w:ascii="Segoe UI" w:eastAsia="Times New Roman" w:hAnsi="Segoe UI" w:cs="Segoe UI"/>
          <w:b/>
          <w:bCs/>
          <w:color w:val="000000"/>
          <w:sz w:val="24"/>
          <w:szCs w:val="24"/>
        </w:rPr>
      </w:pPr>
      <w:ins w:id="10664" w:author="Unknown">
        <w:r w:rsidRPr="0089304D">
          <w:rPr>
            <w:rFonts w:ascii="Segoe UI" w:eastAsia="Times New Roman" w:hAnsi="Segoe UI" w:cs="Segoe UI"/>
            <w:b/>
            <w:bCs/>
            <w:color w:val="000000"/>
            <w:sz w:val="24"/>
            <w:szCs w:val="24"/>
          </w:rPr>
          <w:t>Excluding ranges:-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65" w:author="Unknown"/>
          <w:rFonts w:ascii="Segoe UI" w:eastAsia="Times New Roman" w:hAnsi="Segoe UI" w:cs="Segoe UI"/>
          <w:color w:val="000000"/>
          <w:sz w:val="27"/>
          <w:szCs w:val="27"/>
        </w:rPr>
      </w:pPr>
      <w:ins w:id="10666" w:author="Unknown">
        <w:r w:rsidRPr="0089304D">
          <w:rPr>
            <w:rFonts w:ascii="Segoe UI" w:eastAsia="Times New Roman" w:hAnsi="Segoe UI" w:cs="Segoe UI"/>
            <w:color w:val="000000"/>
            <w:sz w:val="27"/>
            <w:szCs w:val="27"/>
          </w:rPr>
          <w:lastRenderedPageBreak/>
          <w:t>Besides normal ranges, there are "excluding" ranges that look like [^…]. They are denoted by a caret character ^ at the start and match any character </w:t>
        </w:r>
        <w:r w:rsidRPr="0089304D">
          <w:rPr>
            <w:rFonts w:ascii="Segoe UI" w:eastAsia="Times New Roman" w:hAnsi="Segoe UI" w:cs="Segoe UI"/>
            <w:i/>
            <w:iCs/>
            <w:color w:val="000000"/>
            <w:sz w:val="27"/>
          </w:rPr>
          <w:t>except the given ones</w:t>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67" w:author="Unknown"/>
          <w:rFonts w:ascii="Segoe UI" w:eastAsia="Times New Roman" w:hAnsi="Segoe UI" w:cs="Segoe UI"/>
          <w:color w:val="000000"/>
          <w:sz w:val="27"/>
          <w:szCs w:val="27"/>
        </w:rPr>
      </w:pPr>
      <w:ins w:id="10668" w:author="Unknown">
        <w:r w:rsidRPr="0089304D">
          <w:rPr>
            <w:rFonts w:ascii="Segoe UI" w:eastAsia="Times New Roman" w:hAnsi="Segoe UI" w:cs="Segoe UI"/>
            <w:b/>
            <w:bCs/>
            <w:color w:val="000000"/>
            <w:sz w:val="27"/>
          </w:rPr>
          <w:t>For Example:</w:t>
        </w:r>
      </w:ins>
    </w:p>
    <w:p w:rsidR="0089304D" w:rsidRPr="0089304D" w:rsidRDefault="0089304D" w:rsidP="0089304D">
      <w:pPr>
        <w:numPr>
          <w:ilvl w:val="0"/>
          <w:numId w:val="6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669" w:author="Unknown"/>
          <w:rFonts w:ascii="Segoe UI" w:eastAsia="Times New Roman" w:hAnsi="Segoe UI" w:cs="Segoe UI"/>
          <w:color w:val="000000"/>
          <w:sz w:val="27"/>
          <w:szCs w:val="27"/>
        </w:rPr>
      </w:pPr>
      <w:ins w:id="10670" w:author="Unknown">
        <w:r w:rsidRPr="0089304D">
          <w:rPr>
            <w:rFonts w:ascii="Segoe UI" w:eastAsia="Times New Roman" w:hAnsi="Segoe UI" w:cs="Segoe UI"/>
            <w:color w:val="000000"/>
            <w:sz w:val="27"/>
            <w:szCs w:val="27"/>
          </w:rPr>
          <w:t>[^aeiou] – any character except 'a', 'e', 'i' 'o' or'u'.</w:t>
        </w:r>
      </w:ins>
    </w:p>
    <w:p w:rsidR="0089304D" w:rsidRPr="0089304D" w:rsidRDefault="0089304D" w:rsidP="0089304D">
      <w:pPr>
        <w:numPr>
          <w:ilvl w:val="0"/>
          <w:numId w:val="6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671" w:author="Unknown"/>
          <w:rFonts w:ascii="Segoe UI" w:eastAsia="Times New Roman" w:hAnsi="Segoe UI" w:cs="Segoe UI"/>
          <w:color w:val="000000"/>
          <w:sz w:val="27"/>
          <w:szCs w:val="27"/>
        </w:rPr>
      </w:pPr>
      <w:ins w:id="10672" w:author="Unknown">
        <w:r w:rsidRPr="0089304D">
          <w:rPr>
            <w:rFonts w:ascii="Segoe UI" w:eastAsia="Times New Roman" w:hAnsi="Segoe UI" w:cs="Segoe UI"/>
            <w:color w:val="000000"/>
            <w:sz w:val="27"/>
            <w:szCs w:val="27"/>
          </w:rPr>
          <w:t>[^0-5] – any character except a digit, the same as \D.</w:t>
        </w:r>
      </w:ins>
    </w:p>
    <w:p w:rsidR="0089304D" w:rsidRPr="0089304D" w:rsidRDefault="0089304D" w:rsidP="0089304D">
      <w:pPr>
        <w:numPr>
          <w:ilvl w:val="0"/>
          <w:numId w:val="6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0673" w:author="Unknown"/>
          <w:rFonts w:ascii="Segoe UI" w:eastAsia="Times New Roman" w:hAnsi="Segoe UI" w:cs="Segoe UI"/>
          <w:color w:val="000000"/>
          <w:sz w:val="27"/>
          <w:szCs w:val="27"/>
        </w:rPr>
      </w:pPr>
      <w:ins w:id="10674" w:author="Unknown">
        <w:r w:rsidRPr="0089304D">
          <w:rPr>
            <w:rFonts w:ascii="Segoe UI" w:eastAsia="Times New Roman" w:hAnsi="Segoe UI" w:cs="Segoe UI"/>
            <w:color w:val="000000"/>
            <w:sz w:val="27"/>
            <w:szCs w:val="27"/>
          </w:rPr>
          <w:t>[^\s] – any non-space character, same as \S.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75" w:author="Unknown"/>
          <w:rFonts w:ascii="Segoe UI" w:eastAsia="Times New Roman" w:hAnsi="Segoe UI" w:cs="Segoe UI"/>
          <w:color w:val="000000"/>
          <w:sz w:val="27"/>
          <w:szCs w:val="27"/>
        </w:rPr>
      </w:pPr>
      <w:ins w:id="10676" w:author="Unknown">
        <w:r w:rsidRPr="0089304D">
          <w:rPr>
            <w:rFonts w:ascii="Segoe UI" w:eastAsia="Times New Roman" w:hAnsi="Segoe UI" w:cs="Segoe UI"/>
            <w:color w:val="000000"/>
            <w:sz w:val="27"/>
            <w:szCs w:val="27"/>
          </w:rPr>
          <w:t>The following are the some common character set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77" w:author="Unknown"/>
          <w:rFonts w:ascii="Segoe UI" w:eastAsia="Times New Roman" w:hAnsi="Segoe UI" w:cs="Segoe UI"/>
          <w:color w:val="000000"/>
          <w:sz w:val="27"/>
          <w:szCs w:val="27"/>
        </w:rPr>
      </w:pPr>
      <w:ins w:id="10678" w:author="Unknown">
        <w:r w:rsidRPr="0089304D">
          <w:rPr>
            <w:rFonts w:ascii="Segoe UI" w:eastAsia="Times New Roman" w:hAnsi="Segoe UI" w:cs="Segoe UI"/>
            <w:b/>
            <w:bCs/>
            <w:color w:val="000000"/>
            <w:sz w:val="27"/>
          </w:rPr>
          <w:t>[abcdef]:-</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79" w:author="Unknown"/>
          <w:rFonts w:ascii="Segoe UI" w:eastAsia="Times New Roman" w:hAnsi="Segoe UI" w:cs="Segoe UI"/>
          <w:color w:val="000000"/>
          <w:sz w:val="27"/>
          <w:szCs w:val="27"/>
        </w:rPr>
      </w:pPr>
      <w:ins w:id="10680" w:author="Unknown">
        <w:r w:rsidRPr="0089304D">
          <w:rPr>
            <w:rFonts w:ascii="Segoe UI" w:eastAsia="Times New Roman" w:hAnsi="Segoe UI" w:cs="Segoe UI"/>
            <w:color w:val="000000"/>
            <w:sz w:val="27"/>
            <w:szCs w:val="27"/>
          </w:rPr>
          <w:t>This expression will find any character between the brackets.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81" w:author="Unknown"/>
          <w:rFonts w:ascii="Segoe UI" w:eastAsia="Times New Roman" w:hAnsi="Segoe UI" w:cs="Segoe UI"/>
          <w:color w:val="000000"/>
          <w:sz w:val="27"/>
          <w:szCs w:val="27"/>
        </w:rPr>
      </w:pPr>
      <w:ins w:id="10682" w:author="Unknown">
        <w:r w:rsidRPr="0089304D">
          <w:rPr>
            <w:rFonts w:ascii="Segoe UI" w:eastAsia="Times New Roman" w:hAnsi="Segoe UI" w:cs="Segoe UI"/>
            <w:color w:val="000000"/>
            <w:sz w:val="27"/>
            <w:szCs w:val="27"/>
          </w:rPr>
          <w:t>Do a global search for the characters "D" and "o" in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83" w:author="Unknown"/>
          <w:rFonts w:ascii="Consolas" w:eastAsia="Times New Roman" w:hAnsi="Consolas" w:cs="Consolas"/>
          <w:color w:val="F8F8F2"/>
          <w:sz w:val="27"/>
        </w:rPr>
      </w:pPr>
      <w:ins w:id="1068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/[Do]/gi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85" w:author="Unknown"/>
          <w:rFonts w:ascii="Consolas" w:eastAsia="Times New Roman" w:hAnsi="Consolas" w:cs="Consolas"/>
          <w:color w:val="F8F8F2"/>
          <w:sz w:val="27"/>
          <w:szCs w:val="27"/>
        </w:rPr>
      </w:pPr>
      <w:ins w:id="1068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"Do I Know You?"</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687" w:author="Unknown"/>
          <w:rFonts w:ascii="Segoe UI" w:eastAsia="Times New Roman" w:hAnsi="Segoe UI" w:cs="Segoe UI"/>
          <w:color w:val="000000"/>
          <w:sz w:val="27"/>
          <w:szCs w:val="27"/>
        </w:rPr>
      </w:pPr>
      <w:ins w:id="1068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89" w:author="Unknown"/>
          <w:rFonts w:ascii="Segoe UI" w:eastAsia="Times New Roman" w:hAnsi="Segoe UI" w:cs="Segoe UI"/>
          <w:color w:val="000000"/>
          <w:sz w:val="27"/>
          <w:szCs w:val="27"/>
        </w:rPr>
      </w:pPr>
      <w:ins w:id="10690" w:author="Unknown">
        <w:r w:rsidRPr="0089304D">
          <w:rPr>
            <w:rFonts w:ascii="Segoe UI" w:eastAsia="Times New Roman" w:hAnsi="Segoe UI" w:cs="Segoe UI"/>
            <w:b/>
            <w:bCs/>
            <w:color w:val="000000"/>
            <w:sz w:val="27"/>
          </w:rPr>
          <w:t>[^abcdef]:-</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91" w:author="Unknown"/>
          <w:rFonts w:ascii="Segoe UI" w:eastAsia="Times New Roman" w:hAnsi="Segoe UI" w:cs="Segoe UI"/>
          <w:color w:val="000000"/>
          <w:sz w:val="27"/>
          <w:szCs w:val="27"/>
        </w:rPr>
      </w:pPr>
      <w:ins w:id="10692" w:author="Unknown">
        <w:r w:rsidRPr="0089304D">
          <w:rPr>
            <w:rFonts w:ascii="Segoe UI" w:eastAsia="Times New Roman" w:hAnsi="Segoe UI" w:cs="Segoe UI"/>
            <w:color w:val="000000"/>
            <w:sz w:val="27"/>
            <w:szCs w:val="27"/>
          </w:rPr>
          <w:t>This expression will find any character NOT between the brackets.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693" w:author="Unknown"/>
          <w:rFonts w:ascii="Segoe UI" w:eastAsia="Times New Roman" w:hAnsi="Segoe UI" w:cs="Segoe UI"/>
          <w:color w:val="000000"/>
          <w:sz w:val="27"/>
          <w:szCs w:val="27"/>
        </w:rPr>
      </w:pPr>
      <w:ins w:id="10694" w:author="Unknown">
        <w:r w:rsidRPr="0089304D">
          <w:rPr>
            <w:rFonts w:ascii="Segoe UI" w:eastAsia="Times New Roman" w:hAnsi="Segoe UI" w:cs="Segoe UI"/>
            <w:color w:val="000000"/>
            <w:sz w:val="27"/>
            <w:szCs w:val="27"/>
          </w:rPr>
          <w:t>Do a global search for characters that are NOT inside the brackets [abc]:</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95" w:author="Unknown"/>
          <w:rFonts w:ascii="Consolas" w:eastAsia="Times New Roman" w:hAnsi="Consolas" w:cs="Consolas"/>
          <w:color w:val="F8F8F2"/>
          <w:sz w:val="27"/>
        </w:rPr>
      </w:pPr>
      <w:ins w:id="1069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"Is this all there is?"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697" w:author="Unknown"/>
          <w:rFonts w:ascii="Consolas" w:eastAsia="Times New Roman" w:hAnsi="Consolas" w:cs="Consolas"/>
          <w:color w:val="F8F8F2"/>
          <w:sz w:val="27"/>
          <w:szCs w:val="27"/>
        </w:rPr>
      </w:pPr>
      <w:ins w:id="1069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/[^abc]/g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699" w:author="Unknown"/>
          <w:rFonts w:ascii="Segoe UI" w:eastAsia="Times New Roman" w:hAnsi="Segoe UI" w:cs="Segoe UI"/>
          <w:color w:val="000000"/>
          <w:sz w:val="27"/>
          <w:szCs w:val="27"/>
        </w:rPr>
      </w:pPr>
      <w:ins w:id="1070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01" w:author="Unknown"/>
          <w:rFonts w:ascii="Segoe UI" w:eastAsia="Times New Roman" w:hAnsi="Segoe UI" w:cs="Segoe UI"/>
          <w:color w:val="000000"/>
          <w:sz w:val="27"/>
          <w:szCs w:val="27"/>
        </w:rPr>
      </w:pPr>
      <w:ins w:id="10702" w:author="Unknown">
        <w:r w:rsidRPr="0089304D">
          <w:rPr>
            <w:rFonts w:ascii="Segoe UI" w:eastAsia="Times New Roman" w:hAnsi="Segoe UI" w:cs="Segoe UI"/>
            <w:b/>
            <w:bCs/>
            <w:color w:val="000000"/>
            <w:sz w:val="27"/>
          </w:rPr>
          <w:t>[0-9]:-</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03" w:author="Unknown"/>
          <w:rFonts w:ascii="Segoe UI" w:eastAsia="Times New Roman" w:hAnsi="Segoe UI" w:cs="Segoe UI"/>
          <w:color w:val="000000"/>
          <w:sz w:val="27"/>
          <w:szCs w:val="27"/>
        </w:rPr>
      </w:pPr>
      <w:ins w:id="10704" w:author="Unknown">
        <w:r w:rsidRPr="0089304D">
          <w:rPr>
            <w:rFonts w:ascii="Segoe UI" w:eastAsia="Times New Roman" w:hAnsi="Segoe UI" w:cs="Segoe UI"/>
            <w:color w:val="000000"/>
            <w:sz w:val="27"/>
            <w:szCs w:val="27"/>
          </w:rPr>
          <w:t>This expression will find any character between the brackets (any digit).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05" w:author="Unknown"/>
          <w:rFonts w:ascii="Segoe UI" w:eastAsia="Times New Roman" w:hAnsi="Segoe UI" w:cs="Segoe UI"/>
          <w:color w:val="000000"/>
          <w:sz w:val="27"/>
          <w:szCs w:val="27"/>
        </w:rPr>
      </w:pPr>
      <w:ins w:id="10706" w:author="Unknown">
        <w:r w:rsidRPr="0089304D">
          <w:rPr>
            <w:rFonts w:ascii="Segoe UI" w:eastAsia="Times New Roman" w:hAnsi="Segoe UI" w:cs="Segoe UI"/>
            <w:color w:val="000000"/>
            <w:sz w:val="27"/>
            <w:szCs w:val="27"/>
          </w:rPr>
          <w:t>Do a global search for the numbers 1, 2, 3,4 and 5 in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07" w:author="Unknown"/>
          <w:rFonts w:ascii="Consolas" w:eastAsia="Times New Roman" w:hAnsi="Consolas" w:cs="Consolas"/>
          <w:color w:val="F8F8F2"/>
          <w:sz w:val="27"/>
        </w:rPr>
      </w:pPr>
      <w:ins w:id="1070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"123456789"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09" w:author="Unknown"/>
          <w:rFonts w:ascii="Consolas" w:eastAsia="Times New Roman" w:hAnsi="Consolas" w:cs="Consolas"/>
          <w:color w:val="F8F8F2"/>
          <w:sz w:val="27"/>
          <w:szCs w:val="27"/>
        </w:rPr>
      </w:pPr>
      <w:ins w:id="1071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/[1-5]/g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711" w:author="Unknown"/>
          <w:rFonts w:ascii="Segoe UI" w:eastAsia="Times New Roman" w:hAnsi="Segoe UI" w:cs="Segoe UI"/>
          <w:color w:val="000000"/>
          <w:sz w:val="27"/>
          <w:szCs w:val="27"/>
        </w:rPr>
      </w:pPr>
      <w:ins w:id="10712"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13" w:author="Unknown"/>
          <w:rFonts w:ascii="Segoe UI" w:eastAsia="Times New Roman" w:hAnsi="Segoe UI" w:cs="Segoe UI"/>
          <w:color w:val="000000"/>
          <w:sz w:val="27"/>
          <w:szCs w:val="27"/>
        </w:rPr>
      </w:pPr>
      <w:ins w:id="10714" w:author="Unknown">
        <w:r w:rsidRPr="0089304D">
          <w:rPr>
            <w:rFonts w:ascii="Segoe UI" w:eastAsia="Times New Roman" w:hAnsi="Segoe UI" w:cs="Segoe UI"/>
            <w:b/>
            <w:bCs/>
            <w:color w:val="000000"/>
            <w:sz w:val="27"/>
          </w:rPr>
          <w:t>[^0-9]:-</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15" w:author="Unknown"/>
          <w:rFonts w:ascii="Segoe UI" w:eastAsia="Times New Roman" w:hAnsi="Segoe UI" w:cs="Segoe UI"/>
          <w:color w:val="000000"/>
          <w:sz w:val="27"/>
          <w:szCs w:val="27"/>
        </w:rPr>
      </w:pPr>
      <w:ins w:id="10716" w:author="Unknown">
        <w:r w:rsidRPr="0089304D">
          <w:rPr>
            <w:rFonts w:ascii="Segoe UI" w:eastAsia="Times New Roman" w:hAnsi="Segoe UI" w:cs="Segoe UI"/>
            <w:color w:val="000000"/>
            <w:sz w:val="27"/>
            <w:szCs w:val="27"/>
          </w:rPr>
          <w:t>This expression will find any character NOT between the brackets (any non-digit).Here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17" w:author="Unknown"/>
          <w:rFonts w:ascii="Segoe UI" w:eastAsia="Times New Roman" w:hAnsi="Segoe UI" w:cs="Segoe UI"/>
          <w:color w:val="000000"/>
          <w:sz w:val="27"/>
          <w:szCs w:val="27"/>
        </w:rPr>
      </w:pPr>
      <w:ins w:id="10718" w:author="Unknown">
        <w:r w:rsidRPr="0089304D">
          <w:rPr>
            <w:rFonts w:ascii="Segoe UI" w:eastAsia="Times New Roman" w:hAnsi="Segoe UI" w:cs="Segoe UI"/>
            <w:color w:val="000000"/>
            <w:sz w:val="27"/>
            <w:szCs w:val="27"/>
          </w:rPr>
          <w:t>Do a global search for the numbers that are NOT 1 to 5 in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19" w:author="Unknown"/>
          <w:rFonts w:ascii="Consolas" w:eastAsia="Times New Roman" w:hAnsi="Consolas" w:cs="Consolas"/>
          <w:color w:val="F8F8F2"/>
          <w:sz w:val="27"/>
        </w:rPr>
      </w:pPr>
      <w:ins w:id="10720"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"123456789"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21" w:author="Unknown"/>
          <w:rFonts w:ascii="Consolas" w:eastAsia="Times New Roman" w:hAnsi="Consolas" w:cs="Consolas"/>
          <w:color w:val="F8F8F2"/>
          <w:sz w:val="27"/>
          <w:szCs w:val="27"/>
        </w:rPr>
      </w:pPr>
      <w:ins w:id="1072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/[^1-5]/g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723" w:author="Unknown"/>
          <w:rFonts w:ascii="Segoe UI" w:eastAsia="Times New Roman" w:hAnsi="Segoe UI" w:cs="Segoe UI"/>
          <w:color w:val="000000"/>
          <w:sz w:val="27"/>
          <w:szCs w:val="27"/>
        </w:rPr>
      </w:pPr>
      <w:ins w:id="1072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25" w:author="Unknown"/>
          <w:rFonts w:ascii="Segoe UI" w:eastAsia="Times New Roman" w:hAnsi="Segoe UI" w:cs="Segoe UI"/>
          <w:color w:val="000000"/>
          <w:sz w:val="27"/>
          <w:szCs w:val="27"/>
        </w:rPr>
      </w:pPr>
      <w:ins w:id="10726" w:author="Unknown">
        <w:r w:rsidRPr="0089304D">
          <w:rPr>
            <w:rFonts w:ascii="Segoe UI" w:eastAsia="Times New Roman" w:hAnsi="Segoe UI" w:cs="Segoe UI"/>
            <w:b/>
            <w:bCs/>
            <w:color w:val="000000"/>
            <w:sz w:val="27"/>
          </w:rPr>
          <w:t>(a|b):-</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27" w:author="Unknown"/>
          <w:rFonts w:ascii="Segoe UI" w:eastAsia="Times New Roman" w:hAnsi="Segoe UI" w:cs="Segoe UI"/>
          <w:color w:val="000000"/>
          <w:sz w:val="27"/>
          <w:szCs w:val="27"/>
        </w:rPr>
      </w:pPr>
      <w:ins w:id="10728" w:author="Unknown">
        <w:r w:rsidRPr="0089304D">
          <w:rPr>
            <w:rFonts w:ascii="Segoe UI" w:eastAsia="Times New Roman" w:hAnsi="Segoe UI" w:cs="Segoe UI"/>
            <w:color w:val="000000"/>
            <w:sz w:val="27"/>
            <w:szCs w:val="27"/>
          </w:rPr>
          <w:t>This expression will find any of the alternatives specified.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29" w:author="Unknown"/>
          <w:rFonts w:ascii="Segoe UI" w:eastAsia="Times New Roman" w:hAnsi="Segoe UI" w:cs="Segoe UI"/>
          <w:color w:val="000000"/>
          <w:sz w:val="27"/>
          <w:szCs w:val="27"/>
        </w:rPr>
      </w:pPr>
      <w:ins w:id="10730" w:author="Unknown">
        <w:r w:rsidRPr="0089304D">
          <w:rPr>
            <w:rFonts w:ascii="Segoe UI" w:eastAsia="Times New Roman" w:hAnsi="Segoe UI" w:cs="Segoe UI"/>
            <w:color w:val="000000"/>
            <w:sz w:val="27"/>
            <w:szCs w:val="27"/>
          </w:rPr>
          <w:t>Do a global search to find any of the specified alternatives (0|3|2):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31" w:author="Unknown"/>
          <w:rFonts w:ascii="Consolas" w:eastAsia="Times New Roman" w:hAnsi="Consolas" w:cs="Consolas"/>
          <w:color w:val="F8F8F2"/>
          <w:sz w:val="27"/>
        </w:rPr>
      </w:pPr>
      <w:ins w:id="1073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"01234567890123456789"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33" w:author="Unknown"/>
          <w:rFonts w:ascii="Consolas" w:eastAsia="Times New Roman" w:hAnsi="Consolas" w:cs="Consolas"/>
          <w:color w:val="F8F8F2"/>
          <w:sz w:val="27"/>
          <w:szCs w:val="27"/>
        </w:rPr>
      </w:pPr>
      <w:ins w:id="1073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 = </w:t>
        </w:r>
        <w:r w:rsidRPr="0089304D">
          <w:rPr>
            <w:rFonts w:ascii="Consolas" w:eastAsia="Times New Roman" w:hAnsi="Consolas" w:cs="Consolas"/>
            <w:color w:val="FD971F"/>
            <w:sz w:val="27"/>
          </w:rPr>
          <w:t>/(0|3|2)/g</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0735" w:author="Unknown"/>
          <w:rFonts w:ascii="Segoe UI" w:eastAsia="Times New Roman" w:hAnsi="Segoe UI" w:cs="Segoe UI"/>
          <w:color w:val="000000"/>
          <w:sz w:val="27"/>
          <w:szCs w:val="27"/>
        </w:rPr>
      </w:pPr>
      <w:ins w:id="1073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737" w:author="Unknown"/>
          <w:rFonts w:ascii="Segoe UI" w:eastAsia="Times New Roman" w:hAnsi="Segoe UI" w:cs="Segoe UI"/>
          <w:b/>
          <w:bCs/>
          <w:color w:val="000000"/>
          <w:sz w:val="24"/>
          <w:szCs w:val="24"/>
        </w:rPr>
      </w:pPr>
      <w:ins w:id="10738" w:author="Unknown">
        <w:r w:rsidRPr="0089304D">
          <w:rPr>
            <w:rFonts w:ascii="Segoe UI" w:eastAsia="Times New Roman" w:hAnsi="Segoe UI" w:cs="Segoe UI"/>
            <w:b/>
            <w:bCs/>
            <w:color w:val="000000"/>
            <w:sz w:val="24"/>
            <w:szCs w:val="24"/>
          </w:rPr>
          <w:t> Quantifier:-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39" w:author="Unknown"/>
          <w:rFonts w:ascii="Segoe UI" w:eastAsia="Times New Roman" w:hAnsi="Segoe UI" w:cs="Segoe UI"/>
          <w:color w:val="000000"/>
          <w:sz w:val="27"/>
          <w:szCs w:val="27"/>
        </w:rPr>
      </w:pPr>
      <w:ins w:id="10740" w:author="Unknown">
        <w:r w:rsidRPr="0089304D">
          <w:rPr>
            <w:rFonts w:ascii="Segoe UI" w:eastAsia="Times New Roman" w:hAnsi="Segoe UI" w:cs="Segoe UI"/>
            <w:color w:val="000000"/>
            <w:sz w:val="27"/>
            <w:szCs w:val="27"/>
          </w:rPr>
          <w:t>Quantifier matches a number of instances of a character, group, or character class in a string. It is appended to a character and specifies how many characters we need. Following is the table of quantifiers, along with its description.</w:t>
        </w:r>
      </w:ins>
    </w:p>
    <w:tbl>
      <w:tblPr>
        <w:tblW w:w="487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366"/>
        <w:gridCol w:w="3506"/>
      </w:tblGrid>
      <w:tr w:rsidR="0089304D" w:rsidRPr="0089304D" w:rsidTr="0089304D">
        <w:trPr>
          <w:tblHeader/>
        </w:trPr>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Quantifier</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It matches zero or more times.</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matches one or more times.</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matches zero or one time.</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 }</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matches exactly x times.</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{x ,}</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matches at least x times.</w:t>
            </w:r>
          </w:p>
        </w:tc>
      </w:tr>
      <w:tr w:rsidR="0089304D" w:rsidRPr="0089304D" w:rsidTr="0089304D">
        <w:tc>
          <w:tcPr>
            <w:tcW w:w="136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x, y }</w:t>
            </w:r>
          </w:p>
        </w:tc>
        <w:tc>
          <w:tcPr>
            <w:tcW w:w="3506"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matches from x to y times.</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0741" w:author="Unknown"/>
          <w:rFonts w:ascii="Segoe UI" w:eastAsia="Times New Roman" w:hAnsi="Segoe UI" w:cs="Segoe UI"/>
          <w:color w:val="000000"/>
          <w:sz w:val="27"/>
          <w:szCs w:val="27"/>
        </w:rPr>
      </w:pPr>
      <w:ins w:id="10742"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743" w:author="Unknown"/>
          <w:rFonts w:ascii="Segoe UI" w:eastAsia="Times New Roman" w:hAnsi="Segoe UI" w:cs="Segoe UI"/>
          <w:b/>
          <w:bCs/>
          <w:color w:val="000000"/>
          <w:sz w:val="24"/>
          <w:szCs w:val="24"/>
        </w:rPr>
      </w:pPr>
      <w:ins w:id="10744" w:author="Unknown">
        <w:r w:rsidRPr="0089304D">
          <w:rPr>
            <w:rFonts w:ascii="Segoe UI" w:eastAsia="Times New Roman" w:hAnsi="Segoe UI" w:cs="Segoe UI"/>
            <w:b/>
            <w:bCs/>
            <w:color w:val="000000"/>
            <w:sz w:val="24"/>
            <w:szCs w:val="24"/>
          </w:rPr>
          <w:t>Code website.html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45" w:author="Unknown"/>
          <w:rFonts w:ascii="Consolas" w:eastAsia="Times New Roman" w:hAnsi="Consolas" w:cs="Consolas"/>
          <w:color w:val="F8F8F2"/>
          <w:sz w:val="27"/>
        </w:rPr>
      </w:pPr>
      <w:ins w:id="10746"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47" w:author="Unknown"/>
          <w:rFonts w:ascii="Consolas" w:eastAsia="Times New Roman" w:hAnsi="Consolas" w:cs="Consolas"/>
          <w:color w:val="F8F8F2"/>
          <w:sz w:val="27"/>
        </w:rPr>
      </w:pPr>
      <w:ins w:id="107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50" w:author="Unknown"/>
          <w:rFonts w:ascii="Consolas" w:eastAsia="Times New Roman" w:hAnsi="Consolas" w:cs="Consolas"/>
          <w:color w:val="F8F8F2"/>
          <w:sz w:val="27"/>
        </w:rPr>
      </w:pPr>
      <w:ins w:id="1075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52" w:author="Unknown"/>
          <w:rFonts w:ascii="Consolas" w:eastAsia="Times New Roman" w:hAnsi="Consolas" w:cs="Consolas"/>
          <w:color w:val="F8F8F2"/>
          <w:sz w:val="27"/>
        </w:rPr>
      </w:pPr>
      <w:ins w:id="107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54" w:author="Unknown"/>
          <w:rFonts w:ascii="Consolas" w:eastAsia="Times New Roman" w:hAnsi="Consolas" w:cs="Consolas"/>
          <w:color w:val="F8F8F2"/>
          <w:sz w:val="27"/>
        </w:rPr>
      </w:pPr>
      <w:ins w:id="107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56" w:author="Unknown"/>
          <w:rFonts w:ascii="Consolas" w:eastAsia="Times New Roman" w:hAnsi="Consolas" w:cs="Consolas"/>
          <w:color w:val="F8F8F2"/>
          <w:sz w:val="27"/>
        </w:rPr>
      </w:pPr>
      <w:ins w:id="107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58" w:author="Unknown"/>
          <w:rFonts w:ascii="Consolas" w:eastAsia="Times New Roman" w:hAnsi="Consolas" w:cs="Consolas"/>
          <w:color w:val="F92672"/>
          <w:sz w:val="27"/>
        </w:rPr>
      </w:pPr>
      <w:ins w:id="107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0" w:author="Unknown"/>
          <w:rFonts w:ascii="Consolas" w:eastAsia="Times New Roman" w:hAnsi="Consolas" w:cs="Consolas"/>
          <w:color w:val="F8F8F2"/>
          <w:sz w:val="27"/>
        </w:rPr>
      </w:pPr>
      <w:ins w:id="1076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2" w:author="Unknown"/>
          <w:rFonts w:ascii="Consolas" w:eastAsia="Times New Roman" w:hAnsi="Consolas" w:cs="Consolas"/>
          <w:color w:val="F8F8F2"/>
          <w:sz w:val="27"/>
        </w:rPr>
      </w:pPr>
      <w:ins w:id="107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4" w:author="Unknown"/>
          <w:rFonts w:ascii="Consolas" w:eastAsia="Times New Roman" w:hAnsi="Consolas" w:cs="Consolas"/>
          <w:color w:val="F8F8F2"/>
          <w:sz w:val="27"/>
        </w:rPr>
      </w:pPr>
      <w:ins w:id="1076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7" w:author="Unknown"/>
          <w:rFonts w:ascii="Consolas" w:eastAsia="Times New Roman" w:hAnsi="Consolas" w:cs="Consolas"/>
          <w:color w:val="F8F8F2"/>
          <w:sz w:val="27"/>
        </w:rPr>
      </w:pPr>
      <w:ins w:id="1076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69" w:author="Unknown"/>
          <w:rFonts w:ascii="Consolas" w:eastAsia="Times New Roman" w:hAnsi="Consolas" w:cs="Consolas"/>
          <w:color w:val="F8F8F2"/>
          <w:sz w:val="27"/>
        </w:rPr>
      </w:pPr>
      <w:ins w:id="107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71" w:author="Unknown"/>
          <w:rFonts w:ascii="Consolas" w:eastAsia="Times New Roman" w:hAnsi="Consolas" w:cs="Consolas"/>
          <w:color w:val="F8F8F2"/>
          <w:sz w:val="27"/>
        </w:rPr>
      </w:pPr>
      <w:ins w:id="107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73" w:author="Unknown"/>
          <w:rFonts w:ascii="Consolas" w:eastAsia="Times New Roman" w:hAnsi="Consolas" w:cs="Consolas"/>
          <w:color w:val="F8F8F2"/>
          <w:sz w:val="27"/>
        </w:rPr>
      </w:pPr>
      <w:ins w:id="107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7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76" w:author="Unknown"/>
          <w:rFonts w:ascii="Consolas" w:eastAsia="Times New Roman" w:hAnsi="Consolas" w:cs="Consolas"/>
          <w:color w:val="F8F8F2"/>
          <w:sz w:val="27"/>
        </w:rPr>
      </w:pPr>
      <w:ins w:id="107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78" w:author="Unknown"/>
          <w:rFonts w:ascii="Consolas" w:eastAsia="Times New Roman" w:hAnsi="Consolas" w:cs="Consolas"/>
          <w:color w:val="F8F8F2"/>
          <w:sz w:val="27"/>
        </w:rPr>
      </w:pPr>
      <w:ins w:id="107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0" w:author="Unknown"/>
          <w:rFonts w:ascii="Consolas" w:eastAsia="Times New Roman" w:hAnsi="Consolas" w:cs="Consolas"/>
          <w:color w:val="F8F8F2"/>
          <w:sz w:val="27"/>
        </w:rPr>
      </w:pPr>
      <w:ins w:id="107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2" w:author="Unknown"/>
          <w:rFonts w:ascii="Consolas" w:eastAsia="Times New Roman" w:hAnsi="Consolas" w:cs="Consolas"/>
          <w:color w:val="F8F8F2"/>
          <w:sz w:val="27"/>
        </w:rPr>
      </w:pPr>
      <w:ins w:id="107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4" w:author="Unknown"/>
          <w:rFonts w:ascii="Consolas" w:eastAsia="Times New Roman" w:hAnsi="Consolas" w:cs="Consolas"/>
          <w:color w:val="F8F8F2"/>
          <w:sz w:val="27"/>
        </w:rPr>
      </w:pPr>
      <w:ins w:id="107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6" w:author="Unknown"/>
          <w:rFonts w:ascii="Consolas" w:eastAsia="Times New Roman" w:hAnsi="Consolas" w:cs="Consolas"/>
          <w:color w:val="F8F8F2"/>
          <w:sz w:val="27"/>
        </w:rPr>
      </w:pPr>
      <w:ins w:id="107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88" w:author="Unknown"/>
          <w:rFonts w:ascii="Consolas" w:eastAsia="Times New Roman" w:hAnsi="Consolas" w:cs="Consolas"/>
          <w:color w:val="F8F8F2"/>
          <w:sz w:val="27"/>
        </w:rPr>
      </w:pPr>
      <w:ins w:id="1078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90" w:author="Unknown"/>
          <w:rFonts w:ascii="Consolas" w:eastAsia="Times New Roman" w:hAnsi="Consolas" w:cs="Consolas"/>
          <w:color w:val="F8F8F2"/>
          <w:sz w:val="27"/>
        </w:rPr>
      </w:pPr>
      <w:ins w:id="107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92" w:author="Unknown"/>
          <w:rFonts w:ascii="Consolas" w:eastAsia="Times New Roman" w:hAnsi="Consolas" w:cs="Consolas"/>
          <w:color w:val="F8F8F2"/>
          <w:sz w:val="27"/>
        </w:rPr>
      </w:pPr>
      <w:ins w:id="107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94" w:author="Unknown"/>
          <w:rFonts w:ascii="Consolas" w:eastAsia="Times New Roman" w:hAnsi="Consolas" w:cs="Consolas"/>
          <w:color w:val="F8F8F2"/>
          <w:sz w:val="27"/>
        </w:rPr>
      </w:pPr>
      <w:ins w:id="107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96" w:author="Unknown"/>
          <w:rFonts w:ascii="Consolas" w:eastAsia="Times New Roman" w:hAnsi="Consolas" w:cs="Consolas"/>
          <w:color w:val="F8F8F2"/>
          <w:sz w:val="27"/>
        </w:rPr>
      </w:pPr>
      <w:ins w:id="107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798" w:author="Unknown"/>
          <w:rFonts w:ascii="Consolas" w:eastAsia="Times New Roman" w:hAnsi="Consolas" w:cs="Consolas"/>
          <w:color w:val="F8F8F2"/>
          <w:sz w:val="27"/>
        </w:rPr>
      </w:pPr>
      <w:ins w:id="107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00" w:author="Unknown"/>
          <w:rFonts w:ascii="Consolas" w:eastAsia="Times New Roman" w:hAnsi="Consolas" w:cs="Consolas"/>
          <w:color w:val="F8F8F2"/>
          <w:sz w:val="27"/>
        </w:rPr>
      </w:pPr>
      <w:ins w:id="108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02" w:author="Unknown"/>
          <w:rFonts w:ascii="Consolas" w:eastAsia="Times New Roman" w:hAnsi="Consolas" w:cs="Consolas"/>
          <w:color w:val="F8F8F2"/>
          <w:sz w:val="27"/>
        </w:rPr>
      </w:pPr>
      <w:ins w:id="108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04" w:author="Unknown"/>
          <w:rFonts w:ascii="Consolas" w:eastAsia="Times New Roman" w:hAnsi="Consolas" w:cs="Consolas"/>
          <w:color w:val="F8F8F2"/>
          <w:sz w:val="27"/>
        </w:rPr>
      </w:pPr>
      <w:ins w:id="10805"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06" w:author="Unknown"/>
          <w:rFonts w:ascii="Consolas" w:eastAsia="Times New Roman" w:hAnsi="Consolas" w:cs="Consolas"/>
          <w:color w:val="F8F8F2"/>
          <w:sz w:val="27"/>
        </w:rPr>
      </w:pPr>
      <w:ins w:id="108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08" w:author="Unknown"/>
          <w:rFonts w:ascii="Consolas" w:eastAsia="Times New Roman" w:hAnsi="Consolas" w:cs="Consolas"/>
          <w:color w:val="F8F8F2"/>
          <w:sz w:val="27"/>
        </w:rPr>
      </w:pPr>
      <w:ins w:id="1080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10" w:author="Unknown"/>
          <w:rFonts w:ascii="Consolas" w:eastAsia="Times New Roman" w:hAnsi="Consolas" w:cs="Consolas"/>
          <w:color w:val="F8F8F2"/>
          <w:sz w:val="27"/>
        </w:rPr>
      </w:pPr>
      <w:ins w:id="108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12" w:author="Unknown"/>
          <w:rFonts w:ascii="Consolas" w:eastAsia="Times New Roman" w:hAnsi="Consolas" w:cs="Consolas"/>
          <w:color w:val="F8F8F2"/>
          <w:sz w:val="27"/>
        </w:rPr>
      </w:pPr>
      <w:ins w:id="108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14" w:author="Unknown"/>
          <w:rFonts w:ascii="Consolas" w:eastAsia="Times New Roman" w:hAnsi="Consolas" w:cs="Consolas"/>
          <w:color w:val="8292A2"/>
          <w:sz w:val="27"/>
        </w:rPr>
      </w:pPr>
      <w:ins w:id="108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16" w:author="Unknown"/>
          <w:rFonts w:ascii="Consolas" w:eastAsia="Times New Roman" w:hAnsi="Consolas" w:cs="Consolas"/>
          <w:color w:val="8292A2"/>
          <w:sz w:val="27"/>
        </w:rPr>
      </w:pPr>
      <w:ins w:id="10817"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18" w:author="Unknown"/>
          <w:rFonts w:ascii="Consolas" w:eastAsia="Times New Roman" w:hAnsi="Consolas" w:cs="Consolas"/>
          <w:color w:val="8292A2"/>
          <w:sz w:val="27"/>
        </w:rPr>
      </w:pPr>
      <w:ins w:id="10819"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0" w:author="Unknown"/>
          <w:rFonts w:ascii="Consolas" w:eastAsia="Times New Roman" w:hAnsi="Consolas" w:cs="Consolas"/>
          <w:color w:val="F8F8F2"/>
          <w:sz w:val="27"/>
        </w:rPr>
      </w:pPr>
      <w:ins w:id="10821"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2" w:author="Unknown"/>
          <w:rFonts w:ascii="Consolas" w:eastAsia="Times New Roman" w:hAnsi="Consolas" w:cs="Consolas"/>
          <w:color w:val="F8F8F2"/>
          <w:sz w:val="27"/>
        </w:rPr>
      </w:pPr>
      <w:ins w:id="108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4" w:author="Unknown"/>
          <w:rFonts w:ascii="Consolas" w:eastAsia="Times New Roman" w:hAnsi="Consolas" w:cs="Consolas"/>
          <w:color w:val="F8F8F2"/>
          <w:sz w:val="27"/>
        </w:rPr>
      </w:pPr>
      <w:ins w:id="108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6" w:author="Unknown"/>
          <w:rFonts w:ascii="Consolas" w:eastAsia="Times New Roman" w:hAnsi="Consolas" w:cs="Consolas"/>
          <w:color w:val="F8F8F2"/>
          <w:sz w:val="27"/>
        </w:rPr>
      </w:pPr>
      <w:ins w:id="108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29" w:author="Unknown"/>
          <w:rFonts w:ascii="Consolas" w:eastAsia="Times New Roman" w:hAnsi="Consolas" w:cs="Consolas"/>
          <w:color w:val="F8F8F2"/>
          <w:sz w:val="27"/>
        </w:rPr>
      </w:pPr>
      <w:ins w:id="108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31" w:author="Unknown"/>
          <w:rFonts w:ascii="Consolas" w:eastAsia="Times New Roman" w:hAnsi="Consolas" w:cs="Consolas"/>
          <w:color w:val="F8F8F2"/>
          <w:sz w:val="27"/>
        </w:rPr>
      </w:pPr>
      <w:ins w:id="108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33" w:author="Unknown"/>
          <w:rFonts w:ascii="Consolas" w:eastAsia="Times New Roman" w:hAnsi="Consolas" w:cs="Consolas"/>
          <w:color w:val="F8F8F2"/>
          <w:sz w:val="27"/>
        </w:rPr>
      </w:pPr>
      <w:ins w:id="108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35" w:author="Unknown"/>
          <w:rFonts w:ascii="Consolas" w:eastAsia="Times New Roman" w:hAnsi="Consolas" w:cs="Consolas"/>
          <w:color w:val="F8F8F2"/>
          <w:sz w:val="27"/>
        </w:rPr>
      </w:pPr>
      <w:ins w:id="108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38" w:author="Unknown"/>
          <w:rFonts w:ascii="Consolas" w:eastAsia="Times New Roman" w:hAnsi="Consolas" w:cs="Consolas"/>
          <w:color w:val="F8F8F2"/>
          <w:sz w:val="27"/>
        </w:rPr>
      </w:pPr>
      <w:ins w:id="108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0" w:author="Unknown"/>
          <w:rFonts w:ascii="Consolas" w:eastAsia="Times New Roman" w:hAnsi="Consolas" w:cs="Consolas"/>
          <w:color w:val="F8F8F2"/>
          <w:sz w:val="27"/>
        </w:rPr>
      </w:pPr>
      <w:ins w:id="108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3" w:author="Unknown"/>
          <w:rFonts w:ascii="Consolas" w:eastAsia="Times New Roman" w:hAnsi="Consolas" w:cs="Consolas"/>
          <w:color w:val="F8F8F2"/>
          <w:sz w:val="27"/>
        </w:rPr>
      </w:pPr>
      <w:ins w:id="108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5" w:author="Unknown"/>
          <w:rFonts w:ascii="Consolas" w:eastAsia="Times New Roman" w:hAnsi="Consolas" w:cs="Consolas"/>
          <w:color w:val="F8F8F2"/>
          <w:sz w:val="27"/>
        </w:rPr>
      </w:pPr>
      <w:ins w:id="108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7" w:author="Unknown"/>
          <w:rFonts w:ascii="Consolas" w:eastAsia="Times New Roman" w:hAnsi="Consolas" w:cs="Consolas"/>
          <w:color w:val="F8F8F2"/>
          <w:sz w:val="27"/>
        </w:rPr>
      </w:pPr>
      <w:ins w:id="108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49" w:author="Unknown"/>
          <w:rFonts w:ascii="Consolas" w:eastAsia="Times New Roman" w:hAnsi="Consolas" w:cs="Consolas"/>
          <w:color w:val="F8F8F2"/>
          <w:sz w:val="27"/>
        </w:rPr>
      </w:pPr>
      <w:ins w:id="108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51" w:author="Unknown"/>
          <w:rFonts w:ascii="Consolas" w:eastAsia="Times New Roman" w:hAnsi="Consolas" w:cs="Consolas"/>
          <w:color w:val="F8F8F2"/>
          <w:sz w:val="27"/>
        </w:rPr>
      </w:pPr>
      <w:ins w:id="108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54" w:author="Unknown"/>
          <w:rFonts w:ascii="Consolas" w:eastAsia="Times New Roman" w:hAnsi="Consolas" w:cs="Consolas"/>
          <w:color w:val="F92672"/>
          <w:sz w:val="27"/>
        </w:rPr>
      </w:pPr>
      <w:ins w:id="108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56" w:author="Unknown"/>
          <w:rFonts w:ascii="Consolas" w:eastAsia="Times New Roman" w:hAnsi="Consolas" w:cs="Consolas"/>
          <w:color w:val="F92672"/>
          <w:sz w:val="27"/>
        </w:rPr>
      </w:pPr>
      <w:ins w:id="1085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58" w:author="Unknown"/>
          <w:rFonts w:ascii="Consolas" w:eastAsia="Times New Roman" w:hAnsi="Consolas" w:cs="Consolas"/>
          <w:color w:val="F8F8F2"/>
          <w:sz w:val="27"/>
        </w:rPr>
      </w:pPr>
      <w:ins w:id="1085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0" w:author="Unknown"/>
          <w:rFonts w:ascii="Consolas" w:eastAsia="Times New Roman" w:hAnsi="Consolas" w:cs="Consolas"/>
          <w:color w:val="F92672"/>
          <w:sz w:val="27"/>
        </w:rPr>
      </w:pPr>
      <w:ins w:id="108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2" w:author="Unknown"/>
          <w:rFonts w:ascii="Consolas" w:eastAsia="Times New Roman" w:hAnsi="Consolas" w:cs="Consolas"/>
          <w:color w:val="F92672"/>
          <w:sz w:val="27"/>
        </w:rPr>
      </w:pPr>
      <w:ins w:id="1086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4" w:author="Unknown"/>
          <w:rFonts w:ascii="Consolas" w:eastAsia="Times New Roman" w:hAnsi="Consolas" w:cs="Consolas"/>
          <w:color w:val="F8F8F2"/>
          <w:sz w:val="27"/>
        </w:rPr>
      </w:pPr>
      <w:ins w:id="1086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6" w:author="Unknown"/>
          <w:rFonts w:ascii="Consolas" w:eastAsia="Times New Roman" w:hAnsi="Consolas" w:cs="Consolas"/>
          <w:color w:val="F92672"/>
          <w:sz w:val="27"/>
        </w:rPr>
      </w:pPr>
      <w:ins w:id="108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68" w:author="Unknown"/>
          <w:rFonts w:ascii="Consolas" w:eastAsia="Times New Roman" w:hAnsi="Consolas" w:cs="Consolas"/>
          <w:color w:val="F92672"/>
          <w:sz w:val="27"/>
        </w:rPr>
      </w:pPr>
      <w:ins w:id="1086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70" w:author="Unknown"/>
          <w:rFonts w:ascii="Consolas" w:eastAsia="Times New Roman" w:hAnsi="Consolas" w:cs="Consolas"/>
          <w:color w:val="F8F8F2"/>
          <w:sz w:val="27"/>
        </w:rPr>
      </w:pPr>
      <w:ins w:id="1087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72" w:author="Unknown"/>
          <w:rFonts w:ascii="Consolas" w:eastAsia="Times New Roman" w:hAnsi="Consolas" w:cs="Consolas"/>
          <w:color w:val="F8F8F2"/>
          <w:sz w:val="27"/>
        </w:rPr>
      </w:pPr>
      <w:ins w:id="1087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74" w:author="Unknown"/>
          <w:rFonts w:ascii="Consolas" w:eastAsia="Times New Roman" w:hAnsi="Consolas" w:cs="Consolas"/>
          <w:color w:val="F8F8F2"/>
          <w:sz w:val="27"/>
        </w:rPr>
      </w:pPr>
      <w:ins w:id="10875" w:author="Unknown">
        <w:r w:rsidRPr="0089304D">
          <w:rPr>
            <w:rFonts w:ascii="Consolas" w:eastAsia="Times New Roman" w:hAnsi="Consolas" w:cs="Consolas"/>
            <w:color w:val="8292A2"/>
            <w:sz w:val="27"/>
          </w:rPr>
          <w:lastRenderedPageBreak/>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76" w:author="Unknown"/>
          <w:rFonts w:ascii="Consolas" w:eastAsia="Times New Roman" w:hAnsi="Consolas" w:cs="Consolas"/>
          <w:color w:val="F8F8F2"/>
          <w:sz w:val="27"/>
        </w:rPr>
      </w:pPr>
      <w:ins w:id="10877"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78" w:author="Unknown"/>
          <w:rFonts w:ascii="Consolas" w:eastAsia="Times New Roman" w:hAnsi="Consolas" w:cs="Consolas"/>
          <w:color w:val="F8F8F2"/>
          <w:sz w:val="27"/>
        </w:rPr>
      </w:pPr>
      <w:ins w:id="10879"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80" w:author="Unknown"/>
          <w:rFonts w:ascii="Consolas" w:eastAsia="Times New Roman" w:hAnsi="Consolas" w:cs="Consolas"/>
          <w:color w:val="F8F8F2"/>
          <w:sz w:val="27"/>
        </w:rPr>
      </w:pPr>
      <w:ins w:id="10881"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82" w:author="Unknown"/>
          <w:rFonts w:ascii="Consolas" w:eastAsia="Times New Roman" w:hAnsi="Consolas" w:cs="Consolas"/>
          <w:color w:val="F8F8F2"/>
          <w:sz w:val="27"/>
        </w:rPr>
      </w:pPr>
      <w:ins w:id="10883"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84" w:author="Unknown"/>
          <w:rFonts w:ascii="Consolas" w:eastAsia="Times New Roman" w:hAnsi="Consolas" w:cs="Consolas"/>
          <w:color w:val="F8F8F2"/>
          <w:sz w:val="27"/>
        </w:rPr>
      </w:pPr>
      <w:ins w:id="10885"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86" w:author="Unknown"/>
          <w:rFonts w:ascii="Consolas" w:eastAsia="Times New Roman" w:hAnsi="Consolas" w:cs="Consolas"/>
          <w:color w:val="F8F8F2"/>
          <w:sz w:val="27"/>
        </w:rPr>
      </w:pPr>
      <w:ins w:id="10887"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88" w:author="Unknown"/>
          <w:rFonts w:ascii="Consolas" w:eastAsia="Times New Roman" w:hAnsi="Consolas" w:cs="Consolas"/>
          <w:color w:val="F8F8F2"/>
          <w:sz w:val="27"/>
        </w:rPr>
      </w:pPr>
      <w:ins w:id="10889"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90" w:author="Unknown"/>
          <w:rFonts w:ascii="Consolas" w:eastAsia="Times New Roman" w:hAnsi="Consolas" w:cs="Consolas"/>
          <w:color w:val="F8F8F2"/>
          <w:sz w:val="27"/>
        </w:rPr>
      </w:pPr>
      <w:ins w:id="10891"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92" w:author="Unknown"/>
          <w:rFonts w:ascii="Consolas" w:eastAsia="Times New Roman" w:hAnsi="Consolas" w:cs="Consolas"/>
          <w:color w:val="F8F8F2"/>
          <w:sz w:val="27"/>
        </w:rPr>
      </w:pPr>
      <w:ins w:id="10893"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94" w:author="Unknown"/>
          <w:rFonts w:ascii="Consolas" w:eastAsia="Times New Roman" w:hAnsi="Consolas" w:cs="Consolas"/>
          <w:color w:val="F8F8F2"/>
          <w:sz w:val="27"/>
        </w:rPr>
      </w:pPr>
      <w:ins w:id="10895"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96" w:author="Unknown"/>
          <w:rFonts w:ascii="Consolas" w:eastAsia="Times New Roman" w:hAnsi="Consolas" w:cs="Consolas"/>
          <w:color w:val="F8F8F2"/>
          <w:sz w:val="27"/>
        </w:rPr>
      </w:pPr>
      <w:ins w:id="10897"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898" w:author="Unknown"/>
          <w:rFonts w:ascii="Consolas" w:eastAsia="Times New Roman" w:hAnsi="Consolas" w:cs="Consolas"/>
          <w:color w:val="F8F8F2"/>
          <w:sz w:val="27"/>
        </w:rPr>
      </w:pPr>
      <w:ins w:id="10899"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00" w:author="Unknown"/>
          <w:rFonts w:ascii="Consolas" w:eastAsia="Times New Roman" w:hAnsi="Consolas" w:cs="Consolas"/>
          <w:color w:val="F8F8F2"/>
          <w:sz w:val="27"/>
        </w:rPr>
      </w:pPr>
      <w:ins w:id="10901"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02" w:author="Unknown"/>
          <w:rFonts w:ascii="Consolas" w:eastAsia="Times New Roman" w:hAnsi="Consolas" w:cs="Consolas"/>
          <w:color w:val="F8F8F2"/>
          <w:sz w:val="27"/>
        </w:rPr>
      </w:pPr>
      <w:ins w:id="10903"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04" w:author="Unknown"/>
          <w:rFonts w:ascii="Consolas" w:eastAsia="Times New Roman" w:hAnsi="Consolas" w:cs="Consolas"/>
          <w:color w:val="F8F8F2"/>
          <w:sz w:val="27"/>
        </w:rPr>
      </w:pPr>
      <w:ins w:id="10905"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06" w:author="Unknown"/>
          <w:rFonts w:ascii="Consolas" w:eastAsia="Times New Roman" w:hAnsi="Consolas" w:cs="Consolas"/>
          <w:color w:val="F8F8F2"/>
          <w:sz w:val="27"/>
        </w:rPr>
      </w:pPr>
      <w:ins w:id="10907"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08" w:author="Unknown"/>
          <w:rFonts w:ascii="Consolas" w:eastAsia="Times New Roman" w:hAnsi="Consolas" w:cs="Consolas"/>
          <w:color w:val="F8F8F2"/>
          <w:sz w:val="27"/>
        </w:rPr>
      </w:pPr>
      <w:ins w:id="10909"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10" w:author="Unknown"/>
          <w:rFonts w:ascii="Consolas" w:eastAsia="Times New Roman" w:hAnsi="Consolas" w:cs="Consolas"/>
          <w:color w:val="F8F8F2"/>
          <w:sz w:val="27"/>
        </w:rPr>
      </w:pPr>
      <w:ins w:id="10911"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12" w:author="Unknown"/>
          <w:rFonts w:ascii="Consolas" w:eastAsia="Times New Roman" w:hAnsi="Consolas" w:cs="Consolas"/>
          <w:color w:val="F8F8F2"/>
          <w:sz w:val="27"/>
        </w:rPr>
      </w:pPr>
      <w:ins w:id="10913"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14" w:author="Unknown"/>
          <w:rFonts w:ascii="Consolas" w:eastAsia="Times New Roman" w:hAnsi="Consolas" w:cs="Consolas"/>
          <w:color w:val="F8F8F2"/>
          <w:sz w:val="27"/>
        </w:rPr>
      </w:pPr>
      <w:ins w:id="10915"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16" w:author="Unknown"/>
          <w:rFonts w:ascii="Consolas" w:eastAsia="Times New Roman" w:hAnsi="Consolas" w:cs="Consolas"/>
          <w:color w:val="F8F8F2"/>
          <w:sz w:val="27"/>
        </w:rPr>
      </w:pPr>
      <w:ins w:id="10917"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18" w:author="Unknown"/>
          <w:rFonts w:ascii="Consolas" w:eastAsia="Times New Roman" w:hAnsi="Consolas" w:cs="Consolas"/>
          <w:color w:val="F8F8F2"/>
          <w:sz w:val="27"/>
        </w:rPr>
      </w:pPr>
      <w:ins w:id="10919"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0" w:author="Unknown"/>
          <w:rFonts w:ascii="Consolas" w:eastAsia="Times New Roman" w:hAnsi="Consolas" w:cs="Consolas"/>
          <w:color w:val="F8F8F2"/>
          <w:sz w:val="27"/>
        </w:rPr>
      </w:pPr>
      <w:ins w:id="10921"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2" w:author="Unknown"/>
          <w:rFonts w:ascii="Consolas" w:eastAsia="Times New Roman" w:hAnsi="Consolas" w:cs="Consolas"/>
          <w:color w:val="F8F8F2"/>
          <w:sz w:val="27"/>
        </w:rPr>
      </w:pPr>
      <w:ins w:id="10923" w:author="Unknown">
        <w:r w:rsidRPr="0089304D">
          <w:rPr>
            <w:rFonts w:ascii="Consolas" w:eastAsia="Times New Roman" w:hAnsi="Consolas" w:cs="Consolas"/>
            <w:color w:val="8292A2"/>
            <w:sz w:val="27"/>
          </w:rPr>
          <w:t>&lt;!-- &lt;script src="js/tut46.js"&gt;&lt;/script&gt;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4" w:author="Unknown"/>
          <w:rFonts w:ascii="Consolas" w:eastAsia="Times New Roman" w:hAnsi="Consolas" w:cs="Consolas"/>
          <w:color w:val="F8F8F2"/>
          <w:sz w:val="27"/>
        </w:rPr>
      </w:pPr>
      <w:ins w:id="10925" w:author="Unknown">
        <w:r w:rsidRPr="0089304D">
          <w:rPr>
            <w:rFonts w:ascii="Consolas" w:eastAsia="Times New Roman" w:hAnsi="Consolas" w:cs="Consolas"/>
            <w:color w:val="8292A2"/>
            <w:sz w:val="27"/>
          </w:rPr>
          <w:t>&lt;!-- &lt;script src="js/tut47.js"&gt;&lt;/script&gt;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6" w:author="Unknown"/>
          <w:rFonts w:ascii="Consolas" w:eastAsia="Times New Roman" w:hAnsi="Consolas" w:cs="Consolas"/>
          <w:color w:val="F8F8F2"/>
          <w:sz w:val="27"/>
        </w:rPr>
      </w:pPr>
      <w:ins w:id="10927" w:author="Unknown">
        <w:r w:rsidRPr="0089304D">
          <w:rPr>
            <w:rFonts w:ascii="Consolas" w:eastAsia="Times New Roman" w:hAnsi="Consolas" w:cs="Consolas"/>
            <w:color w:val="8292A2"/>
            <w:sz w:val="27"/>
          </w:rPr>
          <w:t>&lt;!-- &lt;script src="js/tut48.js"&gt;&lt;/script&gt;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28" w:author="Unknown"/>
          <w:rFonts w:ascii="Consolas" w:eastAsia="Times New Roman" w:hAnsi="Consolas" w:cs="Consolas"/>
          <w:color w:val="F8F8F2"/>
          <w:sz w:val="27"/>
        </w:rPr>
      </w:pPr>
      <w:ins w:id="1092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js/tut49.js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3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31" w:author="Unknown"/>
          <w:rFonts w:ascii="Consolas" w:eastAsia="Times New Roman" w:hAnsi="Consolas" w:cs="Consolas"/>
          <w:color w:val="F8F8F2"/>
          <w:sz w:val="27"/>
        </w:rPr>
      </w:pPr>
      <w:ins w:id="1093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0933" w:author="Unknown"/>
          <w:rFonts w:ascii="Segoe UI" w:eastAsia="Times New Roman" w:hAnsi="Segoe UI" w:cs="Segoe UI"/>
          <w:color w:val="000000"/>
          <w:sz w:val="27"/>
          <w:szCs w:val="27"/>
        </w:rPr>
      </w:pPr>
      <w:ins w:id="1093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0935" w:author="Unknown"/>
          <w:rFonts w:ascii="Segoe UI" w:eastAsia="Times New Roman" w:hAnsi="Segoe UI" w:cs="Segoe UI"/>
          <w:b/>
          <w:bCs/>
          <w:color w:val="000000"/>
          <w:sz w:val="24"/>
          <w:szCs w:val="24"/>
        </w:rPr>
      </w:pPr>
      <w:ins w:id="10936"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37" w:author="Unknown"/>
          <w:rFonts w:ascii="Consolas" w:eastAsia="Times New Roman" w:hAnsi="Consolas" w:cs="Consolas"/>
          <w:color w:val="F8F8F2"/>
          <w:sz w:val="27"/>
        </w:rPr>
      </w:pPr>
      <w:ins w:id="1093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48"</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39" w:author="Unknown"/>
          <w:rFonts w:ascii="Consolas" w:eastAsia="Times New Roman" w:hAnsi="Consolas" w:cs="Consolas"/>
          <w:color w:val="F8F8F2"/>
          <w:sz w:val="27"/>
        </w:rPr>
      </w:pPr>
      <w:ins w:id="10940" w:author="Unknown">
        <w:r w:rsidRPr="0089304D">
          <w:rPr>
            <w:rFonts w:ascii="Consolas" w:eastAsia="Times New Roman" w:hAnsi="Consolas" w:cs="Consolas"/>
            <w:color w:val="8292A2"/>
            <w:sz w:val="27"/>
          </w:rPr>
          <w:t>// Regular Expressions: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1" w:author="Unknown"/>
          <w:rFonts w:ascii="Consolas" w:eastAsia="Times New Roman" w:hAnsi="Consolas" w:cs="Consolas"/>
          <w:color w:val="F8F8F2"/>
          <w:sz w:val="27"/>
        </w:rPr>
      </w:pPr>
      <w:ins w:id="1094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xml:space="preserve">// Basic functions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3" w:author="Unknown"/>
          <w:rFonts w:ascii="Consolas" w:eastAsia="Times New Roman" w:hAnsi="Consolas" w:cs="Consolas"/>
          <w:color w:val="F8F8F2"/>
          <w:sz w:val="27"/>
        </w:rPr>
      </w:pPr>
      <w:ins w:id="1094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Metacharacter Symbols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6" w:author="Unknown"/>
          <w:rFonts w:ascii="Consolas" w:eastAsia="Times New Roman" w:hAnsi="Consolas" w:cs="Consolas"/>
          <w:color w:val="F8F8F2"/>
          <w:sz w:val="27"/>
        </w:rPr>
      </w:pPr>
      <w:ins w:id="10947" w:author="Unknown">
        <w:r w:rsidRPr="0089304D">
          <w:rPr>
            <w:rFonts w:ascii="Consolas" w:eastAsia="Times New Roman" w:hAnsi="Consolas" w:cs="Consolas"/>
            <w:color w:val="8292A2"/>
            <w:sz w:val="27"/>
          </w:rPr>
          <w:t>// const regex = /^h/i;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49" w:author="Unknown"/>
          <w:rFonts w:ascii="Consolas" w:eastAsia="Times New Roman" w:hAnsi="Consolas" w:cs="Consolas"/>
          <w:color w:val="F8F8F2"/>
          <w:sz w:val="27"/>
        </w:rPr>
      </w:pPr>
      <w:ins w:id="10950" w:author="Unknown">
        <w:r w:rsidRPr="0089304D">
          <w:rPr>
            <w:rFonts w:ascii="Consolas" w:eastAsia="Times New Roman" w:hAnsi="Consolas" w:cs="Consolas"/>
            <w:color w:val="8292A2"/>
            <w:sz w:val="27"/>
          </w:rPr>
          <w:t>// Character Sets - We use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51" w:author="Unknown"/>
          <w:rFonts w:ascii="Consolas" w:eastAsia="Times New Roman" w:hAnsi="Consolas" w:cs="Consolas"/>
          <w:color w:val="F8F8F2"/>
          <w:sz w:val="27"/>
        </w:rPr>
      </w:pPr>
      <w:ins w:id="1095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regex = </w:t>
        </w:r>
        <w:r w:rsidRPr="0089304D">
          <w:rPr>
            <w:rFonts w:ascii="Consolas" w:eastAsia="Times New Roman" w:hAnsi="Consolas" w:cs="Consolas"/>
            <w:color w:val="FD971F"/>
            <w:sz w:val="27"/>
          </w:rPr>
          <w:t>/h[a-z]rry/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can be any character from a to z</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53" w:author="Unknown"/>
          <w:rFonts w:ascii="Consolas" w:eastAsia="Times New Roman" w:hAnsi="Consolas" w:cs="Consolas"/>
          <w:color w:val="F8F8F2"/>
          <w:sz w:val="27"/>
        </w:rPr>
      </w:pPr>
      <w:ins w:id="10954"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/h[aty]rry/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can be an a, t or 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55" w:author="Unknown"/>
          <w:rFonts w:ascii="Consolas" w:eastAsia="Times New Roman" w:hAnsi="Consolas" w:cs="Consolas"/>
          <w:color w:val="F8F8F2"/>
          <w:sz w:val="27"/>
        </w:rPr>
      </w:pPr>
      <w:ins w:id="10956"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/h[^aty]rry/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cannot be any of a, t or 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57" w:author="Unknown"/>
          <w:rFonts w:ascii="Consolas" w:eastAsia="Times New Roman" w:hAnsi="Consolas" w:cs="Consolas"/>
          <w:color w:val="F8F8F2"/>
          <w:sz w:val="27"/>
        </w:rPr>
      </w:pPr>
      <w:ins w:id="10958"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/h[^aty]rr[yYu]/</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cannot be any of a, t or y + can be a u or 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59" w:author="Unknown"/>
          <w:rFonts w:ascii="Consolas" w:eastAsia="Times New Roman" w:hAnsi="Consolas" w:cs="Consolas"/>
          <w:color w:val="F8F8F2"/>
          <w:sz w:val="27"/>
        </w:rPr>
      </w:pPr>
      <w:ins w:id="10960"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/h[a-zA-Z]rr[yu0-9][0-9]/</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we can have as many character sets as we want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2" w:author="Unknown"/>
          <w:rFonts w:ascii="Consolas" w:eastAsia="Times New Roman" w:hAnsi="Consolas" w:cs="Consolas"/>
          <w:color w:val="F8F8F2"/>
          <w:sz w:val="27"/>
        </w:rPr>
      </w:pPr>
      <w:ins w:id="10963" w:author="Unknown">
        <w:r w:rsidRPr="0089304D">
          <w:rPr>
            <w:rFonts w:ascii="Consolas" w:eastAsia="Times New Roman" w:hAnsi="Consolas" w:cs="Consolas"/>
            <w:color w:val="8292A2"/>
            <w:sz w:val="27"/>
          </w:rPr>
          <w:t>// Quantifiers - We use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4" w:author="Unknown"/>
          <w:rFonts w:ascii="Consolas" w:eastAsia="Times New Roman" w:hAnsi="Consolas" w:cs="Consolas"/>
          <w:color w:val="F8F8F2"/>
          <w:sz w:val="27"/>
        </w:rPr>
      </w:pPr>
      <w:ins w:id="10965"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/har{2}y/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 can occur exactly 2 times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6" w:author="Unknown"/>
          <w:rFonts w:ascii="Consolas" w:eastAsia="Times New Roman" w:hAnsi="Consolas" w:cs="Consolas"/>
          <w:color w:val="F8F8F2"/>
          <w:sz w:val="27"/>
        </w:rPr>
      </w:pPr>
      <w:ins w:id="10967"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/har{0,2}y/</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 can occur exactly 0 to 2 (0 or 1 or 2) times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69" w:author="Unknown"/>
          <w:rFonts w:ascii="Consolas" w:eastAsia="Times New Roman" w:hAnsi="Consolas" w:cs="Consolas"/>
          <w:color w:val="F8F8F2"/>
          <w:sz w:val="27"/>
        </w:rPr>
      </w:pPr>
      <w:ins w:id="10970" w:author="Unknown">
        <w:r w:rsidRPr="0089304D">
          <w:rPr>
            <w:rFonts w:ascii="Consolas" w:eastAsia="Times New Roman" w:hAnsi="Consolas" w:cs="Consolas"/>
            <w:color w:val="8292A2"/>
            <w:sz w:val="27"/>
          </w:rPr>
          <w:t>// Groupings  - We use paranthesis for groupings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71" w:author="Unknown"/>
          <w:rFonts w:ascii="Consolas" w:eastAsia="Times New Roman" w:hAnsi="Consolas" w:cs="Consolas"/>
          <w:color w:val="F8F8F2"/>
          <w:sz w:val="27"/>
        </w:rPr>
      </w:pPr>
      <w:ins w:id="10972"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/(har){2}([0-9]r){3}/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74" w:author="Unknown"/>
          <w:rFonts w:ascii="Consolas" w:eastAsia="Times New Roman" w:hAnsi="Consolas" w:cs="Consolas"/>
          <w:color w:val="F8F8F2"/>
          <w:sz w:val="27"/>
        </w:rPr>
      </w:pPr>
      <w:ins w:id="10975" w:author="Unknown">
        <w:r w:rsidRPr="0089304D">
          <w:rPr>
            <w:rFonts w:ascii="Consolas" w:eastAsia="Times New Roman" w:hAnsi="Consolas" w:cs="Consolas"/>
            <w:color w:val="8292A2"/>
            <w:sz w:val="27"/>
          </w:rPr>
          <w:t>// const str = "hirry9 bhai";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76" w:author="Unknown"/>
          <w:rFonts w:ascii="Consolas" w:eastAsia="Times New Roman" w:hAnsi="Consolas" w:cs="Consolas"/>
          <w:color w:val="F8F8F2"/>
          <w:sz w:val="27"/>
        </w:rPr>
      </w:pPr>
      <w:ins w:id="10977" w:author="Unknown">
        <w:r w:rsidRPr="0089304D">
          <w:rPr>
            <w:rFonts w:ascii="Consolas" w:eastAsia="Times New Roman" w:hAnsi="Consolas" w:cs="Consolas"/>
            <w:color w:val="F8F8F2"/>
            <w:sz w:val="27"/>
          </w:rPr>
          <w:t xml:space="preserve">str = </w:t>
        </w:r>
        <w:r w:rsidRPr="0089304D">
          <w:rPr>
            <w:rFonts w:ascii="Consolas" w:eastAsia="Times New Roman" w:hAnsi="Consolas" w:cs="Consolas"/>
            <w:color w:val="A6E22E"/>
            <w:sz w:val="27"/>
          </w:rPr>
          <w:t>"harrry bhai"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78" w:author="Unknown"/>
          <w:rFonts w:ascii="Consolas" w:eastAsia="Times New Roman" w:hAnsi="Consolas" w:cs="Consolas"/>
          <w:color w:val="F8F8F2"/>
          <w:sz w:val="27"/>
        </w:rPr>
      </w:pPr>
      <w:ins w:id="10979" w:author="Unknown">
        <w:r w:rsidRPr="0089304D">
          <w:rPr>
            <w:rFonts w:ascii="Consolas" w:eastAsia="Times New Roman" w:hAnsi="Consolas" w:cs="Consolas"/>
            <w:color w:val="F8F8F2"/>
            <w:sz w:val="27"/>
          </w:rPr>
          <w:t xml:space="preserve">str = </w:t>
        </w:r>
        <w:r w:rsidRPr="0089304D">
          <w:rPr>
            <w:rFonts w:ascii="Consolas" w:eastAsia="Times New Roman" w:hAnsi="Consolas" w:cs="Consolas"/>
            <w:color w:val="A6E22E"/>
            <w:sz w:val="27"/>
          </w:rPr>
          <w:t>"harhar1r4r5r bhai"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2" w:author="Unknown"/>
          <w:rFonts w:ascii="Consolas" w:eastAsia="Times New Roman" w:hAnsi="Consolas" w:cs="Consolas"/>
          <w:color w:val="F8F8F2"/>
          <w:sz w:val="27"/>
        </w:rPr>
      </w:pPr>
      <w:ins w:id="1098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regex.</w:t>
        </w:r>
        <w:r w:rsidRPr="0089304D">
          <w:rPr>
            <w:rFonts w:ascii="Consolas" w:eastAsia="Times New Roman" w:hAnsi="Consolas" w:cs="Consolas"/>
            <w:color w:val="E6DB74"/>
            <w:sz w:val="27"/>
          </w:rPr>
          <w:t>exec</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4" w:author="Unknown"/>
          <w:rFonts w:ascii="Consolas" w:eastAsia="Times New Roman" w:hAnsi="Consolas" w:cs="Consolas"/>
          <w:color w:val="F8F8F2"/>
          <w:sz w:val="27"/>
        </w:rPr>
      </w:pPr>
      <w:ins w:id="1098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result from exec is "</w:t>
        </w:r>
        <w:r w:rsidRPr="0089304D">
          <w:rPr>
            <w:rFonts w:ascii="Consolas" w:eastAsia="Times New Roman" w:hAnsi="Consolas" w:cs="Consolas"/>
            <w:color w:val="F8F8F2"/>
            <w:sz w:val="27"/>
          </w:rPr>
          <w:t>, 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88" w:author="Unknown"/>
          <w:rFonts w:ascii="Consolas" w:eastAsia="Times New Roman" w:hAnsi="Consolas" w:cs="Consolas"/>
          <w:color w:val="F8F8F2"/>
          <w:sz w:val="27"/>
        </w:rPr>
      </w:pPr>
      <w:ins w:id="10989"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(regex.</w:t>
        </w:r>
        <w:r w:rsidRPr="0089304D">
          <w:rPr>
            <w:rFonts w:ascii="Consolas" w:eastAsia="Times New Roman" w:hAnsi="Consolas" w:cs="Consolas"/>
            <w:color w:val="E6DB74"/>
            <w:sz w:val="27"/>
          </w:rPr>
          <w:t>test</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90" w:author="Unknown"/>
          <w:rFonts w:ascii="Consolas" w:eastAsia="Times New Roman" w:hAnsi="Consolas" w:cs="Consolas"/>
          <w:color w:val="F8F8F2"/>
          <w:sz w:val="27"/>
        </w:rPr>
      </w:pPr>
      <w:ins w:id="1099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matches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92" w:author="Unknown"/>
          <w:rFonts w:ascii="Consolas" w:eastAsia="Times New Roman" w:hAnsi="Consolas" w:cs="Consolas"/>
          <w:color w:val="F8F8F2"/>
          <w:sz w:val="27"/>
        </w:rPr>
      </w:pPr>
      <w:ins w:id="1099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94" w:author="Unknown"/>
          <w:rFonts w:ascii="Consolas" w:eastAsia="Times New Roman" w:hAnsi="Consolas" w:cs="Consolas"/>
          <w:color w:val="F8F8F2"/>
          <w:sz w:val="27"/>
        </w:rPr>
      </w:pPr>
      <w:ins w:id="10995"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96" w:author="Unknown"/>
          <w:rFonts w:ascii="Consolas" w:eastAsia="Times New Roman" w:hAnsi="Consolas" w:cs="Consolas"/>
          <w:color w:val="F8F8F2"/>
          <w:sz w:val="27"/>
        </w:rPr>
      </w:pPr>
      <w:ins w:id="1099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does not match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0998" w:author="Unknown"/>
          <w:rFonts w:ascii="Consolas" w:eastAsia="Times New Roman" w:hAnsi="Consolas" w:cs="Consolas"/>
          <w:color w:val="F8F8F2"/>
          <w:sz w:val="27"/>
          <w:szCs w:val="27"/>
        </w:rPr>
      </w:pPr>
      <w:ins w:id="10999" w:author="Unknown">
        <w:r w:rsidRPr="0089304D">
          <w:rPr>
            <w:rFonts w:ascii="Consolas" w:eastAsia="Times New Roman" w:hAnsi="Consolas" w:cs="Consolas"/>
            <w:color w:val="F8F8F2"/>
            <w:sz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Shorthand character classes (Regular Expressions) | JavaScript Tutorial In Hindi #49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know, the character ranges are very useful while writing a regular expression. However, they can be hectic to write out every time we want to match common ranges, such as those that designate alphabetical characters or digits. To get rid of this pain, </w:t>
      </w:r>
      <w:r w:rsidRPr="0089304D">
        <w:rPr>
          <w:rFonts w:ascii="Segoe UI" w:eastAsia="Times New Roman" w:hAnsi="Segoe UI" w:cs="Segoe UI"/>
          <w:b/>
          <w:bCs/>
          <w:i/>
          <w:iCs/>
          <w:color w:val="000000"/>
          <w:sz w:val="27"/>
        </w:rPr>
        <w:t>shorthand character classes</w:t>
      </w:r>
      <w:r w:rsidRPr="0089304D">
        <w:rPr>
          <w:rFonts w:ascii="Segoe UI" w:eastAsia="Times New Roman" w:hAnsi="Segoe UI" w:cs="Segoe UI"/>
          <w:color w:val="000000"/>
          <w:sz w:val="27"/>
          <w:szCs w:val="27"/>
        </w:rPr>
        <w:t xml:space="preserve"> represent common ranges, and they make writing regular expressions much simpler. As we have seen from the previous tutorial examples about character set of </w:t>
      </w:r>
      <w:r w:rsidRPr="0089304D">
        <w:rPr>
          <w:rFonts w:ascii="Segoe UI" w:eastAsia="Times New Roman" w:hAnsi="Segoe UI" w:cs="Segoe UI"/>
          <w:color w:val="000000"/>
          <w:sz w:val="27"/>
          <w:szCs w:val="27"/>
        </w:rPr>
        <w:lastRenderedPageBreak/>
        <w:t>regular expressions, certain character classes, such as digits [0-9] or characters [0-9A-Za-z_], are used in most regex patterns.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000" w:author="Unknown"/>
          <w:rFonts w:ascii="Segoe UI" w:eastAsia="Times New Roman" w:hAnsi="Segoe UI" w:cs="Segoe UI"/>
          <w:b/>
          <w:bCs/>
          <w:color w:val="000000"/>
          <w:sz w:val="24"/>
          <w:szCs w:val="24"/>
        </w:rPr>
      </w:pPr>
      <w:ins w:id="11001" w:author="Unknown">
        <w:r w:rsidRPr="0089304D">
          <w:rPr>
            <w:rFonts w:ascii="Segoe UI" w:eastAsia="Times New Roman" w:hAnsi="Segoe UI" w:cs="Segoe UI"/>
            <w:b/>
            <w:bCs/>
            <w:color w:val="000000"/>
            <w:sz w:val="24"/>
            <w:szCs w:val="24"/>
          </w:rPr>
          <w:t>These shorthand classes include:</w:t>
        </w:r>
      </w:ins>
    </w:p>
    <w:p w:rsidR="0089304D" w:rsidRPr="0089304D" w:rsidRDefault="0089304D" w:rsidP="0089304D">
      <w:pPr>
        <w:numPr>
          <w:ilvl w:val="0"/>
          <w:numId w:val="7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02" w:author="Unknown"/>
          <w:rFonts w:ascii="Segoe UI" w:eastAsia="Times New Roman" w:hAnsi="Segoe UI" w:cs="Segoe UI"/>
          <w:color w:val="000000"/>
          <w:sz w:val="27"/>
          <w:szCs w:val="27"/>
        </w:rPr>
      </w:pPr>
      <w:ins w:id="11003" w:author="Unknown">
        <w:r w:rsidRPr="0089304D">
          <w:rPr>
            <w:rFonts w:ascii="Segoe UI" w:eastAsia="Times New Roman" w:hAnsi="Segoe UI" w:cs="Segoe UI"/>
            <w:b/>
            <w:bCs/>
            <w:color w:val="000000"/>
            <w:sz w:val="27"/>
          </w:rPr>
          <w:t>\w:</w:t>
        </w:r>
        <w:r w:rsidRPr="0089304D">
          <w:rPr>
            <w:rFonts w:ascii="Segoe UI" w:eastAsia="Times New Roman" w:hAnsi="Segoe UI" w:cs="Segoe UI"/>
            <w:color w:val="000000"/>
            <w:sz w:val="27"/>
            <w:szCs w:val="27"/>
          </w:rPr>
          <w:t>  This is the </w:t>
        </w:r>
        <w:r w:rsidRPr="0089304D">
          <w:rPr>
            <w:rFonts w:ascii="Segoe UI" w:eastAsia="Times New Roman" w:hAnsi="Segoe UI" w:cs="Segoe UI"/>
            <w:b/>
            <w:bCs/>
            <w:color w:val="000000"/>
            <w:sz w:val="27"/>
          </w:rPr>
          <w:t>"word character"</w:t>
        </w:r>
        <w:r w:rsidRPr="0089304D">
          <w:rPr>
            <w:rFonts w:ascii="Segoe UI" w:eastAsia="Times New Roman" w:hAnsi="Segoe UI" w:cs="Segoe UI"/>
            <w:color w:val="000000"/>
            <w:sz w:val="27"/>
            <w:szCs w:val="27"/>
          </w:rPr>
          <w:t> class that represents the regex range [A-Za-z0-9_], and it will match a </w:t>
        </w:r>
        <w:r w:rsidRPr="0089304D">
          <w:rPr>
            <w:rFonts w:ascii="Segoe UI" w:eastAsia="Times New Roman" w:hAnsi="Segoe UI" w:cs="Segoe UI"/>
            <w:i/>
            <w:iCs/>
            <w:color w:val="000000"/>
            <w:sz w:val="27"/>
          </w:rPr>
          <w:t>single uppercase character, lower-case character, digit, or underscore</w:t>
        </w:r>
      </w:ins>
    </w:p>
    <w:p w:rsidR="0089304D" w:rsidRPr="0089304D" w:rsidRDefault="0089304D" w:rsidP="0089304D">
      <w:pPr>
        <w:numPr>
          <w:ilvl w:val="0"/>
          <w:numId w:val="7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04" w:author="Unknown"/>
          <w:rFonts w:ascii="Segoe UI" w:eastAsia="Times New Roman" w:hAnsi="Segoe UI" w:cs="Segoe UI"/>
          <w:color w:val="000000"/>
          <w:sz w:val="27"/>
          <w:szCs w:val="27"/>
        </w:rPr>
      </w:pPr>
      <w:ins w:id="11005" w:author="Unknown">
        <w:r w:rsidRPr="0089304D">
          <w:rPr>
            <w:rFonts w:ascii="Segoe UI" w:eastAsia="Times New Roman" w:hAnsi="Segoe UI" w:cs="Segoe UI"/>
            <w:b/>
            <w:bCs/>
            <w:color w:val="000000"/>
            <w:sz w:val="27"/>
          </w:rPr>
          <w:t>\d:</w:t>
        </w:r>
        <w:r w:rsidRPr="0089304D">
          <w:rPr>
            <w:rFonts w:ascii="Segoe UI" w:eastAsia="Times New Roman" w:hAnsi="Segoe UI" w:cs="Segoe UI"/>
            <w:color w:val="000000"/>
            <w:sz w:val="27"/>
            <w:szCs w:val="27"/>
          </w:rPr>
          <w:t> This is the </w:t>
        </w:r>
        <w:r w:rsidRPr="0089304D">
          <w:rPr>
            <w:rFonts w:ascii="Segoe UI" w:eastAsia="Times New Roman" w:hAnsi="Segoe UI" w:cs="Segoe UI"/>
            <w:b/>
            <w:bCs/>
            <w:color w:val="000000"/>
            <w:sz w:val="27"/>
          </w:rPr>
          <w:t>"digit character" </w:t>
        </w:r>
        <w:r w:rsidRPr="0089304D">
          <w:rPr>
            <w:rFonts w:ascii="Segoe UI" w:eastAsia="Times New Roman" w:hAnsi="Segoe UI" w:cs="Segoe UI"/>
            <w:color w:val="000000"/>
            <w:sz w:val="27"/>
            <w:szCs w:val="27"/>
          </w:rPr>
          <w:t>class represents the regex range [0-9], and it will match the single-digit character</w:t>
        </w:r>
      </w:ins>
    </w:p>
    <w:p w:rsidR="0089304D" w:rsidRPr="0089304D" w:rsidRDefault="0089304D" w:rsidP="0089304D">
      <w:pPr>
        <w:numPr>
          <w:ilvl w:val="0"/>
          <w:numId w:val="7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06" w:author="Unknown"/>
          <w:rFonts w:ascii="Segoe UI" w:eastAsia="Times New Roman" w:hAnsi="Segoe UI" w:cs="Segoe UI"/>
          <w:color w:val="000000"/>
          <w:sz w:val="27"/>
          <w:szCs w:val="27"/>
        </w:rPr>
      </w:pPr>
      <w:ins w:id="11007" w:author="Unknown">
        <w:r w:rsidRPr="0089304D">
          <w:rPr>
            <w:rFonts w:ascii="Segoe UI" w:eastAsia="Times New Roman" w:hAnsi="Segoe UI" w:cs="Segoe UI"/>
            <w:b/>
            <w:bCs/>
            <w:color w:val="000000"/>
            <w:sz w:val="27"/>
          </w:rPr>
          <w:t>\s:</w:t>
        </w:r>
        <w:r w:rsidRPr="0089304D">
          <w:rPr>
            <w:rFonts w:ascii="Segoe UI" w:eastAsia="Times New Roman" w:hAnsi="Segoe UI" w:cs="Segoe UI"/>
            <w:color w:val="000000"/>
            <w:sz w:val="27"/>
            <w:szCs w:val="27"/>
          </w:rPr>
          <w:t> This is the </w:t>
        </w:r>
        <w:r w:rsidRPr="0089304D">
          <w:rPr>
            <w:rFonts w:ascii="Segoe UI" w:eastAsia="Times New Roman" w:hAnsi="Segoe UI" w:cs="Segoe UI"/>
            <w:b/>
            <w:bCs/>
            <w:color w:val="000000"/>
            <w:sz w:val="27"/>
          </w:rPr>
          <w:t>"whitespace character" </w:t>
        </w:r>
        <w:r w:rsidRPr="0089304D">
          <w:rPr>
            <w:rFonts w:ascii="Segoe UI" w:eastAsia="Times New Roman" w:hAnsi="Segoe UI" w:cs="Segoe UI"/>
            <w:color w:val="000000"/>
            <w:sz w:val="27"/>
            <w:szCs w:val="27"/>
          </w:rPr>
          <w:t>class that represents the regex range, matching a single space, carriage return, tab, line break, form feed, or vertical tab</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008" w:author="Unknown"/>
          <w:rFonts w:ascii="Segoe UI" w:eastAsia="Times New Roman" w:hAnsi="Segoe UI" w:cs="Segoe UI"/>
          <w:color w:val="000000"/>
          <w:sz w:val="27"/>
          <w:szCs w:val="27"/>
        </w:rPr>
      </w:pPr>
      <w:ins w:id="11009" w:author="Unknown">
        <w:r w:rsidRPr="0089304D">
          <w:rPr>
            <w:rFonts w:ascii="Segoe UI" w:eastAsia="Times New Roman" w:hAnsi="Segoe UI" w:cs="Segoe UI"/>
            <w:color w:val="000000"/>
            <w:sz w:val="27"/>
            <w:szCs w:val="27"/>
          </w:rPr>
          <w:t>Along with shorthand character classes( \w, \d, and \s), we can also use the </w:t>
        </w:r>
        <w:r w:rsidRPr="0089304D">
          <w:rPr>
            <w:rFonts w:ascii="Segoe UI" w:eastAsia="Times New Roman" w:hAnsi="Segoe UI" w:cs="Segoe UI"/>
            <w:i/>
            <w:iCs/>
            <w:color w:val="000000"/>
            <w:sz w:val="27"/>
          </w:rPr>
          <w:t>negated shorthand character classes</w:t>
        </w:r>
        <w:r w:rsidRPr="0089304D">
          <w:rPr>
            <w:rFonts w:ascii="Segoe UI" w:eastAsia="Times New Roman" w:hAnsi="Segoe UI" w:cs="Segoe UI"/>
            <w:color w:val="000000"/>
            <w:sz w:val="27"/>
            <w:szCs w:val="27"/>
          </w:rPr>
          <w:t>. These negated shorthands will match any character that is NOT in the regular shorthand classes.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010" w:author="Unknown"/>
          <w:rFonts w:ascii="Segoe UI" w:eastAsia="Times New Roman" w:hAnsi="Segoe UI" w:cs="Segoe UI"/>
          <w:color w:val="000000"/>
          <w:sz w:val="27"/>
          <w:szCs w:val="27"/>
        </w:rPr>
      </w:pPr>
      <w:ins w:id="11011" w:author="Unknown">
        <w:r w:rsidRPr="0089304D">
          <w:rPr>
            <w:rFonts w:ascii="Segoe UI" w:eastAsia="Times New Roman" w:hAnsi="Segoe UI" w:cs="Segoe UI"/>
            <w:b/>
            <w:bCs/>
            <w:color w:val="000000"/>
            <w:sz w:val="27"/>
          </w:rPr>
          <w:t> These negated shorthand classes include:</w:t>
        </w:r>
      </w:ins>
    </w:p>
    <w:p w:rsidR="0089304D" w:rsidRPr="0089304D" w:rsidRDefault="0089304D" w:rsidP="0089304D">
      <w:pPr>
        <w:numPr>
          <w:ilvl w:val="0"/>
          <w:numId w:val="7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12" w:author="Unknown"/>
          <w:rFonts w:ascii="Segoe UI" w:eastAsia="Times New Roman" w:hAnsi="Segoe UI" w:cs="Segoe UI"/>
          <w:color w:val="000000"/>
          <w:sz w:val="27"/>
          <w:szCs w:val="27"/>
        </w:rPr>
      </w:pPr>
      <w:ins w:id="11013" w:author="Unknown">
        <w:r w:rsidRPr="0089304D">
          <w:rPr>
            <w:rFonts w:ascii="Segoe UI" w:eastAsia="Times New Roman" w:hAnsi="Segoe UI" w:cs="Segoe UI"/>
            <w:b/>
            <w:bCs/>
            <w:color w:val="000000"/>
            <w:sz w:val="27"/>
          </w:rPr>
          <w:t>\W:</w:t>
        </w:r>
        <w:r w:rsidRPr="0089304D">
          <w:rPr>
            <w:rFonts w:ascii="Segoe UI" w:eastAsia="Times New Roman" w:hAnsi="Segoe UI" w:cs="Segoe UI"/>
            <w:color w:val="000000"/>
            <w:sz w:val="27"/>
            <w:szCs w:val="27"/>
          </w:rPr>
          <w:t> the "non-word character" class represents the regex range [^A-Za-z0-9_], matching any character that is not included in the range represented by \w</w:t>
        </w:r>
      </w:ins>
    </w:p>
    <w:p w:rsidR="0089304D" w:rsidRPr="0089304D" w:rsidRDefault="0089304D" w:rsidP="0089304D">
      <w:pPr>
        <w:numPr>
          <w:ilvl w:val="0"/>
          <w:numId w:val="7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14" w:author="Unknown"/>
          <w:rFonts w:ascii="Segoe UI" w:eastAsia="Times New Roman" w:hAnsi="Segoe UI" w:cs="Segoe UI"/>
          <w:color w:val="000000"/>
          <w:sz w:val="27"/>
          <w:szCs w:val="27"/>
        </w:rPr>
      </w:pPr>
      <w:ins w:id="11015" w:author="Unknown">
        <w:r w:rsidRPr="0089304D">
          <w:rPr>
            <w:rFonts w:ascii="Segoe UI" w:eastAsia="Times New Roman" w:hAnsi="Segoe UI" w:cs="Segoe UI"/>
            <w:b/>
            <w:bCs/>
            <w:color w:val="000000"/>
            <w:sz w:val="27"/>
          </w:rPr>
          <w:t>\D</w:t>
        </w:r>
        <w:r w:rsidRPr="0089304D">
          <w:rPr>
            <w:rFonts w:ascii="Segoe UI" w:eastAsia="Times New Roman" w:hAnsi="Segoe UI" w:cs="Segoe UI"/>
            <w:color w:val="000000"/>
            <w:sz w:val="27"/>
            <w:szCs w:val="27"/>
          </w:rPr>
          <w:t>: the "non-digit character" class represents the regex range [^0-9], matching any character that is not included in the range represented by \d</w:t>
        </w:r>
      </w:ins>
    </w:p>
    <w:p w:rsidR="0089304D" w:rsidRPr="0089304D" w:rsidRDefault="0089304D" w:rsidP="0089304D">
      <w:pPr>
        <w:numPr>
          <w:ilvl w:val="0"/>
          <w:numId w:val="7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16" w:author="Unknown"/>
          <w:rFonts w:ascii="Segoe UI" w:eastAsia="Times New Roman" w:hAnsi="Segoe UI" w:cs="Segoe UI"/>
          <w:color w:val="000000"/>
          <w:sz w:val="27"/>
          <w:szCs w:val="27"/>
        </w:rPr>
      </w:pPr>
      <w:ins w:id="11017" w:author="Unknown">
        <w:r w:rsidRPr="0089304D">
          <w:rPr>
            <w:rFonts w:ascii="Segoe UI" w:eastAsia="Times New Roman" w:hAnsi="Segoe UI" w:cs="Segoe UI"/>
            <w:b/>
            <w:bCs/>
            <w:color w:val="000000"/>
            <w:sz w:val="27"/>
          </w:rPr>
          <w:t>\S</w:t>
        </w:r>
        <w:r w:rsidRPr="0089304D">
          <w:rPr>
            <w:rFonts w:ascii="Segoe UI" w:eastAsia="Times New Roman" w:hAnsi="Segoe UI" w:cs="Segoe UI"/>
            <w:color w:val="000000"/>
            <w:sz w:val="27"/>
            <w:szCs w:val="27"/>
          </w:rPr>
          <w:t>: the “non-whitespace character” class represents the regex range [^ \t\r\n\f\v], matching any character that is not included in the range represented by \s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018" w:author="Unknown"/>
          <w:rFonts w:ascii="Segoe UI" w:eastAsia="Times New Roman" w:hAnsi="Segoe UI" w:cs="Segoe UI"/>
          <w:color w:val="000000"/>
          <w:sz w:val="27"/>
          <w:szCs w:val="27"/>
        </w:rPr>
      </w:pPr>
      <w:ins w:id="11019" w:author="Unknown">
        <w:r w:rsidRPr="0089304D">
          <w:rPr>
            <w:rFonts w:ascii="Segoe UI" w:eastAsia="Times New Roman" w:hAnsi="Segoe UI" w:cs="Segoe UI"/>
            <w:color w:val="000000"/>
            <w:sz w:val="27"/>
            <w:szCs w:val="27"/>
          </w:rPr>
          <w:t>Here is the table of shorthand character classes with examples. This table contains all the information explained above.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020" w:author="Unknown"/>
          <w:rFonts w:ascii="Segoe UI" w:eastAsia="Times New Roman" w:hAnsi="Segoe UI" w:cs="Segoe UI"/>
          <w:b/>
          <w:bCs/>
          <w:color w:val="000000"/>
          <w:sz w:val="24"/>
          <w:szCs w:val="24"/>
        </w:rPr>
      </w:pPr>
      <w:ins w:id="11021" w:author="Unknown">
        <w:r w:rsidRPr="0089304D">
          <w:rPr>
            <w:rFonts w:ascii="Segoe UI" w:eastAsia="Times New Roman" w:hAnsi="Segoe UI" w:cs="Segoe UI"/>
            <w:b/>
            <w:bCs/>
            <w:color w:val="000000"/>
            <w:sz w:val="24"/>
            <w:szCs w:val="24"/>
          </w:rPr>
          <w:t>Character Classes (Shorthand)</w:t>
        </w:r>
      </w:ins>
    </w:p>
    <w:tbl>
      <w:tblPr>
        <w:tblW w:w="826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153"/>
        <w:gridCol w:w="3599"/>
        <w:gridCol w:w="3513"/>
      </w:tblGrid>
      <w:tr w:rsidR="0089304D" w:rsidRPr="0089304D" w:rsidTr="0089304D">
        <w:trPr>
          <w:tblHeader/>
        </w:trPr>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Character</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Example</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digit character; functionally equivalent to [0-9] or [[:digit:]]</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 matches 1,56,77 12, 123, etc., but not 1b7 or aabb6. One or more of any digit characters.</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non-digit character; functionally equivalent to [^0-9] or [^[:digit:]]</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 matches a, ab, abcd, ab&amp;, but not 1.</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\w</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"word" character. That is, any alphanumeric character and its functionally equivalent to [_A-Za-z0-9] or [_[:alnum:]]</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 matches a, ab, a1,abc123 but not !&amp;. One or more upper- or lower-case letters or digits, but not punctuation or other special symbols/characters.</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non-alphanumeric character; functionally equivalent to [^_A-Za-z0-9] or [^_[:alnum:]]</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\W matches *, &amp;, but not race or y1. One or more of any character but upper- or lower-case letters and digits.</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white space character; space, new line, tab, non-breaking space, etc.; functionally equivalent to [[:space]]</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vegetable\s matches "vegetable" followed by any non-white space character.</w:t>
            </w:r>
          </w:p>
        </w:tc>
      </w:tr>
      <w:tr w:rsidR="0089304D" w:rsidRPr="0089304D" w:rsidTr="0089304D">
        <w:tc>
          <w:tcPr>
            <w:tcW w:w="115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\S</w:t>
            </w:r>
          </w:p>
        </w:tc>
        <w:tc>
          <w:tcPr>
            <w:tcW w:w="359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This character means any non-whitespace character; anything other than space, newline, tab, non-breaking space, etc.; functionally equivalent to [^[: space]]</w:t>
            </w:r>
          </w:p>
        </w:tc>
        <w:tc>
          <w:tcPr>
            <w:tcW w:w="3513"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vegetable\S matches "vegetable" followed by any non-whitespace character.</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022" w:author="Unknown"/>
          <w:rFonts w:ascii="Segoe UI" w:eastAsia="Times New Roman" w:hAnsi="Segoe UI" w:cs="Segoe UI"/>
          <w:b/>
          <w:bCs/>
          <w:color w:val="000000"/>
          <w:sz w:val="24"/>
          <w:szCs w:val="24"/>
        </w:rPr>
      </w:pPr>
      <w:ins w:id="11023" w:author="Unknown">
        <w:r w:rsidRPr="0089304D">
          <w:rPr>
            <w:rFonts w:ascii="Segoe UI" w:eastAsia="Times New Roman" w:hAnsi="Segoe UI" w:cs="Segoe UI"/>
            <w:b/>
            <w:bCs/>
            <w:color w:val="000000"/>
            <w:sz w:val="24"/>
            <w:szCs w:val="24"/>
          </w:rPr>
          <w:t>Assertions:-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024" w:author="Unknown"/>
          <w:rFonts w:ascii="Segoe UI" w:eastAsia="Times New Roman" w:hAnsi="Segoe UI" w:cs="Segoe UI"/>
          <w:color w:val="000000"/>
          <w:sz w:val="27"/>
          <w:szCs w:val="27"/>
        </w:rPr>
      </w:pPr>
      <w:ins w:id="11025" w:author="Unknown">
        <w:r w:rsidRPr="0089304D">
          <w:rPr>
            <w:rFonts w:ascii="Segoe UI" w:eastAsia="Times New Roman" w:hAnsi="Segoe UI" w:cs="Segoe UI"/>
            <w:color w:val="000000"/>
            <w:sz w:val="27"/>
            <w:szCs w:val="27"/>
          </w:rPr>
          <w:t>An Assertion is a regular expression that will succeed if a match is found and fails if a match is not found. Assertion consists of Anchors and Lookarounds.</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26" w:author="Unknown"/>
          <w:rFonts w:ascii="Segoe UI" w:eastAsia="Times New Roman" w:hAnsi="Segoe UI" w:cs="Segoe UI"/>
          <w:color w:val="000000"/>
          <w:sz w:val="27"/>
          <w:szCs w:val="27"/>
        </w:rPr>
      </w:pPr>
      <w:ins w:id="11027" w:author="Unknown">
        <w:r w:rsidRPr="0089304D">
          <w:rPr>
            <w:rFonts w:ascii="Segoe UI" w:eastAsia="Times New Roman" w:hAnsi="Segoe UI" w:cs="Segoe UI"/>
            <w:b/>
            <w:bCs/>
            <w:color w:val="000000"/>
            <w:sz w:val="27"/>
          </w:rPr>
          <w:t> ^: </w:t>
        </w:r>
        <w:r w:rsidRPr="0089304D">
          <w:rPr>
            <w:rFonts w:ascii="Segoe UI" w:eastAsia="Times New Roman" w:hAnsi="Segoe UI" w:cs="Segoe UI"/>
            <w:color w:val="000000"/>
            <w:sz w:val="27"/>
            <w:szCs w:val="27"/>
          </w:rPr>
          <w:t>The symbol "^" matches at the beginning of the string.</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28" w:author="Unknown"/>
          <w:rFonts w:ascii="Segoe UI" w:eastAsia="Times New Roman" w:hAnsi="Segoe UI" w:cs="Segoe UI"/>
          <w:color w:val="000000"/>
          <w:sz w:val="27"/>
          <w:szCs w:val="27"/>
        </w:rPr>
      </w:pPr>
      <w:ins w:id="11029"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The symbol "$" matches only at the end of the string.</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30" w:author="Unknown"/>
          <w:rFonts w:ascii="Segoe UI" w:eastAsia="Times New Roman" w:hAnsi="Segoe UI" w:cs="Segoe UI"/>
          <w:color w:val="000000"/>
          <w:sz w:val="27"/>
          <w:szCs w:val="27"/>
        </w:rPr>
      </w:pPr>
      <w:ins w:id="11031"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\b: </w:t>
        </w:r>
        <w:r w:rsidRPr="0089304D">
          <w:rPr>
            <w:rFonts w:ascii="Segoe UI" w:eastAsia="Times New Roman" w:hAnsi="Segoe UI" w:cs="Segoe UI"/>
            <w:color w:val="000000"/>
            <w:sz w:val="27"/>
            <w:szCs w:val="27"/>
          </w:rPr>
          <w:t>The character "\b" matches only at a word boundary.</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32" w:author="Unknown"/>
          <w:rFonts w:ascii="Segoe UI" w:eastAsia="Times New Roman" w:hAnsi="Segoe UI" w:cs="Segoe UI"/>
          <w:color w:val="000000"/>
          <w:sz w:val="27"/>
          <w:szCs w:val="27"/>
        </w:rPr>
      </w:pPr>
      <w:ins w:id="11033"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\B: </w:t>
        </w:r>
        <w:r w:rsidRPr="0089304D">
          <w:rPr>
            <w:rFonts w:ascii="Segoe UI" w:eastAsia="Times New Roman" w:hAnsi="Segoe UI" w:cs="Segoe UI"/>
            <w:color w:val="000000"/>
            <w:sz w:val="27"/>
            <w:szCs w:val="27"/>
          </w:rPr>
          <w:t>the character "\B" Matches only if not at a word boundary.</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34" w:author="Unknown"/>
          <w:rFonts w:ascii="Segoe UI" w:eastAsia="Times New Roman" w:hAnsi="Segoe UI" w:cs="Segoe UI"/>
          <w:color w:val="000000"/>
          <w:sz w:val="27"/>
          <w:szCs w:val="27"/>
        </w:rPr>
      </w:pPr>
      <w:ins w:id="11035"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(?=«pattern»): </w:t>
        </w:r>
        <w:r w:rsidRPr="0089304D">
          <w:rPr>
            <w:rFonts w:ascii="Segoe UI" w:eastAsia="Times New Roman" w:hAnsi="Segoe UI" w:cs="Segoe UI"/>
            <w:color w:val="000000"/>
            <w:sz w:val="27"/>
            <w:szCs w:val="27"/>
          </w:rPr>
          <w:t>This is a positive lookahead. It matches the regular expression with the pattern only if the pattern matches what comes next. The pattern is used only to look ahead but otherwise ignored.</w:t>
        </w:r>
      </w:ins>
    </w:p>
    <w:p w:rsidR="0089304D" w:rsidRPr="0089304D" w:rsidRDefault="0089304D" w:rsidP="0089304D">
      <w:pPr>
        <w:numPr>
          <w:ilvl w:val="0"/>
          <w:numId w:val="7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036" w:author="Unknown"/>
          <w:rFonts w:ascii="Segoe UI" w:eastAsia="Times New Roman" w:hAnsi="Segoe UI" w:cs="Segoe UI"/>
          <w:color w:val="000000"/>
          <w:sz w:val="27"/>
          <w:szCs w:val="27"/>
        </w:rPr>
      </w:pPr>
      <w:ins w:id="11037" w:author="Unknown">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(?!«pattern»): </w:t>
        </w:r>
        <w:r w:rsidRPr="0089304D">
          <w:rPr>
            <w:rFonts w:ascii="Segoe UI" w:eastAsia="Times New Roman" w:hAnsi="Segoe UI" w:cs="Segoe UI"/>
            <w:color w:val="000000"/>
            <w:sz w:val="27"/>
            <w:szCs w:val="27"/>
          </w:rPr>
          <w:t>This is the negative lookahead: It matches the regular expression with the pattern only if the pattern does not match what comes next. The pattern is used only to look ahead but otherwise ignored.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038" w:author="Unknown"/>
          <w:rFonts w:ascii="Segoe UI" w:eastAsia="Times New Roman" w:hAnsi="Segoe UI" w:cs="Segoe UI"/>
          <w:b/>
          <w:bCs/>
          <w:color w:val="000000"/>
          <w:sz w:val="24"/>
          <w:szCs w:val="24"/>
        </w:rPr>
      </w:pPr>
      <w:ins w:id="11039"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0" w:author="Unknown"/>
          <w:rFonts w:ascii="Consolas" w:eastAsia="Times New Roman" w:hAnsi="Consolas" w:cs="Consolas"/>
          <w:color w:val="F8F8F2"/>
          <w:sz w:val="27"/>
        </w:rPr>
      </w:pPr>
      <w:ins w:id="1104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2" w:author="Unknown"/>
          <w:rFonts w:ascii="Consolas" w:eastAsia="Times New Roman" w:hAnsi="Consolas" w:cs="Consolas"/>
          <w:color w:val="F8F8F2"/>
          <w:sz w:val="27"/>
        </w:rPr>
      </w:pPr>
      <w:ins w:id="1104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5" w:author="Unknown"/>
          <w:rFonts w:ascii="Consolas" w:eastAsia="Times New Roman" w:hAnsi="Consolas" w:cs="Consolas"/>
          <w:color w:val="F8F8F2"/>
          <w:sz w:val="27"/>
        </w:rPr>
      </w:pPr>
      <w:ins w:id="1104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7" w:author="Unknown"/>
          <w:rFonts w:ascii="Consolas" w:eastAsia="Times New Roman" w:hAnsi="Consolas" w:cs="Consolas"/>
          <w:color w:val="F8F8F2"/>
          <w:sz w:val="27"/>
        </w:rPr>
      </w:pPr>
      <w:ins w:id="110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49" w:author="Unknown"/>
          <w:rFonts w:ascii="Consolas" w:eastAsia="Times New Roman" w:hAnsi="Consolas" w:cs="Consolas"/>
          <w:color w:val="F8F8F2"/>
          <w:sz w:val="27"/>
        </w:rPr>
      </w:pPr>
      <w:ins w:id="110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51" w:author="Unknown"/>
          <w:rFonts w:ascii="Consolas" w:eastAsia="Times New Roman" w:hAnsi="Consolas" w:cs="Consolas"/>
          <w:color w:val="F8F8F2"/>
          <w:sz w:val="27"/>
        </w:rPr>
      </w:pPr>
      <w:ins w:id="110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53" w:author="Unknown"/>
          <w:rFonts w:ascii="Consolas" w:eastAsia="Times New Roman" w:hAnsi="Consolas" w:cs="Consolas"/>
          <w:color w:val="F92672"/>
          <w:sz w:val="27"/>
        </w:rPr>
      </w:pPr>
      <w:ins w:id="110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55" w:author="Unknown"/>
          <w:rFonts w:ascii="Consolas" w:eastAsia="Times New Roman" w:hAnsi="Consolas" w:cs="Consolas"/>
          <w:color w:val="F8F8F2"/>
          <w:sz w:val="27"/>
        </w:rPr>
      </w:pPr>
      <w:ins w:id="1105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57" w:author="Unknown"/>
          <w:rFonts w:ascii="Consolas" w:eastAsia="Times New Roman" w:hAnsi="Consolas" w:cs="Consolas"/>
          <w:color w:val="F8F8F2"/>
          <w:sz w:val="27"/>
        </w:rPr>
      </w:pPr>
      <w:ins w:id="110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59" w:author="Unknown"/>
          <w:rFonts w:ascii="Consolas" w:eastAsia="Times New Roman" w:hAnsi="Consolas" w:cs="Consolas"/>
          <w:color w:val="F8F8F2"/>
          <w:sz w:val="27"/>
        </w:rPr>
      </w:pPr>
      <w:ins w:id="1106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2" w:author="Unknown"/>
          <w:rFonts w:ascii="Consolas" w:eastAsia="Times New Roman" w:hAnsi="Consolas" w:cs="Consolas"/>
          <w:color w:val="F8F8F2"/>
          <w:sz w:val="27"/>
        </w:rPr>
      </w:pPr>
      <w:ins w:id="1106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4" w:author="Unknown"/>
          <w:rFonts w:ascii="Consolas" w:eastAsia="Times New Roman" w:hAnsi="Consolas" w:cs="Consolas"/>
          <w:color w:val="F8F8F2"/>
          <w:sz w:val="27"/>
        </w:rPr>
      </w:pPr>
      <w:ins w:id="110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6" w:author="Unknown"/>
          <w:rFonts w:ascii="Consolas" w:eastAsia="Times New Roman" w:hAnsi="Consolas" w:cs="Consolas"/>
          <w:color w:val="F8F8F2"/>
          <w:sz w:val="27"/>
        </w:rPr>
      </w:pPr>
      <w:ins w:id="110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68" w:author="Unknown"/>
          <w:rFonts w:ascii="Consolas" w:eastAsia="Times New Roman" w:hAnsi="Consolas" w:cs="Consolas"/>
          <w:color w:val="F8F8F2"/>
          <w:sz w:val="27"/>
        </w:rPr>
      </w:pPr>
      <w:ins w:id="110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1" w:author="Unknown"/>
          <w:rFonts w:ascii="Consolas" w:eastAsia="Times New Roman" w:hAnsi="Consolas" w:cs="Consolas"/>
          <w:color w:val="F8F8F2"/>
          <w:sz w:val="27"/>
        </w:rPr>
      </w:pPr>
      <w:ins w:id="110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3" w:author="Unknown"/>
          <w:rFonts w:ascii="Consolas" w:eastAsia="Times New Roman" w:hAnsi="Consolas" w:cs="Consolas"/>
          <w:color w:val="F8F8F2"/>
          <w:sz w:val="27"/>
        </w:rPr>
      </w:pPr>
      <w:ins w:id="110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5" w:author="Unknown"/>
          <w:rFonts w:ascii="Consolas" w:eastAsia="Times New Roman" w:hAnsi="Consolas" w:cs="Consolas"/>
          <w:color w:val="F8F8F2"/>
          <w:sz w:val="27"/>
        </w:rPr>
      </w:pPr>
      <w:ins w:id="110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7" w:author="Unknown"/>
          <w:rFonts w:ascii="Consolas" w:eastAsia="Times New Roman" w:hAnsi="Consolas" w:cs="Consolas"/>
          <w:color w:val="F8F8F2"/>
          <w:sz w:val="27"/>
        </w:rPr>
      </w:pPr>
      <w:ins w:id="110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79" w:author="Unknown"/>
          <w:rFonts w:ascii="Consolas" w:eastAsia="Times New Roman" w:hAnsi="Consolas" w:cs="Consolas"/>
          <w:color w:val="F8F8F2"/>
          <w:sz w:val="27"/>
        </w:rPr>
      </w:pPr>
      <w:ins w:id="110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81" w:author="Unknown"/>
          <w:rFonts w:ascii="Consolas" w:eastAsia="Times New Roman" w:hAnsi="Consolas" w:cs="Consolas"/>
          <w:color w:val="F8F8F2"/>
          <w:sz w:val="27"/>
        </w:rPr>
      </w:pPr>
      <w:ins w:id="110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83" w:author="Unknown"/>
          <w:rFonts w:ascii="Consolas" w:eastAsia="Times New Roman" w:hAnsi="Consolas" w:cs="Consolas"/>
          <w:color w:val="F8F8F2"/>
          <w:sz w:val="27"/>
        </w:rPr>
      </w:pPr>
      <w:ins w:id="110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85" w:author="Unknown"/>
          <w:rFonts w:ascii="Consolas" w:eastAsia="Times New Roman" w:hAnsi="Consolas" w:cs="Consolas"/>
          <w:color w:val="F8F8F2"/>
          <w:sz w:val="27"/>
        </w:rPr>
      </w:pPr>
      <w:ins w:id="110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87" w:author="Unknown"/>
          <w:rFonts w:ascii="Consolas" w:eastAsia="Times New Roman" w:hAnsi="Consolas" w:cs="Consolas"/>
          <w:color w:val="F8F8F2"/>
          <w:sz w:val="27"/>
        </w:rPr>
      </w:pPr>
      <w:ins w:id="1108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89" w:author="Unknown"/>
          <w:rFonts w:ascii="Consolas" w:eastAsia="Times New Roman" w:hAnsi="Consolas" w:cs="Consolas"/>
          <w:color w:val="F8F8F2"/>
          <w:sz w:val="27"/>
        </w:rPr>
      </w:pPr>
      <w:ins w:id="110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91" w:author="Unknown"/>
          <w:rFonts w:ascii="Consolas" w:eastAsia="Times New Roman" w:hAnsi="Consolas" w:cs="Consolas"/>
          <w:color w:val="F8F8F2"/>
          <w:sz w:val="27"/>
        </w:rPr>
      </w:pPr>
      <w:ins w:id="110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93" w:author="Unknown"/>
          <w:rFonts w:ascii="Consolas" w:eastAsia="Times New Roman" w:hAnsi="Consolas" w:cs="Consolas"/>
          <w:color w:val="F8F8F2"/>
          <w:sz w:val="27"/>
        </w:rPr>
      </w:pPr>
      <w:ins w:id="110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95" w:author="Unknown"/>
          <w:rFonts w:ascii="Consolas" w:eastAsia="Times New Roman" w:hAnsi="Consolas" w:cs="Consolas"/>
          <w:color w:val="F8F8F2"/>
          <w:sz w:val="27"/>
        </w:rPr>
      </w:pPr>
      <w:ins w:id="110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97" w:author="Unknown"/>
          <w:rFonts w:ascii="Consolas" w:eastAsia="Times New Roman" w:hAnsi="Consolas" w:cs="Consolas"/>
          <w:color w:val="F8F8F2"/>
          <w:sz w:val="27"/>
        </w:rPr>
      </w:pPr>
      <w:ins w:id="110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099" w:author="Unknown"/>
          <w:rFonts w:ascii="Consolas" w:eastAsia="Times New Roman" w:hAnsi="Consolas" w:cs="Consolas"/>
          <w:color w:val="F8F8F2"/>
          <w:sz w:val="27"/>
        </w:rPr>
      </w:pPr>
      <w:ins w:id="11100"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01" w:author="Unknown"/>
          <w:rFonts w:ascii="Consolas" w:eastAsia="Times New Roman" w:hAnsi="Consolas" w:cs="Consolas"/>
          <w:color w:val="F8F8F2"/>
          <w:sz w:val="27"/>
        </w:rPr>
      </w:pPr>
      <w:ins w:id="111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03" w:author="Unknown"/>
          <w:rFonts w:ascii="Consolas" w:eastAsia="Times New Roman" w:hAnsi="Consolas" w:cs="Consolas"/>
          <w:color w:val="F8F8F2"/>
          <w:sz w:val="27"/>
        </w:rPr>
      </w:pPr>
      <w:ins w:id="1110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05" w:author="Unknown"/>
          <w:rFonts w:ascii="Consolas" w:eastAsia="Times New Roman" w:hAnsi="Consolas" w:cs="Consolas"/>
          <w:color w:val="F8F8F2"/>
          <w:sz w:val="27"/>
        </w:rPr>
      </w:pPr>
      <w:ins w:id="111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07" w:author="Unknown"/>
          <w:rFonts w:ascii="Consolas" w:eastAsia="Times New Roman" w:hAnsi="Consolas" w:cs="Consolas"/>
          <w:color w:val="F8F8F2"/>
          <w:sz w:val="27"/>
        </w:rPr>
      </w:pPr>
      <w:ins w:id="111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09" w:author="Unknown"/>
          <w:rFonts w:ascii="Consolas" w:eastAsia="Times New Roman" w:hAnsi="Consolas" w:cs="Consolas"/>
          <w:color w:val="8292A2"/>
          <w:sz w:val="27"/>
        </w:rPr>
      </w:pPr>
      <w:ins w:id="1111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11" w:author="Unknown"/>
          <w:rFonts w:ascii="Consolas" w:eastAsia="Times New Roman" w:hAnsi="Consolas" w:cs="Consolas"/>
          <w:color w:val="8292A2"/>
          <w:sz w:val="27"/>
        </w:rPr>
      </w:pPr>
      <w:ins w:id="11112"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13" w:author="Unknown"/>
          <w:rFonts w:ascii="Consolas" w:eastAsia="Times New Roman" w:hAnsi="Consolas" w:cs="Consolas"/>
          <w:color w:val="8292A2"/>
          <w:sz w:val="27"/>
        </w:rPr>
      </w:pPr>
      <w:ins w:id="11114"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15" w:author="Unknown"/>
          <w:rFonts w:ascii="Consolas" w:eastAsia="Times New Roman" w:hAnsi="Consolas" w:cs="Consolas"/>
          <w:color w:val="F8F8F2"/>
          <w:sz w:val="27"/>
        </w:rPr>
      </w:pPr>
      <w:ins w:id="11116"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17" w:author="Unknown"/>
          <w:rFonts w:ascii="Consolas" w:eastAsia="Times New Roman" w:hAnsi="Consolas" w:cs="Consolas"/>
          <w:color w:val="F8F8F2"/>
          <w:sz w:val="27"/>
        </w:rPr>
      </w:pPr>
      <w:ins w:id="111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19" w:author="Unknown"/>
          <w:rFonts w:ascii="Consolas" w:eastAsia="Times New Roman" w:hAnsi="Consolas" w:cs="Consolas"/>
          <w:color w:val="F8F8F2"/>
          <w:sz w:val="27"/>
        </w:rPr>
      </w:pPr>
      <w:ins w:id="111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21" w:author="Unknown"/>
          <w:rFonts w:ascii="Consolas" w:eastAsia="Times New Roman" w:hAnsi="Consolas" w:cs="Consolas"/>
          <w:color w:val="F8F8F2"/>
          <w:sz w:val="27"/>
        </w:rPr>
      </w:pPr>
      <w:ins w:id="111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2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24" w:author="Unknown"/>
          <w:rFonts w:ascii="Consolas" w:eastAsia="Times New Roman" w:hAnsi="Consolas" w:cs="Consolas"/>
          <w:color w:val="F8F8F2"/>
          <w:sz w:val="27"/>
        </w:rPr>
      </w:pPr>
      <w:ins w:id="111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26" w:author="Unknown"/>
          <w:rFonts w:ascii="Consolas" w:eastAsia="Times New Roman" w:hAnsi="Consolas" w:cs="Consolas"/>
          <w:color w:val="F8F8F2"/>
          <w:sz w:val="27"/>
        </w:rPr>
      </w:pPr>
      <w:ins w:id="111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28" w:author="Unknown"/>
          <w:rFonts w:ascii="Consolas" w:eastAsia="Times New Roman" w:hAnsi="Consolas" w:cs="Consolas"/>
          <w:color w:val="F8F8F2"/>
          <w:sz w:val="27"/>
        </w:rPr>
      </w:pPr>
      <w:ins w:id="111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0" w:author="Unknown"/>
          <w:rFonts w:ascii="Consolas" w:eastAsia="Times New Roman" w:hAnsi="Consolas" w:cs="Consolas"/>
          <w:color w:val="F8F8F2"/>
          <w:sz w:val="27"/>
        </w:rPr>
      </w:pPr>
      <w:ins w:id="111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3" w:author="Unknown"/>
          <w:rFonts w:ascii="Consolas" w:eastAsia="Times New Roman" w:hAnsi="Consolas" w:cs="Consolas"/>
          <w:color w:val="F8F8F2"/>
          <w:sz w:val="27"/>
        </w:rPr>
      </w:pPr>
      <w:ins w:id="111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5" w:author="Unknown"/>
          <w:rFonts w:ascii="Consolas" w:eastAsia="Times New Roman" w:hAnsi="Consolas" w:cs="Consolas"/>
          <w:color w:val="F8F8F2"/>
          <w:sz w:val="27"/>
        </w:rPr>
      </w:pPr>
      <w:ins w:id="11136"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38" w:author="Unknown"/>
          <w:rFonts w:ascii="Consolas" w:eastAsia="Times New Roman" w:hAnsi="Consolas" w:cs="Consolas"/>
          <w:color w:val="F8F8F2"/>
          <w:sz w:val="27"/>
        </w:rPr>
      </w:pPr>
      <w:ins w:id="111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0" w:author="Unknown"/>
          <w:rFonts w:ascii="Consolas" w:eastAsia="Times New Roman" w:hAnsi="Consolas" w:cs="Consolas"/>
          <w:color w:val="F8F8F2"/>
          <w:sz w:val="27"/>
        </w:rPr>
      </w:pPr>
      <w:ins w:id="111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2" w:author="Unknown"/>
          <w:rFonts w:ascii="Consolas" w:eastAsia="Times New Roman" w:hAnsi="Consolas" w:cs="Consolas"/>
          <w:color w:val="F8F8F2"/>
          <w:sz w:val="27"/>
        </w:rPr>
      </w:pPr>
      <w:ins w:id="111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4" w:author="Unknown"/>
          <w:rFonts w:ascii="Consolas" w:eastAsia="Times New Roman" w:hAnsi="Consolas" w:cs="Consolas"/>
          <w:color w:val="F8F8F2"/>
          <w:sz w:val="27"/>
        </w:rPr>
      </w:pPr>
      <w:ins w:id="111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6" w:author="Unknown"/>
          <w:rFonts w:ascii="Consolas" w:eastAsia="Times New Roman" w:hAnsi="Consolas" w:cs="Consolas"/>
          <w:color w:val="F8F8F2"/>
          <w:sz w:val="27"/>
        </w:rPr>
      </w:pPr>
      <w:ins w:id="111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49" w:author="Unknown"/>
          <w:rFonts w:ascii="Consolas" w:eastAsia="Times New Roman" w:hAnsi="Consolas" w:cs="Consolas"/>
          <w:color w:val="F92672"/>
          <w:sz w:val="27"/>
        </w:rPr>
      </w:pPr>
      <w:ins w:id="111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51" w:author="Unknown"/>
          <w:rFonts w:ascii="Consolas" w:eastAsia="Times New Roman" w:hAnsi="Consolas" w:cs="Consolas"/>
          <w:color w:val="F92672"/>
          <w:sz w:val="27"/>
        </w:rPr>
      </w:pPr>
      <w:ins w:id="1115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53" w:author="Unknown"/>
          <w:rFonts w:ascii="Consolas" w:eastAsia="Times New Roman" w:hAnsi="Consolas" w:cs="Consolas"/>
          <w:color w:val="F8F8F2"/>
          <w:sz w:val="27"/>
        </w:rPr>
      </w:pPr>
      <w:ins w:id="1115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55" w:author="Unknown"/>
          <w:rFonts w:ascii="Consolas" w:eastAsia="Times New Roman" w:hAnsi="Consolas" w:cs="Consolas"/>
          <w:color w:val="F92672"/>
          <w:sz w:val="27"/>
        </w:rPr>
      </w:pPr>
      <w:ins w:id="111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57" w:author="Unknown"/>
          <w:rFonts w:ascii="Consolas" w:eastAsia="Times New Roman" w:hAnsi="Consolas" w:cs="Consolas"/>
          <w:color w:val="F92672"/>
          <w:sz w:val="27"/>
        </w:rPr>
      </w:pPr>
      <w:ins w:id="1115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59" w:author="Unknown"/>
          <w:rFonts w:ascii="Consolas" w:eastAsia="Times New Roman" w:hAnsi="Consolas" w:cs="Consolas"/>
          <w:color w:val="F8F8F2"/>
          <w:sz w:val="27"/>
        </w:rPr>
      </w:pPr>
      <w:ins w:id="1116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61" w:author="Unknown"/>
          <w:rFonts w:ascii="Consolas" w:eastAsia="Times New Roman" w:hAnsi="Consolas" w:cs="Consolas"/>
          <w:color w:val="F92672"/>
          <w:sz w:val="27"/>
        </w:rPr>
      </w:pPr>
      <w:ins w:id="111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63" w:author="Unknown"/>
          <w:rFonts w:ascii="Consolas" w:eastAsia="Times New Roman" w:hAnsi="Consolas" w:cs="Consolas"/>
          <w:color w:val="F92672"/>
          <w:sz w:val="27"/>
        </w:rPr>
      </w:pPr>
      <w:ins w:id="1116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65" w:author="Unknown"/>
          <w:rFonts w:ascii="Consolas" w:eastAsia="Times New Roman" w:hAnsi="Consolas" w:cs="Consolas"/>
          <w:color w:val="F8F8F2"/>
          <w:sz w:val="27"/>
        </w:rPr>
      </w:pPr>
      <w:ins w:id="1116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67" w:author="Unknown"/>
          <w:rFonts w:ascii="Consolas" w:eastAsia="Times New Roman" w:hAnsi="Consolas" w:cs="Consolas"/>
          <w:color w:val="F8F8F2"/>
          <w:sz w:val="27"/>
        </w:rPr>
      </w:pPr>
      <w:ins w:id="1116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69" w:author="Unknown"/>
          <w:rFonts w:ascii="Consolas" w:eastAsia="Times New Roman" w:hAnsi="Consolas" w:cs="Consolas"/>
          <w:color w:val="F8F8F2"/>
          <w:sz w:val="27"/>
        </w:rPr>
      </w:pPr>
      <w:ins w:id="11170"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71" w:author="Unknown"/>
          <w:rFonts w:ascii="Consolas" w:eastAsia="Times New Roman" w:hAnsi="Consolas" w:cs="Consolas"/>
          <w:color w:val="F8F8F2"/>
          <w:sz w:val="27"/>
        </w:rPr>
      </w:pPr>
      <w:ins w:id="11172"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73" w:author="Unknown"/>
          <w:rFonts w:ascii="Consolas" w:eastAsia="Times New Roman" w:hAnsi="Consolas" w:cs="Consolas"/>
          <w:color w:val="F8F8F2"/>
          <w:sz w:val="27"/>
        </w:rPr>
      </w:pPr>
      <w:ins w:id="11174" w:author="Unknown">
        <w:r w:rsidRPr="0089304D">
          <w:rPr>
            <w:rFonts w:ascii="Consolas" w:eastAsia="Times New Roman" w:hAnsi="Consolas" w:cs="Consolas"/>
            <w:color w:val="8292A2"/>
            <w:sz w:val="27"/>
          </w:rPr>
          <w:lastRenderedPageBreak/>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75" w:author="Unknown"/>
          <w:rFonts w:ascii="Consolas" w:eastAsia="Times New Roman" w:hAnsi="Consolas" w:cs="Consolas"/>
          <w:color w:val="F8F8F2"/>
          <w:sz w:val="27"/>
        </w:rPr>
      </w:pPr>
      <w:ins w:id="11176"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77" w:author="Unknown"/>
          <w:rFonts w:ascii="Consolas" w:eastAsia="Times New Roman" w:hAnsi="Consolas" w:cs="Consolas"/>
          <w:color w:val="F8F8F2"/>
          <w:sz w:val="27"/>
        </w:rPr>
      </w:pPr>
      <w:ins w:id="11178"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79" w:author="Unknown"/>
          <w:rFonts w:ascii="Consolas" w:eastAsia="Times New Roman" w:hAnsi="Consolas" w:cs="Consolas"/>
          <w:color w:val="F8F8F2"/>
          <w:sz w:val="27"/>
        </w:rPr>
      </w:pPr>
      <w:ins w:id="11180"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1" w:author="Unknown"/>
          <w:rFonts w:ascii="Consolas" w:eastAsia="Times New Roman" w:hAnsi="Consolas" w:cs="Consolas"/>
          <w:color w:val="F8F8F2"/>
          <w:sz w:val="27"/>
        </w:rPr>
      </w:pPr>
      <w:ins w:id="11182"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3" w:author="Unknown"/>
          <w:rFonts w:ascii="Consolas" w:eastAsia="Times New Roman" w:hAnsi="Consolas" w:cs="Consolas"/>
          <w:color w:val="F8F8F2"/>
          <w:sz w:val="27"/>
        </w:rPr>
      </w:pPr>
      <w:ins w:id="11184"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5" w:author="Unknown"/>
          <w:rFonts w:ascii="Consolas" w:eastAsia="Times New Roman" w:hAnsi="Consolas" w:cs="Consolas"/>
          <w:color w:val="F8F8F2"/>
          <w:sz w:val="27"/>
        </w:rPr>
      </w:pPr>
      <w:ins w:id="11186"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7" w:author="Unknown"/>
          <w:rFonts w:ascii="Consolas" w:eastAsia="Times New Roman" w:hAnsi="Consolas" w:cs="Consolas"/>
          <w:color w:val="F8F8F2"/>
          <w:sz w:val="27"/>
        </w:rPr>
      </w:pPr>
      <w:ins w:id="11188"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89" w:author="Unknown"/>
          <w:rFonts w:ascii="Consolas" w:eastAsia="Times New Roman" w:hAnsi="Consolas" w:cs="Consolas"/>
          <w:color w:val="F8F8F2"/>
          <w:sz w:val="27"/>
        </w:rPr>
      </w:pPr>
      <w:ins w:id="11190"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91" w:author="Unknown"/>
          <w:rFonts w:ascii="Consolas" w:eastAsia="Times New Roman" w:hAnsi="Consolas" w:cs="Consolas"/>
          <w:color w:val="F8F8F2"/>
          <w:sz w:val="27"/>
        </w:rPr>
      </w:pPr>
      <w:ins w:id="11192"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93" w:author="Unknown"/>
          <w:rFonts w:ascii="Consolas" w:eastAsia="Times New Roman" w:hAnsi="Consolas" w:cs="Consolas"/>
          <w:color w:val="F8F8F2"/>
          <w:sz w:val="27"/>
        </w:rPr>
      </w:pPr>
      <w:ins w:id="11194"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95" w:author="Unknown"/>
          <w:rFonts w:ascii="Consolas" w:eastAsia="Times New Roman" w:hAnsi="Consolas" w:cs="Consolas"/>
          <w:color w:val="F8F8F2"/>
          <w:sz w:val="27"/>
        </w:rPr>
      </w:pPr>
      <w:ins w:id="11196"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97" w:author="Unknown"/>
          <w:rFonts w:ascii="Consolas" w:eastAsia="Times New Roman" w:hAnsi="Consolas" w:cs="Consolas"/>
          <w:color w:val="F8F8F2"/>
          <w:sz w:val="27"/>
        </w:rPr>
      </w:pPr>
      <w:ins w:id="11198"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199" w:author="Unknown"/>
          <w:rFonts w:ascii="Consolas" w:eastAsia="Times New Roman" w:hAnsi="Consolas" w:cs="Consolas"/>
          <w:color w:val="F8F8F2"/>
          <w:sz w:val="27"/>
        </w:rPr>
      </w:pPr>
      <w:ins w:id="11200"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1" w:author="Unknown"/>
          <w:rFonts w:ascii="Consolas" w:eastAsia="Times New Roman" w:hAnsi="Consolas" w:cs="Consolas"/>
          <w:color w:val="F8F8F2"/>
          <w:sz w:val="27"/>
        </w:rPr>
      </w:pPr>
      <w:ins w:id="11202"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3" w:author="Unknown"/>
          <w:rFonts w:ascii="Consolas" w:eastAsia="Times New Roman" w:hAnsi="Consolas" w:cs="Consolas"/>
          <w:color w:val="F8F8F2"/>
          <w:sz w:val="27"/>
        </w:rPr>
      </w:pPr>
      <w:ins w:id="11204"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5" w:author="Unknown"/>
          <w:rFonts w:ascii="Consolas" w:eastAsia="Times New Roman" w:hAnsi="Consolas" w:cs="Consolas"/>
          <w:color w:val="F8F8F2"/>
          <w:sz w:val="27"/>
        </w:rPr>
      </w:pPr>
      <w:ins w:id="11206"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7" w:author="Unknown"/>
          <w:rFonts w:ascii="Consolas" w:eastAsia="Times New Roman" w:hAnsi="Consolas" w:cs="Consolas"/>
          <w:color w:val="F8F8F2"/>
          <w:sz w:val="27"/>
        </w:rPr>
      </w:pPr>
      <w:ins w:id="11208"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09" w:author="Unknown"/>
          <w:rFonts w:ascii="Consolas" w:eastAsia="Times New Roman" w:hAnsi="Consolas" w:cs="Consolas"/>
          <w:color w:val="F8F8F2"/>
          <w:sz w:val="27"/>
        </w:rPr>
      </w:pPr>
      <w:ins w:id="11210"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11" w:author="Unknown"/>
          <w:rFonts w:ascii="Consolas" w:eastAsia="Times New Roman" w:hAnsi="Consolas" w:cs="Consolas"/>
          <w:color w:val="F8F8F2"/>
          <w:sz w:val="27"/>
        </w:rPr>
      </w:pPr>
      <w:ins w:id="11212"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13" w:author="Unknown"/>
          <w:rFonts w:ascii="Consolas" w:eastAsia="Times New Roman" w:hAnsi="Consolas" w:cs="Consolas"/>
          <w:color w:val="F8F8F2"/>
          <w:sz w:val="27"/>
        </w:rPr>
      </w:pPr>
      <w:ins w:id="11214"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15" w:author="Unknown"/>
          <w:rFonts w:ascii="Consolas" w:eastAsia="Times New Roman" w:hAnsi="Consolas" w:cs="Consolas"/>
          <w:color w:val="F8F8F2"/>
          <w:sz w:val="27"/>
        </w:rPr>
      </w:pPr>
      <w:ins w:id="11216"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17" w:author="Unknown"/>
          <w:rFonts w:ascii="Consolas" w:eastAsia="Times New Roman" w:hAnsi="Consolas" w:cs="Consolas"/>
          <w:color w:val="F8F8F2"/>
          <w:sz w:val="27"/>
        </w:rPr>
      </w:pPr>
      <w:ins w:id="11218" w:author="Unknown">
        <w:r w:rsidRPr="0089304D">
          <w:rPr>
            <w:rFonts w:ascii="Consolas" w:eastAsia="Times New Roman" w:hAnsi="Consolas" w:cs="Consolas"/>
            <w:color w:val="8292A2"/>
            <w:sz w:val="27"/>
          </w:rPr>
          <w:t>&lt;!-- &lt;script src="js/tut46.js"&gt;&lt;/script&gt;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19" w:author="Unknown"/>
          <w:rFonts w:ascii="Consolas" w:eastAsia="Times New Roman" w:hAnsi="Consolas" w:cs="Consolas"/>
          <w:color w:val="F8F8F2"/>
          <w:sz w:val="27"/>
        </w:rPr>
      </w:pPr>
      <w:ins w:id="11220" w:author="Unknown">
        <w:r w:rsidRPr="0089304D">
          <w:rPr>
            <w:rFonts w:ascii="Consolas" w:eastAsia="Times New Roman" w:hAnsi="Consolas" w:cs="Consolas"/>
            <w:color w:val="8292A2"/>
            <w:sz w:val="27"/>
          </w:rPr>
          <w:t>&lt;!-- &lt;script src="js/tut47.js"&gt;&lt;/script&gt;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21" w:author="Unknown"/>
          <w:rFonts w:ascii="Consolas" w:eastAsia="Times New Roman" w:hAnsi="Consolas" w:cs="Consolas"/>
          <w:color w:val="F8F8F2"/>
          <w:sz w:val="27"/>
        </w:rPr>
      </w:pPr>
      <w:ins w:id="11222" w:author="Unknown">
        <w:r w:rsidRPr="0089304D">
          <w:rPr>
            <w:rFonts w:ascii="Consolas" w:eastAsia="Times New Roman" w:hAnsi="Consolas" w:cs="Consolas"/>
            <w:color w:val="8292A2"/>
            <w:sz w:val="27"/>
          </w:rPr>
          <w:t>&lt;!-- &lt;script src="js/tut48.js"&gt;&lt;/script&gt;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23" w:author="Unknown"/>
          <w:rFonts w:ascii="Consolas" w:eastAsia="Times New Roman" w:hAnsi="Consolas" w:cs="Consolas"/>
          <w:color w:val="F8F8F2"/>
          <w:sz w:val="27"/>
        </w:rPr>
      </w:pPr>
      <w:ins w:id="1122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js/tut49.js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2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26" w:author="Unknown"/>
          <w:rFonts w:ascii="Consolas" w:eastAsia="Times New Roman" w:hAnsi="Consolas" w:cs="Consolas"/>
          <w:color w:val="F8F8F2"/>
          <w:sz w:val="27"/>
        </w:rPr>
      </w:pPr>
      <w:ins w:id="1122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1228" w:author="Unknown"/>
          <w:rFonts w:ascii="Segoe UI" w:eastAsia="Times New Roman" w:hAnsi="Segoe UI" w:cs="Segoe UI"/>
          <w:color w:val="000000"/>
          <w:sz w:val="27"/>
          <w:szCs w:val="27"/>
        </w:rPr>
      </w:pPr>
      <w:ins w:id="11229" w:author="Unknown">
        <w:r w:rsidRPr="0089304D">
          <w:rPr>
            <w:rFonts w:ascii="Segoe UI" w:eastAsia="Times New Roman" w:hAnsi="Segoe UI" w:cs="Segoe UI"/>
            <w:color w:val="000000"/>
            <w:sz w:val="27"/>
            <w:szCs w:val="27"/>
            <w:bdr w:val="single" w:sz="2" w:space="0" w:color="auto" w:frame="1"/>
          </w:rPr>
          <w:lastRenderedPageBreak/>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230" w:author="Unknown"/>
          <w:rFonts w:ascii="Segoe UI" w:eastAsia="Times New Roman" w:hAnsi="Segoe UI" w:cs="Segoe UI"/>
          <w:b/>
          <w:bCs/>
          <w:color w:val="000000"/>
          <w:sz w:val="24"/>
          <w:szCs w:val="24"/>
        </w:rPr>
      </w:pPr>
      <w:ins w:id="11231"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32" w:author="Unknown"/>
          <w:rFonts w:ascii="Consolas" w:eastAsia="Times New Roman" w:hAnsi="Consolas" w:cs="Consolas"/>
          <w:color w:val="F8F8F2"/>
          <w:sz w:val="27"/>
        </w:rPr>
      </w:pPr>
      <w:ins w:id="112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49"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35" w:author="Unknown"/>
          <w:rFonts w:ascii="Consolas" w:eastAsia="Times New Roman" w:hAnsi="Consolas" w:cs="Consolas"/>
          <w:color w:val="F8F8F2"/>
          <w:sz w:val="27"/>
        </w:rPr>
      </w:pPr>
      <w:ins w:id="11236" w:author="Unknown">
        <w:r w:rsidRPr="0089304D">
          <w:rPr>
            <w:rFonts w:ascii="Consolas" w:eastAsia="Times New Roman" w:hAnsi="Consolas" w:cs="Consolas"/>
            <w:color w:val="8292A2"/>
            <w:sz w:val="27"/>
          </w:rPr>
          <w:t>// Character classes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37" w:author="Unknown"/>
          <w:rFonts w:ascii="Consolas" w:eastAsia="Times New Roman" w:hAnsi="Consolas" w:cs="Consolas"/>
          <w:color w:val="F8F8F2"/>
          <w:sz w:val="27"/>
        </w:rPr>
      </w:pPr>
      <w:ins w:id="1123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regex = </w:t>
        </w:r>
        <w:r w:rsidRPr="0089304D">
          <w:rPr>
            <w:rFonts w:ascii="Consolas" w:eastAsia="Times New Roman" w:hAnsi="Consolas" w:cs="Consolas"/>
            <w:color w:val="FD971F"/>
            <w:sz w:val="27"/>
          </w:rPr>
          <w:t>/\war/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//word character - _ or alphabet or numbers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39" w:author="Unknown"/>
          <w:rFonts w:ascii="Consolas" w:eastAsia="Times New Roman" w:hAnsi="Consolas" w:cs="Consolas"/>
          <w:color w:val="F8F8F2"/>
          <w:sz w:val="27"/>
        </w:rPr>
      </w:pPr>
      <w:ins w:id="11240"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/\w+d1r/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 means one or more word characters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1" w:author="Unknown"/>
          <w:rFonts w:ascii="Consolas" w:eastAsia="Times New Roman" w:hAnsi="Consolas" w:cs="Consolas"/>
          <w:color w:val="F8F8F2"/>
          <w:sz w:val="27"/>
        </w:rPr>
      </w:pPr>
      <w:ins w:id="11242"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/\Wbhai/</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Non word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3" w:author="Unknown"/>
          <w:rFonts w:ascii="Consolas" w:eastAsia="Times New Roman" w:hAnsi="Consolas" w:cs="Consolas"/>
          <w:color w:val="F8F8F2"/>
          <w:sz w:val="27"/>
        </w:rPr>
      </w:pPr>
      <w:ins w:id="11244"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/\W+bhai/</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 means more than one Non word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5" w:author="Unknown"/>
          <w:rFonts w:ascii="Consolas" w:eastAsia="Times New Roman" w:hAnsi="Consolas" w:cs="Consolas"/>
          <w:color w:val="F8F8F2"/>
          <w:sz w:val="27"/>
        </w:rPr>
      </w:pPr>
      <w:ins w:id="11246"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/number \d999/</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 means digit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7" w:author="Unknown"/>
          <w:rFonts w:ascii="Consolas" w:eastAsia="Times New Roman" w:hAnsi="Consolas" w:cs="Consolas"/>
          <w:color w:val="F8F8F2"/>
          <w:sz w:val="27"/>
        </w:rPr>
      </w:pPr>
      <w:ins w:id="11248"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/number \d+/</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 means more than one digit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49" w:author="Unknown"/>
          <w:rFonts w:ascii="Consolas" w:eastAsia="Times New Roman" w:hAnsi="Consolas" w:cs="Consolas"/>
          <w:color w:val="F8F8F2"/>
          <w:sz w:val="27"/>
        </w:rPr>
      </w:pPr>
      <w:ins w:id="11250"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/\D999/</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 means non digit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51" w:author="Unknown"/>
          <w:rFonts w:ascii="Consolas" w:eastAsia="Times New Roman" w:hAnsi="Consolas" w:cs="Consolas"/>
          <w:color w:val="F8F8F2"/>
          <w:sz w:val="27"/>
        </w:rPr>
      </w:pPr>
      <w:ins w:id="11252"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/\D+999/</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 means more than one non digit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53" w:author="Unknown"/>
          <w:rFonts w:ascii="Consolas" w:eastAsia="Times New Roman" w:hAnsi="Consolas" w:cs="Consolas"/>
          <w:color w:val="F8F8F2"/>
          <w:sz w:val="27"/>
        </w:rPr>
      </w:pPr>
      <w:ins w:id="11254"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/\ska number/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Match whitespace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55" w:author="Unknown"/>
          <w:rFonts w:ascii="Consolas" w:eastAsia="Times New Roman" w:hAnsi="Consolas" w:cs="Consolas"/>
          <w:color w:val="F8F8F2"/>
          <w:sz w:val="27"/>
        </w:rPr>
      </w:pPr>
      <w:ins w:id="11256"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/\s+ka number/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 means match one or more than one whitespace characters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57" w:author="Unknown"/>
          <w:rFonts w:ascii="Consolas" w:eastAsia="Times New Roman" w:hAnsi="Consolas" w:cs="Consolas"/>
          <w:color w:val="F8F8F2"/>
          <w:sz w:val="27"/>
        </w:rPr>
      </w:pPr>
      <w:ins w:id="11258"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/\Ska number/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Match non whitespace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59" w:author="Unknown"/>
          <w:rFonts w:ascii="Consolas" w:eastAsia="Times New Roman" w:hAnsi="Consolas" w:cs="Consolas"/>
          <w:color w:val="F8F8F2"/>
          <w:sz w:val="27"/>
        </w:rPr>
      </w:pPr>
      <w:ins w:id="11260"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/\S+ka number/</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Match one or more than one non whitespace character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1" w:author="Unknown"/>
          <w:rFonts w:ascii="Consolas" w:eastAsia="Times New Roman" w:hAnsi="Consolas" w:cs="Consolas"/>
          <w:color w:val="F8F8F2"/>
          <w:sz w:val="27"/>
        </w:rPr>
      </w:pPr>
      <w:ins w:id="11262"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/4r5r\b/</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word boundary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4" w:author="Unknown"/>
          <w:rFonts w:ascii="Consolas" w:eastAsia="Times New Roman" w:hAnsi="Consolas" w:cs="Consolas"/>
          <w:color w:val="F8F8F2"/>
          <w:sz w:val="27"/>
        </w:rPr>
      </w:pPr>
      <w:ins w:id="11265" w:author="Unknown">
        <w:r w:rsidRPr="0089304D">
          <w:rPr>
            <w:rFonts w:ascii="Consolas" w:eastAsia="Times New Roman" w:hAnsi="Consolas" w:cs="Consolas"/>
            <w:color w:val="8292A2"/>
            <w:sz w:val="27"/>
          </w:rPr>
          <w:t>// Assertions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6" w:author="Unknown"/>
          <w:rFonts w:ascii="Consolas" w:eastAsia="Times New Roman" w:hAnsi="Consolas" w:cs="Consolas"/>
          <w:color w:val="F8F8F2"/>
          <w:sz w:val="27"/>
        </w:rPr>
      </w:pPr>
      <w:ins w:id="11267"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68" w:author="Unknown"/>
          <w:rFonts w:ascii="Consolas" w:eastAsia="Times New Roman" w:hAnsi="Consolas" w:cs="Consolas"/>
          <w:color w:val="F8F8F2"/>
          <w:sz w:val="27"/>
        </w:rPr>
      </w:pPr>
      <w:ins w:id="11269" w:author="Unknown">
        <w:r w:rsidRPr="0089304D">
          <w:rPr>
            <w:rFonts w:ascii="Consolas" w:eastAsia="Times New Roman" w:hAnsi="Consolas" w:cs="Consolas"/>
            <w:color w:val="F8F8F2"/>
            <w:sz w:val="27"/>
          </w:rPr>
          <w:t xml:space="preserve">regex = </w:t>
        </w:r>
        <w:r w:rsidRPr="0089304D">
          <w:rPr>
            <w:rFonts w:ascii="Consolas" w:eastAsia="Times New Roman" w:hAnsi="Consolas" w:cs="Consolas"/>
            <w:color w:val="FD971F"/>
            <w:sz w:val="27"/>
          </w:rPr>
          <w:t>/h(?!y)/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0" w:author="Unknown"/>
          <w:rFonts w:ascii="Consolas" w:eastAsia="Times New Roman" w:hAnsi="Consolas" w:cs="Consolas"/>
          <w:color w:val="F8F8F2"/>
          <w:sz w:val="27"/>
        </w:rPr>
      </w:pPr>
      <w:ins w:id="11271" w:author="Unknown">
        <w:r w:rsidRPr="0089304D">
          <w:rPr>
            <w:rFonts w:ascii="Consolas" w:eastAsia="Times New Roman" w:hAnsi="Consolas" w:cs="Consolas"/>
            <w:color w:val="F8F8F2"/>
            <w:sz w:val="27"/>
          </w:rPr>
          <w:t xml:space="preserve">str = </w:t>
        </w:r>
        <w:r w:rsidRPr="0089304D">
          <w:rPr>
            <w:rFonts w:ascii="Consolas" w:eastAsia="Times New Roman" w:hAnsi="Consolas" w:cs="Consolas"/>
            <w:color w:val="A6E22E"/>
            <w:sz w:val="27"/>
          </w:rPr>
          <w:t>"harh7rd1r4r5ry%%$@bhai hdrryika number 899999harry9999"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5" w:author="Unknown"/>
          <w:rFonts w:ascii="Consolas" w:eastAsia="Times New Roman" w:hAnsi="Consolas" w:cs="Consolas"/>
          <w:color w:val="F8F8F2"/>
          <w:sz w:val="27"/>
        </w:rPr>
      </w:pPr>
      <w:ins w:id="1127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 = regex.</w:t>
        </w:r>
        <w:r w:rsidRPr="0089304D">
          <w:rPr>
            <w:rFonts w:ascii="Consolas" w:eastAsia="Times New Roman" w:hAnsi="Consolas" w:cs="Consolas"/>
            <w:color w:val="E6DB74"/>
            <w:sz w:val="27"/>
          </w:rPr>
          <w:t>exec</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7" w:author="Unknown"/>
          <w:rFonts w:ascii="Consolas" w:eastAsia="Times New Roman" w:hAnsi="Consolas" w:cs="Consolas"/>
          <w:color w:val="F8F8F2"/>
          <w:sz w:val="27"/>
        </w:rPr>
      </w:pPr>
      <w:ins w:id="1127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result from exec is "</w:t>
        </w:r>
        <w:r w:rsidRPr="0089304D">
          <w:rPr>
            <w:rFonts w:ascii="Consolas" w:eastAsia="Times New Roman" w:hAnsi="Consolas" w:cs="Consolas"/>
            <w:color w:val="F8F8F2"/>
            <w:sz w:val="27"/>
          </w:rPr>
          <w:t>, 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7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80" w:author="Unknown"/>
          <w:rFonts w:ascii="Consolas" w:eastAsia="Times New Roman" w:hAnsi="Consolas" w:cs="Consolas"/>
          <w:color w:val="F8F8F2"/>
          <w:sz w:val="27"/>
        </w:rPr>
      </w:pPr>
      <w:ins w:id="11281" w:author="Unknown">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(regex.</w:t>
        </w:r>
        <w:r w:rsidRPr="0089304D">
          <w:rPr>
            <w:rFonts w:ascii="Consolas" w:eastAsia="Times New Roman" w:hAnsi="Consolas" w:cs="Consolas"/>
            <w:color w:val="E6DB74"/>
            <w:sz w:val="27"/>
          </w:rPr>
          <w:t>test</w:t>
        </w:r>
        <w:r w:rsidRPr="0089304D">
          <w:rPr>
            <w:rFonts w:ascii="Consolas" w:eastAsia="Times New Roman" w:hAnsi="Consolas" w:cs="Consolas"/>
            <w:color w:val="F8F8F2"/>
            <w:sz w:val="27"/>
          </w:rPr>
          <w:t>(str)){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82" w:author="Unknown"/>
          <w:rFonts w:ascii="Consolas" w:eastAsia="Times New Roman" w:hAnsi="Consolas" w:cs="Consolas"/>
          <w:color w:val="F8F8F2"/>
          <w:sz w:val="27"/>
        </w:rPr>
      </w:pPr>
      <w:ins w:id="11283"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matches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84" w:author="Unknown"/>
          <w:rFonts w:ascii="Consolas" w:eastAsia="Times New Roman" w:hAnsi="Consolas" w:cs="Consolas"/>
          <w:color w:val="F8F8F2"/>
          <w:sz w:val="27"/>
        </w:rPr>
      </w:pPr>
      <w:ins w:id="1128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86" w:author="Unknown"/>
          <w:rFonts w:ascii="Consolas" w:eastAsia="Times New Roman" w:hAnsi="Consolas" w:cs="Consolas"/>
          <w:color w:val="F8F8F2"/>
          <w:sz w:val="27"/>
        </w:rPr>
      </w:pPr>
      <w:ins w:id="11287" w:author="Unknown">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88" w:author="Unknown"/>
          <w:rFonts w:ascii="Consolas" w:eastAsia="Times New Roman" w:hAnsi="Consolas" w:cs="Consolas"/>
          <w:color w:val="F8F8F2"/>
          <w:sz w:val="27"/>
        </w:rPr>
      </w:pPr>
      <w:ins w:id="1128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`The string </w:t>
        </w:r>
        <w:r w:rsidRPr="0089304D">
          <w:rPr>
            <w:rFonts w:ascii="Consolas" w:eastAsia="Times New Roman" w:hAnsi="Consolas" w:cs="Consolas"/>
            <w:color w:val="F8F8F2"/>
            <w:sz w:val="27"/>
          </w:rPr>
          <w:t>${str}</w:t>
        </w:r>
        <w:r w:rsidRPr="0089304D">
          <w:rPr>
            <w:rFonts w:ascii="Consolas" w:eastAsia="Times New Roman" w:hAnsi="Consolas" w:cs="Consolas"/>
            <w:color w:val="A6E22E"/>
            <w:sz w:val="27"/>
          </w:rPr>
          <w:t xml:space="preserve"> does not match the expression </w:t>
        </w:r>
        <w:r w:rsidRPr="0089304D">
          <w:rPr>
            <w:rFonts w:ascii="Consolas" w:eastAsia="Times New Roman" w:hAnsi="Consolas" w:cs="Consolas"/>
            <w:color w:val="F8F8F2"/>
            <w:sz w:val="27"/>
          </w:rPr>
          <w:t>${regex.source}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290" w:author="Unknown"/>
          <w:rFonts w:ascii="Consolas" w:eastAsia="Times New Roman" w:hAnsi="Consolas" w:cs="Consolas"/>
          <w:color w:val="F8F8F2"/>
          <w:sz w:val="27"/>
        </w:rPr>
      </w:pPr>
      <w:ins w:id="1129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1292" w:author="Unknown"/>
          <w:rFonts w:ascii="Segoe UI" w:eastAsia="Times New Roman" w:hAnsi="Segoe UI" w:cs="Segoe UI"/>
          <w:color w:val="000000"/>
          <w:sz w:val="27"/>
          <w:szCs w:val="27"/>
        </w:rPr>
      </w:pPr>
      <w:ins w:id="1129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1294" w:author="Unknown"/>
          <w:rFonts w:ascii="Segoe UI" w:eastAsia="Times New Roman" w:hAnsi="Segoe UI" w:cs="Segoe UI"/>
          <w:color w:val="000000"/>
          <w:sz w:val="27"/>
          <w:szCs w:val="27"/>
        </w:rPr>
      </w:pPr>
      <w:ins w:id="11295"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1296"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77" name="Picture 77"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1297"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1298" w:author="Unknown"/>
          <w:rFonts w:ascii="Segoe UI" w:eastAsia="Times New Roman" w:hAnsi="Segoe UI" w:cs="Segoe UI"/>
          <w:color w:val="000000"/>
          <w:sz w:val="27"/>
          <w:szCs w:val="27"/>
        </w:rPr>
      </w:pPr>
      <w:ins w:id="11299" w:author="Unknown">
        <w:r w:rsidRPr="0089304D">
          <w:rPr>
            <w:rFonts w:ascii="Segoe UI" w:eastAsia="Times New Roman" w:hAnsi="Segoe UI" w:cs="Segoe UI"/>
            <w:color w:val="000000"/>
            <w:sz w:val="27"/>
            <w:szCs w:val="27"/>
          </w:rPr>
          <w:t>Copyright © 202</w:t>
        </w:r>
      </w:ins>
    </w:p>
    <w:p w:rsidR="0089304D" w:rsidRDefault="0089304D" w:rsidP="0089304D">
      <w:pPr>
        <w:pStyle w:val="Heading1"/>
        <w:pBdr>
          <w:top w:val="single" w:sz="2" w:space="0" w:color="auto"/>
          <w:left w:val="single" w:sz="2" w:space="0" w:color="auto"/>
          <w:bottom w:val="single" w:sz="2" w:space="0" w:color="auto"/>
          <w:right w:val="single" w:sz="2" w:space="0" w:color="auto"/>
        </w:pBdr>
      </w:pPr>
      <w:r>
        <w:t>Project 4: Form Validation using Regular Expressions | JavaScript Tutorial In Hindi #50</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pPr>
      <w:r>
        <w:t xml:space="preserve">Until now, we have three projects. Now it’s time for the 4th project, which no doubt, is one of the most important project. The project we are going to build is “Form Validation using Regular Expressions”. Validation of form input is something that should be taken seriously because </w:t>
      </w:r>
      <w:r>
        <w:lastRenderedPageBreak/>
        <w:t>nothing worse than garbage data will be submitted to a site which uses data from forms without proper validation.</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00" w:author="Unknown"/>
        </w:rPr>
      </w:pPr>
      <w:ins w:id="11301" w:author="Unknown">
        <w:r>
          <w:t>The website we are going to build in this tutorial looks like the following:</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02" w:author="Unknown"/>
        </w:rPr>
      </w:pPr>
      <w:ins w:id="11303" w:author="Unknown">
        <w:r>
          <w:t> </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1304" w:author="Unknown"/>
        </w:rPr>
      </w:pPr>
      <w:r>
        <w:rPr>
          <w:noProof/>
        </w:rPr>
        <w:drawing>
          <wp:inline distT="0" distB="0" distL="0" distR="0">
            <wp:extent cx="9584055" cy="5857240"/>
            <wp:effectExtent l="19050" t="0" r="0" b="0"/>
            <wp:docPr id="79" name="Picture 79" descr="https://api.codewithharry.com/media/videoSeriesFiles/courseFiles/javascript-tutorials-in-hindi-50/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api.codewithharry.com/media/videoSeriesFiles/courseFiles/javascript-tutorials-in-hindi-50/base64.png"/>
                    <pic:cNvPicPr>
                      <a:picLocks noChangeAspect="1" noChangeArrowheads="1"/>
                    </pic:cNvPicPr>
                  </pic:nvPicPr>
                  <pic:blipFill>
                    <a:blip r:embed="rId59"/>
                    <a:srcRect/>
                    <a:stretch>
                      <a:fillRect/>
                    </a:stretch>
                  </pic:blipFill>
                  <pic:spPr bwMode="auto">
                    <a:xfrm>
                      <a:off x="0" y="0"/>
                      <a:ext cx="9584055" cy="5857240"/>
                    </a:xfrm>
                    <a:prstGeom prst="rect">
                      <a:avLst/>
                    </a:prstGeom>
                    <a:noFill/>
                    <a:ln w="9525">
                      <a:noFill/>
                      <a:miter lim="800000"/>
                      <a:headEnd/>
                      <a:tailEnd/>
                    </a:ln>
                  </pic:spPr>
                </pic:pic>
              </a:graphicData>
            </a:graphic>
          </wp:inline>
        </w:drawing>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05" w:author="Unknown"/>
        </w:rPr>
      </w:pPr>
      <w:ins w:id="11306" w:author="Unknown">
        <w:r>
          <w:t>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1307" w:author="Unknown"/>
        </w:rPr>
      </w:pPr>
      <w:ins w:id="11308" w:author="Unknown">
        <w:r>
          <w:t>Setting Up the Project:-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09" w:author="Unknown"/>
        </w:rPr>
      </w:pPr>
      <w:ins w:id="11310" w:author="Unknown">
        <w:r>
          <w:t>For this project, we will use the VS Code. </w:t>
        </w:r>
        <w:r>
          <w:rPr>
            <w:rStyle w:val="Strong"/>
            <w:bdr w:val="single" w:sz="2" w:space="0" w:color="auto" w:frame="1"/>
          </w:rPr>
          <w:t>Visual Studio Code</w:t>
        </w:r>
        <w:r>
          <w:t> is a free and powerful source-code editor that runs on the desktop. If you have not installed the Visual Studio Code yet, then click on the link below for installation guidance: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11" w:author="Unknown"/>
        </w:rPr>
      </w:pPr>
      <w:ins w:id="11312" w:author="Unknown">
        <w:r>
          <w:fldChar w:fldCharType="begin"/>
        </w:r>
        <w:r>
          <w:instrText xml:space="preserve"> HYPERLINK "https://codewithharry.com/videos/javascript-tutorials-in-hindi-1" </w:instrText>
        </w:r>
        <w:r>
          <w:fldChar w:fldCharType="separate"/>
        </w:r>
        <w:r>
          <w:rPr>
            <w:rStyle w:val="Strong"/>
            <w:i/>
            <w:iCs/>
            <w:color w:val="0000FF"/>
            <w:u w:val="single"/>
            <w:bdr w:val="single" w:sz="2" w:space="0" w:color="auto" w:frame="1"/>
          </w:rPr>
          <w:t>https://codewithharry.com/videos/javascript-tutorials-in-hindi-1</w:t>
        </w:r>
        <w:r>
          <w:fldChar w:fldCharType="end"/>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13" w:author="Unknown"/>
        </w:rPr>
      </w:pPr>
      <w:ins w:id="11314" w:author="Unknown">
        <w:r>
          <w:rPr>
            <w:rStyle w:val="Strong"/>
            <w:i/>
            <w:iCs/>
            <w:bdr w:val="single" w:sz="2" w:space="0" w:color="auto" w:frame="1"/>
          </w:rPr>
          <w:lastRenderedPageBreak/>
          <w:t>Here are the project setup steps:</w:t>
        </w:r>
      </w:ins>
    </w:p>
    <w:p w:rsidR="0089304D" w:rsidRDefault="0089304D" w:rsidP="0089304D">
      <w:pPr>
        <w:numPr>
          <w:ilvl w:val="0"/>
          <w:numId w:val="7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315" w:author="Unknown"/>
        </w:rPr>
      </w:pPr>
      <w:ins w:id="11316" w:author="Unknown">
        <w:r>
          <w:t>Create a new project folder in VS Code.</w:t>
        </w:r>
      </w:ins>
    </w:p>
    <w:p w:rsidR="0089304D" w:rsidRDefault="0089304D" w:rsidP="0089304D">
      <w:pPr>
        <w:numPr>
          <w:ilvl w:val="0"/>
          <w:numId w:val="7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317" w:author="Unknown"/>
        </w:rPr>
      </w:pPr>
      <w:ins w:id="11318" w:author="Unknown">
        <w:r>
          <w:t>Inside that project folder, create two empty new files: </w:t>
        </w:r>
        <w:r>
          <w:rPr>
            <w:rStyle w:val="Emphasis"/>
            <w:bdr w:val="single" w:sz="2" w:space="0" w:color="auto" w:frame="1"/>
          </w:rPr>
          <w:t>project4.html</w:t>
        </w:r>
        <w:r>
          <w:t> and </w:t>
        </w:r>
        <w:r>
          <w:rPr>
            <w:rStyle w:val="Emphasis"/>
            <w:bdr w:val="single" w:sz="2" w:space="0" w:color="auto" w:frame="1"/>
          </w:rPr>
          <w:t>project4.js</w:t>
        </w:r>
        <w:r>
          <w:t>.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19" w:author="Unknown"/>
        </w:rPr>
      </w:pPr>
      <w:ins w:id="11320" w:author="Unknown">
        <w:r>
          <w:t>We are also using </w:t>
        </w:r>
        <w:r>
          <w:rPr>
            <w:rStyle w:val="Strong"/>
            <w:bdr w:val="single" w:sz="2" w:space="0" w:color="auto" w:frame="1"/>
          </w:rPr>
          <w:t>Bootstrap</w:t>
        </w:r>
        <w:r>
          <w:t>. If you are not familiar with Bootstrap, then do not worry; just follow the tutorial.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1321" w:author="Unknown"/>
        </w:rPr>
      </w:pPr>
      <w:ins w:id="11322" w:author="Unknown">
        <w:r>
          <w:t>Bootstrap:-</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23" w:author="Unknown"/>
        </w:rPr>
      </w:pPr>
      <w:ins w:id="11324" w:author="Unknown">
        <w:r>
          <w:t>Bootstrap is used for applying styling the user interface components. The easiest way to include Bootstrap is to add it from https://getbootstrap.com/docs/4.0/getting-started/introduction/.</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25" w:author="Unknown"/>
        </w:rPr>
      </w:pPr>
      <w:ins w:id="11326" w:author="Unknown">
        <w:r>
          <w:t> First add the following in the head section: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27" w:author="Unknown"/>
          <w:rStyle w:val="token"/>
          <w:rFonts w:ascii="Consolas" w:hAnsi="Consolas" w:cs="Consolas"/>
          <w:color w:val="F92672"/>
          <w:sz w:val="24"/>
          <w:szCs w:val="24"/>
          <w:bdr w:val="single" w:sz="2" w:space="0" w:color="auto" w:frame="1"/>
        </w:rPr>
      </w:pPr>
      <w:ins w:id="11328"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link </w:t>
        </w:r>
        <w:r>
          <w:rPr>
            <w:rStyle w:val="token"/>
            <w:rFonts w:ascii="Consolas" w:hAnsi="Consolas" w:cs="Consolas"/>
            <w:color w:val="A6E22E"/>
            <w:sz w:val="24"/>
            <w:szCs w:val="24"/>
            <w:bdr w:val="single" w:sz="2" w:space="0" w:color="auto" w:frame="1"/>
          </w:rPr>
          <w:t>rel</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stylesheet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href</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https://stackpath.bootstrapcdn.com/bootstrap/4.3.1/css/bootstrap.min.css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29" w:author="Unknown"/>
          <w:rFonts w:ascii="Consolas" w:hAnsi="Consolas" w:cs="Consolas"/>
          <w:color w:val="F8F8F2"/>
          <w:sz w:val="24"/>
          <w:szCs w:val="24"/>
        </w:rPr>
      </w:pPr>
      <w:ins w:id="11330"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sha384-ggOyR0iXCbMQv3Xipma34MD+dH/1fQ784/j6cY/iJTQUOhcWr7x9JvoRxT2MZw1T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w:t>
        </w:r>
      </w:ins>
    </w:p>
    <w:p w:rsidR="0089304D" w:rsidRDefault="0089304D" w:rsidP="0089304D">
      <w:pPr>
        <w:rPr>
          <w:ins w:id="11331" w:author="Unknown"/>
          <w:rFonts w:ascii="Times New Roman" w:hAnsi="Times New Roman" w:cs="Times New Roman"/>
          <w:sz w:val="24"/>
          <w:szCs w:val="24"/>
        </w:rPr>
      </w:pPr>
      <w:ins w:id="11332" w:author="Unknown">
        <w:r>
          <w:rPr>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33" w:author="Unknown"/>
        </w:rPr>
      </w:pPr>
      <w:ins w:id="11334" w:author="Unknown">
        <w:r>
          <w:t>Then include the following code in the body section, before the closing &lt;/body&gt; tag:</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35" w:author="Unknown"/>
          <w:rStyle w:val="token"/>
          <w:rFonts w:ascii="Consolas" w:hAnsi="Consolas" w:cs="Consolas"/>
          <w:color w:val="F92672"/>
          <w:sz w:val="24"/>
          <w:szCs w:val="24"/>
          <w:bdr w:val="single" w:sz="2" w:space="0" w:color="auto" w:frame="1"/>
        </w:rPr>
      </w:pPr>
      <w:ins w:id="11336"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https://code.jquery.com/jquery-3.3.1.slim.min.js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37" w:author="Unknown"/>
          <w:rStyle w:val="token"/>
          <w:rFonts w:ascii="Consolas" w:hAnsi="Consolas" w:cs="Consolas"/>
          <w:color w:val="F92672"/>
          <w:sz w:val="24"/>
          <w:szCs w:val="24"/>
          <w:bdr w:val="single" w:sz="2" w:space="0" w:color="auto" w:frame="1"/>
        </w:rPr>
      </w:pPr>
      <w:ins w:id="11338" w:author="Unknown">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sha384-q8i/X+965DzO0rT7abK41JStQIAqVgRVzpbzo5smXKp4YfRvH+8abtTE1Pi6jizo</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39" w:author="Unknown"/>
          <w:rStyle w:val="HTMLCode"/>
          <w:rFonts w:ascii="Consolas" w:hAnsi="Consolas" w:cs="Consolas"/>
          <w:color w:val="F8F8F2"/>
          <w:sz w:val="24"/>
          <w:szCs w:val="24"/>
          <w:bdr w:val="single" w:sz="2" w:space="0" w:color="auto" w:frame="1"/>
        </w:rPr>
      </w:pPr>
      <w:ins w:id="11340" w:author="Unknown">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1"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2" w:author="Unknown"/>
          <w:rStyle w:val="token"/>
          <w:rFonts w:ascii="Consolas" w:hAnsi="Consolas" w:cs="Consolas"/>
          <w:color w:val="F92672"/>
          <w:sz w:val="24"/>
          <w:szCs w:val="24"/>
          <w:bdr w:val="single" w:sz="2" w:space="0" w:color="auto" w:frame="1"/>
        </w:rPr>
      </w:pPr>
      <w:ins w:id="11343"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https://cdnjs.cloudflare.com/ajax/libs/popper.js/1.14.7/umd/popper.min.js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4" w:author="Unknown"/>
          <w:rStyle w:val="token"/>
          <w:rFonts w:ascii="Consolas" w:hAnsi="Consolas" w:cs="Consolas"/>
          <w:color w:val="F92672"/>
          <w:sz w:val="24"/>
          <w:szCs w:val="24"/>
          <w:bdr w:val="single" w:sz="2" w:space="0" w:color="auto" w:frame="1"/>
        </w:rPr>
      </w:pPr>
      <w:ins w:id="11345" w:author="Unknown">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sha384-UO2eT0CpHqdSJQ6hJty5KVphtPhzWj9WO1clHTMGa3JDZwrnQq4sF86dIHNDz0W1</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6" w:author="Unknown"/>
          <w:rStyle w:val="HTMLCode"/>
          <w:rFonts w:ascii="Consolas" w:hAnsi="Consolas" w:cs="Consolas"/>
          <w:color w:val="F8F8F2"/>
          <w:sz w:val="24"/>
          <w:szCs w:val="24"/>
          <w:bdr w:val="single" w:sz="2" w:space="0" w:color="auto" w:frame="1"/>
        </w:rPr>
      </w:pPr>
      <w:ins w:id="11347" w:author="Unknown">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8"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49" w:author="Unknown"/>
          <w:rStyle w:val="token"/>
          <w:rFonts w:ascii="Consolas" w:hAnsi="Consolas" w:cs="Consolas"/>
          <w:color w:val="F92672"/>
          <w:sz w:val="24"/>
          <w:szCs w:val="24"/>
          <w:bdr w:val="single" w:sz="2" w:space="0" w:color="auto" w:frame="1"/>
        </w:rPr>
      </w:pPr>
      <w:ins w:id="11350"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https://stackpath.bootstrapcdn.com/bootstrap/4.3.1/js/bootstrap.min.js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51" w:author="Unknown"/>
          <w:rStyle w:val="token"/>
          <w:rFonts w:ascii="Consolas" w:hAnsi="Consolas" w:cs="Consolas"/>
          <w:color w:val="F92672"/>
          <w:sz w:val="24"/>
          <w:szCs w:val="24"/>
          <w:bdr w:val="single" w:sz="2" w:space="0" w:color="auto" w:frame="1"/>
        </w:rPr>
      </w:pPr>
      <w:ins w:id="11352" w:author="Unknown">
        <w:r>
          <w:rPr>
            <w:rStyle w:val="token"/>
            <w:rFonts w:ascii="Consolas" w:hAnsi="Consolas" w:cs="Consolas"/>
            <w:color w:val="A6E22E"/>
            <w:sz w:val="24"/>
            <w:szCs w:val="24"/>
            <w:bdr w:val="single" w:sz="2" w:space="0" w:color="auto" w:frame="1"/>
          </w:rPr>
          <w:lastRenderedPageBreak/>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sha384-JjSmVgyd0p3pXB1rRibZUAYoIIy6OrQ6VrjIEaFf/nJGzIxFDsf4x0xIM+B07jRM</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53" w:author="Unknown"/>
          <w:rFonts w:ascii="Consolas" w:hAnsi="Consolas" w:cs="Consolas"/>
          <w:color w:val="F8F8F2"/>
          <w:sz w:val="24"/>
          <w:szCs w:val="24"/>
        </w:rPr>
      </w:pPr>
      <w:ins w:id="11354" w:author="Unknown">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rPr>
          <w:ins w:id="11355" w:author="Unknown"/>
          <w:rFonts w:ascii="Times New Roman" w:hAnsi="Times New Roman" w:cs="Times New Roman"/>
          <w:sz w:val="24"/>
          <w:szCs w:val="24"/>
        </w:rPr>
      </w:pPr>
      <w:ins w:id="11356" w:author="Unknown">
        <w:r>
          <w:rPr>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1357" w:author="Unknown"/>
        </w:rPr>
      </w:pPr>
      <w:ins w:id="11358" w:author="Unknown">
        <w:r>
          <w:rPr>
            <w:rStyle w:val="Strong"/>
            <w:bdr w:val="single" w:sz="2" w:space="0" w:color="auto" w:frame="1"/>
          </w:rPr>
          <w:t>Bootstrap</w:t>
        </w:r>
        <w:r>
          <w:t> is bundled with many components that can be used to provide good user experience and user interactions on a web page. In this project, we are using bootstrap components for making the front end of the website. So, let’s start coding!!! </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1359" w:author="Unknown"/>
        </w:rPr>
      </w:pPr>
      <w:ins w:id="11360" w:author="Unknown">
        <w:r>
          <w:t>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1361" w:author="Unknown"/>
        </w:rPr>
      </w:pPr>
      <w:ins w:id="11362" w:author="Unknown">
        <w:r>
          <w:t>Code as described/written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63" w:author="Unknown"/>
          <w:rStyle w:val="HTMLCode"/>
          <w:rFonts w:ascii="Consolas" w:hAnsi="Consolas" w:cs="Consolas"/>
          <w:color w:val="F8F8F2"/>
          <w:sz w:val="24"/>
          <w:szCs w:val="24"/>
          <w:bdr w:val="single" w:sz="2" w:space="0" w:color="auto" w:frame="1"/>
        </w:rPr>
      </w:pPr>
      <w:ins w:id="11364"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8292A2"/>
            <w:sz w:val="24"/>
            <w:szCs w:val="24"/>
            <w:bdr w:val="single" w:sz="2" w:space="0" w:color="auto" w:frame="1"/>
          </w:rPr>
          <w:t>doctype html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65" w:author="Unknown"/>
          <w:rStyle w:val="HTMLCode"/>
          <w:rFonts w:ascii="Consolas" w:hAnsi="Consolas" w:cs="Consolas"/>
          <w:color w:val="F8F8F2"/>
          <w:sz w:val="24"/>
          <w:szCs w:val="24"/>
          <w:bdr w:val="single" w:sz="2" w:space="0" w:color="auto" w:frame="1"/>
        </w:rPr>
      </w:pPr>
      <w:ins w:id="11366"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html </w:t>
        </w:r>
        <w:r>
          <w:rPr>
            <w:rStyle w:val="token"/>
            <w:rFonts w:ascii="Consolas" w:hAnsi="Consolas" w:cs="Consolas"/>
            <w:color w:val="A6E22E"/>
            <w:sz w:val="24"/>
            <w:szCs w:val="24"/>
            <w:bdr w:val="single" w:sz="2" w:space="0" w:color="auto" w:frame="1"/>
          </w:rPr>
          <w:t>lang</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67"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68" w:author="Unknown"/>
          <w:rStyle w:val="HTMLCode"/>
          <w:rFonts w:ascii="Consolas" w:hAnsi="Consolas" w:cs="Consolas"/>
          <w:color w:val="F8F8F2"/>
          <w:sz w:val="24"/>
          <w:szCs w:val="24"/>
          <w:bdr w:val="single" w:sz="2" w:space="0" w:color="auto" w:frame="1"/>
        </w:rPr>
      </w:pPr>
      <w:ins w:id="11369"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head</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0" w:author="Unknown"/>
          <w:rStyle w:val="HTMLCode"/>
          <w:rFonts w:ascii="Consolas" w:hAnsi="Consolas" w:cs="Consolas"/>
          <w:color w:val="F8F8F2"/>
          <w:sz w:val="24"/>
          <w:szCs w:val="24"/>
          <w:bdr w:val="single" w:sz="2" w:space="0" w:color="auto" w:frame="1"/>
        </w:rPr>
      </w:pPr>
      <w:ins w:id="1137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&lt;!-- Required meta tags --&gt;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2" w:author="Unknown"/>
          <w:rStyle w:val="HTMLCode"/>
          <w:rFonts w:ascii="Consolas" w:hAnsi="Consolas" w:cs="Consolas"/>
          <w:color w:val="F8F8F2"/>
          <w:sz w:val="24"/>
          <w:szCs w:val="24"/>
          <w:bdr w:val="single" w:sz="2" w:space="0" w:color="auto" w:frame="1"/>
        </w:rPr>
      </w:pPr>
      <w:ins w:id="1137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meta </w:t>
        </w:r>
        <w:r>
          <w:rPr>
            <w:rStyle w:val="token"/>
            <w:rFonts w:ascii="Consolas" w:hAnsi="Consolas" w:cs="Consolas"/>
            <w:color w:val="A6E22E"/>
            <w:sz w:val="24"/>
            <w:szCs w:val="24"/>
            <w:bdr w:val="single" w:sz="2" w:space="0" w:color="auto" w:frame="1"/>
          </w:rPr>
          <w:t>charset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utf-8</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4" w:author="Unknown"/>
          <w:rStyle w:val="HTMLCode"/>
          <w:rFonts w:ascii="Consolas" w:hAnsi="Consolas" w:cs="Consolas"/>
          <w:color w:val="F8F8F2"/>
          <w:sz w:val="24"/>
          <w:szCs w:val="24"/>
          <w:bdr w:val="single" w:sz="2" w:space="0" w:color="auto" w:frame="1"/>
        </w:rPr>
      </w:pPr>
      <w:ins w:id="1137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meta </w:t>
        </w:r>
        <w:r>
          <w:rPr>
            <w:rStyle w:val="token"/>
            <w:rFonts w:ascii="Consolas" w:hAnsi="Consolas" w:cs="Consolas"/>
            <w:color w:val="A6E22E"/>
            <w:sz w:val="24"/>
            <w:szCs w:val="24"/>
            <w:bdr w:val="single" w:sz="2" w:space="0" w:color="auto" w:frame="1"/>
          </w:rPr>
          <w:t>name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viewport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content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width=device-width, initial-scale=1, shrink-to-fit=no</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6"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7" w:author="Unknown"/>
          <w:rStyle w:val="HTMLCode"/>
          <w:rFonts w:ascii="Consolas" w:hAnsi="Consolas" w:cs="Consolas"/>
          <w:color w:val="F8F8F2"/>
          <w:sz w:val="24"/>
          <w:szCs w:val="24"/>
          <w:bdr w:val="single" w:sz="2" w:space="0" w:color="auto" w:frame="1"/>
        </w:rPr>
      </w:pPr>
      <w:ins w:id="1137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&lt;!-- Bootstrap CSS --&gt;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79" w:author="Unknown"/>
          <w:rStyle w:val="token"/>
          <w:rFonts w:ascii="Consolas" w:hAnsi="Consolas" w:cs="Consolas"/>
          <w:color w:val="F92672"/>
          <w:sz w:val="24"/>
          <w:szCs w:val="24"/>
          <w:bdr w:val="single" w:sz="2" w:space="0" w:color="auto" w:frame="1"/>
        </w:rPr>
      </w:pPr>
      <w:ins w:id="1138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link </w:t>
        </w:r>
        <w:r>
          <w:rPr>
            <w:rStyle w:val="token"/>
            <w:rFonts w:ascii="Consolas" w:hAnsi="Consolas" w:cs="Consolas"/>
            <w:color w:val="A6E22E"/>
            <w:sz w:val="24"/>
            <w:szCs w:val="24"/>
            <w:bdr w:val="single" w:sz="2" w:space="0" w:color="auto" w:frame="1"/>
          </w:rPr>
          <w:t>rel</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stylesheet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href</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https://stackpath.bootstrapcdn.com/bootstrap/4.3.1/css/bootstrap.min.css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1" w:author="Unknown"/>
          <w:rStyle w:val="HTMLCode"/>
          <w:rFonts w:ascii="Consolas" w:hAnsi="Consolas" w:cs="Consolas"/>
          <w:color w:val="F8F8F2"/>
          <w:sz w:val="24"/>
          <w:szCs w:val="24"/>
          <w:bdr w:val="single" w:sz="2" w:space="0" w:color="auto" w:frame="1"/>
        </w:rPr>
      </w:pPr>
      <w:ins w:id="11382"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sha384-ggOyR0iXCbMQv3Xipma34MD+dH/1fQ784/j6cY/iJTQUOhcWr7x9JvoRxT2MZw1T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3"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4" w:author="Unknown"/>
          <w:rStyle w:val="HTMLCode"/>
          <w:rFonts w:ascii="Consolas" w:hAnsi="Consolas" w:cs="Consolas"/>
          <w:color w:val="F8F8F2"/>
          <w:sz w:val="24"/>
          <w:szCs w:val="24"/>
          <w:bdr w:val="single" w:sz="2" w:space="0" w:color="auto" w:frame="1"/>
        </w:rPr>
      </w:pPr>
      <w:ins w:id="1138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title</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 xml:space="preserve"> Welcome to Dragon travels</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title</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6" w:author="Unknown"/>
          <w:rStyle w:val="HTMLCode"/>
          <w:rFonts w:ascii="Consolas" w:hAnsi="Consolas" w:cs="Consolas"/>
          <w:color w:val="F8F8F2"/>
          <w:sz w:val="24"/>
          <w:szCs w:val="24"/>
          <w:bdr w:val="single" w:sz="2" w:space="0" w:color="auto" w:frame="1"/>
        </w:rPr>
      </w:pPr>
      <w:ins w:id="11387"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head</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8"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89" w:author="Unknown"/>
          <w:rStyle w:val="HTMLCode"/>
          <w:rFonts w:ascii="Consolas" w:hAnsi="Consolas" w:cs="Consolas"/>
          <w:color w:val="F8F8F2"/>
          <w:sz w:val="24"/>
          <w:szCs w:val="24"/>
          <w:bdr w:val="single" w:sz="2" w:space="0" w:color="auto" w:frame="1"/>
        </w:rPr>
      </w:pPr>
      <w:ins w:id="11390"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body</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91" w:author="Unknown"/>
          <w:rStyle w:val="HTMLCode"/>
          <w:rFonts w:ascii="Consolas" w:hAnsi="Consolas" w:cs="Consolas"/>
          <w:color w:val="F8F8F2"/>
          <w:sz w:val="24"/>
          <w:szCs w:val="24"/>
          <w:bdr w:val="single" w:sz="2" w:space="0" w:color="auto" w:frame="1"/>
        </w:rPr>
      </w:pPr>
      <w:ins w:id="11392" w:author="Unknown">
        <w:r>
          <w:rPr>
            <w:rStyle w:val="HTMLCode"/>
            <w:rFonts w:ascii="Consolas" w:hAnsi="Consolas" w:cs="Consolas"/>
            <w:color w:val="F8F8F2"/>
            <w:sz w:val="24"/>
            <w:szCs w:val="24"/>
            <w:bdr w:val="single" w:sz="2" w:space="0" w:color="auto" w:frame="1"/>
          </w:rPr>
          <w:lastRenderedPageBreak/>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success</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 alert-success alert-dismissible fade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role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93" w:author="Unknown"/>
          <w:rStyle w:val="HTMLCode"/>
          <w:rFonts w:ascii="Consolas" w:hAnsi="Consolas" w:cs="Consolas"/>
          <w:color w:val="F8F8F2"/>
          <w:sz w:val="24"/>
          <w:szCs w:val="24"/>
          <w:bdr w:val="single" w:sz="2" w:space="0" w:color="auto" w:frame="1"/>
        </w:rPr>
      </w:pPr>
      <w:ins w:id="1139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strong</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Success!</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strong</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 xml:space="preserve"> Your travel request has been successfully submitted</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95" w:author="Unknown"/>
          <w:rStyle w:val="HTMLCode"/>
          <w:rFonts w:ascii="Consolas" w:hAnsi="Consolas" w:cs="Consolas"/>
          <w:color w:val="F8F8F2"/>
          <w:sz w:val="24"/>
          <w:szCs w:val="24"/>
          <w:bdr w:val="single" w:sz="2" w:space="0" w:color="auto" w:frame="1"/>
        </w:rPr>
      </w:pPr>
      <w:ins w:id="1139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button </w:t>
        </w:r>
        <w:r>
          <w:rPr>
            <w:rStyle w:val="token"/>
            <w:rFonts w:ascii="Consolas" w:hAnsi="Consolas" w:cs="Consolas"/>
            <w:color w:val="A6E22E"/>
            <w:sz w:val="24"/>
            <w:szCs w:val="24"/>
            <w:bdr w:val="single" w:sz="2" w:space="0" w:color="auto" w:frame="1"/>
          </w:rPr>
          <w:t>type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button</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close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data-dismiss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aria-label</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Close</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97" w:author="Unknown"/>
          <w:rStyle w:val="HTMLCode"/>
          <w:rFonts w:ascii="Consolas" w:hAnsi="Consolas" w:cs="Consolas"/>
          <w:color w:val="F8F8F2"/>
          <w:sz w:val="24"/>
          <w:szCs w:val="24"/>
          <w:bdr w:val="single" w:sz="2" w:space="0" w:color="auto" w:frame="1"/>
        </w:rPr>
      </w:pPr>
      <w:ins w:id="1139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span </w:t>
        </w:r>
        <w:r>
          <w:rPr>
            <w:rStyle w:val="token"/>
            <w:rFonts w:ascii="Consolas" w:hAnsi="Consolas" w:cs="Consolas"/>
            <w:color w:val="A6E22E"/>
            <w:sz w:val="24"/>
            <w:szCs w:val="24"/>
            <w:bdr w:val="single" w:sz="2" w:space="0" w:color="auto" w:frame="1"/>
          </w:rPr>
          <w:t>aria-hidden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true</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span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399" w:author="Unknown"/>
          <w:rStyle w:val="HTMLCode"/>
          <w:rFonts w:ascii="Consolas" w:hAnsi="Consolas" w:cs="Consolas"/>
          <w:color w:val="F8F8F2"/>
          <w:sz w:val="24"/>
          <w:szCs w:val="24"/>
          <w:bdr w:val="single" w:sz="2" w:space="0" w:color="auto" w:frame="1"/>
        </w:rPr>
      </w:pPr>
      <w:ins w:id="1140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button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01" w:author="Unknown"/>
          <w:rStyle w:val="HTMLCode"/>
          <w:rFonts w:ascii="Consolas" w:hAnsi="Consolas" w:cs="Consolas"/>
          <w:color w:val="F8F8F2"/>
          <w:sz w:val="24"/>
          <w:szCs w:val="24"/>
          <w:bdr w:val="single" w:sz="2" w:space="0" w:color="auto" w:frame="1"/>
        </w:rPr>
      </w:pPr>
      <w:ins w:id="1140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03" w:author="Unknown"/>
          <w:rStyle w:val="HTMLCode"/>
          <w:rFonts w:ascii="Consolas" w:hAnsi="Consolas" w:cs="Consolas"/>
          <w:color w:val="F8F8F2"/>
          <w:sz w:val="24"/>
          <w:szCs w:val="24"/>
          <w:bdr w:val="single" w:sz="2" w:space="0" w:color="auto" w:frame="1"/>
        </w:rPr>
      </w:pPr>
      <w:ins w:id="1140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failure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 alert-danger alert-dismissible fade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role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05" w:author="Unknown"/>
          <w:rStyle w:val="HTMLCode"/>
          <w:rFonts w:ascii="Consolas" w:hAnsi="Consolas" w:cs="Consolas"/>
          <w:color w:val="F8F8F2"/>
          <w:sz w:val="24"/>
          <w:szCs w:val="24"/>
          <w:bdr w:val="single" w:sz="2" w:space="0" w:color="auto" w:frame="1"/>
        </w:rPr>
      </w:pPr>
      <w:ins w:id="1140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strong</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Error!</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strong</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 xml:space="preserve"> Your travel request has not been sent due to errors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07" w:author="Unknown"/>
          <w:rStyle w:val="HTMLCode"/>
          <w:rFonts w:ascii="Consolas" w:hAnsi="Consolas" w:cs="Consolas"/>
          <w:color w:val="F8F8F2"/>
          <w:sz w:val="24"/>
          <w:szCs w:val="24"/>
          <w:bdr w:val="single" w:sz="2" w:space="0" w:color="auto" w:frame="1"/>
        </w:rPr>
      </w:pPr>
      <w:ins w:id="1140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button </w:t>
        </w:r>
        <w:r>
          <w:rPr>
            <w:rStyle w:val="token"/>
            <w:rFonts w:ascii="Consolas" w:hAnsi="Consolas" w:cs="Consolas"/>
            <w:color w:val="A6E22E"/>
            <w:sz w:val="24"/>
            <w:szCs w:val="24"/>
            <w:bdr w:val="single" w:sz="2" w:space="0" w:color="auto" w:frame="1"/>
          </w:rPr>
          <w:t>type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button</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close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data-dismiss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alert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aria-label</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Close</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09" w:author="Unknown"/>
          <w:rStyle w:val="HTMLCode"/>
          <w:rFonts w:ascii="Consolas" w:hAnsi="Consolas" w:cs="Consolas"/>
          <w:color w:val="F8F8F2"/>
          <w:sz w:val="24"/>
          <w:szCs w:val="24"/>
          <w:bdr w:val="single" w:sz="2" w:space="0" w:color="auto" w:frame="1"/>
        </w:rPr>
      </w:pPr>
      <w:ins w:id="1141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span </w:t>
        </w:r>
        <w:r>
          <w:rPr>
            <w:rStyle w:val="token"/>
            <w:rFonts w:ascii="Consolas" w:hAnsi="Consolas" w:cs="Consolas"/>
            <w:color w:val="A6E22E"/>
            <w:sz w:val="24"/>
            <w:szCs w:val="24"/>
            <w:bdr w:val="single" w:sz="2" w:space="0" w:color="auto" w:frame="1"/>
          </w:rPr>
          <w:t>aria-hidden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true</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span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11" w:author="Unknown"/>
          <w:rStyle w:val="HTMLCode"/>
          <w:rFonts w:ascii="Consolas" w:hAnsi="Consolas" w:cs="Consolas"/>
          <w:color w:val="F8F8F2"/>
          <w:sz w:val="24"/>
          <w:szCs w:val="24"/>
          <w:bdr w:val="single" w:sz="2" w:space="0" w:color="auto" w:frame="1"/>
        </w:rPr>
      </w:pPr>
      <w:ins w:id="1141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button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13" w:author="Unknown"/>
          <w:rStyle w:val="HTMLCode"/>
          <w:rFonts w:ascii="Consolas" w:hAnsi="Consolas" w:cs="Consolas"/>
          <w:color w:val="F8F8F2"/>
          <w:sz w:val="24"/>
          <w:szCs w:val="24"/>
          <w:bdr w:val="single" w:sz="2" w:space="0" w:color="auto" w:frame="1"/>
        </w:rPr>
      </w:pPr>
      <w:ins w:id="1141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15" w:author="Unknown"/>
          <w:rStyle w:val="HTMLCode"/>
          <w:rFonts w:ascii="Consolas" w:hAnsi="Consolas" w:cs="Consolas"/>
          <w:color w:val="F8F8F2"/>
          <w:sz w:val="24"/>
          <w:szCs w:val="24"/>
          <w:bdr w:val="single" w:sz="2" w:space="0" w:color="auto" w:frame="1"/>
        </w:rPr>
      </w:pPr>
      <w:ins w:id="1141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container</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17" w:author="Unknown"/>
          <w:rStyle w:val="HTMLCode"/>
          <w:rFonts w:ascii="Consolas" w:hAnsi="Consolas" w:cs="Consolas"/>
          <w:color w:val="F8F8F2"/>
          <w:sz w:val="24"/>
          <w:szCs w:val="24"/>
          <w:bdr w:val="single" w:sz="2" w:space="0" w:color="auto" w:frame="1"/>
        </w:rPr>
      </w:pPr>
      <w:ins w:id="1141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h1</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Dragon Travel desk</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h1</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19" w:author="Unknown"/>
          <w:rStyle w:val="HTMLCode"/>
          <w:rFonts w:ascii="Consolas" w:hAnsi="Consolas" w:cs="Consolas"/>
          <w:color w:val="F8F8F2"/>
          <w:sz w:val="24"/>
          <w:szCs w:val="24"/>
          <w:bdr w:val="single" w:sz="2" w:space="0" w:color="auto" w:frame="1"/>
        </w:rPr>
      </w:pPr>
      <w:ins w:id="1142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form</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21" w:author="Unknown"/>
          <w:rStyle w:val="HTMLCode"/>
          <w:rFonts w:ascii="Consolas" w:hAnsi="Consolas" w:cs="Consolas"/>
          <w:color w:val="F8F8F2"/>
          <w:sz w:val="24"/>
          <w:szCs w:val="24"/>
          <w:bdr w:val="single" w:sz="2" w:space="0" w:color="auto" w:frame="1"/>
        </w:rPr>
      </w:pPr>
      <w:ins w:id="1142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23" w:author="Unknown"/>
          <w:rStyle w:val="HTMLCode"/>
          <w:rFonts w:ascii="Consolas" w:hAnsi="Consolas" w:cs="Consolas"/>
          <w:color w:val="F8F8F2"/>
          <w:sz w:val="24"/>
          <w:szCs w:val="24"/>
          <w:bdr w:val="single" w:sz="2" w:space="0" w:color="auto" w:frame="1"/>
        </w:rPr>
      </w:pPr>
      <w:ins w:id="1142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name</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Username</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25" w:author="Unknown"/>
          <w:rStyle w:val="HTMLCode"/>
          <w:rFonts w:ascii="Consolas" w:hAnsi="Consolas" w:cs="Consolas"/>
          <w:color w:val="F8F8F2"/>
          <w:sz w:val="24"/>
          <w:szCs w:val="24"/>
          <w:bdr w:val="single" w:sz="2" w:space="0" w:color="auto" w:frame="1"/>
        </w:rPr>
      </w:pPr>
      <w:ins w:id="1142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input </w:t>
        </w:r>
        <w:r>
          <w:rPr>
            <w:rStyle w:val="token"/>
            <w:rFonts w:ascii="Consolas" w:hAnsi="Consolas" w:cs="Consolas"/>
            <w:color w:val="A6E22E"/>
            <w:sz w:val="24"/>
            <w:szCs w:val="24"/>
            <w:bdr w:val="single" w:sz="2" w:space="0" w:color="auto" w:frame="1"/>
          </w:rPr>
          <w:t>type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text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name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placeholder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Enter your username</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27" w:author="Unknown"/>
          <w:rStyle w:val="HTMLCode"/>
          <w:rFonts w:ascii="Consolas" w:hAnsi="Consolas" w:cs="Consolas"/>
          <w:color w:val="F8F8F2"/>
          <w:sz w:val="24"/>
          <w:szCs w:val="24"/>
          <w:bdr w:val="single" w:sz="2" w:space="0" w:color="auto" w:frame="1"/>
        </w:rPr>
      </w:pPr>
      <w:ins w:id="1142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small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namevalid</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form-text text-muted invalid-feedback</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29" w:author="Unknown"/>
          <w:rStyle w:val="HTMLCode"/>
          <w:rFonts w:ascii="Consolas" w:hAnsi="Consolas" w:cs="Consolas"/>
          <w:color w:val="F8F8F2"/>
          <w:sz w:val="24"/>
          <w:szCs w:val="24"/>
          <w:bdr w:val="single" w:sz="2" w:space="0" w:color="auto" w:frame="1"/>
        </w:rPr>
      </w:pPr>
      <w:ins w:id="11430" w:author="Unknown">
        <w:r>
          <w:rPr>
            <w:rStyle w:val="HTMLCode"/>
            <w:rFonts w:ascii="Consolas" w:hAnsi="Consolas" w:cs="Consolas"/>
            <w:color w:val="F8F8F2"/>
            <w:sz w:val="24"/>
            <w:szCs w:val="24"/>
            <w:bdr w:val="single" w:sz="2" w:space="0" w:color="auto" w:frame="1"/>
          </w:rPr>
          <w:t xml:space="preserve">                        Your username must be 2-10 characters long and should not start with a number</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31" w:author="Unknown"/>
          <w:rStyle w:val="HTMLCode"/>
          <w:rFonts w:ascii="Consolas" w:hAnsi="Consolas" w:cs="Consolas"/>
          <w:color w:val="F8F8F2"/>
          <w:sz w:val="24"/>
          <w:szCs w:val="24"/>
          <w:bdr w:val="single" w:sz="2" w:space="0" w:color="auto" w:frame="1"/>
        </w:rPr>
      </w:pPr>
      <w:ins w:id="1143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small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33" w:author="Unknown"/>
          <w:rStyle w:val="HTMLCode"/>
          <w:rFonts w:ascii="Consolas" w:hAnsi="Consolas" w:cs="Consolas"/>
          <w:color w:val="F8F8F2"/>
          <w:sz w:val="24"/>
          <w:szCs w:val="24"/>
          <w:bdr w:val="single" w:sz="2" w:space="0" w:color="auto" w:frame="1"/>
        </w:rPr>
      </w:pPr>
      <w:ins w:id="1143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35"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36" w:author="Unknown"/>
          <w:rStyle w:val="HTMLCode"/>
          <w:rFonts w:ascii="Consolas" w:hAnsi="Consolas" w:cs="Consolas"/>
          <w:color w:val="F8F8F2"/>
          <w:sz w:val="24"/>
          <w:szCs w:val="24"/>
          <w:bdr w:val="single" w:sz="2" w:space="0" w:color="auto" w:frame="1"/>
        </w:rPr>
      </w:pPr>
      <w:ins w:id="1143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38" w:author="Unknown"/>
          <w:rStyle w:val="HTMLCode"/>
          <w:rFonts w:ascii="Consolas" w:hAnsi="Consolas" w:cs="Consolas"/>
          <w:color w:val="F8F8F2"/>
          <w:sz w:val="24"/>
          <w:szCs w:val="24"/>
          <w:bdr w:val="single" w:sz="2" w:space="0" w:color="auto" w:frame="1"/>
        </w:rPr>
      </w:pPr>
      <w:ins w:id="11439" w:author="Unknown">
        <w:r>
          <w:rPr>
            <w:rStyle w:val="HTMLCode"/>
            <w:rFonts w:ascii="Consolas" w:hAnsi="Consolas" w:cs="Consolas"/>
            <w:color w:val="F8F8F2"/>
            <w:sz w:val="24"/>
            <w:szCs w:val="24"/>
            <w:bdr w:val="single" w:sz="2" w:space="0" w:color="auto" w:frame="1"/>
          </w:rPr>
          <w:lastRenderedPageBreak/>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email</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Email address</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40" w:author="Unknown"/>
          <w:rStyle w:val="HTMLCode"/>
          <w:rFonts w:ascii="Consolas" w:hAnsi="Consolas" w:cs="Consolas"/>
          <w:color w:val="F8F8F2"/>
          <w:sz w:val="24"/>
          <w:szCs w:val="24"/>
          <w:bdr w:val="single" w:sz="2" w:space="0" w:color="auto" w:frame="1"/>
        </w:rPr>
      </w:pPr>
      <w:ins w:id="1144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input </w:t>
        </w:r>
        <w:r>
          <w:rPr>
            <w:rStyle w:val="token"/>
            <w:rFonts w:ascii="Consolas" w:hAnsi="Consolas" w:cs="Consolas"/>
            <w:color w:val="A6E22E"/>
            <w:sz w:val="24"/>
            <w:szCs w:val="24"/>
            <w:bdr w:val="single" w:sz="2" w:space="0" w:color="auto" w:frame="1"/>
          </w:rPr>
          <w:t>type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text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email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placeholder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Enter your email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42" w:author="Unknown"/>
          <w:rStyle w:val="HTMLCode"/>
          <w:rFonts w:ascii="Consolas" w:hAnsi="Consolas" w:cs="Consolas"/>
          <w:color w:val="F8F8F2"/>
          <w:sz w:val="24"/>
          <w:szCs w:val="24"/>
          <w:bdr w:val="single" w:sz="2" w:space="0" w:color="auto" w:frame="1"/>
        </w:rPr>
      </w:pPr>
      <w:ins w:id="1144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small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emailvalid</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form-text text-muted invalid-feedback</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44" w:author="Unknown"/>
          <w:rStyle w:val="HTMLCode"/>
          <w:rFonts w:ascii="Consolas" w:hAnsi="Consolas" w:cs="Consolas"/>
          <w:color w:val="F8F8F2"/>
          <w:sz w:val="24"/>
          <w:szCs w:val="24"/>
          <w:bdr w:val="single" w:sz="2" w:space="0" w:color="auto" w:frame="1"/>
        </w:rPr>
      </w:pPr>
      <w:ins w:id="11445" w:author="Unknown">
        <w:r>
          <w:rPr>
            <w:rStyle w:val="HTMLCode"/>
            <w:rFonts w:ascii="Consolas" w:hAnsi="Consolas" w:cs="Consolas"/>
            <w:color w:val="F8F8F2"/>
            <w:sz w:val="24"/>
            <w:szCs w:val="24"/>
            <w:bdr w:val="single" w:sz="2" w:space="0" w:color="auto" w:frame="1"/>
          </w:rPr>
          <w:t xml:space="preserve">                        Your email must be a valid email</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46" w:author="Unknown"/>
          <w:rStyle w:val="HTMLCode"/>
          <w:rFonts w:ascii="Consolas" w:hAnsi="Consolas" w:cs="Consolas"/>
          <w:color w:val="F8F8F2"/>
          <w:sz w:val="24"/>
          <w:szCs w:val="24"/>
          <w:bdr w:val="single" w:sz="2" w:space="0" w:color="auto" w:frame="1"/>
        </w:rPr>
      </w:pPr>
      <w:ins w:id="1144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small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48" w:author="Unknown"/>
          <w:rStyle w:val="HTMLCode"/>
          <w:rFonts w:ascii="Consolas" w:hAnsi="Consolas" w:cs="Consolas"/>
          <w:color w:val="F8F8F2"/>
          <w:sz w:val="24"/>
          <w:szCs w:val="24"/>
          <w:bdr w:val="single" w:sz="2" w:space="0" w:color="auto" w:frame="1"/>
        </w:rPr>
      </w:pPr>
      <w:ins w:id="1144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50" w:author="Unknown"/>
          <w:rStyle w:val="HTMLCode"/>
          <w:rFonts w:ascii="Consolas" w:hAnsi="Consolas" w:cs="Consolas"/>
          <w:color w:val="F8F8F2"/>
          <w:sz w:val="24"/>
          <w:szCs w:val="24"/>
          <w:bdr w:val="single" w:sz="2" w:space="0" w:color="auto" w:frame="1"/>
        </w:rPr>
      </w:pPr>
      <w:ins w:id="1145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52" w:author="Unknown"/>
          <w:rStyle w:val="HTMLCode"/>
          <w:rFonts w:ascii="Consolas" w:hAnsi="Consolas" w:cs="Consolas"/>
          <w:color w:val="F8F8F2"/>
          <w:sz w:val="24"/>
          <w:szCs w:val="24"/>
          <w:bdr w:val="single" w:sz="2" w:space="0" w:color="auto" w:frame="1"/>
        </w:rPr>
      </w:pPr>
      <w:ins w:id="1145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car</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Select your car</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54" w:author="Unknown"/>
          <w:rStyle w:val="HTMLCode"/>
          <w:rFonts w:ascii="Consolas" w:hAnsi="Consolas" w:cs="Consolas"/>
          <w:color w:val="F8F8F2"/>
          <w:sz w:val="24"/>
          <w:szCs w:val="24"/>
          <w:bdr w:val="single" w:sz="2" w:space="0" w:color="auto" w:frame="1"/>
        </w:rPr>
      </w:pPr>
      <w:ins w:id="1145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select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car</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56" w:author="Unknown"/>
          <w:rStyle w:val="HTMLCode"/>
          <w:rFonts w:ascii="Consolas" w:hAnsi="Consolas" w:cs="Consolas"/>
          <w:color w:val="F8F8F2"/>
          <w:sz w:val="24"/>
          <w:szCs w:val="24"/>
          <w:bdr w:val="single" w:sz="2" w:space="0" w:color="auto" w:frame="1"/>
        </w:rPr>
      </w:pPr>
      <w:ins w:id="1145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Omni</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58" w:author="Unknown"/>
          <w:rStyle w:val="HTMLCode"/>
          <w:rFonts w:ascii="Consolas" w:hAnsi="Consolas" w:cs="Consolas"/>
          <w:color w:val="F8F8F2"/>
          <w:sz w:val="24"/>
          <w:szCs w:val="24"/>
          <w:bdr w:val="single" w:sz="2" w:space="0" w:color="auto" w:frame="1"/>
        </w:rPr>
      </w:pPr>
      <w:ins w:id="1145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Maruti 800</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60" w:author="Unknown"/>
          <w:rStyle w:val="HTMLCode"/>
          <w:rFonts w:ascii="Consolas" w:hAnsi="Consolas" w:cs="Consolas"/>
          <w:color w:val="F8F8F2"/>
          <w:sz w:val="24"/>
          <w:szCs w:val="24"/>
          <w:bdr w:val="single" w:sz="2" w:space="0" w:color="auto" w:frame="1"/>
        </w:rPr>
      </w:pPr>
      <w:ins w:id="1146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Ford Titanium</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62" w:author="Unknown"/>
          <w:rStyle w:val="HTMLCode"/>
          <w:rFonts w:ascii="Consolas" w:hAnsi="Consolas" w:cs="Consolas"/>
          <w:color w:val="F8F8F2"/>
          <w:sz w:val="24"/>
          <w:szCs w:val="24"/>
          <w:bdr w:val="single" w:sz="2" w:space="0" w:color="auto" w:frame="1"/>
        </w:rPr>
      </w:pPr>
      <w:ins w:id="1146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Audi A4</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option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64" w:author="Unknown"/>
          <w:rStyle w:val="HTMLCode"/>
          <w:rFonts w:ascii="Consolas" w:hAnsi="Consolas" w:cs="Consolas"/>
          <w:color w:val="F8F8F2"/>
          <w:sz w:val="24"/>
          <w:szCs w:val="24"/>
          <w:bdr w:val="single" w:sz="2" w:space="0" w:color="auto" w:frame="1"/>
        </w:rPr>
      </w:pPr>
      <w:ins w:id="1146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select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66" w:author="Unknown"/>
          <w:rStyle w:val="HTMLCode"/>
          <w:rFonts w:ascii="Consolas" w:hAnsi="Consolas" w:cs="Consolas"/>
          <w:color w:val="F8F8F2"/>
          <w:sz w:val="24"/>
          <w:szCs w:val="24"/>
          <w:bdr w:val="single" w:sz="2" w:space="0" w:color="auto" w:frame="1"/>
        </w:rPr>
      </w:pPr>
      <w:ins w:id="1146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68" w:author="Unknown"/>
          <w:rStyle w:val="HTMLCode"/>
          <w:rFonts w:ascii="Consolas" w:hAnsi="Consolas" w:cs="Consolas"/>
          <w:color w:val="F8F8F2"/>
          <w:sz w:val="24"/>
          <w:szCs w:val="24"/>
          <w:bdr w:val="single" w:sz="2" w:space="0" w:color="auto" w:frame="1"/>
        </w:rPr>
      </w:pPr>
      <w:ins w:id="1146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70" w:author="Unknown"/>
          <w:rStyle w:val="HTMLCode"/>
          <w:rFonts w:ascii="Consolas" w:hAnsi="Consolas" w:cs="Consolas"/>
          <w:color w:val="F8F8F2"/>
          <w:sz w:val="24"/>
          <w:szCs w:val="24"/>
          <w:bdr w:val="single" w:sz="2" w:space="0" w:color="auto" w:frame="1"/>
        </w:rPr>
      </w:pPr>
      <w:ins w:id="1147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address</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Enter your address</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72" w:author="Unknown"/>
          <w:rStyle w:val="HTMLCode"/>
          <w:rFonts w:ascii="Consolas" w:hAnsi="Consolas" w:cs="Consolas"/>
          <w:color w:val="F8F8F2"/>
          <w:sz w:val="24"/>
          <w:szCs w:val="24"/>
          <w:bdr w:val="single" w:sz="2" w:space="0" w:color="auto" w:frame="1"/>
        </w:rPr>
      </w:pPr>
      <w:ins w:id="1147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textarea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name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address</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address</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rows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3</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textarea</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74" w:author="Unknown"/>
          <w:rStyle w:val="HTMLCode"/>
          <w:rFonts w:ascii="Consolas" w:hAnsi="Consolas" w:cs="Consolas"/>
          <w:color w:val="F8F8F2"/>
          <w:sz w:val="24"/>
          <w:szCs w:val="24"/>
          <w:bdr w:val="single" w:sz="2" w:space="0" w:color="auto" w:frame="1"/>
        </w:rPr>
      </w:pPr>
      <w:ins w:id="1147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76" w:author="Unknown"/>
          <w:rStyle w:val="HTMLCode"/>
          <w:rFonts w:ascii="Consolas" w:hAnsi="Consolas" w:cs="Consolas"/>
          <w:color w:val="F8F8F2"/>
          <w:sz w:val="24"/>
          <w:szCs w:val="24"/>
          <w:bdr w:val="single" w:sz="2" w:space="0" w:color="auto" w:frame="1"/>
        </w:rPr>
      </w:pPr>
      <w:ins w:id="1147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78" w:author="Unknown"/>
          <w:rStyle w:val="HTMLCode"/>
          <w:rFonts w:ascii="Consolas" w:hAnsi="Consolas" w:cs="Consolas"/>
          <w:color w:val="F8F8F2"/>
          <w:sz w:val="24"/>
          <w:szCs w:val="24"/>
          <w:bdr w:val="single" w:sz="2" w:space="0" w:color="auto" w:frame="1"/>
        </w:rPr>
      </w:pPr>
      <w:ins w:id="1147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address</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Enter your phone number</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80" w:author="Unknown"/>
          <w:rStyle w:val="HTMLCode"/>
          <w:rFonts w:ascii="Consolas" w:hAnsi="Consolas" w:cs="Consolas"/>
          <w:color w:val="F8F8F2"/>
          <w:sz w:val="24"/>
          <w:szCs w:val="24"/>
          <w:bdr w:val="single" w:sz="2" w:space="0" w:color="auto" w:frame="1"/>
        </w:rPr>
      </w:pPr>
      <w:ins w:id="1148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input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name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phone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phone</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rows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3</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82" w:author="Unknown"/>
          <w:rStyle w:val="HTMLCode"/>
          <w:rFonts w:ascii="Consolas" w:hAnsi="Consolas" w:cs="Consolas"/>
          <w:color w:val="F8F8F2"/>
          <w:sz w:val="24"/>
          <w:szCs w:val="24"/>
          <w:bdr w:val="single" w:sz="2" w:space="0" w:color="auto" w:frame="1"/>
        </w:rPr>
      </w:pPr>
      <w:ins w:id="1148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small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emailvalid</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form-text text-muted invalid-feedback</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84" w:author="Unknown"/>
          <w:rStyle w:val="HTMLCode"/>
          <w:rFonts w:ascii="Consolas" w:hAnsi="Consolas" w:cs="Consolas"/>
          <w:color w:val="F8F8F2"/>
          <w:sz w:val="24"/>
          <w:szCs w:val="24"/>
          <w:bdr w:val="single" w:sz="2" w:space="0" w:color="auto" w:frame="1"/>
        </w:rPr>
      </w:pPr>
      <w:ins w:id="11485" w:author="Unknown">
        <w:r>
          <w:rPr>
            <w:rStyle w:val="HTMLCode"/>
            <w:rFonts w:ascii="Consolas" w:hAnsi="Consolas" w:cs="Consolas"/>
            <w:color w:val="F8F8F2"/>
            <w:sz w:val="24"/>
            <w:szCs w:val="24"/>
            <w:bdr w:val="single" w:sz="2" w:space="0" w:color="auto" w:frame="1"/>
          </w:rPr>
          <w:t xml:space="preserve">                        Your phone number must be 10 digit long</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86" w:author="Unknown"/>
          <w:rStyle w:val="HTMLCode"/>
          <w:rFonts w:ascii="Consolas" w:hAnsi="Consolas" w:cs="Consolas"/>
          <w:color w:val="F8F8F2"/>
          <w:sz w:val="24"/>
          <w:szCs w:val="24"/>
          <w:bdr w:val="single" w:sz="2" w:space="0" w:color="auto" w:frame="1"/>
        </w:rPr>
      </w:pPr>
      <w:ins w:id="1148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small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88" w:author="Unknown"/>
          <w:rStyle w:val="HTMLCode"/>
          <w:rFonts w:ascii="Consolas" w:hAnsi="Consolas" w:cs="Consolas"/>
          <w:color w:val="F8F8F2"/>
          <w:sz w:val="24"/>
          <w:szCs w:val="24"/>
          <w:bdr w:val="single" w:sz="2" w:space="0" w:color="auto" w:frame="1"/>
        </w:rPr>
      </w:pPr>
      <w:ins w:id="1148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90" w:author="Unknown"/>
          <w:rStyle w:val="HTMLCode"/>
          <w:rFonts w:ascii="Consolas" w:hAnsi="Consolas" w:cs="Consolas"/>
          <w:color w:val="F8F8F2"/>
          <w:sz w:val="24"/>
          <w:szCs w:val="24"/>
          <w:bdr w:val="single" w:sz="2" w:space="0" w:color="auto" w:frame="1"/>
        </w:rPr>
      </w:pPr>
      <w:ins w:id="1149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div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form-group</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92" w:author="Unknown"/>
          <w:rStyle w:val="HTMLCode"/>
          <w:rFonts w:ascii="Consolas" w:hAnsi="Consolas" w:cs="Consolas"/>
          <w:color w:val="F8F8F2"/>
          <w:sz w:val="24"/>
          <w:szCs w:val="24"/>
          <w:bdr w:val="single" w:sz="2" w:space="0" w:color="auto" w:frame="1"/>
        </w:rPr>
      </w:pPr>
      <w:ins w:id="11493" w:author="Unknown">
        <w:r>
          <w:rPr>
            <w:rStyle w:val="HTMLCode"/>
            <w:rFonts w:ascii="Consolas" w:hAnsi="Consolas" w:cs="Consolas"/>
            <w:color w:val="F8F8F2"/>
            <w:sz w:val="24"/>
            <w:szCs w:val="24"/>
            <w:bdr w:val="single" w:sz="2" w:space="0" w:color="auto" w:frame="1"/>
          </w:rPr>
          <w:lastRenderedPageBreak/>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label </w:t>
        </w:r>
        <w:r>
          <w:rPr>
            <w:rStyle w:val="token"/>
            <w:rFonts w:ascii="Consolas" w:hAnsi="Consolas" w:cs="Consolas"/>
            <w:color w:val="A6E22E"/>
            <w:sz w:val="24"/>
            <w:szCs w:val="24"/>
            <w:bdr w:val="single" w:sz="2" w:space="0" w:color="auto" w:frame="1"/>
          </w:rPr>
          <w:t>for</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exampleFormControlTextarea1</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Any other message...</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label</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94" w:author="Unknown"/>
          <w:rStyle w:val="HTMLCode"/>
          <w:rFonts w:ascii="Consolas" w:hAnsi="Consolas" w:cs="Consolas"/>
          <w:color w:val="F8F8F2"/>
          <w:sz w:val="24"/>
          <w:szCs w:val="24"/>
          <w:bdr w:val="single" w:sz="2" w:space="0" w:color="auto" w:frame="1"/>
        </w:rPr>
      </w:pPr>
      <w:ins w:id="1149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textarea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form-control</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exampleFormControlTextarea1</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rows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3</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textarea</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96" w:author="Unknown"/>
          <w:rStyle w:val="HTMLCode"/>
          <w:rFonts w:ascii="Consolas" w:hAnsi="Consolas" w:cs="Consolas"/>
          <w:color w:val="F8F8F2"/>
          <w:sz w:val="24"/>
          <w:szCs w:val="24"/>
          <w:bdr w:val="single" w:sz="2" w:space="0" w:color="auto" w:frame="1"/>
        </w:rPr>
      </w:pPr>
      <w:ins w:id="1149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498" w:author="Unknown"/>
          <w:rStyle w:val="HTMLCode"/>
          <w:rFonts w:ascii="Consolas" w:hAnsi="Consolas" w:cs="Consolas"/>
          <w:color w:val="F8F8F2"/>
          <w:sz w:val="24"/>
          <w:szCs w:val="24"/>
          <w:bdr w:val="single" w:sz="2" w:space="0" w:color="auto" w:frame="1"/>
        </w:rPr>
      </w:pPr>
      <w:ins w:id="1149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button </w:t>
        </w:r>
        <w:r>
          <w:rPr>
            <w:rStyle w:val="token"/>
            <w:rFonts w:ascii="Consolas" w:hAnsi="Consolas" w:cs="Consolas"/>
            <w:color w:val="A6E22E"/>
            <w:sz w:val="24"/>
            <w:szCs w:val="24"/>
            <w:bdr w:val="single" w:sz="2" w:space="0" w:color="auto" w:frame="1"/>
          </w:rPr>
          <w:t>id</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submit</w:t>
        </w:r>
        <w:r>
          <w:rPr>
            <w:rStyle w:val="token"/>
            <w:rFonts w:ascii="Consolas" w:hAnsi="Consolas" w:cs="Consolas"/>
            <w:color w:val="F8F8F2"/>
            <w:sz w:val="24"/>
            <w:szCs w:val="24"/>
            <w:bdr w:val="single" w:sz="2" w:space="0" w:color="auto" w:frame="1"/>
          </w:rPr>
          <w:t>"</w:t>
        </w:r>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class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btn btn-primary</w:t>
        </w:r>
        <w:r>
          <w:rPr>
            <w:rStyle w:val="token"/>
            <w:rFonts w:ascii="Consolas" w:hAnsi="Consolas" w:cs="Consolas"/>
            <w:color w:val="F8F8F2"/>
            <w:sz w:val="24"/>
            <w:szCs w:val="24"/>
            <w:bdr w:val="single" w:sz="2" w:space="0" w:color="auto" w:frame="1"/>
          </w:rPr>
          <w:t>"&gt;</w:t>
        </w:r>
        <w:r>
          <w:rPr>
            <w:rStyle w:val="HTMLCode"/>
            <w:rFonts w:ascii="Consolas" w:hAnsi="Consolas" w:cs="Consolas"/>
            <w:color w:val="F8F8F2"/>
            <w:sz w:val="24"/>
            <w:szCs w:val="24"/>
            <w:bdr w:val="single" w:sz="2" w:space="0" w:color="auto" w:frame="1"/>
          </w:rPr>
          <w:t>Submit</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button</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0" w:author="Unknown"/>
          <w:rStyle w:val="HTMLCode"/>
          <w:rFonts w:ascii="Consolas" w:hAnsi="Consolas" w:cs="Consolas"/>
          <w:color w:val="F8F8F2"/>
          <w:sz w:val="24"/>
          <w:szCs w:val="24"/>
          <w:bdr w:val="single" w:sz="2" w:space="0" w:color="auto" w:frame="1"/>
        </w:rPr>
      </w:pPr>
      <w:ins w:id="1150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form</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2"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3" w:author="Unknown"/>
          <w:rStyle w:val="HTMLCode"/>
          <w:rFonts w:ascii="Consolas" w:hAnsi="Consolas" w:cs="Consolas"/>
          <w:color w:val="F8F8F2"/>
          <w:sz w:val="24"/>
          <w:szCs w:val="24"/>
          <w:bdr w:val="single" w:sz="2" w:space="0" w:color="auto" w:frame="1"/>
        </w:rPr>
      </w:pPr>
      <w:ins w:id="1150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div</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5"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6" w:author="Unknown"/>
          <w:rStyle w:val="HTMLCode"/>
          <w:rFonts w:ascii="Consolas" w:hAnsi="Consolas" w:cs="Consolas"/>
          <w:color w:val="F8F8F2"/>
          <w:sz w:val="24"/>
          <w:szCs w:val="24"/>
          <w:bdr w:val="single" w:sz="2" w:space="0" w:color="auto" w:frame="1"/>
        </w:rPr>
      </w:pPr>
      <w:ins w:id="1150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&lt;!-- Optional JavaScript --&gt;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08" w:author="Unknown"/>
          <w:rStyle w:val="HTMLCode"/>
          <w:rFonts w:ascii="Consolas" w:hAnsi="Consolas" w:cs="Consolas"/>
          <w:color w:val="F8F8F2"/>
          <w:sz w:val="24"/>
          <w:szCs w:val="24"/>
          <w:bdr w:val="single" w:sz="2" w:space="0" w:color="auto" w:frame="1"/>
        </w:rPr>
      </w:pPr>
      <w:ins w:id="1150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&lt;!-- jQuery first, then Popper.js, then Bootstrap JS --&gt;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10" w:author="Unknown"/>
          <w:rStyle w:val="token"/>
          <w:rFonts w:ascii="Consolas" w:hAnsi="Consolas" w:cs="Consolas"/>
          <w:color w:val="F92672"/>
          <w:sz w:val="24"/>
          <w:szCs w:val="24"/>
          <w:bdr w:val="single" w:sz="2" w:space="0" w:color="auto" w:frame="1"/>
        </w:rPr>
      </w:pPr>
      <w:ins w:id="1151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https://code.jquery.com/jquery-3.3.1.slim.min.js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12" w:author="Unknown"/>
          <w:rStyle w:val="token"/>
          <w:rFonts w:ascii="Consolas" w:hAnsi="Consolas" w:cs="Consolas"/>
          <w:color w:val="F92672"/>
          <w:sz w:val="24"/>
          <w:szCs w:val="24"/>
          <w:bdr w:val="single" w:sz="2" w:space="0" w:color="auto" w:frame="1"/>
        </w:rPr>
      </w:pPr>
      <w:ins w:id="11513"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sha384-q8i/X+965DzO0rT7abK41JStQIAqVgRVzpbzo5smXKp4YfRvH+8abtTE1Pi6jizo</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14" w:author="Unknown"/>
          <w:rStyle w:val="HTMLCode"/>
          <w:rFonts w:ascii="Consolas" w:hAnsi="Consolas" w:cs="Consolas"/>
          <w:color w:val="F8F8F2"/>
          <w:sz w:val="24"/>
          <w:szCs w:val="24"/>
          <w:bdr w:val="single" w:sz="2" w:space="0" w:color="auto" w:frame="1"/>
        </w:rPr>
      </w:pPr>
      <w:ins w:id="11515"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16" w:author="Unknown"/>
          <w:rStyle w:val="token"/>
          <w:rFonts w:ascii="Consolas" w:hAnsi="Consolas" w:cs="Consolas"/>
          <w:color w:val="F92672"/>
          <w:sz w:val="24"/>
          <w:szCs w:val="24"/>
          <w:bdr w:val="single" w:sz="2" w:space="0" w:color="auto" w:frame="1"/>
        </w:rPr>
      </w:pPr>
      <w:ins w:id="1151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https://cdnjs.cloudflare.com/ajax/libs/popper.js/1.14.7/umd/popper.min.js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18" w:author="Unknown"/>
          <w:rStyle w:val="token"/>
          <w:rFonts w:ascii="Consolas" w:hAnsi="Consolas" w:cs="Consolas"/>
          <w:color w:val="F92672"/>
          <w:sz w:val="24"/>
          <w:szCs w:val="24"/>
          <w:bdr w:val="single" w:sz="2" w:space="0" w:color="auto" w:frame="1"/>
        </w:rPr>
      </w:pPr>
      <w:ins w:id="11519"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sha384-UO2eT0CpHqdSJQ6hJty5KVphtPhzWj9WO1clHTMGa3JDZwrnQq4sF86dIHNDz0W1</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20" w:author="Unknown"/>
          <w:rStyle w:val="HTMLCode"/>
          <w:rFonts w:ascii="Consolas" w:hAnsi="Consolas" w:cs="Consolas"/>
          <w:color w:val="F8F8F2"/>
          <w:sz w:val="24"/>
          <w:szCs w:val="24"/>
          <w:bdr w:val="single" w:sz="2" w:space="0" w:color="auto" w:frame="1"/>
        </w:rPr>
      </w:pPr>
      <w:ins w:id="11521"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22" w:author="Unknown"/>
          <w:rStyle w:val="token"/>
          <w:rFonts w:ascii="Consolas" w:hAnsi="Consolas" w:cs="Consolas"/>
          <w:color w:val="F92672"/>
          <w:sz w:val="24"/>
          <w:szCs w:val="24"/>
          <w:bdr w:val="single" w:sz="2" w:space="0" w:color="auto" w:frame="1"/>
        </w:rPr>
      </w:pPr>
      <w:ins w:id="1152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https://stackpath.bootstrapcdn.com/bootstrap/4.3.1/js/bootstrap.min.js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24" w:author="Unknown"/>
          <w:rStyle w:val="token"/>
          <w:rFonts w:ascii="Consolas" w:hAnsi="Consolas" w:cs="Consolas"/>
          <w:color w:val="F92672"/>
          <w:sz w:val="24"/>
          <w:szCs w:val="24"/>
          <w:bdr w:val="single" w:sz="2" w:space="0" w:color="auto" w:frame="1"/>
        </w:rPr>
      </w:pPr>
      <w:ins w:id="11525"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integrity</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sha384-JjSmVgyd0p3pXB1rRibZUAYoIIy6OrQ6VrjIEaFf/nJGzIxFDsf4x0xIM+B07jRM</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26" w:author="Unknown"/>
          <w:rStyle w:val="HTMLCode"/>
          <w:rFonts w:ascii="Consolas" w:hAnsi="Consolas" w:cs="Consolas"/>
          <w:color w:val="F8F8F2"/>
          <w:sz w:val="24"/>
          <w:szCs w:val="24"/>
          <w:bdr w:val="single" w:sz="2" w:space="0" w:color="auto" w:frame="1"/>
        </w:rPr>
      </w:pPr>
      <w:ins w:id="11527" w:author="Unknown">
        <w:r>
          <w:rPr>
            <w:rStyle w:val="token"/>
            <w:rFonts w:ascii="Consolas" w:hAnsi="Consolas" w:cs="Consolas"/>
            <w:color w:val="F92672"/>
            <w:sz w:val="24"/>
            <w:szCs w:val="24"/>
            <w:bdr w:val="single" w:sz="2" w:space="0" w:color="auto" w:frame="1"/>
          </w:rPr>
          <w:t xml:space="preserve">        </w:t>
        </w:r>
        <w:r>
          <w:rPr>
            <w:rStyle w:val="token"/>
            <w:rFonts w:ascii="Consolas" w:hAnsi="Consolas" w:cs="Consolas"/>
            <w:color w:val="A6E22E"/>
            <w:sz w:val="24"/>
            <w:szCs w:val="24"/>
            <w:bdr w:val="single" w:sz="2" w:space="0" w:color="auto" w:frame="1"/>
          </w:rPr>
          <w:t>crossorigin</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anonymous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28" w:author="Unknown"/>
          <w:rStyle w:val="HTMLCode"/>
          <w:rFonts w:ascii="Consolas" w:hAnsi="Consolas" w:cs="Consolas"/>
          <w:color w:val="F8F8F2"/>
          <w:sz w:val="24"/>
          <w:szCs w:val="24"/>
          <w:bdr w:val="single" w:sz="2" w:space="0" w:color="auto" w:frame="1"/>
        </w:rPr>
      </w:pPr>
      <w:ins w:id="1152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 xml:space="preserve">script </w:t>
        </w:r>
        <w:r>
          <w:rPr>
            <w:rStyle w:val="token"/>
            <w:rFonts w:ascii="Consolas" w:hAnsi="Consolas" w:cs="Consolas"/>
            <w:color w:val="A6E22E"/>
            <w:sz w:val="24"/>
            <w:szCs w:val="24"/>
            <w:bdr w:val="single" w:sz="2" w:space="0" w:color="auto" w:frame="1"/>
          </w:rPr>
          <w:t>src</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js/project4.js</w:t>
        </w:r>
        <w:r>
          <w:rPr>
            <w:rStyle w:val="token"/>
            <w:rFonts w:ascii="Consolas" w:hAnsi="Consolas" w:cs="Consolas"/>
            <w:color w:val="F8F8F2"/>
            <w:sz w:val="24"/>
            <w:szCs w:val="24"/>
            <w:bdr w:val="single" w:sz="2" w:space="0" w:color="auto" w:frame="1"/>
          </w:rPr>
          <w:t>"&gt;&lt;/</w:t>
        </w:r>
        <w:r>
          <w:rPr>
            <w:rStyle w:val="token"/>
            <w:rFonts w:ascii="Consolas" w:hAnsi="Consolas" w:cs="Consolas"/>
            <w:color w:val="F92672"/>
            <w:sz w:val="24"/>
            <w:szCs w:val="24"/>
            <w:bdr w:val="single" w:sz="2" w:space="0" w:color="auto" w:frame="1"/>
          </w:rPr>
          <w:t>script</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30" w:author="Unknown"/>
          <w:rStyle w:val="HTMLCode"/>
          <w:rFonts w:ascii="Consolas" w:hAnsi="Consolas" w:cs="Consolas"/>
          <w:color w:val="F8F8F2"/>
          <w:sz w:val="24"/>
          <w:szCs w:val="24"/>
          <w:bdr w:val="single" w:sz="2" w:space="0" w:color="auto" w:frame="1"/>
        </w:rPr>
      </w:pPr>
      <w:ins w:id="11531"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body</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32"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33" w:author="Unknown"/>
          <w:rStyle w:val="HTMLCode"/>
          <w:rFonts w:ascii="Consolas" w:hAnsi="Consolas" w:cs="Consolas"/>
          <w:color w:val="F8F8F2"/>
          <w:sz w:val="24"/>
          <w:szCs w:val="24"/>
          <w:bdr w:val="single" w:sz="2" w:space="0" w:color="auto" w:frame="1"/>
        </w:rPr>
      </w:pPr>
      <w:ins w:id="11534" w:author="Unknown">
        <w:r>
          <w:rPr>
            <w:rStyle w:val="token"/>
            <w:rFonts w:ascii="Consolas" w:hAnsi="Consolas" w:cs="Consolas"/>
            <w:color w:val="F8F8F2"/>
            <w:sz w:val="24"/>
            <w:szCs w:val="24"/>
            <w:bdr w:val="single" w:sz="2" w:space="0" w:color="auto" w:frame="1"/>
          </w:rPr>
          <w:t>&lt;/</w:t>
        </w:r>
        <w:r>
          <w:rPr>
            <w:rStyle w:val="token"/>
            <w:rFonts w:ascii="Consolas" w:hAnsi="Consolas" w:cs="Consolas"/>
            <w:color w:val="F92672"/>
            <w:sz w:val="24"/>
            <w:szCs w:val="24"/>
            <w:bdr w:val="single" w:sz="2" w:space="0" w:color="auto" w:frame="1"/>
          </w:rPr>
          <w:t>html</w:t>
        </w:r>
        <w:r>
          <w:rPr>
            <w:rStyle w:val="token"/>
            <w:rFonts w:ascii="Consolas" w:hAnsi="Consolas" w:cs="Consolas"/>
            <w:color w:val="F8F8F2"/>
            <w:sz w:val="24"/>
            <w:szCs w:val="24"/>
            <w:bdr w:val="single" w:sz="2" w:space="0" w:color="auto" w:frame="1"/>
          </w:rPr>
          <w:t>&gt;</w:t>
        </w:r>
      </w:ins>
    </w:p>
    <w:p w:rsidR="0089304D" w:rsidRDefault="0089304D" w:rsidP="0089304D">
      <w:pPr>
        <w:rPr>
          <w:ins w:id="11535" w:author="Unknown"/>
        </w:rPr>
      </w:pPr>
      <w:ins w:id="11536" w:author="Unknown">
        <w:r>
          <w:rPr>
            <w:bdr w:val="single" w:sz="2" w:space="0" w:color="auto" w:frame="1"/>
          </w:rPr>
          <w:lastRenderedPageBreak/>
          <w:t>Copy</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1537" w:author="Unknown"/>
        </w:rPr>
      </w:pPr>
      <w:ins w:id="11538" w:author="Unknown">
        <w:r>
          <w:t>Code as described/written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39" w:author="Unknown"/>
          <w:rStyle w:val="HTMLCode"/>
          <w:rFonts w:ascii="Consolas" w:hAnsi="Consolas" w:cs="Consolas"/>
          <w:color w:val="F8F8F2"/>
          <w:sz w:val="24"/>
          <w:szCs w:val="24"/>
          <w:bdr w:val="single" w:sz="2" w:space="0" w:color="auto" w:frame="1"/>
        </w:rPr>
      </w:pPr>
      <w:ins w:id="11540" w:author="Unknown">
        <w:r>
          <w:rPr>
            <w:rStyle w:val="HTMLCode"/>
            <w:rFonts w:ascii="Consolas" w:hAnsi="Consolas" w:cs="Consolas"/>
            <w:color w:val="F8F8F2"/>
            <w:sz w:val="24"/>
            <w:szCs w:val="24"/>
            <w:bdr w:val="single" w:sz="2" w:space="0" w:color="auto" w:frame="1"/>
          </w:rPr>
          <w:t>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"This is project 4"</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41" w:author="Unknown"/>
          <w:rStyle w:val="HTMLCode"/>
          <w:rFonts w:ascii="Consolas" w:hAnsi="Consolas" w:cs="Consolas"/>
          <w:color w:val="F8F8F2"/>
          <w:sz w:val="24"/>
          <w:szCs w:val="24"/>
          <w:bdr w:val="single" w:sz="2" w:space="0" w:color="auto" w:frame="1"/>
        </w:rPr>
      </w:pPr>
      <w:ins w:id="11542" w:author="Unknown">
        <w:r>
          <w:rPr>
            <w:rStyle w:val="token"/>
            <w:rFonts w:ascii="Consolas" w:hAnsi="Consolas" w:cs="Consolas"/>
            <w:color w:val="66D9EF"/>
            <w:sz w:val="24"/>
            <w:szCs w:val="24"/>
            <w:bdr w:val="single" w:sz="2" w:space="0" w:color="auto" w:frame="1"/>
          </w:rPr>
          <w:t>const</w:t>
        </w:r>
        <w:r>
          <w:rPr>
            <w:rStyle w:val="HTMLCode"/>
            <w:rFonts w:ascii="Consolas" w:hAnsi="Consolas" w:cs="Consolas"/>
            <w:color w:val="F8F8F2"/>
            <w:sz w:val="24"/>
            <w:szCs w:val="24"/>
            <w:bdr w:val="single" w:sz="2" w:space="0" w:color="auto" w:frame="1"/>
          </w:rPr>
          <w:t xml:space="preserve"> name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'name'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43" w:author="Unknown"/>
          <w:rStyle w:val="HTMLCode"/>
          <w:rFonts w:ascii="Consolas" w:hAnsi="Consolas" w:cs="Consolas"/>
          <w:color w:val="F8F8F2"/>
          <w:sz w:val="24"/>
          <w:szCs w:val="24"/>
          <w:bdr w:val="single" w:sz="2" w:space="0" w:color="auto" w:frame="1"/>
        </w:rPr>
      </w:pPr>
      <w:ins w:id="11544" w:author="Unknown">
        <w:r>
          <w:rPr>
            <w:rStyle w:val="token"/>
            <w:rFonts w:ascii="Consolas" w:hAnsi="Consolas" w:cs="Consolas"/>
            <w:color w:val="66D9EF"/>
            <w:sz w:val="24"/>
            <w:szCs w:val="24"/>
            <w:bdr w:val="single" w:sz="2" w:space="0" w:color="auto" w:frame="1"/>
          </w:rPr>
          <w:t>const</w:t>
        </w:r>
        <w:r>
          <w:rPr>
            <w:rStyle w:val="HTMLCode"/>
            <w:rFonts w:ascii="Consolas" w:hAnsi="Consolas" w:cs="Consolas"/>
            <w:color w:val="F8F8F2"/>
            <w:sz w:val="24"/>
            <w:szCs w:val="24"/>
            <w:bdr w:val="single" w:sz="2" w:space="0" w:color="auto" w:frame="1"/>
          </w:rPr>
          <w:t xml:space="preserve"> email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'email'</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45" w:author="Unknown"/>
          <w:rStyle w:val="HTMLCode"/>
          <w:rFonts w:ascii="Consolas" w:hAnsi="Consolas" w:cs="Consolas"/>
          <w:color w:val="F8F8F2"/>
          <w:sz w:val="24"/>
          <w:szCs w:val="24"/>
          <w:bdr w:val="single" w:sz="2" w:space="0" w:color="auto" w:frame="1"/>
        </w:rPr>
      </w:pPr>
      <w:ins w:id="11546" w:author="Unknown">
        <w:r>
          <w:rPr>
            <w:rStyle w:val="token"/>
            <w:rFonts w:ascii="Consolas" w:hAnsi="Consolas" w:cs="Consolas"/>
            <w:color w:val="66D9EF"/>
            <w:sz w:val="24"/>
            <w:szCs w:val="24"/>
            <w:bdr w:val="single" w:sz="2" w:space="0" w:color="auto" w:frame="1"/>
          </w:rPr>
          <w:t>const</w:t>
        </w:r>
        <w:r>
          <w:rPr>
            <w:rStyle w:val="HTMLCode"/>
            <w:rFonts w:ascii="Consolas" w:hAnsi="Consolas" w:cs="Consolas"/>
            <w:color w:val="F8F8F2"/>
            <w:sz w:val="24"/>
            <w:szCs w:val="24"/>
            <w:bdr w:val="single" w:sz="2" w:space="0" w:color="auto" w:frame="1"/>
          </w:rPr>
          <w:t xml:space="preserve"> phone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'phone'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47" w:author="Unknown"/>
          <w:rStyle w:val="HTMLCode"/>
          <w:rFonts w:ascii="Consolas" w:hAnsi="Consolas" w:cs="Consolas"/>
          <w:color w:val="F8F8F2"/>
          <w:sz w:val="24"/>
          <w:szCs w:val="24"/>
          <w:bdr w:val="single" w:sz="2" w:space="0" w:color="auto" w:frame="1"/>
        </w:rPr>
      </w:pPr>
      <w:ins w:id="11548" w:author="Unknown">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validEmail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49" w:author="Unknown"/>
          <w:rStyle w:val="HTMLCode"/>
          <w:rFonts w:ascii="Consolas" w:hAnsi="Consolas" w:cs="Consolas"/>
          <w:color w:val="F8F8F2"/>
          <w:sz w:val="24"/>
          <w:szCs w:val="24"/>
          <w:bdr w:val="single" w:sz="2" w:space="0" w:color="auto" w:frame="1"/>
        </w:rPr>
      </w:pPr>
      <w:ins w:id="11550" w:author="Unknown">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validPhone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51" w:author="Unknown"/>
          <w:rStyle w:val="HTMLCode"/>
          <w:rFonts w:ascii="Consolas" w:hAnsi="Consolas" w:cs="Consolas"/>
          <w:color w:val="F8F8F2"/>
          <w:sz w:val="24"/>
          <w:szCs w:val="24"/>
          <w:bdr w:val="single" w:sz="2" w:space="0" w:color="auto" w:frame="1"/>
        </w:rPr>
      </w:pPr>
      <w:ins w:id="11552" w:author="Unknown">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validUser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53" w:author="Unknown"/>
          <w:rStyle w:val="HTMLCode"/>
          <w:rFonts w:ascii="Consolas" w:hAnsi="Consolas" w:cs="Consolas"/>
          <w:color w:val="F8F8F2"/>
          <w:sz w:val="24"/>
          <w:szCs w:val="24"/>
          <w:bdr w:val="single" w:sz="2" w:space="0" w:color="auto" w:frame="1"/>
        </w:rPr>
      </w:pPr>
      <w:ins w:id="11554" w:author="Unknown">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'#failure'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hide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55" w:author="Unknown"/>
          <w:rStyle w:val="HTMLCode"/>
          <w:rFonts w:ascii="Consolas" w:hAnsi="Consolas" w:cs="Consolas"/>
          <w:color w:val="F8F8F2"/>
          <w:sz w:val="24"/>
          <w:szCs w:val="24"/>
          <w:bdr w:val="single" w:sz="2" w:space="0" w:color="auto" w:frame="1"/>
        </w:rPr>
      </w:pPr>
      <w:ins w:id="11556" w:author="Unknown">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'#success'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hide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57"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58" w:author="Unknown"/>
          <w:rStyle w:val="HTMLCode"/>
          <w:rFonts w:ascii="Consolas" w:hAnsi="Consolas" w:cs="Consolas"/>
          <w:color w:val="F8F8F2"/>
          <w:sz w:val="24"/>
          <w:szCs w:val="24"/>
          <w:bdr w:val="single" w:sz="2" w:space="0" w:color="auto" w:frame="1"/>
        </w:rPr>
      </w:pPr>
      <w:ins w:id="11559" w:author="Unknown">
        <w:r>
          <w:rPr>
            <w:rStyle w:val="token"/>
            <w:rFonts w:ascii="Consolas" w:hAnsi="Consolas" w:cs="Consolas"/>
            <w:color w:val="8292A2"/>
            <w:sz w:val="24"/>
            <w:szCs w:val="24"/>
            <w:bdr w:val="single" w:sz="2" w:space="0" w:color="auto" w:frame="1"/>
          </w:rPr>
          <w:t>// console.log(name, email, phone);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60" w:author="Unknown"/>
          <w:rStyle w:val="HTMLCode"/>
          <w:rFonts w:ascii="Consolas" w:hAnsi="Consolas" w:cs="Consolas"/>
          <w:color w:val="F8F8F2"/>
          <w:sz w:val="24"/>
          <w:szCs w:val="24"/>
          <w:bdr w:val="single" w:sz="2" w:space="0" w:color="auto" w:frame="1"/>
        </w:rPr>
      </w:pPr>
      <w:ins w:id="11561" w:author="Unknown">
        <w:r>
          <w:rPr>
            <w:rStyle w:val="HTMLCode"/>
            <w:rFonts w:ascii="Consolas" w:hAnsi="Consolas" w:cs="Consolas"/>
            <w:color w:val="F8F8F2"/>
            <w:sz w:val="24"/>
            <w:szCs w:val="24"/>
            <w:bdr w:val="single" w:sz="2" w:space="0" w:color="auto" w:frame="1"/>
          </w:rPr>
          <w:t>name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addEventListener</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'blur'</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62" w:author="Unknown"/>
          <w:rStyle w:val="HTMLCode"/>
          <w:rFonts w:ascii="Consolas" w:hAnsi="Consolas" w:cs="Consolas"/>
          <w:color w:val="F8F8F2"/>
          <w:sz w:val="24"/>
          <w:szCs w:val="24"/>
          <w:bdr w:val="single" w:sz="2" w:space="0" w:color="auto" w:frame="1"/>
        </w:rPr>
      </w:pPr>
      <w:ins w:id="11563"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"name is blurred"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64" w:author="Unknown"/>
          <w:rStyle w:val="HTMLCode"/>
          <w:rFonts w:ascii="Consolas" w:hAnsi="Consolas" w:cs="Consolas"/>
          <w:color w:val="F8F8F2"/>
          <w:sz w:val="24"/>
          <w:szCs w:val="24"/>
          <w:bdr w:val="single" w:sz="2" w:space="0" w:color="auto" w:frame="1"/>
        </w:rPr>
      </w:pPr>
      <w:ins w:id="1156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Validate name here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66" w:author="Unknown"/>
          <w:rStyle w:val="HTMLCode"/>
          <w:rFonts w:ascii="Consolas" w:hAnsi="Consolas" w:cs="Consolas"/>
          <w:color w:val="F8F8F2"/>
          <w:sz w:val="24"/>
          <w:szCs w:val="24"/>
          <w:bdr w:val="single" w:sz="2" w:space="0" w:color="auto" w:frame="1"/>
        </w:rPr>
      </w:pPr>
      <w:ins w:id="1156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regex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D971F"/>
            <w:sz w:val="24"/>
            <w:szCs w:val="24"/>
            <w:bdr w:val="single" w:sz="2" w:space="0" w:color="auto" w:frame="1"/>
          </w:rPr>
          <w:t>/^[a-zA-Z]([0-9a-zA-Z]){2,10}$/</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68" w:author="Unknown"/>
          <w:rStyle w:val="HTMLCode"/>
          <w:rFonts w:ascii="Consolas" w:hAnsi="Consolas" w:cs="Consolas"/>
          <w:color w:val="F8F8F2"/>
          <w:sz w:val="24"/>
          <w:szCs w:val="24"/>
          <w:bdr w:val="single" w:sz="2" w:space="0" w:color="auto" w:frame="1"/>
        </w:rPr>
      </w:pPr>
      <w:ins w:id="1156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str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name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value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70" w:author="Unknown"/>
          <w:rStyle w:val="HTMLCode"/>
          <w:rFonts w:ascii="Consolas" w:hAnsi="Consolas" w:cs="Consolas"/>
          <w:color w:val="F8F8F2"/>
          <w:sz w:val="24"/>
          <w:szCs w:val="24"/>
          <w:bdr w:val="single" w:sz="2" w:space="0" w:color="auto" w:frame="1"/>
        </w:rPr>
      </w:pPr>
      <w:ins w:id="11571"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72" w:author="Unknown"/>
          <w:rStyle w:val="HTMLCode"/>
          <w:rFonts w:ascii="Consolas" w:hAnsi="Consolas" w:cs="Consolas"/>
          <w:color w:val="F8F8F2"/>
          <w:sz w:val="24"/>
          <w:szCs w:val="24"/>
          <w:bdr w:val="single" w:sz="2" w:space="0" w:color="auto" w:frame="1"/>
        </w:rPr>
      </w:pPr>
      <w:ins w:id="1157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if</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test</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74" w:author="Unknown"/>
          <w:rStyle w:val="HTMLCode"/>
          <w:rFonts w:ascii="Consolas" w:hAnsi="Consolas" w:cs="Consolas"/>
          <w:color w:val="F8F8F2"/>
          <w:sz w:val="24"/>
          <w:szCs w:val="24"/>
          <w:bdr w:val="single" w:sz="2" w:space="0" w:color="auto" w:frame="1"/>
        </w:rPr>
      </w:pPr>
      <w:ins w:id="11575"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name is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76" w:author="Unknown"/>
          <w:rStyle w:val="HTMLCode"/>
          <w:rFonts w:ascii="Consolas" w:hAnsi="Consolas" w:cs="Consolas"/>
          <w:color w:val="F8F8F2"/>
          <w:sz w:val="24"/>
          <w:szCs w:val="24"/>
          <w:bdr w:val="single" w:sz="2" w:space="0" w:color="auto" w:frame="1"/>
        </w:rPr>
      </w:pPr>
      <w:ins w:id="11577" w:author="Unknown">
        <w:r>
          <w:rPr>
            <w:rStyle w:val="HTMLCode"/>
            <w:rFonts w:ascii="Consolas" w:hAnsi="Consolas" w:cs="Consolas"/>
            <w:color w:val="F8F8F2"/>
            <w:sz w:val="24"/>
            <w:szCs w:val="24"/>
            <w:bdr w:val="single" w:sz="2" w:space="0" w:color="auto" w:frame="1"/>
          </w:rPr>
          <w:t xml:space="preserve">        name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remove</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78" w:author="Unknown"/>
          <w:rStyle w:val="HTMLCode"/>
          <w:rFonts w:ascii="Consolas" w:hAnsi="Consolas" w:cs="Consolas"/>
          <w:color w:val="F8F8F2"/>
          <w:sz w:val="24"/>
          <w:szCs w:val="24"/>
          <w:bdr w:val="single" w:sz="2" w:space="0" w:color="auto" w:frame="1"/>
        </w:rPr>
      </w:pPr>
      <w:ins w:id="11579" w:author="Unknown">
        <w:r>
          <w:rPr>
            <w:rStyle w:val="HTMLCode"/>
            <w:rFonts w:ascii="Consolas" w:hAnsi="Consolas" w:cs="Consolas"/>
            <w:color w:val="F8F8F2"/>
            <w:sz w:val="24"/>
            <w:szCs w:val="24"/>
            <w:bdr w:val="single" w:sz="2" w:space="0" w:color="auto" w:frame="1"/>
          </w:rPr>
          <w:t xml:space="preserve">        validUser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true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80" w:author="Unknown"/>
          <w:rStyle w:val="HTMLCode"/>
          <w:rFonts w:ascii="Consolas" w:hAnsi="Consolas" w:cs="Consolas"/>
          <w:color w:val="F8F8F2"/>
          <w:sz w:val="24"/>
          <w:szCs w:val="24"/>
          <w:bdr w:val="single" w:sz="2" w:space="0" w:color="auto" w:frame="1"/>
        </w:rPr>
      </w:pPr>
      <w:ins w:id="1158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82" w:author="Unknown"/>
          <w:rStyle w:val="HTMLCode"/>
          <w:rFonts w:ascii="Consolas" w:hAnsi="Consolas" w:cs="Consolas"/>
          <w:color w:val="F8F8F2"/>
          <w:sz w:val="24"/>
          <w:szCs w:val="24"/>
          <w:bdr w:val="single" w:sz="2" w:space="0" w:color="auto" w:frame="1"/>
        </w:rPr>
      </w:pPr>
      <w:ins w:id="1158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else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84" w:author="Unknown"/>
          <w:rStyle w:val="HTMLCode"/>
          <w:rFonts w:ascii="Consolas" w:hAnsi="Consolas" w:cs="Consolas"/>
          <w:color w:val="F8F8F2"/>
          <w:sz w:val="24"/>
          <w:szCs w:val="24"/>
          <w:bdr w:val="single" w:sz="2" w:space="0" w:color="auto" w:frame="1"/>
        </w:rPr>
      </w:pPr>
      <w:ins w:id="11585"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name is not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86" w:author="Unknown"/>
          <w:rStyle w:val="HTMLCode"/>
          <w:rFonts w:ascii="Consolas" w:hAnsi="Consolas" w:cs="Consolas"/>
          <w:color w:val="F8F8F2"/>
          <w:sz w:val="24"/>
          <w:szCs w:val="24"/>
          <w:bdr w:val="single" w:sz="2" w:space="0" w:color="auto" w:frame="1"/>
        </w:rPr>
      </w:pPr>
      <w:ins w:id="11587" w:author="Unknown">
        <w:r>
          <w:rPr>
            <w:rStyle w:val="HTMLCode"/>
            <w:rFonts w:ascii="Consolas" w:hAnsi="Consolas" w:cs="Consolas"/>
            <w:color w:val="F8F8F2"/>
            <w:sz w:val="24"/>
            <w:szCs w:val="24"/>
            <w:bdr w:val="single" w:sz="2" w:space="0" w:color="auto" w:frame="1"/>
          </w:rPr>
          <w:t xml:space="preserve">        name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88" w:author="Unknown"/>
          <w:rStyle w:val="HTMLCode"/>
          <w:rFonts w:ascii="Consolas" w:hAnsi="Consolas" w:cs="Consolas"/>
          <w:color w:val="F8F8F2"/>
          <w:sz w:val="24"/>
          <w:szCs w:val="24"/>
          <w:bdr w:val="single" w:sz="2" w:space="0" w:color="auto" w:frame="1"/>
        </w:rPr>
      </w:pPr>
      <w:ins w:id="11589" w:author="Unknown">
        <w:r>
          <w:rPr>
            <w:rStyle w:val="HTMLCode"/>
            <w:rFonts w:ascii="Consolas" w:hAnsi="Consolas" w:cs="Consolas"/>
            <w:color w:val="F8F8F2"/>
            <w:sz w:val="24"/>
            <w:szCs w:val="24"/>
            <w:bdr w:val="single" w:sz="2" w:space="0" w:color="auto" w:frame="1"/>
          </w:rPr>
          <w:t xml:space="preserve">        validUser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0" w:author="Unknown"/>
          <w:rStyle w:val="HTMLCode"/>
          <w:rFonts w:ascii="Consolas" w:hAnsi="Consolas" w:cs="Consolas"/>
          <w:color w:val="F8F8F2"/>
          <w:sz w:val="24"/>
          <w:szCs w:val="24"/>
          <w:bdr w:val="single" w:sz="2" w:space="0" w:color="auto" w:frame="1"/>
        </w:rPr>
      </w:pPr>
      <w:ins w:id="11591"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2" w:author="Unknown"/>
          <w:rStyle w:val="HTMLCode"/>
          <w:rFonts w:ascii="Consolas" w:hAnsi="Consolas" w:cs="Consolas"/>
          <w:color w:val="F8F8F2"/>
          <w:sz w:val="24"/>
          <w:szCs w:val="24"/>
          <w:bdr w:val="single" w:sz="2" w:space="0" w:color="auto" w:frame="1"/>
        </w:rPr>
      </w:pPr>
      <w:ins w:id="1159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4" w:author="Unknown"/>
          <w:rStyle w:val="HTMLCode"/>
          <w:rFonts w:ascii="Consolas" w:hAnsi="Consolas" w:cs="Consolas"/>
          <w:color w:val="F8F8F2"/>
          <w:sz w:val="24"/>
          <w:szCs w:val="24"/>
          <w:bdr w:val="single" w:sz="2" w:space="0" w:color="auto" w:frame="1"/>
        </w:rPr>
      </w:pPr>
      <w:ins w:id="11595" w:author="Unknown">
        <w:r>
          <w:rPr>
            <w:rStyle w:val="token"/>
            <w:rFonts w:ascii="Consolas" w:hAnsi="Consolas" w:cs="Consolas"/>
            <w:color w:val="F8F8F2"/>
            <w:sz w:val="24"/>
            <w:szCs w:val="24"/>
            <w:bdr w:val="single" w:sz="2" w:space="0" w:color="auto" w:frame="1"/>
          </w:rPr>
          <w:lastRenderedPageBreak/>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6"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7" w:author="Unknown"/>
          <w:rStyle w:val="HTMLCode"/>
          <w:rFonts w:ascii="Consolas" w:hAnsi="Consolas" w:cs="Consolas"/>
          <w:color w:val="F8F8F2"/>
          <w:sz w:val="24"/>
          <w:szCs w:val="24"/>
          <w:bdr w:val="single" w:sz="2" w:space="0" w:color="auto" w:frame="1"/>
        </w:rPr>
      </w:pPr>
      <w:ins w:id="11598" w:author="Unknown">
        <w:r>
          <w:rPr>
            <w:rStyle w:val="HTMLCode"/>
            <w:rFonts w:ascii="Consolas" w:hAnsi="Consolas" w:cs="Consolas"/>
            <w:color w:val="F8F8F2"/>
            <w:sz w:val="24"/>
            <w:szCs w:val="24"/>
            <w:bdr w:val="single" w:sz="2" w:space="0" w:color="auto" w:frame="1"/>
          </w:rPr>
          <w:t>email</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addEventListener</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'blur'</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599" w:author="Unknown"/>
          <w:rStyle w:val="HTMLCode"/>
          <w:rFonts w:ascii="Consolas" w:hAnsi="Consolas" w:cs="Consolas"/>
          <w:color w:val="F8F8F2"/>
          <w:sz w:val="24"/>
          <w:szCs w:val="24"/>
          <w:bdr w:val="single" w:sz="2" w:space="0" w:color="auto" w:frame="1"/>
        </w:rPr>
      </w:pPr>
      <w:ins w:id="11600"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"email is blurred"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01" w:author="Unknown"/>
          <w:rStyle w:val="HTMLCode"/>
          <w:rFonts w:ascii="Consolas" w:hAnsi="Consolas" w:cs="Consolas"/>
          <w:color w:val="F8F8F2"/>
          <w:sz w:val="24"/>
          <w:szCs w:val="24"/>
          <w:bdr w:val="single" w:sz="2" w:space="0" w:color="auto" w:frame="1"/>
        </w:rPr>
      </w:pPr>
      <w:ins w:id="1160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Validate email here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03" w:author="Unknown"/>
          <w:rStyle w:val="HTMLCode"/>
          <w:rFonts w:ascii="Consolas" w:hAnsi="Consolas" w:cs="Consolas"/>
          <w:color w:val="F8F8F2"/>
          <w:sz w:val="24"/>
          <w:szCs w:val="24"/>
          <w:bdr w:val="single" w:sz="2" w:space="0" w:color="auto" w:frame="1"/>
        </w:rPr>
      </w:pPr>
      <w:ins w:id="1160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regex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D971F"/>
            <w:sz w:val="24"/>
            <w:szCs w:val="24"/>
            <w:bdr w:val="single" w:sz="2" w:space="0" w:color="auto" w:frame="1"/>
          </w:rPr>
          <w:t>/^([_\-\.0-9a-zA-Z]+)@([_\-\.0-9a-zA-Z]+)\.([a-zA-Z]){2,7}$/</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05" w:author="Unknown"/>
          <w:rStyle w:val="HTMLCode"/>
          <w:rFonts w:ascii="Consolas" w:hAnsi="Consolas" w:cs="Consolas"/>
          <w:color w:val="F8F8F2"/>
          <w:sz w:val="24"/>
          <w:szCs w:val="24"/>
          <w:bdr w:val="single" w:sz="2" w:space="0" w:color="auto" w:frame="1"/>
        </w:rPr>
      </w:pPr>
      <w:ins w:id="1160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str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email</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value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07" w:author="Unknown"/>
          <w:rStyle w:val="HTMLCode"/>
          <w:rFonts w:ascii="Consolas" w:hAnsi="Consolas" w:cs="Consolas"/>
          <w:color w:val="F8F8F2"/>
          <w:sz w:val="24"/>
          <w:szCs w:val="24"/>
          <w:bdr w:val="single" w:sz="2" w:space="0" w:color="auto" w:frame="1"/>
        </w:rPr>
      </w:pPr>
      <w:ins w:id="11608"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09" w:author="Unknown"/>
          <w:rStyle w:val="HTMLCode"/>
          <w:rFonts w:ascii="Consolas" w:hAnsi="Consolas" w:cs="Consolas"/>
          <w:color w:val="F8F8F2"/>
          <w:sz w:val="24"/>
          <w:szCs w:val="24"/>
          <w:bdr w:val="single" w:sz="2" w:space="0" w:color="auto" w:frame="1"/>
        </w:rPr>
      </w:pPr>
      <w:ins w:id="1161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if</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test</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11" w:author="Unknown"/>
          <w:rStyle w:val="HTMLCode"/>
          <w:rFonts w:ascii="Consolas" w:hAnsi="Consolas" w:cs="Consolas"/>
          <w:color w:val="F8F8F2"/>
          <w:sz w:val="24"/>
          <w:szCs w:val="24"/>
          <w:bdr w:val="single" w:sz="2" w:space="0" w:color="auto" w:frame="1"/>
        </w:rPr>
      </w:pPr>
      <w:ins w:id="11612"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email is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13" w:author="Unknown"/>
          <w:rStyle w:val="HTMLCode"/>
          <w:rFonts w:ascii="Consolas" w:hAnsi="Consolas" w:cs="Consolas"/>
          <w:color w:val="F8F8F2"/>
          <w:sz w:val="24"/>
          <w:szCs w:val="24"/>
          <w:bdr w:val="single" w:sz="2" w:space="0" w:color="auto" w:frame="1"/>
        </w:rPr>
      </w:pPr>
      <w:ins w:id="11614" w:author="Unknown">
        <w:r>
          <w:rPr>
            <w:rStyle w:val="HTMLCode"/>
            <w:rFonts w:ascii="Consolas" w:hAnsi="Consolas" w:cs="Consolas"/>
            <w:color w:val="F8F8F2"/>
            <w:sz w:val="24"/>
            <w:szCs w:val="24"/>
            <w:bdr w:val="single" w:sz="2" w:space="0" w:color="auto" w:frame="1"/>
          </w:rPr>
          <w:t xml:space="preserve">        email</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remove</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15" w:author="Unknown"/>
          <w:rStyle w:val="HTMLCode"/>
          <w:rFonts w:ascii="Consolas" w:hAnsi="Consolas" w:cs="Consolas"/>
          <w:color w:val="F8F8F2"/>
          <w:sz w:val="24"/>
          <w:szCs w:val="24"/>
          <w:bdr w:val="single" w:sz="2" w:space="0" w:color="auto" w:frame="1"/>
        </w:rPr>
      </w:pPr>
      <w:ins w:id="11616" w:author="Unknown">
        <w:r>
          <w:rPr>
            <w:rStyle w:val="HTMLCode"/>
            <w:rFonts w:ascii="Consolas" w:hAnsi="Consolas" w:cs="Consolas"/>
            <w:color w:val="F8F8F2"/>
            <w:sz w:val="24"/>
            <w:szCs w:val="24"/>
            <w:bdr w:val="single" w:sz="2" w:space="0" w:color="auto" w:frame="1"/>
          </w:rPr>
          <w:t xml:space="preserve">        validEmail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true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17" w:author="Unknown"/>
          <w:rStyle w:val="HTMLCode"/>
          <w:rFonts w:ascii="Consolas" w:hAnsi="Consolas" w:cs="Consolas"/>
          <w:color w:val="F8F8F2"/>
          <w:sz w:val="24"/>
          <w:szCs w:val="24"/>
          <w:bdr w:val="single" w:sz="2" w:space="0" w:color="auto" w:frame="1"/>
        </w:rPr>
      </w:pPr>
      <w:ins w:id="1161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19" w:author="Unknown"/>
          <w:rStyle w:val="HTMLCode"/>
          <w:rFonts w:ascii="Consolas" w:hAnsi="Consolas" w:cs="Consolas"/>
          <w:color w:val="F8F8F2"/>
          <w:sz w:val="24"/>
          <w:szCs w:val="24"/>
          <w:bdr w:val="single" w:sz="2" w:space="0" w:color="auto" w:frame="1"/>
        </w:rPr>
      </w:pPr>
      <w:ins w:id="1162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else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21" w:author="Unknown"/>
          <w:rStyle w:val="HTMLCode"/>
          <w:rFonts w:ascii="Consolas" w:hAnsi="Consolas" w:cs="Consolas"/>
          <w:color w:val="F8F8F2"/>
          <w:sz w:val="24"/>
          <w:szCs w:val="24"/>
          <w:bdr w:val="single" w:sz="2" w:space="0" w:color="auto" w:frame="1"/>
        </w:rPr>
      </w:pPr>
      <w:ins w:id="11622"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email is not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23" w:author="Unknown"/>
          <w:rStyle w:val="HTMLCode"/>
          <w:rFonts w:ascii="Consolas" w:hAnsi="Consolas" w:cs="Consolas"/>
          <w:color w:val="F8F8F2"/>
          <w:sz w:val="24"/>
          <w:szCs w:val="24"/>
          <w:bdr w:val="single" w:sz="2" w:space="0" w:color="auto" w:frame="1"/>
        </w:rPr>
      </w:pPr>
      <w:ins w:id="11624" w:author="Unknown">
        <w:r>
          <w:rPr>
            <w:rStyle w:val="HTMLCode"/>
            <w:rFonts w:ascii="Consolas" w:hAnsi="Consolas" w:cs="Consolas"/>
            <w:color w:val="F8F8F2"/>
            <w:sz w:val="24"/>
            <w:szCs w:val="24"/>
            <w:bdr w:val="single" w:sz="2" w:space="0" w:color="auto" w:frame="1"/>
          </w:rPr>
          <w:t xml:space="preserve">        email</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25" w:author="Unknown"/>
          <w:rStyle w:val="HTMLCode"/>
          <w:rFonts w:ascii="Consolas" w:hAnsi="Consolas" w:cs="Consolas"/>
          <w:color w:val="F8F8F2"/>
          <w:sz w:val="24"/>
          <w:szCs w:val="24"/>
          <w:bdr w:val="single" w:sz="2" w:space="0" w:color="auto" w:frame="1"/>
        </w:rPr>
      </w:pPr>
      <w:ins w:id="11626" w:author="Unknown">
        <w:r>
          <w:rPr>
            <w:rStyle w:val="HTMLCode"/>
            <w:rFonts w:ascii="Consolas" w:hAnsi="Consolas" w:cs="Consolas"/>
            <w:color w:val="F8F8F2"/>
            <w:sz w:val="24"/>
            <w:szCs w:val="24"/>
            <w:bdr w:val="single" w:sz="2" w:space="0" w:color="auto" w:frame="1"/>
          </w:rPr>
          <w:t xml:space="preserve">        validEmail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27" w:author="Unknown"/>
          <w:rStyle w:val="HTMLCode"/>
          <w:rFonts w:ascii="Consolas" w:hAnsi="Consolas" w:cs="Consolas"/>
          <w:color w:val="F8F8F2"/>
          <w:sz w:val="24"/>
          <w:szCs w:val="24"/>
          <w:bdr w:val="single" w:sz="2" w:space="0" w:color="auto" w:frame="1"/>
        </w:rPr>
      </w:pPr>
      <w:ins w:id="1162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29" w:author="Unknown"/>
          <w:rStyle w:val="HTMLCode"/>
          <w:rFonts w:ascii="Consolas" w:hAnsi="Consolas" w:cs="Consolas"/>
          <w:color w:val="F8F8F2"/>
          <w:sz w:val="24"/>
          <w:szCs w:val="24"/>
          <w:bdr w:val="single" w:sz="2" w:space="0" w:color="auto" w:frame="1"/>
        </w:rPr>
      </w:pPr>
      <w:ins w:id="11630" w:author="Unknown">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31"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32" w:author="Unknown"/>
          <w:rStyle w:val="HTMLCode"/>
          <w:rFonts w:ascii="Consolas" w:hAnsi="Consolas" w:cs="Consolas"/>
          <w:color w:val="F8F8F2"/>
          <w:sz w:val="24"/>
          <w:szCs w:val="24"/>
          <w:bdr w:val="single" w:sz="2" w:space="0" w:color="auto" w:frame="1"/>
        </w:rPr>
      </w:pPr>
      <w:ins w:id="11633" w:author="Unknown">
        <w:r>
          <w:rPr>
            <w:rStyle w:val="HTMLCode"/>
            <w:rFonts w:ascii="Consolas" w:hAnsi="Consolas" w:cs="Consolas"/>
            <w:color w:val="F8F8F2"/>
            <w:sz w:val="24"/>
            <w:szCs w:val="24"/>
            <w:bdr w:val="single" w:sz="2" w:space="0" w:color="auto" w:frame="1"/>
          </w:rPr>
          <w:t>phone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addEventListener</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'blur'</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34" w:author="Unknown"/>
          <w:rStyle w:val="HTMLCode"/>
          <w:rFonts w:ascii="Consolas" w:hAnsi="Consolas" w:cs="Consolas"/>
          <w:color w:val="F8F8F2"/>
          <w:sz w:val="24"/>
          <w:szCs w:val="24"/>
          <w:bdr w:val="single" w:sz="2" w:space="0" w:color="auto" w:frame="1"/>
        </w:rPr>
      </w:pPr>
      <w:ins w:id="11635"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"phone is blurred"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36" w:author="Unknown"/>
          <w:rStyle w:val="HTMLCode"/>
          <w:rFonts w:ascii="Consolas" w:hAnsi="Consolas" w:cs="Consolas"/>
          <w:color w:val="F8F8F2"/>
          <w:sz w:val="24"/>
          <w:szCs w:val="24"/>
          <w:bdr w:val="single" w:sz="2" w:space="0" w:color="auto" w:frame="1"/>
        </w:rPr>
      </w:pPr>
      <w:ins w:id="1163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Validate phone here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38" w:author="Unknown"/>
          <w:rStyle w:val="HTMLCode"/>
          <w:rFonts w:ascii="Consolas" w:hAnsi="Consolas" w:cs="Consolas"/>
          <w:color w:val="F8F8F2"/>
          <w:sz w:val="24"/>
          <w:szCs w:val="24"/>
          <w:bdr w:val="single" w:sz="2" w:space="0" w:color="auto" w:frame="1"/>
        </w:rPr>
      </w:pPr>
      <w:ins w:id="11639"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regex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D971F"/>
            <w:sz w:val="24"/>
            <w:szCs w:val="24"/>
            <w:bdr w:val="single" w:sz="2" w:space="0" w:color="auto" w:frame="1"/>
          </w:rPr>
          <w:t>/^([0-9]){10}$/</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40" w:author="Unknown"/>
          <w:rStyle w:val="HTMLCode"/>
          <w:rFonts w:ascii="Consolas" w:hAnsi="Consolas" w:cs="Consolas"/>
          <w:color w:val="F8F8F2"/>
          <w:sz w:val="24"/>
          <w:szCs w:val="24"/>
          <w:bdr w:val="single" w:sz="2" w:space="0" w:color="auto" w:frame="1"/>
        </w:rPr>
      </w:pPr>
      <w:ins w:id="11641"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str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phone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value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42" w:author="Unknown"/>
          <w:rStyle w:val="HTMLCode"/>
          <w:rFonts w:ascii="Consolas" w:hAnsi="Consolas" w:cs="Consolas"/>
          <w:color w:val="F8F8F2"/>
          <w:sz w:val="24"/>
          <w:szCs w:val="24"/>
          <w:bdr w:val="single" w:sz="2" w:space="0" w:color="auto" w:frame="1"/>
        </w:rPr>
      </w:pPr>
      <w:ins w:id="11643"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44" w:author="Unknown"/>
          <w:rStyle w:val="HTMLCode"/>
          <w:rFonts w:ascii="Consolas" w:hAnsi="Consolas" w:cs="Consolas"/>
          <w:color w:val="F8F8F2"/>
          <w:sz w:val="24"/>
          <w:szCs w:val="24"/>
          <w:bdr w:val="single" w:sz="2" w:space="0" w:color="auto" w:frame="1"/>
        </w:rPr>
      </w:pPr>
      <w:ins w:id="1164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if</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regex</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test</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str</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46" w:author="Unknown"/>
          <w:rStyle w:val="HTMLCode"/>
          <w:rFonts w:ascii="Consolas" w:hAnsi="Consolas" w:cs="Consolas"/>
          <w:color w:val="F8F8F2"/>
          <w:sz w:val="24"/>
          <w:szCs w:val="24"/>
          <w:bdr w:val="single" w:sz="2" w:space="0" w:color="auto" w:frame="1"/>
        </w:rPr>
      </w:pPr>
      <w:ins w:id="11647"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phone is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48" w:author="Unknown"/>
          <w:rStyle w:val="HTMLCode"/>
          <w:rFonts w:ascii="Consolas" w:hAnsi="Consolas" w:cs="Consolas"/>
          <w:color w:val="F8F8F2"/>
          <w:sz w:val="24"/>
          <w:szCs w:val="24"/>
          <w:bdr w:val="single" w:sz="2" w:space="0" w:color="auto" w:frame="1"/>
        </w:rPr>
      </w:pPr>
      <w:ins w:id="11649" w:author="Unknown">
        <w:r>
          <w:rPr>
            <w:rStyle w:val="HTMLCode"/>
            <w:rFonts w:ascii="Consolas" w:hAnsi="Consolas" w:cs="Consolas"/>
            <w:color w:val="F8F8F2"/>
            <w:sz w:val="24"/>
            <w:szCs w:val="24"/>
            <w:bdr w:val="single" w:sz="2" w:space="0" w:color="auto" w:frame="1"/>
          </w:rPr>
          <w:t xml:space="preserve">        phone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remove</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50" w:author="Unknown"/>
          <w:rStyle w:val="HTMLCode"/>
          <w:rFonts w:ascii="Consolas" w:hAnsi="Consolas" w:cs="Consolas"/>
          <w:color w:val="F8F8F2"/>
          <w:sz w:val="24"/>
          <w:szCs w:val="24"/>
          <w:bdr w:val="single" w:sz="2" w:space="0" w:color="auto" w:frame="1"/>
        </w:rPr>
      </w:pPr>
      <w:ins w:id="11651" w:author="Unknown">
        <w:r>
          <w:rPr>
            <w:rStyle w:val="HTMLCode"/>
            <w:rFonts w:ascii="Consolas" w:hAnsi="Consolas" w:cs="Consolas"/>
            <w:color w:val="F8F8F2"/>
            <w:sz w:val="24"/>
            <w:szCs w:val="24"/>
            <w:bdr w:val="single" w:sz="2" w:space="0" w:color="auto" w:frame="1"/>
          </w:rPr>
          <w:lastRenderedPageBreak/>
          <w:t xml:space="preserve">        validPhone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true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52" w:author="Unknown"/>
          <w:rStyle w:val="HTMLCode"/>
          <w:rFonts w:ascii="Consolas" w:hAnsi="Consolas" w:cs="Consolas"/>
          <w:color w:val="F8F8F2"/>
          <w:sz w:val="24"/>
          <w:szCs w:val="24"/>
          <w:bdr w:val="single" w:sz="2" w:space="0" w:color="auto" w:frame="1"/>
        </w:rPr>
      </w:pPr>
      <w:ins w:id="1165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54" w:author="Unknown"/>
          <w:rStyle w:val="HTMLCode"/>
          <w:rFonts w:ascii="Consolas" w:hAnsi="Consolas" w:cs="Consolas"/>
          <w:color w:val="F8F8F2"/>
          <w:sz w:val="24"/>
          <w:szCs w:val="24"/>
          <w:bdr w:val="single" w:sz="2" w:space="0" w:color="auto" w:frame="1"/>
        </w:rPr>
      </w:pPr>
      <w:ins w:id="1165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else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56" w:author="Unknown"/>
          <w:rStyle w:val="HTMLCode"/>
          <w:rFonts w:ascii="Consolas" w:hAnsi="Consolas" w:cs="Consolas"/>
          <w:color w:val="F8F8F2"/>
          <w:sz w:val="24"/>
          <w:szCs w:val="24"/>
          <w:bdr w:val="single" w:sz="2" w:space="0" w:color="auto" w:frame="1"/>
        </w:rPr>
      </w:pPr>
      <w:ins w:id="11657"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'Your phone is not 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58" w:author="Unknown"/>
          <w:rStyle w:val="HTMLCode"/>
          <w:rFonts w:ascii="Consolas" w:hAnsi="Consolas" w:cs="Consolas"/>
          <w:color w:val="F8F8F2"/>
          <w:sz w:val="24"/>
          <w:szCs w:val="24"/>
          <w:bdr w:val="single" w:sz="2" w:space="0" w:color="auto" w:frame="1"/>
        </w:rPr>
      </w:pPr>
      <w:ins w:id="11659" w:author="Unknown">
        <w:r>
          <w:rPr>
            <w:rStyle w:val="HTMLCode"/>
            <w:rFonts w:ascii="Consolas" w:hAnsi="Consolas" w:cs="Consolas"/>
            <w:color w:val="F8F8F2"/>
            <w:sz w:val="24"/>
            <w:szCs w:val="24"/>
            <w:bdr w:val="single" w:sz="2" w:space="0" w:color="auto" w:frame="1"/>
          </w:rPr>
          <w:t xml:space="preserve">        phone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'is-invalid'</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0" w:author="Unknown"/>
          <w:rStyle w:val="HTMLCode"/>
          <w:rFonts w:ascii="Consolas" w:hAnsi="Consolas" w:cs="Consolas"/>
          <w:color w:val="F8F8F2"/>
          <w:sz w:val="24"/>
          <w:szCs w:val="24"/>
          <w:bdr w:val="single" w:sz="2" w:space="0" w:color="auto" w:frame="1"/>
        </w:rPr>
      </w:pPr>
      <w:ins w:id="11661" w:author="Unknown">
        <w:r>
          <w:rPr>
            <w:rStyle w:val="HTMLCode"/>
            <w:rFonts w:ascii="Consolas" w:hAnsi="Consolas" w:cs="Consolas"/>
            <w:color w:val="F8F8F2"/>
            <w:sz w:val="24"/>
            <w:szCs w:val="24"/>
            <w:bdr w:val="single" w:sz="2" w:space="0" w:color="auto" w:frame="1"/>
          </w:rPr>
          <w:t xml:space="preserve">        validPhone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AE81FF"/>
            <w:sz w:val="24"/>
            <w:szCs w:val="24"/>
            <w:bdr w:val="single" w:sz="2" w:space="0" w:color="auto" w:frame="1"/>
          </w:rPr>
          <w:t>false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2" w:author="Unknown"/>
          <w:rStyle w:val="HTMLCode"/>
          <w:rFonts w:ascii="Consolas" w:hAnsi="Consolas" w:cs="Consolas"/>
          <w:color w:val="F8F8F2"/>
          <w:sz w:val="24"/>
          <w:szCs w:val="24"/>
          <w:bdr w:val="single" w:sz="2" w:space="0" w:color="auto" w:frame="1"/>
        </w:rPr>
      </w:pPr>
      <w:ins w:id="11663"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4" w:author="Unknown"/>
          <w:rStyle w:val="HTMLCode"/>
          <w:rFonts w:ascii="Consolas" w:hAnsi="Consolas" w:cs="Consolas"/>
          <w:color w:val="F8F8F2"/>
          <w:sz w:val="24"/>
          <w:szCs w:val="24"/>
          <w:bdr w:val="single" w:sz="2" w:space="0" w:color="auto" w:frame="1"/>
        </w:rPr>
      </w:pPr>
      <w:ins w:id="1166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6" w:author="Unknown"/>
          <w:rStyle w:val="HTMLCode"/>
          <w:rFonts w:ascii="Consolas" w:hAnsi="Consolas" w:cs="Consolas"/>
          <w:color w:val="F8F8F2"/>
          <w:sz w:val="24"/>
          <w:szCs w:val="24"/>
          <w:bdr w:val="single" w:sz="2" w:space="0" w:color="auto" w:frame="1"/>
        </w:rPr>
      </w:pPr>
      <w:ins w:id="11667" w:author="Unknown">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8"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69" w:author="Unknown"/>
          <w:rStyle w:val="HTMLCode"/>
          <w:rFonts w:ascii="Consolas" w:hAnsi="Consolas" w:cs="Consolas"/>
          <w:color w:val="F8F8F2"/>
          <w:sz w:val="24"/>
          <w:szCs w:val="24"/>
          <w:bdr w:val="single" w:sz="2" w:space="0" w:color="auto" w:frame="1"/>
        </w:rPr>
      </w:pPr>
      <w:ins w:id="11670" w:author="Unknown">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submit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'submit'</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71" w:author="Unknown"/>
          <w:rStyle w:val="HTMLCode"/>
          <w:rFonts w:ascii="Consolas" w:hAnsi="Consolas" w:cs="Consolas"/>
          <w:color w:val="F8F8F2"/>
          <w:sz w:val="24"/>
          <w:szCs w:val="24"/>
          <w:bdr w:val="single" w:sz="2" w:space="0" w:color="auto" w:frame="1"/>
        </w:rPr>
      </w:pPr>
      <w:ins w:id="11672" w:author="Unknown">
        <w:r>
          <w:rPr>
            <w:rStyle w:val="HTMLCode"/>
            <w:rFonts w:ascii="Consolas" w:hAnsi="Consolas" w:cs="Consolas"/>
            <w:color w:val="F8F8F2"/>
            <w:sz w:val="24"/>
            <w:szCs w:val="24"/>
            <w:bdr w:val="single" w:sz="2" w:space="0" w:color="auto" w:frame="1"/>
          </w:rPr>
          <w:t>submit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addEventListener</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'click'</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(e)=&gt;{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73" w:author="Unknown"/>
          <w:rStyle w:val="HTMLCode"/>
          <w:rFonts w:ascii="Consolas" w:hAnsi="Consolas" w:cs="Consolas"/>
          <w:color w:val="F8F8F2"/>
          <w:sz w:val="24"/>
          <w:szCs w:val="24"/>
          <w:bdr w:val="single" w:sz="2" w:space="0" w:color="auto" w:frame="1"/>
        </w:rPr>
      </w:pPr>
      <w:ins w:id="11674" w:author="Unknown">
        <w:r>
          <w:rPr>
            <w:rStyle w:val="HTMLCode"/>
            <w:rFonts w:ascii="Consolas" w:hAnsi="Consolas" w:cs="Consolas"/>
            <w:color w:val="F8F8F2"/>
            <w:sz w:val="24"/>
            <w:szCs w:val="24"/>
            <w:bdr w:val="single" w:sz="2" w:space="0" w:color="auto" w:frame="1"/>
          </w:rPr>
          <w:t xml:space="preserve">    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preventDefault</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75"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76" w:author="Unknown"/>
          <w:rStyle w:val="HTMLCode"/>
          <w:rFonts w:ascii="Consolas" w:hAnsi="Consolas" w:cs="Consolas"/>
          <w:color w:val="F8F8F2"/>
          <w:sz w:val="24"/>
          <w:szCs w:val="24"/>
          <w:bdr w:val="single" w:sz="2" w:space="0" w:color="auto" w:frame="1"/>
        </w:rPr>
      </w:pPr>
      <w:ins w:id="11677"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'You clicked on submit'</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78" w:author="Unknown"/>
          <w:rStyle w:val="HTMLCode"/>
          <w:rFonts w:ascii="Consolas" w:hAnsi="Consolas" w:cs="Consolas"/>
          <w:color w:val="F8F8F2"/>
          <w:sz w:val="24"/>
          <w:szCs w:val="24"/>
          <w:bdr w:val="single" w:sz="2" w:space="0" w:color="auto" w:frame="1"/>
        </w:rPr>
      </w:pPr>
      <w:ins w:id="11679"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validEmail</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validUser</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validPhone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0" w:author="Unknown"/>
          <w:rStyle w:val="HTMLCode"/>
          <w:rFonts w:ascii="Consolas" w:hAnsi="Consolas" w:cs="Consolas"/>
          <w:color w:val="F8F8F2"/>
          <w:sz w:val="24"/>
          <w:szCs w:val="24"/>
          <w:bdr w:val="single" w:sz="2" w:space="0" w:color="auto" w:frame="1"/>
        </w:rPr>
      </w:pPr>
      <w:ins w:id="11681"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2" w:author="Unknown"/>
          <w:rStyle w:val="HTMLCode"/>
          <w:rFonts w:ascii="Consolas" w:hAnsi="Consolas" w:cs="Consolas"/>
          <w:color w:val="F8F8F2"/>
          <w:sz w:val="24"/>
          <w:szCs w:val="24"/>
          <w:bdr w:val="single" w:sz="2" w:space="0" w:color="auto" w:frame="1"/>
        </w:rPr>
      </w:pPr>
      <w:ins w:id="11683"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Submit your form here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4" w:author="Unknown"/>
          <w:rStyle w:val="HTMLCode"/>
          <w:rFonts w:ascii="Consolas" w:hAnsi="Consolas" w:cs="Consolas"/>
          <w:color w:val="F8F8F2"/>
          <w:sz w:val="24"/>
          <w:szCs w:val="24"/>
          <w:bdr w:val="single" w:sz="2" w:space="0" w:color="auto" w:frame="1"/>
        </w:rPr>
      </w:pPr>
      <w:ins w:id="11685"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if</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validEmail </w:t>
        </w:r>
        <w:r>
          <w:rPr>
            <w:rStyle w:val="token"/>
            <w:rFonts w:ascii="Consolas" w:hAnsi="Consolas" w:cs="Consolas"/>
            <w:color w:val="F8F8F2"/>
            <w:sz w:val="24"/>
            <w:szCs w:val="24"/>
            <w:bdr w:val="single" w:sz="2" w:space="0" w:color="auto" w:frame="1"/>
          </w:rPr>
          <w:t>&amp;&amp;</w:t>
        </w:r>
        <w:r>
          <w:rPr>
            <w:rStyle w:val="HTMLCode"/>
            <w:rFonts w:ascii="Consolas" w:hAnsi="Consolas" w:cs="Consolas"/>
            <w:color w:val="F8F8F2"/>
            <w:sz w:val="24"/>
            <w:szCs w:val="24"/>
            <w:bdr w:val="single" w:sz="2" w:space="0" w:color="auto" w:frame="1"/>
          </w:rPr>
          <w:t xml:space="preserve"> validUser </w:t>
        </w:r>
        <w:r>
          <w:rPr>
            <w:rStyle w:val="token"/>
            <w:rFonts w:ascii="Consolas" w:hAnsi="Consolas" w:cs="Consolas"/>
            <w:color w:val="F8F8F2"/>
            <w:sz w:val="24"/>
            <w:szCs w:val="24"/>
            <w:bdr w:val="single" w:sz="2" w:space="0" w:color="auto" w:frame="1"/>
          </w:rPr>
          <w:t>&amp;&amp;</w:t>
        </w:r>
        <w:r>
          <w:rPr>
            <w:rStyle w:val="HTMLCode"/>
            <w:rFonts w:ascii="Consolas" w:hAnsi="Consolas" w:cs="Consolas"/>
            <w:color w:val="F8F8F2"/>
            <w:sz w:val="24"/>
            <w:szCs w:val="24"/>
            <w:bdr w:val="single" w:sz="2" w:space="0" w:color="auto" w:frame="1"/>
          </w:rPr>
          <w:t xml:space="preserve"> validPhone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6" w:author="Unknown"/>
          <w:rStyle w:val="HTMLCode"/>
          <w:rFonts w:ascii="Consolas" w:hAnsi="Consolas" w:cs="Consolas"/>
          <w:color w:val="F8F8F2"/>
          <w:sz w:val="24"/>
          <w:szCs w:val="24"/>
          <w:bdr w:val="single" w:sz="2" w:space="0" w:color="auto" w:frame="1"/>
        </w:rPr>
      </w:pPr>
      <w:ins w:id="11687"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failure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'failure'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8"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89" w:author="Unknown"/>
          <w:rStyle w:val="HTMLCode"/>
          <w:rFonts w:ascii="Consolas" w:hAnsi="Consolas" w:cs="Consolas"/>
          <w:color w:val="F8F8F2"/>
          <w:sz w:val="24"/>
          <w:szCs w:val="24"/>
          <w:bdr w:val="single" w:sz="2" w:space="0" w:color="auto" w:frame="1"/>
        </w:rPr>
      </w:pPr>
      <w:ins w:id="11690"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'Phone, email and user are valid. Submitting the form'</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91" w:author="Unknown"/>
          <w:rStyle w:val="HTMLCode"/>
          <w:rFonts w:ascii="Consolas" w:hAnsi="Consolas" w:cs="Consolas"/>
          <w:color w:val="F8F8F2"/>
          <w:sz w:val="24"/>
          <w:szCs w:val="24"/>
          <w:bdr w:val="single" w:sz="2" w:space="0" w:color="auto" w:frame="1"/>
        </w:rPr>
      </w:pPr>
      <w:ins w:id="1169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success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'success'</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93" w:author="Unknown"/>
          <w:rStyle w:val="HTMLCode"/>
          <w:rFonts w:ascii="Consolas" w:hAnsi="Consolas" w:cs="Consolas"/>
          <w:color w:val="F8F8F2"/>
          <w:sz w:val="24"/>
          <w:szCs w:val="24"/>
          <w:bdr w:val="single" w:sz="2" w:space="0" w:color="auto" w:frame="1"/>
        </w:rPr>
      </w:pPr>
      <w:ins w:id="11694" w:author="Unknown">
        <w:r>
          <w:rPr>
            <w:rStyle w:val="HTMLCode"/>
            <w:rFonts w:ascii="Consolas" w:hAnsi="Consolas" w:cs="Consolas"/>
            <w:color w:val="F8F8F2"/>
            <w:sz w:val="24"/>
            <w:szCs w:val="24"/>
            <w:bdr w:val="single" w:sz="2" w:space="0" w:color="auto" w:frame="1"/>
          </w:rPr>
          <w:t xml:space="preserve">        success</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'show'</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95" w:author="Unknown"/>
          <w:rStyle w:val="HTMLCode"/>
          <w:rFonts w:ascii="Consolas" w:hAnsi="Consolas" w:cs="Consolas"/>
          <w:color w:val="F8F8F2"/>
          <w:sz w:val="24"/>
          <w:szCs w:val="24"/>
          <w:bdr w:val="single" w:sz="2" w:space="0" w:color="auto" w:frame="1"/>
        </w:rPr>
      </w:pPr>
      <w:ins w:id="1169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failure.classList.remove('show');</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97" w:author="Unknown"/>
          <w:rStyle w:val="HTMLCode"/>
          <w:rFonts w:ascii="Consolas" w:hAnsi="Consolas" w:cs="Consolas"/>
          <w:color w:val="F8F8F2"/>
          <w:sz w:val="24"/>
          <w:szCs w:val="24"/>
          <w:bdr w:val="single" w:sz="2" w:space="0" w:color="auto" w:frame="1"/>
        </w:rPr>
      </w:pPr>
      <w:ins w:id="1169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$('#failure').alert('close');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699" w:author="Unknown"/>
          <w:rStyle w:val="HTMLCode"/>
          <w:rFonts w:ascii="Consolas" w:hAnsi="Consolas" w:cs="Consolas"/>
          <w:color w:val="F8F8F2"/>
          <w:sz w:val="24"/>
          <w:szCs w:val="24"/>
          <w:bdr w:val="single" w:sz="2" w:space="0" w:color="auto" w:frame="1"/>
        </w:rPr>
      </w:pPr>
      <w:ins w:id="1170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'#failure'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hide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01" w:author="Unknown"/>
          <w:rStyle w:val="HTMLCode"/>
          <w:rFonts w:ascii="Consolas" w:hAnsi="Consolas" w:cs="Consolas"/>
          <w:color w:val="F8F8F2"/>
          <w:sz w:val="24"/>
          <w:szCs w:val="24"/>
          <w:bdr w:val="single" w:sz="2" w:space="0" w:color="auto" w:frame="1"/>
        </w:rPr>
      </w:pPr>
      <w:ins w:id="1170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'#success'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show</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03" w:author="Unknown"/>
          <w:rStyle w:val="HTMLCode"/>
          <w:rFonts w:ascii="Consolas" w:hAnsi="Consolas" w:cs="Consolas"/>
          <w:color w:val="F8F8F2"/>
          <w:sz w:val="24"/>
          <w:szCs w:val="24"/>
          <w:bdr w:val="single" w:sz="2" w:space="0" w:color="auto" w:frame="1"/>
        </w:rPr>
      </w:pPr>
      <w:ins w:id="11704"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05" w:author="Unknown"/>
          <w:rStyle w:val="HTMLCode"/>
          <w:rFonts w:ascii="Consolas" w:hAnsi="Consolas" w:cs="Consolas"/>
          <w:color w:val="F8F8F2"/>
          <w:sz w:val="24"/>
          <w:szCs w:val="24"/>
          <w:bdr w:val="single" w:sz="2" w:space="0" w:color="auto" w:frame="1"/>
        </w:rPr>
      </w:pPr>
      <w:ins w:id="1170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07" w:author="Unknown"/>
          <w:rStyle w:val="HTMLCode"/>
          <w:rFonts w:ascii="Consolas" w:hAnsi="Consolas" w:cs="Consolas"/>
          <w:color w:val="F8F8F2"/>
          <w:sz w:val="24"/>
          <w:szCs w:val="24"/>
          <w:bdr w:val="single" w:sz="2" w:space="0" w:color="auto" w:frame="1"/>
        </w:rPr>
      </w:pPr>
      <w:ins w:id="11708" w:author="Unknown">
        <w:r>
          <w:rPr>
            <w:rStyle w:val="HTMLCode"/>
            <w:rFonts w:ascii="Consolas" w:hAnsi="Consolas" w:cs="Consolas"/>
            <w:color w:val="F8F8F2"/>
            <w:sz w:val="24"/>
            <w:szCs w:val="24"/>
            <w:bdr w:val="single" w:sz="2" w:space="0" w:color="auto" w:frame="1"/>
          </w:rPr>
          <w:lastRenderedPageBreak/>
          <w:t xml:space="preserve">    </w:t>
        </w:r>
        <w:r>
          <w:rPr>
            <w:rStyle w:val="token"/>
            <w:rFonts w:ascii="Consolas" w:hAnsi="Consolas" w:cs="Consolas"/>
            <w:color w:val="66D9EF"/>
            <w:sz w:val="24"/>
            <w:szCs w:val="24"/>
            <w:bdr w:val="single" w:sz="2" w:space="0" w:color="auto" w:frame="1"/>
          </w:rPr>
          <w:t>else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09" w:author="Unknown"/>
          <w:rStyle w:val="HTMLCode"/>
          <w:rFonts w:ascii="Consolas" w:hAnsi="Consolas" w:cs="Consolas"/>
          <w:color w:val="F8F8F2"/>
          <w:sz w:val="24"/>
          <w:szCs w:val="24"/>
          <w:bdr w:val="single" w:sz="2" w:space="0" w:color="auto" w:frame="1"/>
        </w:rPr>
      </w:pPr>
      <w:ins w:id="11710" w:author="Unknown">
        <w:r>
          <w:rPr>
            <w:rStyle w:val="HTMLCode"/>
            <w:rFonts w:ascii="Consolas" w:hAnsi="Consolas" w:cs="Consolas"/>
            <w:color w:val="F8F8F2"/>
            <w:sz w:val="24"/>
            <w:szCs w:val="24"/>
            <w:bdr w:val="single" w:sz="2" w:space="0" w:color="auto" w:frame="1"/>
          </w:rPr>
          <w:t xml:space="preserve">        console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log</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'One of Phone, email or user are not valid. Hence not submitting the form. Please correct the errors and try again'</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11" w:author="Unknown"/>
          <w:rStyle w:val="HTMLCode"/>
          <w:rFonts w:ascii="Consolas" w:hAnsi="Consolas" w:cs="Consolas"/>
          <w:color w:val="F8F8F2"/>
          <w:sz w:val="24"/>
          <w:szCs w:val="24"/>
          <w:bdr w:val="single" w:sz="2" w:space="0" w:color="auto" w:frame="1"/>
        </w:rPr>
      </w:pPr>
      <w:ins w:id="1171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66D9EF"/>
            <w:sz w:val="24"/>
            <w:szCs w:val="24"/>
            <w:bdr w:val="single" w:sz="2" w:space="0" w:color="auto" w:frame="1"/>
          </w:rPr>
          <w:t>let</w:t>
        </w:r>
        <w:r>
          <w:rPr>
            <w:rStyle w:val="HTMLCode"/>
            <w:rFonts w:ascii="Consolas" w:hAnsi="Consolas" w:cs="Consolas"/>
            <w:color w:val="F8F8F2"/>
            <w:sz w:val="24"/>
            <w:szCs w:val="24"/>
            <w:bdr w:val="single" w:sz="2" w:space="0" w:color="auto" w:frame="1"/>
          </w:rPr>
          <w:t xml:space="preserve"> failure </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 xml:space="preserve"> document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getElementById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'failure'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13" w:author="Unknown"/>
          <w:rStyle w:val="HTMLCode"/>
          <w:rFonts w:ascii="Consolas" w:hAnsi="Consolas" w:cs="Consolas"/>
          <w:color w:val="F8F8F2"/>
          <w:sz w:val="24"/>
          <w:szCs w:val="24"/>
          <w:bdr w:val="single" w:sz="2" w:space="0" w:color="auto" w:frame="1"/>
        </w:rPr>
      </w:pPr>
      <w:ins w:id="11714" w:author="Unknown">
        <w:r>
          <w:rPr>
            <w:rStyle w:val="HTMLCode"/>
            <w:rFonts w:ascii="Consolas" w:hAnsi="Consolas" w:cs="Consolas"/>
            <w:color w:val="F8F8F2"/>
            <w:sz w:val="24"/>
            <w:szCs w:val="24"/>
            <w:bdr w:val="single" w:sz="2" w:space="0" w:color="auto" w:frame="1"/>
          </w:rPr>
          <w:t xml:space="preserve">        failure</w:t>
        </w:r>
        <w:r>
          <w:rPr>
            <w:rStyle w:val="token"/>
            <w:rFonts w:ascii="Consolas" w:hAnsi="Consolas" w:cs="Consolas"/>
            <w:color w:val="F8F8F2"/>
            <w:sz w:val="24"/>
            <w:szCs w:val="24"/>
            <w:bdr w:val="single" w:sz="2" w:space="0" w:color="auto" w:frame="1"/>
          </w:rPr>
          <w:t>.</w:t>
        </w:r>
        <w:r>
          <w:rPr>
            <w:rStyle w:val="HTMLCode"/>
            <w:rFonts w:ascii="Consolas" w:hAnsi="Consolas" w:cs="Consolas"/>
            <w:color w:val="F8F8F2"/>
            <w:sz w:val="24"/>
            <w:szCs w:val="24"/>
            <w:bdr w:val="single" w:sz="2" w:space="0" w:color="auto" w:frame="1"/>
          </w:rPr>
          <w:t>classList</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add</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'show'</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15" w:author="Unknown"/>
          <w:rStyle w:val="HTMLCode"/>
          <w:rFonts w:ascii="Consolas" w:hAnsi="Consolas" w:cs="Consolas"/>
          <w:color w:val="F8F8F2"/>
          <w:sz w:val="24"/>
          <w:szCs w:val="24"/>
          <w:bdr w:val="single" w:sz="2" w:space="0" w:color="auto" w:frame="1"/>
        </w:rPr>
      </w:pPr>
      <w:ins w:id="11716"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success.classList.remove('show');</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17" w:author="Unknown"/>
          <w:rStyle w:val="HTMLCode"/>
          <w:rFonts w:ascii="Consolas" w:hAnsi="Consolas" w:cs="Consolas"/>
          <w:color w:val="F8F8F2"/>
          <w:sz w:val="24"/>
          <w:szCs w:val="24"/>
          <w:bdr w:val="single" w:sz="2" w:space="0" w:color="auto" w:frame="1"/>
        </w:rPr>
      </w:pPr>
      <w:ins w:id="11718"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8292A2"/>
            <w:sz w:val="24"/>
            <w:szCs w:val="24"/>
            <w:bdr w:val="single" w:sz="2" w:space="0" w:color="auto" w:frame="1"/>
          </w:rPr>
          <w:t>// $('#success').alert('hide');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19" w:author="Unknown"/>
          <w:rStyle w:val="HTMLCode"/>
          <w:rFonts w:ascii="Consolas" w:hAnsi="Consolas" w:cs="Consolas"/>
          <w:color w:val="F8F8F2"/>
          <w:sz w:val="24"/>
          <w:szCs w:val="24"/>
          <w:bdr w:val="single" w:sz="2" w:space="0" w:color="auto" w:frame="1"/>
        </w:rPr>
      </w:pPr>
      <w:ins w:id="11720"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'#success'</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hide</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21" w:author="Unknown"/>
          <w:rStyle w:val="HTMLCode"/>
          <w:rFonts w:ascii="Consolas" w:hAnsi="Consolas" w:cs="Consolas"/>
          <w:color w:val="F8F8F2"/>
          <w:sz w:val="24"/>
          <w:szCs w:val="24"/>
          <w:bdr w:val="single" w:sz="2" w:space="0" w:color="auto" w:frame="1"/>
        </w:rPr>
      </w:pPr>
      <w:ins w:id="11722"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E6DB74"/>
            <w:sz w:val="24"/>
            <w:szCs w:val="24"/>
            <w:bdr w:val="single" w:sz="2" w:space="0" w:color="auto" w:frame="1"/>
          </w:rPr>
          <w:t>$</w:t>
        </w:r>
        <w:r>
          <w:rPr>
            <w:rStyle w:val="token"/>
            <w:rFonts w:ascii="Consolas" w:hAnsi="Consolas" w:cs="Consolas"/>
            <w:color w:val="F8F8F2"/>
            <w:sz w:val="24"/>
            <w:szCs w:val="24"/>
            <w:bdr w:val="single" w:sz="2" w:space="0" w:color="auto" w:frame="1"/>
          </w:rPr>
          <w:t>(</w:t>
        </w:r>
        <w:r>
          <w:rPr>
            <w:rStyle w:val="token"/>
            <w:rFonts w:ascii="Consolas" w:hAnsi="Consolas" w:cs="Consolas"/>
            <w:color w:val="A6E22E"/>
            <w:sz w:val="24"/>
            <w:szCs w:val="24"/>
            <w:bdr w:val="single" w:sz="2" w:space="0" w:color="auto" w:frame="1"/>
          </w:rPr>
          <w:t>'#failure'</w:t>
        </w:r>
        <w:r>
          <w:rPr>
            <w:rStyle w:val="token"/>
            <w:rFonts w:ascii="Consolas" w:hAnsi="Consolas" w:cs="Consolas"/>
            <w:color w:val="F8F8F2"/>
            <w:sz w:val="24"/>
            <w:szCs w:val="24"/>
            <w:bdr w:val="single" w:sz="2" w:space="0" w:color="auto" w:frame="1"/>
          </w:rPr>
          <w:t>).</w:t>
        </w:r>
        <w:r>
          <w:rPr>
            <w:rStyle w:val="token"/>
            <w:rFonts w:ascii="Consolas" w:hAnsi="Consolas" w:cs="Consolas"/>
            <w:color w:val="E6DB74"/>
            <w:sz w:val="24"/>
            <w:szCs w:val="24"/>
            <w:bdr w:val="single" w:sz="2" w:space="0" w:color="auto" w:frame="1"/>
          </w:rPr>
          <w:t>show</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23" w:author="Unknown"/>
          <w:rStyle w:val="HTMLCode"/>
          <w:rFonts w:ascii="Consolas" w:hAnsi="Consolas" w:cs="Consolas"/>
          <w:color w:val="F8F8F2"/>
          <w:sz w:val="24"/>
          <w:szCs w:val="24"/>
          <w:bdr w:val="single" w:sz="2" w:space="0" w:color="auto" w:frame="1"/>
        </w:rPr>
      </w:pPr>
      <w:ins w:id="11724" w:author="Unknown">
        <w:r>
          <w:rPr>
            <w:rStyle w:val="HTMLCode"/>
            <w:rFonts w:ascii="Consolas" w:hAnsi="Consolas" w:cs="Consolas"/>
            <w:color w:val="F8F8F2"/>
            <w:sz w:val="24"/>
            <w:szCs w:val="24"/>
            <w:bdr w:val="single" w:sz="2" w:space="0" w:color="auto" w:frame="1"/>
          </w:rPr>
          <w:t xml:space="preserve">        </w:t>
        </w:r>
        <w:r>
          <w:rPr>
            <w:rStyle w:val="token"/>
            <w:rFonts w:ascii="Consolas" w:hAnsi="Consolas" w:cs="Consolas"/>
            <w:color w:val="F8F8F2"/>
            <w:sz w:val="24"/>
            <w:szCs w:val="24"/>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25" w:author="Unknown"/>
          <w:rStyle w:val="HTMLCode"/>
          <w:rFonts w:ascii="Consolas" w:hAnsi="Consolas" w:cs="Consolas"/>
          <w:color w:val="F8F8F2"/>
          <w:sz w:val="24"/>
          <w:szCs w:val="24"/>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26" w:author="Unknown"/>
          <w:rStyle w:val="HTMLCode"/>
          <w:rFonts w:ascii="Consolas" w:hAnsi="Consolas" w:cs="Consolas"/>
          <w:color w:val="F8F8F2"/>
          <w:sz w:val="24"/>
          <w:szCs w:val="24"/>
          <w:bdr w:val="single" w:sz="2" w:space="0" w:color="auto" w:frame="1"/>
        </w:rPr>
      </w:pPr>
      <w:ins w:id="11727"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28" w:author="Unknown"/>
          <w:rStyle w:val="HTMLCode"/>
          <w:rFonts w:ascii="Consolas" w:hAnsi="Consolas" w:cs="Consolas"/>
          <w:color w:val="F8F8F2"/>
          <w:sz w:val="24"/>
          <w:szCs w:val="24"/>
          <w:bdr w:val="single" w:sz="2" w:space="0" w:color="auto" w:frame="1"/>
        </w:rPr>
      </w:pPr>
      <w:ins w:id="11729" w:author="Unknown">
        <w:r>
          <w:rPr>
            <w:rStyle w:val="HTMLCode"/>
            <w:rFonts w:ascii="Consolas" w:hAnsi="Consolas" w:cs="Consolas"/>
            <w:color w:val="F8F8F2"/>
            <w:sz w:val="24"/>
            <w:szCs w:val="24"/>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1730" w:author="Unknown"/>
          <w:rStyle w:val="HTMLCode"/>
          <w:rFonts w:ascii="Consolas" w:hAnsi="Consolas" w:cs="Consolas"/>
          <w:color w:val="F8F8F2"/>
          <w:sz w:val="24"/>
          <w:szCs w:val="24"/>
          <w:bdr w:val="single" w:sz="2" w:space="0" w:color="auto" w:frame="1"/>
        </w:rPr>
      </w:pPr>
      <w:ins w:id="11731" w:author="Unknown">
        <w:r>
          <w:rPr>
            <w:rStyle w:val="token"/>
            <w:rFonts w:ascii="Consolas" w:hAnsi="Consolas" w:cs="Consolas"/>
            <w:color w:val="F8F8F2"/>
            <w:sz w:val="24"/>
            <w:szCs w:val="24"/>
            <w:bdr w:val="single" w:sz="2" w:space="0" w:color="auto" w:frame="1"/>
          </w:rPr>
          <w:t>})</w:t>
        </w:r>
      </w:ins>
    </w:p>
    <w:p w:rsidR="0089304D" w:rsidRDefault="0089304D" w:rsidP="0089304D">
      <w:pPr>
        <w:rPr>
          <w:ins w:id="11732" w:author="Unknown"/>
        </w:rPr>
      </w:pPr>
      <w:ins w:id="11733" w:author="Unknown">
        <w:r>
          <w:rPr>
            <w:bdr w:val="single" w:sz="2" w:space="0" w:color="auto" w:frame="1"/>
          </w:rPr>
          <w:t>Copy</w:t>
        </w:r>
      </w:ins>
    </w:p>
    <w:p w:rsidR="0089304D" w:rsidRDefault="0089304D" w:rsidP="0089304D">
      <w:pPr>
        <w:rPr>
          <w:ins w:id="11734" w:author="Unknown"/>
        </w:rPr>
      </w:pPr>
      <w:ins w:id="11735" w:author="Unknown">
        <w:r>
          <w:rPr>
            <w:rStyle w:val="jsx-2880253090"/>
            <w:b/>
            <w:bCs/>
            <w:bdr w:val="single" w:sz="2" w:space="0" w:color="auto" w:frame="1"/>
          </w:rPr>
          <w:t>PreviousNext</w:t>
        </w:r>
      </w:ins>
    </w:p>
    <w:p w:rsidR="006F069F" w:rsidRDefault="0089304D" w:rsidP="0089304D">
      <w:pPr>
        <w:rPr>
          <w:rStyle w:val="ml-3"/>
          <w:rFonts w:ascii="Segoe UI" w:hAnsi="Segoe UI" w:cs="Segoe UI"/>
          <w:sz w:val="27"/>
          <w:szCs w:val="27"/>
          <w:bdr w:val="single" w:sz="2" w:space="0" w:color="auto" w:frame="1"/>
          <w:shd w:val="clear" w:color="auto" w:fill="FFFFFF"/>
        </w:rPr>
      </w:pPr>
      <w:r>
        <w:rPr>
          <w:rFonts w:ascii="Segoe UI" w:hAnsi="Segoe UI" w:cs="Segoe UI"/>
          <w:noProof/>
          <w:sz w:val="27"/>
          <w:szCs w:val="27"/>
          <w:bdr w:val="single" w:sz="2" w:space="0" w:color="auto" w:frame="1"/>
          <w:shd w:val="clear" w:color="auto" w:fill="FFFFFF"/>
        </w:rPr>
        <w:drawing>
          <wp:inline distT="0" distB="0" distL="0" distR="0">
            <wp:extent cx="1388745" cy="1388745"/>
            <wp:effectExtent l="0" t="0" r="0" b="0"/>
            <wp:docPr id="80" name="Picture 80"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1736" w:author="Unknown">
        <w:r>
          <w:rPr>
            <w:rStyle w:val="ml-3"/>
            <w:rFonts w:ascii="Segoe UI" w:hAnsi="Segoe UI" w:cs="Segoe UI"/>
            <w:sz w:val="27"/>
            <w:szCs w:val="27"/>
            <w:bdr w:val="single" w:sz="2" w:space="0" w:color="auto" w:frame="1"/>
            <w:shd w:val="clear" w:color="auto" w:fill="FFFFFF"/>
          </w:rPr>
          <w:t>CodeWithHarry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Iterators in JavaScript | JavaScript Tutorial In Hindi #51</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We are going to explore the concept of </w:t>
      </w:r>
      <w:r w:rsidRPr="0089304D">
        <w:rPr>
          <w:rFonts w:ascii="Segoe UI" w:eastAsia="Times New Roman" w:hAnsi="Segoe UI" w:cs="Segoe UI"/>
          <w:b/>
          <w:bCs/>
          <w:color w:val="000000"/>
          <w:sz w:val="27"/>
        </w:rPr>
        <w:t>“Iterators”</w:t>
      </w:r>
      <w:r w:rsidRPr="0089304D">
        <w:rPr>
          <w:rFonts w:ascii="Segoe UI" w:eastAsia="Times New Roman" w:hAnsi="Segoe UI" w:cs="Segoe UI"/>
          <w:color w:val="000000"/>
          <w:sz w:val="27"/>
          <w:szCs w:val="27"/>
        </w:rPr>
        <w:t> in this tutorial. As its name implies, iterators are a new way to </w:t>
      </w:r>
      <w:r w:rsidRPr="0089304D">
        <w:rPr>
          <w:rFonts w:ascii="Segoe UI" w:eastAsia="Times New Roman" w:hAnsi="Segoe UI" w:cs="Segoe UI"/>
          <w:i/>
          <w:iCs/>
          <w:color w:val="000000"/>
          <w:sz w:val="27"/>
        </w:rPr>
        <w:t>loop </w:t>
      </w:r>
      <w:r w:rsidRPr="0089304D">
        <w:rPr>
          <w:rFonts w:ascii="Segoe UI" w:eastAsia="Times New Roman" w:hAnsi="Segoe UI" w:cs="Segoe UI"/>
          <w:color w:val="000000"/>
          <w:sz w:val="27"/>
          <w:szCs w:val="27"/>
        </w:rPr>
        <w:t xml:space="preserve">over any collection in JavaScript. Today we will conceptually understand iterators along with an example. Iterators </w:t>
      </w:r>
      <w:r w:rsidRPr="0089304D">
        <w:rPr>
          <w:rFonts w:ascii="Segoe UI" w:eastAsia="Times New Roman" w:hAnsi="Segoe UI" w:cs="Segoe UI"/>
          <w:color w:val="000000"/>
          <w:sz w:val="27"/>
          <w:szCs w:val="27"/>
        </w:rPr>
        <w:lastRenderedPageBreak/>
        <w:t>were introduced in ES6. It is one of the popular JavaScript concepts since they are widely useful and used in various places. So, let us start with the theory.</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737" w:author="Unknown"/>
          <w:rFonts w:ascii="Segoe UI" w:eastAsia="Times New Roman" w:hAnsi="Segoe UI" w:cs="Segoe UI"/>
          <w:b/>
          <w:bCs/>
          <w:color w:val="000000"/>
          <w:sz w:val="24"/>
          <w:szCs w:val="24"/>
        </w:rPr>
      </w:pPr>
      <w:ins w:id="11738" w:author="Unknown">
        <w:r w:rsidRPr="0089304D">
          <w:rPr>
            <w:rFonts w:ascii="Segoe UI" w:eastAsia="Times New Roman" w:hAnsi="Segoe UI" w:cs="Segoe UI"/>
            <w:b/>
            <w:bCs/>
            <w:color w:val="000000"/>
            <w:sz w:val="24"/>
            <w:szCs w:val="24"/>
          </w:rPr>
          <w:t>What is an iterator?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39" w:author="Unknown"/>
          <w:rFonts w:ascii="Segoe UI" w:eastAsia="Times New Roman" w:hAnsi="Segoe UI" w:cs="Segoe UI"/>
          <w:color w:val="000000"/>
          <w:sz w:val="27"/>
          <w:szCs w:val="27"/>
        </w:rPr>
      </w:pPr>
      <w:ins w:id="11740" w:author="Unknown">
        <w:r w:rsidRPr="0089304D">
          <w:rPr>
            <w:rFonts w:ascii="Segoe UI" w:eastAsia="Times New Roman" w:hAnsi="Segoe UI" w:cs="Segoe UI"/>
            <w:color w:val="000000"/>
            <w:sz w:val="27"/>
            <w:szCs w:val="27"/>
          </w:rPr>
          <w:t>It is an object that allows us to traverse over a list or collection. Iterators' purpose is to define the sequences and implement the iterator protocol that returns an object by using a next() method that contains the </w:t>
        </w:r>
        <w:r w:rsidRPr="0089304D">
          <w:rPr>
            <w:rFonts w:ascii="Segoe UI" w:eastAsia="Times New Roman" w:hAnsi="Segoe UI" w:cs="Segoe UI"/>
            <w:b/>
            <w:bCs/>
            <w:color w:val="000000"/>
            <w:sz w:val="27"/>
          </w:rPr>
          <w:t>value</w:t>
        </w:r>
        <w:r w:rsidRPr="0089304D">
          <w:rPr>
            <w:rFonts w:ascii="Segoe UI" w:eastAsia="Times New Roman" w:hAnsi="Segoe UI" w:cs="Segoe UI"/>
            <w:color w:val="000000"/>
            <w:sz w:val="27"/>
            <w:szCs w:val="27"/>
          </w:rPr>
          <w:t> and </w:t>
        </w:r>
        <w:r w:rsidRPr="0089304D">
          <w:rPr>
            <w:rFonts w:ascii="Segoe UI" w:eastAsia="Times New Roman" w:hAnsi="Segoe UI" w:cs="Segoe UI"/>
            <w:b/>
            <w:bCs/>
            <w:color w:val="000000"/>
            <w:sz w:val="27"/>
          </w:rPr>
          <w:t>done</w:t>
        </w:r>
        <w:r w:rsidRPr="0089304D">
          <w:rPr>
            <w:rFonts w:ascii="Segoe UI" w:eastAsia="Times New Roman" w:hAnsi="Segoe UI" w:cs="Segoe UI"/>
            <w:color w:val="000000"/>
            <w:sz w:val="27"/>
            <w:szCs w:val="27"/>
          </w:rPr>
          <w:t>. </w:t>
        </w:r>
      </w:ins>
    </w:p>
    <w:p w:rsidR="0089304D" w:rsidRPr="0089304D" w:rsidRDefault="0089304D" w:rsidP="0089304D">
      <w:pPr>
        <w:numPr>
          <w:ilvl w:val="0"/>
          <w:numId w:val="7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741" w:author="Unknown"/>
          <w:rFonts w:ascii="Segoe UI" w:eastAsia="Times New Roman" w:hAnsi="Segoe UI" w:cs="Segoe UI"/>
          <w:color w:val="000000"/>
          <w:sz w:val="27"/>
          <w:szCs w:val="27"/>
        </w:rPr>
      </w:pPr>
      <w:ins w:id="11742" w:author="Unknown">
        <w:r w:rsidRPr="0089304D">
          <w:rPr>
            <w:rFonts w:ascii="Segoe UI" w:eastAsia="Times New Roman" w:hAnsi="Segoe UI" w:cs="Segoe UI"/>
            <w:b/>
            <w:bCs/>
            <w:color w:val="000000"/>
            <w:sz w:val="27"/>
          </w:rPr>
          <w:t>done:</w:t>
        </w:r>
        <w:r w:rsidRPr="0089304D">
          <w:rPr>
            <w:rFonts w:ascii="Segoe UI" w:eastAsia="Times New Roman" w:hAnsi="Segoe UI" w:cs="Segoe UI"/>
            <w:color w:val="000000"/>
            <w:sz w:val="27"/>
            <w:szCs w:val="27"/>
          </w:rPr>
          <w:t> It is a boolean value indicating whether any more elements in the sequence could be iterated upon.</w:t>
        </w:r>
      </w:ins>
    </w:p>
    <w:p w:rsidR="0089304D" w:rsidRPr="0089304D" w:rsidRDefault="0089304D" w:rsidP="0089304D">
      <w:pPr>
        <w:numPr>
          <w:ilvl w:val="0"/>
          <w:numId w:val="74"/>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1743" w:author="Unknown"/>
          <w:rFonts w:ascii="Segoe UI" w:eastAsia="Times New Roman" w:hAnsi="Segoe UI" w:cs="Segoe UI"/>
          <w:color w:val="000000"/>
          <w:sz w:val="27"/>
          <w:szCs w:val="27"/>
        </w:rPr>
      </w:pPr>
      <w:ins w:id="11744" w:author="Unknown">
        <w:r w:rsidRPr="0089304D">
          <w:rPr>
            <w:rFonts w:ascii="Segoe UI" w:eastAsia="Times New Roman" w:hAnsi="Segoe UI" w:cs="Segoe UI"/>
            <w:b/>
            <w:bCs/>
            <w:color w:val="000000"/>
            <w:sz w:val="27"/>
          </w:rPr>
          <w:t>value:</w:t>
        </w:r>
        <w:r w:rsidRPr="0089304D">
          <w:rPr>
            <w:rFonts w:ascii="Segoe UI" w:eastAsia="Times New Roman" w:hAnsi="Segoe UI" w:cs="Segoe UI"/>
            <w:color w:val="000000"/>
            <w:sz w:val="27"/>
            <w:szCs w:val="27"/>
          </w:rPr>
          <w:t> It is the current element of the sequence.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45" w:author="Unknown"/>
          <w:rFonts w:ascii="Segoe UI" w:eastAsia="Times New Roman" w:hAnsi="Segoe UI" w:cs="Segoe UI"/>
          <w:color w:val="000000"/>
          <w:sz w:val="27"/>
          <w:szCs w:val="27"/>
        </w:rPr>
      </w:pPr>
      <w:ins w:id="11746" w:author="Unknown">
        <w:r w:rsidRPr="0089304D">
          <w:rPr>
            <w:rFonts w:ascii="Segoe UI" w:eastAsia="Times New Roman" w:hAnsi="Segoe UI" w:cs="Segoe UI"/>
            <w:i/>
            <w:iCs/>
            <w:color w:val="000000"/>
            <w:sz w:val="27"/>
          </w:rPr>
          <w:t>So, we can define iterators as an </w:t>
        </w:r>
        <w:r w:rsidRPr="0089304D">
          <w:rPr>
            <w:rFonts w:ascii="Segoe UI" w:eastAsia="Times New Roman" w:hAnsi="Segoe UI" w:cs="Segoe UI"/>
            <w:b/>
            <w:bCs/>
            <w:i/>
            <w:iCs/>
            <w:color w:val="000000"/>
            <w:sz w:val="27"/>
          </w:rPr>
          <w:t>“object that knows how to access items from a collection one at a time, while keeping track of its current position within that sequence.”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47" w:author="Unknown"/>
          <w:rFonts w:ascii="Segoe UI" w:eastAsia="Times New Roman" w:hAnsi="Segoe UI" w:cs="Segoe UI"/>
          <w:color w:val="000000"/>
          <w:sz w:val="27"/>
          <w:szCs w:val="27"/>
        </w:rPr>
      </w:pPr>
      <w:ins w:id="11748" w:author="Unknown">
        <w:r w:rsidRPr="0089304D">
          <w:rPr>
            <w:rFonts w:ascii="Segoe UI" w:eastAsia="Times New Roman" w:hAnsi="Segoe UI" w:cs="Segoe UI"/>
            <w:color w:val="000000"/>
            <w:sz w:val="27"/>
            <w:szCs w:val="27"/>
          </w:rPr>
          <w:t>Suppose we have an array, and it contains five numbers, i.e., [1,2,3,4,5]. As we know, the Iterator object has a next() method that returns the next item in the sequence. So, when we write next(), well get the element of the array. The next() method returns an object with two properties: value and done. If there are elements present in the sequence that could be iterated, then the value contains the next element and done is set to false: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49" w:author="Unknown"/>
          <w:rFonts w:ascii="Segoe UI" w:eastAsia="Times New Roman" w:hAnsi="Segoe UI" w:cs="Segoe UI"/>
          <w:color w:val="000000"/>
          <w:sz w:val="27"/>
          <w:szCs w:val="27"/>
        </w:rPr>
      </w:pPr>
      <w:ins w:id="11750" w:author="Unknown">
        <w:r w:rsidRPr="0089304D">
          <w:rPr>
            <w:rFonts w:ascii="Segoe UI" w:eastAsia="Times New Roman" w:hAnsi="Segoe UI" w:cs="Segoe UI"/>
            <w:b/>
            <w:bCs/>
            <w:color w:val="000000"/>
            <w:sz w:val="27"/>
          </w:rPr>
          <w:t>{ value: 'next value', done: false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51" w:author="Unknown"/>
          <w:rFonts w:ascii="Segoe UI" w:eastAsia="Times New Roman" w:hAnsi="Segoe UI" w:cs="Segoe UI"/>
          <w:color w:val="000000"/>
          <w:sz w:val="27"/>
          <w:szCs w:val="27"/>
        </w:rPr>
      </w:pPr>
      <w:ins w:id="11752" w:author="Unknown">
        <w:r w:rsidRPr="0089304D">
          <w:rPr>
            <w:rFonts w:ascii="Segoe UI" w:eastAsia="Times New Roman" w:hAnsi="Segoe UI" w:cs="Segoe UI"/>
            <w:color w:val="000000"/>
            <w:sz w:val="27"/>
            <w:szCs w:val="27"/>
          </w:rPr>
          <w:t>If we call the next() method after the last value has been returned, then the next() returns the result object as follows: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53" w:author="Unknown"/>
          <w:rFonts w:ascii="Segoe UI" w:eastAsia="Times New Roman" w:hAnsi="Segoe UI" w:cs="Segoe UI"/>
          <w:color w:val="000000"/>
          <w:sz w:val="27"/>
          <w:szCs w:val="27"/>
        </w:rPr>
      </w:pPr>
      <w:ins w:id="11754" w:author="Unknown">
        <w:r w:rsidRPr="0089304D">
          <w:rPr>
            <w:rFonts w:ascii="Segoe UI" w:eastAsia="Times New Roman" w:hAnsi="Segoe UI" w:cs="Segoe UI"/>
            <w:b/>
            <w:bCs/>
            <w:color w:val="000000"/>
            <w:sz w:val="27"/>
          </w:rPr>
          <w:t>{done: true: value: undefined}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55" w:author="Unknown"/>
          <w:rFonts w:ascii="Segoe UI" w:eastAsia="Times New Roman" w:hAnsi="Segoe UI" w:cs="Segoe UI"/>
          <w:color w:val="000000"/>
          <w:sz w:val="27"/>
          <w:szCs w:val="27"/>
        </w:rPr>
      </w:pPr>
      <w:ins w:id="11756" w:author="Unknown">
        <w:r w:rsidRPr="0089304D">
          <w:rPr>
            <w:rFonts w:ascii="Segoe UI" w:eastAsia="Times New Roman" w:hAnsi="Segoe UI" w:cs="Segoe UI"/>
            <w:color w:val="000000"/>
            <w:sz w:val="27"/>
            <w:szCs w:val="27"/>
          </w:rPr>
          <w:t>Here the value of the done property, which is true, indicates that there is no more value to return, and the value of the property is set to undefined.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57" w:author="Unknown"/>
          <w:rFonts w:ascii="Segoe UI" w:eastAsia="Times New Roman" w:hAnsi="Segoe UI" w:cs="Segoe UI"/>
          <w:color w:val="000000"/>
          <w:sz w:val="27"/>
          <w:szCs w:val="27"/>
        </w:rPr>
      </w:pPr>
      <w:ins w:id="11758" w:author="Unknown">
        <w:r w:rsidRPr="0089304D">
          <w:rPr>
            <w:rFonts w:ascii="Segoe UI" w:eastAsia="Times New Roman" w:hAnsi="Segoe UI" w:cs="Segoe UI"/>
            <w:b/>
            <w:bCs/>
            <w:color w:val="000000"/>
            <w:sz w:val="27"/>
          </w:rPr>
          <w:t>Here is a simple example of an iterator: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59" w:author="Unknown"/>
          <w:rFonts w:ascii="Consolas" w:eastAsia="Times New Roman" w:hAnsi="Consolas" w:cs="Consolas"/>
          <w:color w:val="F8F8F2"/>
          <w:sz w:val="27"/>
        </w:rPr>
      </w:pPr>
      <w:ins w:id="11760"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myIterable</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61" w:author="Unknown"/>
          <w:rFonts w:ascii="Consolas" w:eastAsia="Times New Roman" w:hAnsi="Consolas" w:cs="Consolas"/>
          <w:color w:val="F8F8F2"/>
          <w:sz w:val="27"/>
        </w:rPr>
      </w:pPr>
      <w:ins w:id="117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counter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63" w:author="Unknown"/>
          <w:rFonts w:ascii="Consolas" w:eastAsia="Times New Roman" w:hAnsi="Consolas" w:cs="Consolas"/>
          <w:color w:val="F8F8F2"/>
          <w:sz w:val="27"/>
        </w:rPr>
      </w:pPr>
      <w:ins w:id="1176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65" w:author="Unknown"/>
          <w:rFonts w:ascii="Consolas" w:eastAsia="Times New Roman" w:hAnsi="Consolas" w:cs="Consolas"/>
          <w:color w:val="F8F8F2"/>
          <w:sz w:val="27"/>
        </w:rPr>
      </w:pPr>
      <w:ins w:id="117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67" w:author="Unknown"/>
          <w:rFonts w:ascii="Consolas" w:eastAsia="Times New Roman" w:hAnsi="Consolas" w:cs="Consolas"/>
          <w:color w:val="F8F8F2"/>
          <w:sz w:val="27"/>
        </w:rPr>
      </w:pPr>
      <w:ins w:id="117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(counter &lt; </w:t>
        </w:r>
        <w:r w:rsidRPr="0089304D">
          <w:rPr>
            <w:rFonts w:ascii="Consolas" w:eastAsia="Times New Roman" w:hAnsi="Consolas" w:cs="Consolas"/>
            <w:color w:val="AE81FF"/>
            <w:sz w:val="27"/>
          </w:rPr>
          <w:t>5</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69" w:author="Unknown"/>
          <w:rFonts w:ascii="Consolas" w:eastAsia="Times New Roman" w:hAnsi="Consolas" w:cs="Consolas"/>
          <w:color w:val="F8F8F2"/>
          <w:sz w:val="27"/>
        </w:rPr>
      </w:pPr>
      <w:ins w:id="11770" w:author="Unknown">
        <w:r w:rsidRPr="0089304D">
          <w:rPr>
            <w:rFonts w:ascii="Consolas" w:eastAsia="Times New Roman" w:hAnsi="Consolas" w:cs="Consolas"/>
            <w:color w:val="F8F8F2"/>
            <w:sz w:val="27"/>
          </w:rPr>
          <w:lastRenderedPageBreak/>
          <w:t xml:space="preserve">                counter++;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71" w:author="Unknown"/>
          <w:rFonts w:ascii="Consolas" w:eastAsia="Times New Roman" w:hAnsi="Consolas" w:cs="Consolas"/>
          <w:color w:val="F8F8F2"/>
          <w:sz w:val="27"/>
        </w:rPr>
      </w:pPr>
      <w:ins w:id="1177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 done: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 value: counter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73" w:author="Unknown"/>
          <w:rFonts w:ascii="Consolas" w:eastAsia="Times New Roman" w:hAnsi="Consolas" w:cs="Consolas"/>
          <w:color w:val="F8F8F2"/>
          <w:sz w:val="27"/>
        </w:rPr>
      </w:pPr>
      <w:ins w:id="11774" w:author="Unknown">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75" w:author="Unknown"/>
          <w:rFonts w:ascii="Consolas" w:eastAsia="Times New Roman" w:hAnsi="Consolas" w:cs="Consolas"/>
          <w:color w:val="F8F8F2"/>
          <w:sz w:val="27"/>
        </w:rPr>
      </w:pPr>
      <w:ins w:id="117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 done: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value: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77" w:author="Unknown"/>
          <w:rFonts w:ascii="Consolas" w:eastAsia="Times New Roman" w:hAnsi="Consolas" w:cs="Consolas"/>
          <w:color w:val="F8F8F2"/>
          <w:sz w:val="27"/>
        </w:rPr>
      </w:pPr>
      <w:ins w:id="1177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79" w:author="Unknown"/>
          <w:rFonts w:ascii="Consolas" w:eastAsia="Times New Roman" w:hAnsi="Consolas" w:cs="Consolas"/>
          <w:color w:val="F8F8F2"/>
          <w:sz w:val="27"/>
        </w:rPr>
      </w:pPr>
      <w:ins w:id="1178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81" w:author="Unknown"/>
          <w:rFonts w:ascii="Consolas" w:eastAsia="Times New Roman" w:hAnsi="Consolas" w:cs="Consolas"/>
          <w:color w:val="F8F8F2"/>
          <w:sz w:val="27"/>
        </w:rPr>
      </w:pPr>
      <w:ins w:id="11782"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83" w:author="Unknown"/>
          <w:rFonts w:ascii="Consolas" w:eastAsia="Times New Roman" w:hAnsi="Consolas" w:cs="Consolas"/>
          <w:color w:val="F8F8F2"/>
          <w:sz w:val="27"/>
          <w:szCs w:val="27"/>
        </w:rPr>
      </w:pPr>
      <w:ins w:id="11784"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1785" w:author="Unknown"/>
          <w:rFonts w:ascii="Segoe UI" w:eastAsia="Times New Roman" w:hAnsi="Segoe UI" w:cs="Segoe UI"/>
          <w:color w:val="000000"/>
          <w:sz w:val="27"/>
          <w:szCs w:val="27"/>
        </w:rPr>
      </w:pPr>
      <w:ins w:id="1178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787" w:author="Unknown"/>
          <w:rFonts w:ascii="Segoe UI" w:eastAsia="Times New Roman" w:hAnsi="Segoe UI" w:cs="Segoe UI"/>
          <w:b/>
          <w:bCs/>
          <w:color w:val="000000"/>
          <w:sz w:val="24"/>
          <w:szCs w:val="24"/>
        </w:rPr>
      </w:pPr>
      <w:ins w:id="11788" w:author="Unknown">
        <w:r w:rsidRPr="0089304D">
          <w:rPr>
            <w:rFonts w:ascii="Segoe UI" w:eastAsia="Times New Roman" w:hAnsi="Segoe UI" w:cs="Segoe UI"/>
            <w:b/>
            <w:bCs/>
            <w:color w:val="000000"/>
            <w:sz w:val="24"/>
            <w:szCs w:val="24"/>
          </w:rPr>
          <w:t>Code Explanation:-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89" w:author="Unknown"/>
          <w:rFonts w:ascii="Segoe UI" w:eastAsia="Times New Roman" w:hAnsi="Segoe UI" w:cs="Segoe UI"/>
          <w:color w:val="000000"/>
          <w:sz w:val="27"/>
          <w:szCs w:val="27"/>
        </w:rPr>
      </w:pPr>
      <w:ins w:id="11790" w:author="Unknown">
        <w:r w:rsidRPr="0089304D">
          <w:rPr>
            <w:rFonts w:ascii="Segoe UI" w:eastAsia="Times New Roman" w:hAnsi="Segoe UI" w:cs="Segoe UI"/>
            <w:color w:val="000000"/>
            <w:sz w:val="27"/>
            <w:szCs w:val="27"/>
          </w:rPr>
          <w:t>The above code executes five steps, with the counter incrementing (counter++) every run. First, we return the value 1, then the value 2, and so on till we get the last element 5then we indicate that the end of the iteration has been reached, and the value becomes equal to undefined.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791" w:author="Unknown"/>
          <w:rFonts w:ascii="Segoe UI" w:eastAsia="Times New Roman" w:hAnsi="Segoe UI" w:cs="Segoe UI"/>
          <w:b/>
          <w:bCs/>
          <w:color w:val="000000"/>
          <w:sz w:val="24"/>
          <w:szCs w:val="24"/>
        </w:rPr>
      </w:pPr>
      <w:ins w:id="11792" w:author="Unknown">
        <w:r w:rsidRPr="0089304D">
          <w:rPr>
            <w:rFonts w:ascii="Segoe UI" w:eastAsia="Times New Roman" w:hAnsi="Segoe UI" w:cs="Segoe UI"/>
            <w:b/>
            <w:bCs/>
            <w:color w:val="000000"/>
            <w:sz w:val="24"/>
            <w:szCs w:val="24"/>
          </w:rPr>
          <w:t>Summary:-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93" w:author="Unknown"/>
          <w:rFonts w:ascii="Segoe UI" w:eastAsia="Times New Roman" w:hAnsi="Segoe UI" w:cs="Segoe UI"/>
          <w:color w:val="000000"/>
          <w:sz w:val="27"/>
          <w:szCs w:val="27"/>
        </w:rPr>
      </w:pPr>
      <w:ins w:id="11794" w:author="Unknown">
        <w:r w:rsidRPr="0089304D">
          <w:rPr>
            <w:rFonts w:ascii="Segoe UI" w:eastAsia="Times New Roman" w:hAnsi="Segoe UI" w:cs="Segoe UI"/>
            <w:color w:val="000000"/>
            <w:sz w:val="27"/>
            <w:szCs w:val="27"/>
          </w:rPr>
          <w:t>In this tutorial, we learned about what iterator is and how we can use it. In JavaScript, an </w:t>
        </w:r>
        <w:r w:rsidRPr="0089304D">
          <w:rPr>
            <w:rFonts w:ascii="Segoe UI" w:eastAsia="Times New Roman" w:hAnsi="Segoe UI" w:cs="Segoe UI"/>
            <w:b/>
            <w:bCs/>
            <w:color w:val="000000"/>
            <w:sz w:val="27"/>
          </w:rPr>
          <w:t>iterator</w:t>
        </w:r>
        <w:r w:rsidRPr="0089304D">
          <w:rPr>
            <w:rFonts w:ascii="Segoe UI" w:eastAsia="Times New Roman" w:hAnsi="Segoe UI" w:cs="Segoe UI"/>
            <w:color w:val="000000"/>
            <w:sz w:val="27"/>
            <w:szCs w:val="27"/>
          </w:rPr>
          <w:t> is an object which defines a sequence and a return value upon the end of the sequence. An iterator implements the Iterator protocol by having a next() method that returns an object with two properties. As an iterator moves over the data structure and provides the elements sequentially, the object returned by the iterator contains a value and a done property.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1795" w:author="Unknown"/>
          <w:rFonts w:ascii="Segoe UI" w:eastAsia="Times New Roman" w:hAnsi="Segoe UI" w:cs="Segoe UI"/>
          <w:color w:val="000000"/>
          <w:sz w:val="27"/>
          <w:szCs w:val="27"/>
        </w:rPr>
      </w:pPr>
      <w:ins w:id="1179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797" w:author="Unknown"/>
          <w:rFonts w:ascii="Segoe UI" w:eastAsia="Times New Roman" w:hAnsi="Segoe UI" w:cs="Segoe UI"/>
          <w:b/>
          <w:bCs/>
          <w:color w:val="000000"/>
          <w:sz w:val="24"/>
          <w:szCs w:val="24"/>
        </w:rPr>
      </w:pPr>
      <w:ins w:id="11798"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799" w:author="Unknown"/>
          <w:rFonts w:ascii="Consolas" w:eastAsia="Times New Roman" w:hAnsi="Consolas" w:cs="Consolas"/>
          <w:color w:val="F8F8F2"/>
          <w:sz w:val="27"/>
        </w:rPr>
      </w:pPr>
      <w:ins w:id="11800"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01" w:author="Unknown"/>
          <w:rFonts w:ascii="Consolas" w:eastAsia="Times New Roman" w:hAnsi="Consolas" w:cs="Consolas"/>
          <w:color w:val="F8F8F2"/>
          <w:sz w:val="27"/>
        </w:rPr>
      </w:pPr>
      <w:ins w:id="1180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0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04" w:author="Unknown"/>
          <w:rFonts w:ascii="Consolas" w:eastAsia="Times New Roman" w:hAnsi="Consolas" w:cs="Consolas"/>
          <w:color w:val="F8F8F2"/>
          <w:sz w:val="27"/>
        </w:rPr>
      </w:pPr>
      <w:ins w:id="11805"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06" w:author="Unknown"/>
          <w:rFonts w:ascii="Consolas" w:eastAsia="Times New Roman" w:hAnsi="Consolas" w:cs="Consolas"/>
          <w:color w:val="F8F8F2"/>
          <w:sz w:val="27"/>
        </w:rPr>
      </w:pPr>
      <w:ins w:id="118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08" w:author="Unknown"/>
          <w:rFonts w:ascii="Consolas" w:eastAsia="Times New Roman" w:hAnsi="Consolas" w:cs="Consolas"/>
          <w:color w:val="F8F8F2"/>
          <w:sz w:val="27"/>
        </w:rPr>
      </w:pPr>
      <w:ins w:id="118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0" w:author="Unknown"/>
          <w:rFonts w:ascii="Consolas" w:eastAsia="Times New Roman" w:hAnsi="Consolas" w:cs="Consolas"/>
          <w:color w:val="F8F8F2"/>
          <w:sz w:val="27"/>
        </w:rPr>
      </w:pPr>
      <w:ins w:id="118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2" w:author="Unknown"/>
          <w:rFonts w:ascii="Consolas" w:eastAsia="Times New Roman" w:hAnsi="Consolas" w:cs="Consolas"/>
          <w:color w:val="F92672"/>
          <w:sz w:val="27"/>
        </w:rPr>
      </w:pPr>
      <w:ins w:id="118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4" w:author="Unknown"/>
          <w:rFonts w:ascii="Consolas" w:eastAsia="Times New Roman" w:hAnsi="Consolas" w:cs="Consolas"/>
          <w:color w:val="F8F8F2"/>
          <w:sz w:val="27"/>
        </w:rPr>
      </w:pPr>
      <w:ins w:id="1181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6" w:author="Unknown"/>
          <w:rFonts w:ascii="Consolas" w:eastAsia="Times New Roman" w:hAnsi="Consolas" w:cs="Consolas"/>
          <w:color w:val="F8F8F2"/>
          <w:sz w:val="27"/>
        </w:rPr>
      </w:pPr>
      <w:ins w:id="1181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18" w:author="Unknown"/>
          <w:rFonts w:ascii="Consolas" w:eastAsia="Times New Roman" w:hAnsi="Consolas" w:cs="Consolas"/>
          <w:color w:val="F8F8F2"/>
          <w:sz w:val="27"/>
        </w:rPr>
      </w:pPr>
      <w:ins w:id="1181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1" w:author="Unknown"/>
          <w:rFonts w:ascii="Consolas" w:eastAsia="Times New Roman" w:hAnsi="Consolas" w:cs="Consolas"/>
          <w:color w:val="F8F8F2"/>
          <w:sz w:val="27"/>
        </w:rPr>
      </w:pPr>
      <w:ins w:id="1182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3" w:author="Unknown"/>
          <w:rFonts w:ascii="Consolas" w:eastAsia="Times New Roman" w:hAnsi="Consolas" w:cs="Consolas"/>
          <w:color w:val="F8F8F2"/>
          <w:sz w:val="27"/>
        </w:rPr>
      </w:pPr>
      <w:ins w:id="118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5" w:author="Unknown"/>
          <w:rFonts w:ascii="Consolas" w:eastAsia="Times New Roman" w:hAnsi="Consolas" w:cs="Consolas"/>
          <w:color w:val="F8F8F2"/>
          <w:sz w:val="27"/>
        </w:rPr>
      </w:pPr>
      <w:ins w:id="118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7" w:author="Unknown"/>
          <w:rFonts w:ascii="Consolas" w:eastAsia="Times New Roman" w:hAnsi="Consolas" w:cs="Consolas"/>
          <w:color w:val="F8F8F2"/>
          <w:sz w:val="27"/>
        </w:rPr>
      </w:pPr>
      <w:ins w:id="118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2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0" w:author="Unknown"/>
          <w:rFonts w:ascii="Consolas" w:eastAsia="Times New Roman" w:hAnsi="Consolas" w:cs="Consolas"/>
          <w:color w:val="F8F8F2"/>
          <w:sz w:val="27"/>
        </w:rPr>
      </w:pPr>
      <w:ins w:id="118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2" w:author="Unknown"/>
          <w:rFonts w:ascii="Consolas" w:eastAsia="Times New Roman" w:hAnsi="Consolas" w:cs="Consolas"/>
          <w:color w:val="F8F8F2"/>
          <w:sz w:val="27"/>
        </w:rPr>
      </w:pPr>
      <w:ins w:id="118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4" w:author="Unknown"/>
          <w:rFonts w:ascii="Consolas" w:eastAsia="Times New Roman" w:hAnsi="Consolas" w:cs="Consolas"/>
          <w:color w:val="F8F8F2"/>
          <w:sz w:val="27"/>
        </w:rPr>
      </w:pPr>
      <w:ins w:id="118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6" w:author="Unknown"/>
          <w:rFonts w:ascii="Consolas" w:eastAsia="Times New Roman" w:hAnsi="Consolas" w:cs="Consolas"/>
          <w:color w:val="F8F8F2"/>
          <w:sz w:val="27"/>
        </w:rPr>
      </w:pPr>
      <w:ins w:id="118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38" w:author="Unknown"/>
          <w:rFonts w:ascii="Consolas" w:eastAsia="Times New Roman" w:hAnsi="Consolas" w:cs="Consolas"/>
          <w:color w:val="F8F8F2"/>
          <w:sz w:val="27"/>
        </w:rPr>
      </w:pPr>
      <w:ins w:id="118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40" w:author="Unknown"/>
          <w:rFonts w:ascii="Consolas" w:eastAsia="Times New Roman" w:hAnsi="Consolas" w:cs="Consolas"/>
          <w:color w:val="F8F8F2"/>
          <w:sz w:val="27"/>
        </w:rPr>
      </w:pPr>
      <w:ins w:id="118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42" w:author="Unknown"/>
          <w:rFonts w:ascii="Consolas" w:eastAsia="Times New Roman" w:hAnsi="Consolas" w:cs="Consolas"/>
          <w:color w:val="F8F8F2"/>
          <w:sz w:val="27"/>
        </w:rPr>
      </w:pPr>
      <w:ins w:id="118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44" w:author="Unknown"/>
          <w:rFonts w:ascii="Consolas" w:eastAsia="Times New Roman" w:hAnsi="Consolas" w:cs="Consolas"/>
          <w:color w:val="F8F8F2"/>
          <w:sz w:val="27"/>
        </w:rPr>
      </w:pPr>
      <w:ins w:id="118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46" w:author="Unknown"/>
          <w:rFonts w:ascii="Consolas" w:eastAsia="Times New Roman" w:hAnsi="Consolas" w:cs="Consolas"/>
          <w:color w:val="F8F8F2"/>
          <w:sz w:val="27"/>
        </w:rPr>
      </w:pPr>
      <w:ins w:id="1184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48" w:author="Unknown"/>
          <w:rFonts w:ascii="Consolas" w:eastAsia="Times New Roman" w:hAnsi="Consolas" w:cs="Consolas"/>
          <w:color w:val="F8F8F2"/>
          <w:sz w:val="27"/>
        </w:rPr>
      </w:pPr>
      <w:ins w:id="1184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0" w:author="Unknown"/>
          <w:rFonts w:ascii="Consolas" w:eastAsia="Times New Roman" w:hAnsi="Consolas" w:cs="Consolas"/>
          <w:color w:val="F8F8F2"/>
          <w:sz w:val="27"/>
        </w:rPr>
      </w:pPr>
      <w:ins w:id="1185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2" w:author="Unknown"/>
          <w:rFonts w:ascii="Consolas" w:eastAsia="Times New Roman" w:hAnsi="Consolas" w:cs="Consolas"/>
          <w:color w:val="F8F8F2"/>
          <w:sz w:val="27"/>
        </w:rPr>
      </w:pPr>
      <w:ins w:id="1185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4" w:author="Unknown"/>
          <w:rFonts w:ascii="Consolas" w:eastAsia="Times New Roman" w:hAnsi="Consolas" w:cs="Consolas"/>
          <w:color w:val="F8F8F2"/>
          <w:sz w:val="27"/>
        </w:rPr>
      </w:pPr>
      <w:ins w:id="1185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6" w:author="Unknown"/>
          <w:rFonts w:ascii="Consolas" w:eastAsia="Times New Roman" w:hAnsi="Consolas" w:cs="Consolas"/>
          <w:color w:val="F8F8F2"/>
          <w:sz w:val="27"/>
        </w:rPr>
      </w:pPr>
      <w:ins w:id="118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58" w:author="Unknown"/>
          <w:rFonts w:ascii="Consolas" w:eastAsia="Times New Roman" w:hAnsi="Consolas" w:cs="Consolas"/>
          <w:color w:val="F8F8F2"/>
          <w:sz w:val="27"/>
        </w:rPr>
      </w:pPr>
      <w:ins w:id="11859"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60" w:author="Unknown"/>
          <w:rFonts w:ascii="Consolas" w:eastAsia="Times New Roman" w:hAnsi="Consolas" w:cs="Consolas"/>
          <w:color w:val="F8F8F2"/>
          <w:sz w:val="27"/>
        </w:rPr>
      </w:pPr>
      <w:ins w:id="118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62" w:author="Unknown"/>
          <w:rFonts w:ascii="Consolas" w:eastAsia="Times New Roman" w:hAnsi="Consolas" w:cs="Consolas"/>
          <w:color w:val="F8F8F2"/>
          <w:sz w:val="27"/>
        </w:rPr>
      </w:pPr>
      <w:ins w:id="118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64" w:author="Unknown"/>
          <w:rFonts w:ascii="Consolas" w:eastAsia="Times New Roman" w:hAnsi="Consolas" w:cs="Consolas"/>
          <w:color w:val="F8F8F2"/>
          <w:sz w:val="27"/>
        </w:rPr>
      </w:pPr>
      <w:ins w:id="118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66" w:author="Unknown"/>
          <w:rFonts w:ascii="Consolas" w:eastAsia="Times New Roman" w:hAnsi="Consolas" w:cs="Consolas"/>
          <w:color w:val="F8F8F2"/>
          <w:sz w:val="27"/>
        </w:rPr>
      </w:pPr>
      <w:ins w:id="118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68" w:author="Unknown"/>
          <w:rFonts w:ascii="Consolas" w:eastAsia="Times New Roman" w:hAnsi="Consolas" w:cs="Consolas"/>
          <w:color w:val="8292A2"/>
          <w:sz w:val="27"/>
        </w:rPr>
      </w:pPr>
      <w:ins w:id="118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0" w:author="Unknown"/>
          <w:rFonts w:ascii="Consolas" w:eastAsia="Times New Roman" w:hAnsi="Consolas" w:cs="Consolas"/>
          <w:color w:val="8292A2"/>
          <w:sz w:val="27"/>
        </w:rPr>
      </w:pPr>
      <w:ins w:id="11871"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2" w:author="Unknown"/>
          <w:rFonts w:ascii="Consolas" w:eastAsia="Times New Roman" w:hAnsi="Consolas" w:cs="Consolas"/>
          <w:color w:val="8292A2"/>
          <w:sz w:val="27"/>
        </w:rPr>
      </w:pPr>
      <w:ins w:id="11873"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4" w:author="Unknown"/>
          <w:rFonts w:ascii="Consolas" w:eastAsia="Times New Roman" w:hAnsi="Consolas" w:cs="Consolas"/>
          <w:color w:val="F8F8F2"/>
          <w:sz w:val="27"/>
        </w:rPr>
      </w:pPr>
      <w:ins w:id="11875"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6" w:author="Unknown"/>
          <w:rFonts w:ascii="Consolas" w:eastAsia="Times New Roman" w:hAnsi="Consolas" w:cs="Consolas"/>
          <w:color w:val="F8F8F2"/>
          <w:sz w:val="27"/>
        </w:rPr>
      </w:pPr>
      <w:ins w:id="118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78" w:author="Unknown"/>
          <w:rFonts w:ascii="Consolas" w:eastAsia="Times New Roman" w:hAnsi="Consolas" w:cs="Consolas"/>
          <w:color w:val="F8F8F2"/>
          <w:sz w:val="27"/>
        </w:rPr>
      </w:pPr>
      <w:ins w:id="118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0" w:author="Unknown"/>
          <w:rFonts w:ascii="Consolas" w:eastAsia="Times New Roman" w:hAnsi="Consolas" w:cs="Consolas"/>
          <w:color w:val="F8F8F2"/>
          <w:sz w:val="27"/>
        </w:rPr>
      </w:pPr>
      <w:ins w:id="118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3" w:author="Unknown"/>
          <w:rFonts w:ascii="Consolas" w:eastAsia="Times New Roman" w:hAnsi="Consolas" w:cs="Consolas"/>
          <w:color w:val="F8F8F2"/>
          <w:sz w:val="27"/>
        </w:rPr>
      </w:pPr>
      <w:ins w:id="118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5" w:author="Unknown"/>
          <w:rFonts w:ascii="Consolas" w:eastAsia="Times New Roman" w:hAnsi="Consolas" w:cs="Consolas"/>
          <w:color w:val="F8F8F2"/>
          <w:sz w:val="27"/>
        </w:rPr>
      </w:pPr>
      <w:ins w:id="118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7" w:author="Unknown"/>
          <w:rFonts w:ascii="Consolas" w:eastAsia="Times New Roman" w:hAnsi="Consolas" w:cs="Consolas"/>
          <w:color w:val="F8F8F2"/>
          <w:sz w:val="27"/>
        </w:rPr>
      </w:pPr>
      <w:ins w:id="118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89" w:author="Unknown"/>
          <w:rFonts w:ascii="Consolas" w:eastAsia="Times New Roman" w:hAnsi="Consolas" w:cs="Consolas"/>
          <w:color w:val="F8F8F2"/>
          <w:sz w:val="27"/>
        </w:rPr>
      </w:pPr>
      <w:ins w:id="118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2" w:author="Unknown"/>
          <w:rFonts w:ascii="Consolas" w:eastAsia="Times New Roman" w:hAnsi="Consolas" w:cs="Consolas"/>
          <w:color w:val="F8F8F2"/>
          <w:sz w:val="27"/>
        </w:rPr>
      </w:pPr>
      <w:ins w:id="118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4" w:author="Unknown"/>
          <w:rFonts w:ascii="Consolas" w:eastAsia="Times New Roman" w:hAnsi="Consolas" w:cs="Consolas"/>
          <w:color w:val="F8F8F2"/>
          <w:sz w:val="27"/>
        </w:rPr>
      </w:pPr>
      <w:ins w:id="118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&gt;Pull the results by clicking the button below:&lt;/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7" w:author="Unknown"/>
          <w:rFonts w:ascii="Consolas" w:eastAsia="Times New Roman" w:hAnsi="Consolas" w:cs="Consolas"/>
          <w:color w:val="F8F8F2"/>
          <w:sz w:val="27"/>
        </w:rPr>
      </w:pPr>
      <w:ins w:id="118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meanings</w:t>
        </w:r>
        <w:r w:rsidRPr="0089304D">
          <w:rPr>
            <w:rFonts w:ascii="Consolas" w:eastAsia="Times New Roman" w:hAnsi="Consolas" w:cs="Consolas"/>
            <w:color w:val="F8F8F2"/>
            <w:sz w:val="27"/>
          </w:rPr>
          <w:t>"&gt;Get meanings&lt;/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899" w:author="Unknown"/>
          <w:rFonts w:ascii="Consolas" w:eastAsia="Times New Roman" w:hAnsi="Consolas" w:cs="Consolas"/>
          <w:color w:val="F8F8F2"/>
          <w:sz w:val="27"/>
        </w:rPr>
      </w:pPr>
      <w:ins w:id="119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1" w:author="Unknown"/>
          <w:rFonts w:ascii="Consolas" w:eastAsia="Times New Roman" w:hAnsi="Consolas" w:cs="Consolas"/>
          <w:color w:val="F8F8F2"/>
          <w:sz w:val="27"/>
        </w:rPr>
      </w:pPr>
      <w:ins w:id="119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3" w:author="Unknown"/>
          <w:rFonts w:ascii="Consolas" w:eastAsia="Times New Roman" w:hAnsi="Consolas" w:cs="Consolas"/>
          <w:color w:val="F8F8F2"/>
          <w:sz w:val="27"/>
        </w:rPr>
      </w:pPr>
      <w:ins w:id="119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5" w:author="Unknown"/>
          <w:rFonts w:ascii="Consolas" w:eastAsia="Times New Roman" w:hAnsi="Consolas" w:cs="Consolas"/>
          <w:color w:val="F8F8F2"/>
          <w:sz w:val="27"/>
        </w:rPr>
      </w:pPr>
      <w:ins w:id="119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08" w:author="Unknown"/>
          <w:rFonts w:ascii="Consolas" w:eastAsia="Times New Roman" w:hAnsi="Consolas" w:cs="Consolas"/>
          <w:color w:val="F92672"/>
          <w:sz w:val="27"/>
        </w:rPr>
      </w:pPr>
      <w:ins w:id="119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10" w:author="Unknown"/>
          <w:rFonts w:ascii="Consolas" w:eastAsia="Times New Roman" w:hAnsi="Consolas" w:cs="Consolas"/>
          <w:color w:val="F92672"/>
          <w:sz w:val="27"/>
        </w:rPr>
      </w:pPr>
      <w:ins w:id="1191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12" w:author="Unknown"/>
          <w:rFonts w:ascii="Consolas" w:eastAsia="Times New Roman" w:hAnsi="Consolas" w:cs="Consolas"/>
          <w:color w:val="F8F8F2"/>
          <w:sz w:val="27"/>
        </w:rPr>
      </w:pPr>
      <w:ins w:id="1191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14" w:author="Unknown"/>
          <w:rFonts w:ascii="Consolas" w:eastAsia="Times New Roman" w:hAnsi="Consolas" w:cs="Consolas"/>
          <w:color w:val="F92672"/>
          <w:sz w:val="27"/>
        </w:rPr>
      </w:pPr>
      <w:ins w:id="119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16" w:author="Unknown"/>
          <w:rFonts w:ascii="Consolas" w:eastAsia="Times New Roman" w:hAnsi="Consolas" w:cs="Consolas"/>
          <w:color w:val="F92672"/>
          <w:sz w:val="27"/>
        </w:rPr>
      </w:pPr>
      <w:ins w:id="1191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18" w:author="Unknown"/>
          <w:rFonts w:ascii="Consolas" w:eastAsia="Times New Roman" w:hAnsi="Consolas" w:cs="Consolas"/>
          <w:color w:val="F8F8F2"/>
          <w:sz w:val="27"/>
        </w:rPr>
      </w:pPr>
      <w:ins w:id="1191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0" w:author="Unknown"/>
          <w:rFonts w:ascii="Consolas" w:eastAsia="Times New Roman" w:hAnsi="Consolas" w:cs="Consolas"/>
          <w:color w:val="F92672"/>
          <w:sz w:val="27"/>
        </w:rPr>
      </w:pPr>
      <w:ins w:id="119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2" w:author="Unknown"/>
          <w:rFonts w:ascii="Consolas" w:eastAsia="Times New Roman" w:hAnsi="Consolas" w:cs="Consolas"/>
          <w:color w:val="F92672"/>
          <w:sz w:val="27"/>
        </w:rPr>
      </w:pPr>
      <w:ins w:id="1192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4" w:author="Unknown"/>
          <w:rFonts w:ascii="Consolas" w:eastAsia="Times New Roman" w:hAnsi="Consolas" w:cs="Consolas"/>
          <w:color w:val="F8F8F2"/>
          <w:sz w:val="27"/>
        </w:rPr>
      </w:pPr>
      <w:ins w:id="1192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6" w:author="Unknown"/>
          <w:rFonts w:ascii="Consolas" w:eastAsia="Times New Roman" w:hAnsi="Consolas" w:cs="Consolas"/>
          <w:color w:val="F8F8F2"/>
          <w:sz w:val="27"/>
        </w:rPr>
      </w:pPr>
      <w:ins w:id="1192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28" w:author="Unknown"/>
          <w:rFonts w:ascii="Consolas" w:eastAsia="Times New Roman" w:hAnsi="Consolas" w:cs="Consolas"/>
          <w:color w:val="F8F8F2"/>
          <w:sz w:val="27"/>
        </w:rPr>
      </w:pPr>
      <w:ins w:id="11929"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30" w:author="Unknown"/>
          <w:rFonts w:ascii="Consolas" w:eastAsia="Times New Roman" w:hAnsi="Consolas" w:cs="Consolas"/>
          <w:color w:val="F8F8F2"/>
          <w:sz w:val="27"/>
        </w:rPr>
      </w:pPr>
      <w:ins w:id="11931"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32" w:author="Unknown"/>
          <w:rFonts w:ascii="Consolas" w:eastAsia="Times New Roman" w:hAnsi="Consolas" w:cs="Consolas"/>
          <w:color w:val="F8F8F2"/>
          <w:sz w:val="27"/>
        </w:rPr>
      </w:pPr>
      <w:ins w:id="11933"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34" w:author="Unknown"/>
          <w:rFonts w:ascii="Consolas" w:eastAsia="Times New Roman" w:hAnsi="Consolas" w:cs="Consolas"/>
          <w:color w:val="F8F8F2"/>
          <w:sz w:val="27"/>
        </w:rPr>
      </w:pPr>
      <w:ins w:id="11935" w:author="Unknown">
        <w:r w:rsidRPr="0089304D">
          <w:rPr>
            <w:rFonts w:ascii="Consolas" w:eastAsia="Times New Roman" w:hAnsi="Consolas" w:cs="Consolas"/>
            <w:color w:val="8292A2"/>
            <w:sz w:val="27"/>
          </w:rPr>
          <w:lastRenderedPageBreak/>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36" w:author="Unknown"/>
          <w:rFonts w:ascii="Consolas" w:eastAsia="Times New Roman" w:hAnsi="Consolas" w:cs="Consolas"/>
          <w:color w:val="F8F8F2"/>
          <w:sz w:val="27"/>
        </w:rPr>
      </w:pPr>
      <w:ins w:id="11937"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38" w:author="Unknown"/>
          <w:rFonts w:ascii="Consolas" w:eastAsia="Times New Roman" w:hAnsi="Consolas" w:cs="Consolas"/>
          <w:color w:val="F8F8F2"/>
          <w:sz w:val="27"/>
        </w:rPr>
      </w:pPr>
      <w:ins w:id="11939"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0" w:author="Unknown"/>
          <w:rFonts w:ascii="Consolas" w:eastAsia="Times New Roman" w:hAnsi="Consolas" w:cs="Consolas"/>
          <w:color w:val="F8F8F2"/>
          <w:sz w:val="27"/>
        </w:rPr>
      </w:pPr>
      <w:ins w:id="11941"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2" w:author="Unknown"/>
          <w:rFonts w:ascii="Consolas" w:eastAsia="Times New Roman" w:hAnsi="Consolas" w:cs="Consolas"/>
          <w:color w:val="F8F8F2"/>
          <w:sz w:val="27"/>
        </w:rPr>
      </w:pPr>
      <w:ins w:id="11943"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4" w:author="Unknown"/>
          <w:rFonts w:ascii="Consolas" w:eastAsia="Times New Roman" w:hAnsi="Consolas" w:cs="Consolas"/>
          <w:color w:val="F8F8F2"/>
          <w:sz w:val="27"/>
        </w:rPr>
      </w:pPr>
      <w:ins w:id="11945"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6" w:author="Unknown"/>
          <w:rFonts w:ascii="Consolas" w:eastAsia="Times New Roman" w:hAnsi="Consolas" w:cs="Consolas"/>
          <w:color w:val="F8F8F2"/>
          <w:sz w:val="27"/>
        </w:rPr>
      </w:pPr>
      <w:ins w:id="11947"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48" w:author="Unknown"/>
          <w:rFonts w:ascii="Consolas" w:eastAsia="Times New Roman" w:hAnsi="Consolas" w:cs="Consolas"/>
          <w:color w:val="F8F8F2"/>
          <w:sz w:val="27"/>
        </w:rPr>
      </w:pPr>
      <w:ins w:id="11949"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50" w:author="Unknown"/>
          <w:rFonts w:ascii="Consolas" w:eastAsia="Times New Roman" w:hAnsi="Consolas" w:cs="Consolas"/>
          <w:color w:val="F8F8F2"/>
          <w:sz w:val="27"/>
        </w:rPr>
      </w:pPr>
      <w:ins w:id="11951"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52" w:author="Unknown"/>
          <w:rFonts w:ascii="Consolas" w:eastAsia="Times New Roman" w:hAnsi="Consolas" w:cs="Consolas"/>
          <w:color w:val="F8F8F2"/>
          <w:sz w:val="27"/>
        </w:rPr>
      </w:pPr>
      <w:ins w:id="11953"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54" w:author="Unknown"/>
          <w:rFonts w:ascii="Consolas" w:eastAsia="Times New Roman" w:hAnsi="Consolas" w:cs="Consolas"/>
          <w:color w:val="F8F8F2"/>
          <w:sz w:val="27"/>
        </w:rPr>
      </w:pPr>
      <w:ins w:id="11955"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56" w:author="Unknown"/>
          <w:rFonts w:ascii="Consolas" w:eastAsia="Times New Roman" w:hAnsi="Consolas" w:cs="Consolas"/>
          <w:color w:val="F8F8F2"/>
          <w:sz w:val="27"/>
        </w:rPr>
      </w:pPr>
      <w:ins w:id="11957"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58" w:author="Unknown"/>
          <w:rFonts w:ascii="Consolas" w:eastAsia="Times New Roman" w:hAnsi="Consolas" w:cs="Consolas"/>
          <w:color w:val="F8F8F2"/>
          <w:sz w:val="27"/>
        </w:rPr>
      </w:pPr>
      <w:ins w:id="11959"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0" w:author="Unknown"/>
          <w:rFonts w:ascii="Consolas" w:eastAsia="Times New Roman" w:hAnsi="Consolas" w:cs="Consolas"/>
          <w:color w:val="F8F8F2"/>
          <w:sz w:val="27"/>
        </w:rPr>
      </w:pPr>
      <w:ins w:id="11961"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2" w:author="Unknown"/>
          <w:rFonts w:ascii="Consolas" w:eastAsia="Times New Roman" w:hAnsi="Consolas" w:cs="Consolas"/>
          <w:color w:val="F8F8F2"/>
          <w:sz w:val="27"/>
        </w:rPr>
      </w:pPr>
      <w:ins w:id="11963"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4" w:author="Unknown"/>
          <w:rFonts w:ascii="Consolas" w:eastAsia="Times New Roman" w:hAnsi="Consolas" w:cs="Consolas"/>
          <w:color w:val="F8F8F2"/>
          <w:sz w:val="27"/>
        </w:rPr>
      </w:pPr>
      <w:ins w:id="11965"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6" w:author="Unknown"/>
          <w:rFonts w:ascii="Consolas" w:eastAsia="Times New Roman" w:hAnsi="Consolas" w:cs="Consolas"/>
          <w:color w:val="F8F8F2"/>
          <w:sz w:val="27"/>
        </w:rPr>
      </w:pPr>
      <w:ins w:id="11967"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68" w:author="Unknown"/>
          <w:rFonts w:ascii="Consolas" w:eastAsia="Times New Roman" w:hAnsi="Consolas" w:cs="Consolas"/>
          <w:color w:val="F8F8F2"/>
          <w:sz w:val="27"/>
        </w:rPr>
      </w:pPr>
      <w:ins w:id="11969" w:author="Unknown">
        <w:r w:rsidRPr="0089304D">
          <w:rPr>
            <w:rFonts w:ascii="Consolas" w:eastAsia="Times New Roman" w:hAnsi="Consolas" w:cs="Consolas"/>
            <w:color w:val="8292A2"/>
            <w:sz w:val="27"/>
          </w:rPr>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0" w:author="Unknown"/>
          <w:rFonts w:ascii="Consolas" w:eastAsia="Times New Roman" w:hAnsi="Consolas" w:cs="Consolas"/>
          <w:color w:val="F8F8F2"/>
          <w:sz w:val="27"/>
        </w:rPr>
      </w:pPr>
      <w:ins w:id="11971"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2" w:author="Unknown"/>
          <w:rFonts w:ascii="Consolas" w:eastAsia="Times New Roman" w:hAnsi="Consolas" w:cs="Consolas"/>
          <w:color w:val="F8F8F2"/>
          <w:sz w:val="27"/>
        </w:rPr>
      </w:pPr>
      <w:ins w:id="11973"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4" w:author="Unknown"/>
          <w:rFonts w:ascii="Consolas" w:eastAsia="Times New Roman" w:hAnsi="Consolas" w:cs="Consolas"/>
          <w:color w:val="F8F8F2"/>
          <w:sz w:val="27"/>
        </w:rPr>
      </w:pPr>
      <w:ins w:id="11975"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6" w:author="Unknown"/>
          <w:rFonts w:ascii="Consolas" w:eastAsia="Times New Roman" w:hAnsi="Consolas" w:cs="Consolas"/>
          <w:color w:val="F8F8F2"/>
          <w:sz w:val="27"/>
        </w:rPr>
      </w:pPr>
      <w:ins w:id="11977" w:author="Unknown">
        <w:r w:rsidRPr="0089304D">
          <w:rPr>
            <w:rFonts w:ascii="Consolas" w:eastAsia="Times New Roman" w:hAnsi="Consolas" w:cs="Consolas"/>
            <w:color w:val="8292A2"/>
            <w:sz w:val="27"/>
          </w:rPr>
          <w:t>&lt;!-- &lt;script src="js/tut46.js"&gt;&lt;/script&gt;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78" w:author="Unknown"/>
          <w:rFonts w:ascii="Consolas" w:eastAsia="Times New Roman" w:hAnsi="Consolas" w:cs="Consolas"/>
          <w:color w:val="F8F8F2"/>
          <w:sz w:val="27"/>
        </w:rPr>
      </w:pPr>
      <w:ins w:id="11979" w:author="Unknown">
        <w:r w:rsidRPr="0089304D">
          <w:rPr>
            <w:rFonts w:ascii="Consolas" w:eastAsia="Times New Roman" w:hAnsi="Consolas" w:cs="Consolas"/>
            <w:color w:val="8292A2"/>
            <w:sz w:val="27"/>
          </w:rPr>
          <w:t>&lt;!-- &lt;script src="js/tut47.js"&gt;&lt;/script&gt;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0" w:author="Unknown"/>
          <w:rFonts w:ascii="Consolas" w:eastAsia="Times New Roman" w:hAnsi="Consolas" w:cs="Consolas"/>
          <w:color w:val="F8F8F2"/>
          <w:sz w:val="27"/>
        </w:rPr>
      </w:pPr>
      <w:ins w:id="11981" w:author="Unknown">
        <w:r w:rsidRPr="0089304D">
          <w:rPr>
            <w:rFonts w:ascii="Consolas" w:eastAsia="Times New Roman" w:hAnsi="Consolas" w:cs="Consolas"/>
            <w:color w:val="8292A2"/>
            <w:sz w:val="27"/>
          </w:rPr>
          <w:t>&lt;!-- &lt;script src="js/tut48.js"&gt;&lt;/script&gt;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2" w:author="Unknown"/>
          <w:rFonts w:ascii="Consolas" w:eastAsia="Times New Roman" w:hAnsi="Consolas" w:cs="Consolas"/>
          <w:color w:val="F8F8F2"/>
          <w:sz w:val="27"/>
        </w:rPr>
      </w:pPr>
      <w:ins w:id="11983" w:author="Unknown">
        <w:r w:rsidRPr="0089304D">
          <w:rPr>
            <w:rFonts w:ascii="Consolas" w:eastAsia="Times New Roman" w:hAnsi="Consolas" w:cs="Consolas"/>
            <w:color w:val="8292A2"/>
            <w:sz w:val="27"/>
          </w:rPr>
          <w:t>&lt;!-- &lt;script src="js/tut49.js"&gt;&lt;/script&gt;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4" w:author="Unknown"/>
          <w:rFonts w:ascii="Consolas" w:eastAsia="Times New Roman" w:hAnsi="Consolas" w:cs="Consolas"/>
          <w:color w:val="F8F8F2"/>
          <w:sz w:val="27"/>
        </w:rPr>
      </w:pPr>
      <w:ins w:id="11985" w:author="Unknown">
        <w:r w:rsidRPr="0089304D">
          <w:rPr>
            <w:rFonts w:ascii="Consolas" w:eastAsia="Times New Roman" w:hAnsi="Consolas" w:cs="Consolas"/>
            <w:color w:val="8292A2"/>
            <w:sz w:val="27"/>
          </w:rPr>
          <w:t>&lt;!-- &lt;script src="js/tut51.js"&gt;&lt;/script&gt;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6" w:author="Unknown"/>
          <w:rFonts w:ascii="Consolas" w:eastAsia="Times New Roman" w:hAnsi="Consolas" w:cs="Consolas"/>
          <w:color w:val="F8F8F2"/>
          <w:sz w:val="27"/>
        </w:rPr>
      </w:pPr>
      <w:ins w:id="1198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js/tut52.js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89" w:author="Unknown"/>
          <w:rFonts w:ascii="Consolas" w:eastAsia="Times New Roman" w:hAnsi="Consolas" w:cs="Consolas"/>
          <w:color w:val="F8F8F2"/>
          <w:sz w:val="27"/>
        </w:rPr>
      </w:pPr>
      <w:ins w:id="11990"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1991" w:author="Unknown"/>
          <w:rFonts w:ascii="Segoe UI" w:eastAsia="Times New Roman" w:hAnsi="Segoe UI" w:cs="Segoe UI"/>
          <w:color w:val="000000"/>
          <w:sz w:val="27"/>
          <w:szCs w:val="27"/>
        </w:rPr>
      </w:pPr>
      <w:ins w:id="1199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1993" w:author="Unknown"/>
          <w:rFonts w:ascii="Segoe UI" w:eastAsia="Times New Roman" w:hAnsi="Segoe UI" w:cs="Segoe UI"/>
          <w:b/>
          <w:bCs/>
          <w:color w:val="000000"/>
          <w:sz w:val="24"/>
          <w:szCs w:val="24"/>
        </w:rPr>
      </w:pPr>
      <w:ins w:id="11994"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95" w:author="Unknown"/>
          <w:rFonts w:ascii="Consolas" w:eastAsia="Times New Roman" w:hAnsi="Consolas" w:cs="Consolas"/>
          <w:color w:val="F8F8F2"/>
          <w:sz w:val="27"/>
        </w:rPr>
      </w:pPr>
      <w:ins w:id="1199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'The file is tutorial 51'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97" w:author="Unknown"/>
          <w:rFonts w:ascii="Consolas" w:eastAsia="Times New Roman" w:hAnsi="Consolas" w:cs="Consolas"/>
          <w:color w:val="F8F8F2"/>
          <w:sz w:val="27"/>
        </w:rPr>
      </w:pPr>
      <w:ins w:id="11998" w:author="Unknown">
        <w:r w:rsidRPr="0089304D">
          <w:rPr>
            <w:rFonts w:ascii="Consolas" w:eastAsia="Times New Roman" w:hAnsi="Consolas" w:cs="Consolas"/>
            <w:color w:val="8292A2"/>
            <w:sz w:val="27"/>
          </w:rPr>
          <w:t>// Iterators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199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00" w:author="Unknown"/>
          <w:rFonts w:ascii="Consolas" w:eastAsia="Times New Roman" w:hAnsi="Consolas" w:cs="Consolas"/>
          <w:color w:val="F8F8F2"/>
          <w:sz w:val="27"/>
        </w:rPr>
      </w:pPr>
      <w:ins w:id="1200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fruitsIterator</w:t>
        </w:r>
        <w:r w:rsidRPr="0089304D">
          <w:rPr>
            <w:rFonts w:ascii="Consolas" w:eastAsia="Times New Roman" w:hAnsi="Consolas" w:cs="Consolas"/>
            <w:color w:val="F8F8F2"/>
            <w:sz w:val="27"/>
          </w:rPr>
          <w:t>(values)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02" w:author="Unknown"/>
          <w:rFonts w:ascii="Consolas" w:eastAsia="Times New Roman" w:hAnsi="Consolas" w:cs="Consolas"/>
          <w:color w:val="F8F8F2"/>
          <w:sz w:val="27"/>
        </w:rPr>
      </w:pPr>
      <w:ins w:id="120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nextIndex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04" w:author="Unknown"/>
          <w:rFonts w:ascii="Consolas" w:eastAsia="Times New Roman" w:hAnsi="Consolas" w:cs="Consolas"/>
          <w:color w:val="F8F8F2"/>
          <w:sz w:val="27"/>
        </w:rPr>
      </w:pPr>
      <w:ins w:id="1200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we will return an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06" w:author="Unknown"/>
          <w:rFonts w:ascii="Consolas" w:eastAsia="Times New Roman" w:hAnsi="Consolas" w:cs="Consolas"/>
          <w:color w:val="F8F8F2"/>
          <w:sz w:val="27"/>
        </w:rPr>
      </w:pPr>
      <w:ins w:id="1200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08" w:author="Unknown"/>
          <w:rFonts w:ascii="Consolas" w:eastAsia="Times New Roman" w:hAnsi="Consolas" w:cs="Consolas"/>
          <w:color w:val="F8F8F2"/>
          <w:sz w:val="27"/>
        </w:rPr>
      </w:pPr>
      <w:ins w:id="1200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0" w:author="Unknown"/>
          <w:rFonts w:ascii="Consolas" w:eastAsia="Times New Roman" w:hAnsi="Consolas" w:cs="Consolas"/>
          <w:color w:val="F8F8F2"/>
          <w:sz w:val="27"/>
        </w:rPr>
      </w:pPr>
      <w:ins w:id="1201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(nextIndex &lt; values.length)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2" w:author="Unknown"/>
          <w:rFonts w:ascii="Consolas" w:eastAsia="Times New Roman" w:hAnsi="Consolas" w:cs="Consolas"/>
          <w:color w:val="F8F8F2"/>
          <w:sz w:val="27"/>
        </w:rPr>
      </w:pPr>
      <w:ins w:id="1201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We will return below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4" w:author="Unknown"/>
          <w:rFonts w:ascii="Consolas" w:eastAsia="Times New Roman" w:hAnsi="Consolas" w:cs="Consolas"/>
          <w:color w:val="F8F8F2"/>
          <w:sz w:val="27"/>
        </w:rPr>
      </w:pPr>
      <w:ins w:id="1201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6" w:author="Unknown"/>
          <w:rFonts w:ascii="Consolas" w:eastAsia="Times New Roman" w:hAnsi="Consolas" w:cs="Consolas"/>
          <w:color w:val="F8F8F2"/>
          <w:sz w:val="27"/>
        </w:rPr>
      </w:pPr>
      <w:ins w:id="12017" w:author="Unknown">
        <w:r w:rsidRPr="0089304D">
          <w:rPr>
            <w:rFonts w:ascii="Consolas" w:eastAsia="Times New Roman" w:hAnsi="Consolas" w:cs="Consolas"/>
            <w:color w:val="F8F8F2"/>
            <w:sz w:val="27"/>
          </w:rPr>
          <w:t xml:space="preserve">                    value: values[nextIndex++],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18" w:author="Unknown"/>
          <w:rFonts w:ascii="Consolas" w:eastAsia="Times New Roman" w:hAnsi="Consolas" w:cs="Consolas"/>
          <w:color w:val="F8F8F2"/>
          <w:sz w:val="27"/>
        </w:rPr>
      </w:pPr>
      <w:ins w:id="12019" w:author="Unknown">
        <w:r w:rsidRPr="0089304D">
          <w:rPr>
            <w:rFonts w:ascii="Consolas" w:eastAsia="Times New Roman" w:hAnsi="Consolas" w:cs="Consolas"/>
            <w:color w:val="F8F8F2"/>
            <w:sz w:val="27"/>
          </w:rPr>
          <w:t xml:space="preserve">                    done: </w:t>
        </w:r>
        <w:r w:rsidRPr="0089304D">
          <w:rPr>
            <w:rFonts w:ascii="Consolas" w:eastAsia="Times New Roman" w:hAnsi="Consolas" w:cs="Consolas"/>
            <w:color w:val="AE81FF"/>
            <w:sz w:val="27"/>
          </w:rPr>
          <w:t>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20" w:author="Unknown"/>
          <w:rFonts w:ascii="Consolas" w:eastAsia="Times New Roman" w:hAnsi="Consolas" w:cs="Consolas"/>
          <w:color w:val="F8F8F2"/>
          <w:sz w:val="27"/>
        </w:rPr>
      </w:pPr>
      <w:ins w:id="1202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22" w:author="Unknown"/>
          <w:rFonts w:ascii="Consolas" w:eastAsia="Times New Roman" w:hAnsi="Consolas" w:cs="Consolas"/>
          <w:color w:val="F8F8F2"/>
          <w:sz w:val="27"/>
        </w:rPr>
      </w:pPr>
      <w:ins w:id="1202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24" w:author="Unknown"/>
          <w:rFonts w:ascii="Consolas" w:eastAsia="Times New Roman" w:hAnsi="Consolas" w:cs="Consolas"/>
          <w:color w:val="F8F8F2"/>
          <w:sz w:val="27"/>
        </w:rPr>
      </w:pPr>
      <w:ins w:id="1202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26" w:author="Unknown"/>
          <w:rFonts w:ascii="Consolas" w:eastAsia="Times New Roman" w:hAnsi="Consolas" w:cs="Consolas"/>
          <w:color w:val="F8F8F2"/>
          <w:sz w:val="27"/>
        </w:rPr>
      </w:pPr>
      <w:ins w:id="1202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We will return below object with only done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28" w:author="Unknown"/>
          <w:rFonts w:ascii="Consolas" w:eastAsia="Times New Roman" w:hAnsi="Consolas" w:cs="Consolas"/>
          <w:color w:val="F8F8F2"/>
          <w:sz w:val="27"/>
        </w:rPr>
      </w:pPr>
      <w:ins w:id="1202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0" w:author="Unknown"/>
          <w:rFonts w:ascii="Consolas" w:eastAsia="Times New Roman" w:hAnsi="Consolas" w:cs="Consolas"/>
          <w:color w:val="F8F8F2"/>
          <w:sz w:val="27"/>
        </w:rPr>
      </w:pPr>
      <w:ins w:id="12031" w:author="Unknown">
        <w:r w:rsidRPr="0089304D">
          <w:rPr>
            <w:rFonts w:ascii="Consolas" w:eastAsia="Times New Roman" w:hAnsi="Consolas" w:cs="Consolas"/>
            <w:color w:val="F8F8F2"/>
            <w:sz w:val="27"/>
          </w:rPr>
          <w:t xml:space="preserve">                    done: </w:t>
        </w:r>
        <w:r w:rsidRPr="0089304D">
          <w:rPr>
            <w:rFonts w:ascii="Consolas" w:eastAsia="Times New Roman" w:hAnsi="Consolas" w:cs="Consolas"/>
            <w:color w:val="AE81FF"/>
            <w:sz w:val="27"/>
          </w:rPr>
          <w:t>true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2" w:author="Unknown"/>
          <w:rFonts w:ascii="Consolas" w:eastAsia="Times New Roman" w:hAnsi="Consolas" w:cs="Consolas"/>
          <w:color w:val="F8F8F2"/>
          <w:sz w:val="27"/>
        </w:rPr>
      </w:pPr>
      <w:ins w:id="1203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4" w:author="Unknown"/>
          <w:rFonts w:ascii="Consolas" w:eastAsia="Times New Roman" w:hAnsi="Consolas" w:cs="Consolas"/>
          <w:color w:val="F8F8F2"/>
          <w:sz w:val="27"/>
        </w:rPr>
      </w:pPr>
      <w:ins w:id="1203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6" w:author="Unknown"/>
          <w:rFonts w:ascii="Consolas" w:eastAsia="Times New Roman" w:hAnsi="Consolas" w:cs="Consolas"/>
          <w:color w:val="F8F8F2"/>
          <w:sz w:val="27"/>
        </w:rPr>
      </w:pPr>
      <w:ins w:id="1203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38" w:author="Unknown"/>
          <w:rFonts w:ascii="Consolas" w:eastAsia="Times New Roman" w:hAnsi="Consolas" w:cs="Consolas"/>
          <w:color w:val="F8F8F2"/>
          <w:sz w:val="27"/>
        </w:rPr>
      </w:pPr>
      <w:ins w:id="1203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0" w:author="Unknown"/>
          <w:rFonts w:ascii="Consolas" w:eastAsia="Times New Roman" w:hAnsi="Consolas" w:cs="Consolas"/>
          <w:color w:val="F8F8F2"/>
          <w:sz w:val="27"/>
        </w:rPr>
      </w:pPr>
      <w:ins w:id="12041"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4" w:author="Unknown"/>
          <w:rFonts w:ascii="Consolas" w:eastAsia="Times New Roman" w:hAnsi="Consolas" w:cs="Consolas"/>
          <w:color w:val="F8F8F2"/>
          <w:sz w:val="27"/>
        </w:rPr>
      </w:pPr>
      <w:ins w:id="1204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myArray = [</w:t>
        </w:r>
        <w:r w:rsidRPr="0089304D">
          <w:rPr>
            <w:rFonts w:ascii="Consolas" w:eastAsia="Times New Roman" w:hAnsi="Consolas" w:cs="Consolas"/>
            <w:color w:val="A6E22E"/>
            <w:sz w:val="27"/>
          </w:rPr>
          <w:t>'Apples'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'Grapes'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'Oranges'</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'Bhindi'</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6" w:author="Unknown"/>
          <w:rFonts w:ascii="Consolas" w:eastAsia="Times New Roman" w:hAnsi="Consolas" w:cs="Consolas"/>
          <w:color w:val="F8F8F2"/>
          <w:sz w:val="27"/>
        </w:rPr>
      </w:pPr>
      <w:ins w:id="1204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array is "</w:t>
        </w:r>
        <w:r w:rsidRPr="0089304D">
          <w:rPr>
            <w:rFonts w:ascii="Consolas" w:eastAsia="Times New Roman" w:hAnsi="Consolas" w:cs="Consolas"/>
            <w:color w:val="F8F8F2"/>
            <w:sz w:val="27"/>
          </w:rPr>
          <w:t>, myArray)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49" w:author="Unknown"/>
          <w:rFonts w:ascii="Consolas" w:eastAsia="Times New Roman" w:hAnsi="Consolas" w:cs="Consolas"/>
          <w:color w:val="F8F8F2"/>
          <w:sz w:val="27"/>
        </w:rPr>
      </w:pPr>
      <w:ins w:id="12050" w:author="Unknown">
        <w:r w:rsidRPr="0089304D">
          <w:rPr>
            <w:rFonts w:ascii="Consolas" w:eastAsia="Times New Roman" w:hAnsi="Consolas" w:cs="Consolas"/>
            <w:color w:val="8292A2"/>
            <w:sz w:val="27"/>
          </w:rPr>
          <w:t>// Using the iterator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1" w:author="Unknown"/>
          <w:rFonts w:ascii="Consolas" w:eastAsia="Times New Roman" w:hAnsi="Consolas" w:cs="Consolas"/>
          <w:color w:val="F8F8F2"/>
          <w:sz w:val="27"/>
        </w:rPr>
      </w:pPr>
      <w:ins w:id="1205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fruits = </w:t>
        </w:r>
        <w:r w:rsidRPr="0089304D">
          <w:rPr>
            <w:rFonts w:ascii="Consolas" w:eastAsia="Times New Roman" w:hAnsi="Consolas" w:cs="Consolas"/>
            <w:color w:val="E6DB74"/>
            <w:sz w:val="27"/>
          </w:rPr>
          <w:t>fruitsIterator</w:t>
        </w:r>
        <w:r w:rsidRPr="0089304D">
          <w:rPr>
            <w:rFonts w:ascii="Consolas" w:eastAsia="Times New Roman" w:hAnsi="Consolas" w:cs="Consolas"/>
            <w:color w:val="F8F8F2"/>
            <w:sz w:val="27"/>
          </w:rPr>
          <w:t>(myArray);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3" w:author="Unknown"/>
          <w:rFonts w:ascii="Consolas" w:eastAsia="Times New Roman" w:hAnsi="Consolas" w:cs="Consolas"/>
          <w:color w:val="F8F8F2"/>
          <w:sz w:val="27"/>
        </w:rPr>
      </w:pPr>
      <w:ins w:id="1205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(fruits.</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5" w:author="Unknown"/>
          <w:rFonts w:ascii="Consolas" w:eastAsia="Times New Roman" w:hAnsi="Consolas" w:cs="Consolas"/>
          <w:color w:val="F8F8F2"/>
          <w:sz w:val="27"/>
        </w:rPr>
      </w:pPr>
      <w:ins w:id="1205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(fruits.</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7" w:author="Unknown"/>
          <w:rFonts w:ascii="Consolas" w:eastAsia="Times New Roman" w:hAnsi="Consolas" w:cs="Consolas"/>
          <w:color w:val="F8F8F2"/>
          <w:sz w:val="27"/>
        </w:rPr>
      </w:pPr>
      <w:ins w:id="1205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(fruits.</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59" w:author="Unknown"/>
          <w:rFonts w:ascii="Consolas" w:eastAsia="Times New Roman" w:hAnsi="Consolas" w:cs="Consolas"/>
          <w:color w:val="F8F8F2"/>
          <w:sz w:val="27"/>
        </w:rPr>
      </w:pPr>
      <w:ins w:id="1206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(fruits.</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61" w:author="Unknown"/>
          <w:rFonts w:ascii="Consolas" w:eastAsia="Times New Roman" w:hAnsi="Consolas" w:cs="Consolas"/>
          <w:color w:val="F8F8F2"/>
          <w:sz w:val="27"/>
        </w:rPr>
      </w:pPr>
      <w:ins w:id="1206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(fruits.</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spacing w:after="0" w:line="240" w:lineRule="auto"/>
        <w:rPr>
          <w:ins w:id="12063" w:author="Unknown"/>
          <w:rFonts w:ascii="Segoe UI" w:eastAsia="Times New Roman" w:hAnsi="Segoe UI" w:cs="Segoe UI"/>
          <w:color w:val="000000"/>
          <w:sz w:val="27"/>
          <w:szCs w:val="27"/>
        </w:rPr>
      </w:pPr>
      <w:ins w:id="12064"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2065" w:author="Unknown"/>
          <w:rFonts w:ascii="Segoe UI" w:eastAsia="Times New Roman" w:hAnsi="Segoe UI" w:cs="Segoe UI"/>
          <w:color w:val="000000"/>
          <w:sz w:val="27"/>
          <w:szCs w:val="27"/>
        </w:rPr>
      </w:pPr>
      <w:ins w:id="12066"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2067"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83" name="Picture 83"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2068"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2069" w:author="Unknown"/>
          <w:rFonts w:ascii="Segoe UI" w:eastAsia="Times New Roman" w:hAnsi="Segoe UI" w:cs="Segoe UI"/>
          <w:color w:val="000000"/>
          <w:sz w:val="27"/>
          <w:szCs w:val="27"/>
        </w:rPr>
      </w:pPr>
      <w:ins w:id="12070" w:author="Unknown">
        <w:r w:rsidRPr="0089304D">
          <w:rPr>
            <w:rFonts w:ascii="Segoe UI" w:eastAsia="Times New Roman" w:hAnsi="Segoe UI" w:cs="Segoe UI"/>
            <w:color w:val="000000"/>
            <w:sz w:val="27"/>
            <w:szCs w:val="27"/>
          </w:rPr>
          <w:t>Cop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Creating an Alarm App: Exercise 6 | JavaScript Tutorial In Hindi #52</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It’s time for 6</w:t>
      </w:r>
      <w:r w:rsidRPr="0089304D">
        <w:rPr>
          <w:rFonts w:ascii="Segoe UI" w:eastAsia="Times New Roman" w:hAnsi="Segoe UI" w:cs="Segoe UI"/>
          <w:color w:val="000000"/>
          <w:sz w:val="19"/>
          <w:szCs w:val="19"/>
          <w:bdr w:val="single" w:sz="2" w:space="0" w:color="auto" w:frame="1"/>
          <w:vertAlign w:val="superscript"/>
        </w:rPr>
        <w:t>th</w:t>
      </w:r>
      <w:r w:rsidRPr="0089304D">
        <w:rPr>
          <w:rFonts w:ascii="Segoe UI" w:eastAsia="Times New Roman" w:hAnsi="Segoe UI" w:cs="Segoe UI"/>
          <w:color w:val="000000"/>
          <w:sz w:val="27"/>
          <w:szCs w:val="27"/>
        </w:rPr>
        <w:t> exercise. Following is the 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lastRenderedPageBreak/>
        <w:t>The task you have to do is to create an </w:t>
      </w:r>
      <w:r w:rsidRPr="0089304D">
        <w:rPr>
          <w:rFonts w:ascii="Segoe UI" w:eastAsia="Times New Roman" w:hAnsi="Segoe UI" w:cs="Segoe UI"/>
          <w:b/>
          <w:bCs/>
          <w:color w:val="000000"/>
          <w:sz w:val="27"/>
        </w:rPr>
        <w:t>alarm clock in JavaScript</w:t>
      </w:r>
      <w:r w:rsidRPr="0089304D">
        <w:rPr>
          <w:rFonts w:ascii="Segoe UI" w:eastAsia="Times New Roman" w:hAnsi="Segoe UI" w:cs="Segoe UI"/>
          <w:color w:val="000000"/>
          <w:sz w:val="27"/>
          <w:szCs w:val="27"/>
        </w:rPr>
        <w:t>(Use your creativity). The Alarm app should allow the user to set the alarm for a certain time.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071" w:author="Unknown"/>
          <w:rFonts w:ascii="Segoe UI" w:eastAsia="Times New Roman" w:hAnsi="Segoe UI" w:cs="Segoe UI"/>
          <w:color w:val="000000"/>
          <w:sz w:val="27"/>
          <w:szCs w:val="27"/>
        </w:rPr>
      </w:pPr>
      <w:ins w:id="12072" w:author="Unknown">
        <w:r w:rsidRPr="0089304D">
          <w:rPr>
            <w:rFonts w:ascii="Segoe UI" w:eastAsia="Times New Roman" w:hAnsi="Segoe UI" w:cs="Segoe UI"/>
            <w:color w:val="000000"/>
            <w:sz w:val="27"/>
            <w:szCs w:val="27"/>
          </w:rPr>
          <w:t>To add the audio, search “how to play audio in js” on google, most probably you will find the code from stack overflow. Or you can use the following code: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73" w:author="Unknown"/>
          <w:rFonts w:ascii="Consolas" w:eastAsia="Times New Roman" w:hAnsi="Consolas" w:cs="Consolas"/>
          <w:color w:val="F8F8F2"/>
          <w:sz w:val="27"/>
        </w:rPr>
      </w:pPr>
      <w:ins w:id="12074"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audio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Audio</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'https://interactive-examples.mdn.mozilla.net/media/examples/t-rex-roar.mp3'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75" w:author="Unknown"/>
          <w:rFonts w:ascii="Consolas" w:eastAsia="Times New Roman" w:hAnsi="Consolas" w:cs="Consolas"/>
          <w:color w:val="F8F8F2"/>
          <w:sz w:val="27"/>
          <w:szCs w:val="27"/>
        </w:rPr>
      </w:pPr>
      <w:ins w:id="12076" w:author="Unknown">
        <w:r w:rsidRPr="0089304D">
          <w:rPr>
            <w:rFonts w:ascii="Consolas" w:eastAsia="Times New Roman" w:hAnsi="Consolas" w:cs="Consolas"/>
            <w:color w:val="F8F8F2"/>
            <w:sz w:val="27"/>
          </w:rPr>
          <w:t>audio.</w:t>
        </w:r>
        <w:r w:rsidRPr="0089304D">
          <w:rPr>
            <w:rFonts w:ascii="Consolas" w:eastAsia="Times New Roman" w:hAnsi="Consolas" w:cs="Consolas"/>
            <w:color w:val="E6DB74"/>
            <w:sz w:val="27"/>
          </w:rPr>
          <w:t>play</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077" w:author="Unknown"/>
          <w:rFonts w:ascii="Segoe UI" w:eastAsia="Times New Roman" w:hAnsi="Segoe UI" w:cs="Segoe UI"/>
          <w:color w:val="000000"/>
          <w:sz w:val="27"/>
          <w:szCs w:val="27"/>
        </w:rPr>
      </w:pPr>
      <w:ins w:id="1207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079" w:author="Unknown"/>
          <w:rFonts w:ascii="Segoe UI" w:eastAsia="Times New Roman" w:hAnsi="Segoe UI" w:cs="Segoe UI"/>
          <w:color w:val="000000"/>
          <w:sz w:val="27"/>
          <w:szCs w:val="27"/>
        </w:rPr>
      </w:pPr>
      <w:ins w:id="12080" w:author="Unknown">
        <w:r w:rsidRPr="0089304D">
          <w:rPr>
            <w:rFonts w:ascii="Segoe UI" w:eastAsia="Times New Roman" w:hAnsi="Segoe UI" w:cs="Segoe UI"/>
            <w:color w:val="000000"/>
            <w:sz w:val="27"/>
            <w:szCs w:val="27"/>
          </w:rPr>
          <w:t>I strongly encourage you to solve this exercise, as this is a great way to become a pro in programming. The more you code, the more you learn. Have you solved this exercise, if yes, then check </w:t>
        </w:r>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"https://codewithharry.com/videos/javascript-tutorials-in-hindi-54"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tutorial#54</w:t>
        </w:r>
        <w:r w:rsidRPr="0089304D">
          <w:rPr>
            <w:rFonts w:ascii="Segoe UI" w:eastAsia="Times New Roman" w:hAnsi="Segoe UI" w:cs="Segoe UI"/>
            <w:b/>
            <w:bCs/>
            <w:i/>
            <w:iCs/>
            <w:color w:val="000000"/>
            <w:sz w:val="27"/>
          </w:rPr>
          <w:fldChar w:fldCharType="end"/>
        </w:r>
        <w:r w:rsidRPr="0089304D">
          <w:rPr>
            <w:rFonts w:ascii="Segoe UI" w:eastAsia="Times New Roman" w:hAnsi="Segoe UI" w:cs="Segoe UI"/>
            <w:color w:val="000000"/>
            <w:sz w:val="27"/>
            <w:szCs w:val="27"/>
          </w:rPr>
          <w:t> for the solution. This exercise is a part of the javaScript series for beginners, to access the playlist, check on the link below:</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081" w:author="Unknown"/>
          <w:rFonts w:ascii="Segoe UI" w:eastAsia="Times New Roman" w:hAnsi="Segoe UI" w:cs="Segoe UI"/>
          <w:color w:val="000000"/>
          <w:sz w:val="27"/>
          <w:szCs w:val="27"/>
        </w:rPr>
      </w:pPr>
      <w:ins w:id="12082" w:author="Unknown">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"https://codewithharry.com/videos/javascript-tutorials-in-hindi-1"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color w:val="0000FF"/>
            <w:sz w:val="27"/>
            <w:u w:val="single"/>
          </w:rPr>
          <w:t>https://codewithharry.com/videos/javascript-tutorials-in-hindi-1</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083" w:author="Unknown"/>
          <w:rFonts w:ascii="Segoe UI" w:eastAsia="Times New Roman" w:hAnsi="Segoe UI" w:cs="Segoe UI"/>
          <w:color w:val="000000"/>
          <w:sz w:val="27"/>
          <w:szCs w:val="27"/>
        </w:rPr>
      </w:pPr>
      <w:ins w:id="12084" w:author="Unknown">
        <w:r w:rsidRPr="0089304D">
          <w:rPr>
            <w:rFonts w:ascii="Segoe UI" w:eastAsia="Times New Roman" w:hAnsi="Segoe UI" w:cs="Segoe UI"/>
            <w:color w:val="000000"/>
            <w:sz w:val="27"/>
            <w:szCs w:val="27"/>
          </w:rPr>
          <w:t>If you like my work, then keep following and stay up to date with </w:t>
        </w:r>
        <w:r w:rsidRPr="0089304D">
          <w:rPr>
            <w:rFonts w:ascii="Segoe UI" w:eastAsia="Times New Roman" w:hAnsi="Segoe UI" w:cs="Segoe UI"/>
            <w:b/>
            <w:bCs/>
            <w:i/>
            <w:iCs/>
            <w:color w:val="000000"/>
            <w:sz w:val="27"/>
          </w:rPr>
          <w:fldChar w:fldCharType="begin"/>
        </w:r>
        <w:r w:rsidRPr="0089304D">
          <w:rPr>
            <w:rFonts w:ascii="Segoe UI" w:eastAsia="Times New Roman" w:hAnsi="Segoe UI" w:cs="Segoe UI"/>
            <w:b/>
            <w:bCs/>
            <w:i/>
            <w:iCs/>
            <w:color w:val="000000"/>
            <w:sz w:val="27"/>
          </w:rPr>
          <w:instrText xml:space="preserve"> HYPERLINK "https://codewithharry.com/" </w:instrText>
        </w:r>
        <w:r w:rsidRPr="0089304D">
          <w:rPr>
            <w:rFonts w:ascii="Segoe UI" w:eastAsia="Times New Roman" w:hAnsi="Segoe UI" w:cs="Segoe UI"/>
            <w:b/>
            <w:bCs/>
            <w:i/>
            <w:iCs/>
            <w:color w:val="000000"/>
            <w:sz w:val="27"/>
          </w:rPr>
          <w:fldChar w:fldCharType="separate"/>
        </w:r>
        <w:r w:rsidRPr="0089304D">
          <w:rPr>
            <w:rFonts w:ascii="Segoe UI" w:eastAsia="Times New Roman" w:hAnsi="Segoe UI" w:cs="Segoe UI"/>
            <w:b/>
            <w:bCs/>
            <w:i/>
            <w:iCs/>
            <w:color w:val="0000FF"/>
            <w:sz w:val="27"/>
            <w:u w:val="single"/>
          </w:rPr>
          <w:t>codewithharry</w:t>
        </w:r>
        <w:r w:rsidRPr="0089304D">
          <w:rPr>
            <w:rFonts w:ascii="Segoe UI" w:eastAsia="Times New Roman" w:hAnsi="Segoe UI" w:cs="Segoe UI"/>
            <w:b/>
            <w:bCs/>
            <w:i/>
            <w:iCs/>
            <w:color w:val="000000"/>
            <w:sz w:val="27"/>
          </w:rPr>
          <w:fldChar w:fldCharType="end"/>
        </w:r>
        <w:r w:rsidRPr="0089304D">
          <w:rPr>
            <w:rFonts w:ascii="Segoe UI" w:eastAsia="Times New Roman" w:hAnsi="Segoe UI" w:cs="Segoe UI"/>
            <w:color w:val="000000"/>
            <w:sz w:val="27"/>
            <w:szCs w:val="27"/>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085" w:author="Unknown"/>
          <w:rFonts w:ascii="Segoe UI" w:eastAsia="Times New Roman" w:hAnsi="Segoe UI" w:cs="Segoe UI"/>
          <w:color w:val="000000"/>
          <w:sz w:val="27"/>
          <w:szCs w:val="27"/>
        </w:rPr>
      </w:pPr>
      <w:ins w:id="12086"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087" w:author="Unknown"/>
          <w:rFonts w:ascii="Segoe UI" w:eastAsia="Times New Roman" w:hAnsi="Segoe UI" w:cs="Segoe UI"/>
          <w:b/>
          <w:bCs/>
          <w:color w:val="000000"/>
          <w:sz w:val="24"/>
          <w:szCs w:val="24"/>
        </w:rPr>
      </w:pPr>
      <w:ins w:id="12088"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89" w:author="Unknown"/>
          <w:rFonts w:ascii="Consolas" w:eastAsia="Times New Roman" w:hAnsi="Consolas" w:cs="Consolas"/>
          <w:color w:val="F8F8F2"/>
          <w:sz w:val="27"/>
        </w:rPr>
      </w:pPr>
      <w:ins w:id="1209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52 file'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1" w:author="Unknown"/>
          <w:rFonts w:ascii="Consolas" w:eastAsia="Times New Roman" w:hAnsi="Consolas" w:cs="Consolas"/>
          <w:color w:val="F8F8F2"/>
          <w:sz w:val="27"/>
        </w:rPr>
      </w:pPr>
      <w:ins w:id="12092" w:author="Unknown">
        <w:r w:rsidRPr="0089304D">
          <w:rPr>
            <w:rFonts w:ascii="Consolas" w:eastAsia="Times New Roman" w:hAnsi="Consolas" w:cs="Consolas"/>
            <w:color w:val="8292A2"/>
            <w:sz w:val="27"/>
          </w:rPr>
          <w:t>// You have to crate an alarm clock in javascript (Use your creativity)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3" w:author="Unknown"/>
          <w:rFonts w:ascii="Consolas" w:eastAsia="Times New Roman" w:hAnsi="Consolas" w:cs="Consolas"/>
          <w:color w:val="F8F8F2"/>
          <w:sz w:val="27"/>
        </w:rPr>
      </w:pPr>
      <w:ins w:id="12094" w:author="Unknown">
        <w:r w:rsidRPr="0089304D">
          <w:rPr>
            <w:rFonts w:ascii="Consolas" w:eastAsia="Times New Roman" w:hAnsi="Consolas" w:cs="Consolas"/>
            <w:color w:val="8292A2"/>
            <w:sz w:val="27"/>
          </w:rPr>
          <w:t>// Allow user to set alarm for a certain time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6" w:author="Unknown"/>
          <w:rFonts w:ascii="Consolas" w:eastAsia="Times New Roman" w:hAnsi="Consolas" w:cs="Consolas"/>
          <w:color w:val="F8F8F2"/>
          <w:sz w:val="27"/>
        </w:rPr>
      </w:pPr>
      <w:ins w:id="1209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audio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Audio</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'https://interactive-examples.mdn.mozilla.net/media/examples/t-rex-roar.mp3'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098" w:author="Unknown"/>
          <w:rFonts w:ascii="Consolas" w:eastAsia="Times New Roman" w:hAnsi="Consolas" w:cs="Consolas"/>
          <w:color w:val="F8F8F2"/>
          <w:sz w:val="27"/>
        </w:rPr>
      </w:pPr>
      <w:ins w:id="12099" w:author="Unknown">
        <w:r w:rsidRPr="0089304D">
          <w:rPr>
            <w:rFonts w:ascii="Consolas" w:eastAsia="Times New Roman" w:hAnsi="Consolas" w:cs="Consolas"/>
            <w:color w:val="F8F8F2"/>
            <w:sz w:val="27"/>
          </w:rPr>
          <w:t>audio.</w:t>
        </w:r>
        <w:r w:rsidRPr="0089304D">
          <w:rPr>
            <w:rFonts w:ascii="Consolas" w:eastAsia="Times New Roman" w:hAnsi="Consolas" w:cs="Consolas"/>
            <w:color w:val="E6DB74"/>
            <w:sz w:val="27"/>
          </w:rPr>
          <w:t>play</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100" w:author="Unknown"/>
          <w:rFonts w:ascii="Segoe UI" w:eastAsia="Times New Roman" w:hAnsi="Segoe UI" w:cs="Segoe UI"/>
          <w:color w:val="000000"/>
          <w:sz w:val="27"/>
          <w:szCs w:val="27"/>
        </w:rPr>
      </w:pPr>
      <w:ins w:id="1210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2102" w:author="Unknown"/>
          <w:rFonts w:ascii="Segoe UI" w:eastAsia="Times New Roman" w:hAnsi="Segoe UI" w:cs="Segoe UI"/>
          <w:color w:val="000000"/>
          <w:sz w:val="27"/>
          <w:szCs w:val="27"/>
        </w:rPr>
      </w:pPr>
      <w:ins w:id="12103"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2104"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lastRenderedPageBreak/>
        <w:drawing>
          <wp:inline distT="0" distB="0" distL="0" distR="0">
            <wp:extent cx="1388745" cy="1388745"/>
            <wp:effectExtent l="0" t="0" r="0" b="0"/>
            <wp:docPr id="85" name="Picture 85"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2105"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Generators in Javascript | JavaScript Tutorial In Hindi #53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the </w:t>
      </w:r>
      <w:r w:rsidRPr="0089304D">
        <w:rPr>
          <w:rFonts w:ascii="Segoe UI" w:eastAsia="Times New Roman" w:hAnsi="Segoe UI" w:cs="Segoe UI"/>
          <w:b/>
          <w:bCs/>
          <w:color w:val="000000"/>
          <w:sz w:val="27"/>
        </w:rPr>
        <w:t>generator in JavaScript</w:t>
      </w:r>
      <w:r w:rsidRPr="0089304D">
        <w:rPr>
          <w:rFonts w:ascii="Segoe UI" w:eastAsia="Times New Roman" w:hAnsi="Segoe UI" w:cs="Segoe UI"/>
          <w:color w:val="000000"/>
          <w:sz w:val="27"/>
          <w:szCs w:val="27"/>
        </w:rPr>
        <w:t>, along with examples. A generator is a special kind of function that was introduced in ES6. In JavaScript, once we execute a function, it has to be executed entirely. But, generator functions enable us to create functions that another code can enter multiple times. Nothing from outside of the generator function can make it pause. Generator function pauses itself when it runs into a yield expression. Once the execution reaches the yield expression, the generator cannot continue execution on its own. Something from </w:t>
      </w:r>
      <w:r w:rsidRPr="0089304D">
        <w:rPr>
          <w:rFonts w:ascii="Segoe UI" w:eastAsia="Times New Roman" w:hAnsi="Segoe UI" w:cs="Segoe UI"/>
          <w:i/>
          <w:iCs/>
          <w:color w:val="000000"/>
          <w:sz w:val="27"/>
        </w:rPr>
        <w:t>outside</w:t>
      </w:r>
      <w:r w:rsidRPr="0089304D">
        <w:rPr>
          <w:rFonts w:ascii="Segoe UI" w:eastAsia="Times New Roman" w:hAnsi="Segoe UI" w:cs="Segoe UI"/>
          <w:color w:val="000000"/>
          <w:sz w:val="27"/>
          <w:szCs w:val="27"/>
        </w:rPr>
        <w:t> has to </w:t>
      </w:r>
      <w:r w:rsidRPr="0089304D">
        <w:rPr>
          <w:rFonts w:ascii="Segoe UI" w:eastAsia="Times New Roman" w:hAnsi="Segoe UI" w:cs="Segoe UI"/>
          <w:i/>
          <w:iCs/>
          <w:color w:val="000000"/>
          <w:sz w:val="27"/>
        </w:rPr>
        <w:t>continue </w:t>
      </w:r>
      <w:r w:rsidRPr="0089304D">
        <w:rPr>
          <w:rFonts w:ascii="Segoe UI" w:eastAsia="Times New Roman" w:hAnsi="Segoe UI" w:cs="Segoe UI"/>
          <w:color w:val="000000"/>
          <w:sz w:val="27"/>
          <w:szCs w:val="27"/>
        </w:rPr>
        <w:t>its execution.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06" w:author="Unknown"/>
          <w:rFonts w:ascii="Segoe UI" w:eastAsia="Times New Roman" w:hAnsi="Segoe UI" w:cs="Segoe UI"/>
          <w:color w:val="000000"/>
          <w:sz w:val="27"/>
          <w:szCs w:val="27"/>
        </w:rPr>
      </w:pPr>
      <w:ins w:id="12107" w:author="Unknown">
        <w:r w:rsidRPr="0089304D">
          <w:rPr>
            <w:rFonts w:ascii="Segoe UI" w:eastAsia="Times New Roman" w:hAnsi="Segoe UI" w:cs="Segoe UI"/>
            <w:color w:val="000000"/>
            <w:sz w:val="27"/>
            <w:szCs w:val="27"/>
          </w:rPr>
          <w:t>Another important difference between generators and normal functions is that generator functions can produce multiple values during its execution. Hence, they can generate a sequence of values, not all at once, but on a per request basis. At every request, the generator function gives us a value until it reaches the end of its execution. Once that happens, </w:t>
        </w:r>
        <w:r w:rsidRPr="0089304D">
          <w:rPr>
            <w:rFonts w:ascii="Segoe UI" w:eastAsia="Times New Roman" w:hAnsi="Segoe UI" w:cs="Segoe UI"/>
            <w:i/>
            <w:iCs/>
            <w:color w:val="000000"/>
            <w:sz w:val="27"/>
          </w:rPr>
          <w:t>the done </w:t>
        </w:r>
        <w:r w:rsidRPr="0089304D">
          <w:rPr>
            <w:rFonts w:ascii="Segoe UI" w:eastAsia="Times New Roman" w:hAnsi="Segoe UI" w:cs="Segoe UI"/>
            <w:color w:val="000000"/>
            <w:sz w:val="27"/>
            <w:szCs w:val="27"/>
          </w:rPr>
          <w:t>flag will be set to </w:t>
        </w:r>
        <w:r w:rsidRPr="0089304D">
          <w:rPr>
            <w:rFonts w:ascii="Segoe UI" w:eastAsia="Times New Roman" w:hAnsi="Segoe UI" w:cs="Segoe UI"/>
            <w:i/>
            <w:iCs/>
            <w:color w:val="000000"/>
            <w:sz w:val="27"/>
          </w:rPr>
          <w:t>true</w:t>
        </w:r>
        <w:r w:rsidRPr="0089304D">
          <w:rPr>
            <w:rFonts w:ascii="Segoe UI" w:eastAsia="Times New Roman" w:hAnsi="Segoe UI" w:cs="Segoe UI"/>
            <w:color w:val="000000"/>
            <w:sz w:val="27"/>
            <w:szCs w:val="27"/>
          </w:rPr>
          <w:t>. Here is the syntax of defining the generator function: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108" w:author="Unknown"/>
          <w:rFonts w:ascii="Segoe UI" w:eastAsia="Times New Roman" w:hAnsi="Segoe UI" w:cs="Segoe UI"/>
          <w:b/>
          <w:bCs/>
          <w:color w:val="000000"/>
          <w:sz w:val="24"/>
          <w:szCs w:val="24"/>
        </w:rPr>
      </w:pPr>
      <w:ins w:id="12109" w:author="Unknown">
        <w:r w:rsidRPr="0089304D">
          <w:rPr>
            <w:rFonts w:ascii="Segoe UI" w:eastAsia="Times New Roman" w:hAnsi="Segoe UI" w:cs="Segoe UI"/>
            <w:b/>
            <w:bCs/>
            <w:color w:val="000000"/>
            <w:sz w:val="24"/>
            <w:szCs w:val="24"/>
          </w:rPr>
          <w:t>Syntax:-</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10" w:author="Unknown"/>
          <w:rFonts w:ascii="Segoe UI" w:eastAsia="Times New Roman" w:hAnsi="Segoe UI" w:cs="Segoe UI"/>
          <w:color w:val="000000"/>
          <w:sz w:val="27"/>
          <w:szCs w:val="27"/>
        </w:rPr>
      </w:pPr>
      <w:ins w:id="12111" w:author="Unknown">
        <w:r w:rsidRPr="0089304D">
          <w:rPr>
            <w:rFonts w:ascii="Segoe UI" w:eastAsia="Times New Roman" w:hAnsi="Segoe UI" w:cs="Segoe UI"/>
            <w:color w:val="000000"/>
            <w:sz w:val="27"/>
            <w:szCs w:val="27"/>
          </w:rPr>
          <w:t>We already know how to declare a normal function. So, the syntax of declaring the generator function is quite similar to traditional functions. We declare a generator function by using the</w:t>
        </w:r>
        <w:r w:rsidRPr="0089304D">
          <w:rPr>
            <w:rFonts w:ascii="Segoe UI" w:eastAsia="Times New Roman" w:hAnsi="Segoe UI" w:cs="Segoe UI"/>
            <w:b/>
            <w:bCs/>
            <w:color w:val="000000"/>
            <w:sz w:val="27"/>
          </w:rPr>
          <w:t> *</w:t>
        </w:r>
        <w:r w:rsidRPr="0089304D">
          <w:rPr>
            <w:rFonts w:ascii="Segoe UI" w:eastAsia="Times New Roman" w:hAnsi="Segoe UI" w:cs="Segoe UI"/>
            <w:color w:val="000000"/>
            <w:sz w:val="27"/>
            <w:szCs w:val="27"/>
          </w:rPr>
          <w:t> ( asterisk ) operator after the </w:t>
        </w:r>
        <w:r w:rsidRPr="0089304D">
          <w:rPr>
            <w:rFonts w:ascii="Segoe UI" w:eastAsia="Times New Roman" w:hAnsi="Segoe UI" w:cs="Segoe UI"/>
            <w:i/>
            <w:iCs/>
            <w:color w:val="000000"/>
            <w:sz w:val="27"/>
          </w:rPr>
          <w:t>function</w:t>
        </w:r>
        <w:r w:rsidRPr="0089304D">
          <w:rPr>
            <w:rFonts w:ascii="Segoe UI" w:eastAsia="Times New Roman" w:hAnsi="Segoe UI" w:cs="Segoe UI"/>
            <w:color w:val="000000"/>
            <w:sz w:val="27"/>
            <w:szCs w:val="27"/>
          </w:rPr>
          <w:t> keyword: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12" w:author="Unknown"/>
          <w:rFonts w:ascii="Consolas" w:eastAsia="Times New Roman" w:hAnsi="Consolas" w:cs="Consolas"/>
          <w:color w:val="F8F8F2"/>
          <w:sz w:val="27"/>
        </w:rPr>
      </w:pPr>
      <w:ins w:id="12113"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myGenerator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14" w:author="Unknown"/>
          <w:rFonts w:ascii="Consolas" w:eastAsia="Times New Roman" w:hAnsi="Consolas" w:cs="Consolas"/>
          <w:color w:val="F8F8F2"/>
          <w:sz w:val="27"/>
        </w:rPr>
      </w:pPr>
      <w:ins w:id="12115"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//code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16" w:author="Unknown"/>
          <w:rFonts w:ascii="Consolas" w:eastAsia="Times New Roman" w:hAnsi="Consolas" w:cs="Consolas"/>
          <w:color w:val="F8F8F2"/>
          <w:sz w:val="27"/>
          <w:szCs w:val="27"/>
        </w:rPr>
      </w:pPr>
      <w:ins w:id="1211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118" w:author="Unknown"/>
          <w:rFonts w:ascii="Segoe UI" w:eastAsia="Times New Roman" w:hAnsi="Segoe UI" w:cs="Segoe UI"/>
          <w:color w:val="000000"/>
          <w:sz w:val="27"/>
          <w:szCs w:val="27"/>
        </w:rPr>
      </w:pPr>
      <w:ins w:id="1211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120" w:author="Unknown"/>
          <w:rFonts w:ascii="Segoe UI" w:eastAsia="Times New Roman" w:hAnsi="Segoe UI" w:cs="Segoe UI"/>
          <w:b/>
          <w:bCs/>
          <w:color w:val="000000"/>
          <w:sz w:val="24"/>
          <w:szCs w:val="24"/>
        </w:rPr>
      </w:pPr>
      <w:ins w:id="12121" w:author="Unknown">
        <w:r w:rsidRPr="0089304D">
          <w:rPr>
            <w:rFonts w:ascii="Segoe UI" w:eastAsia="Times New Roman" w:hAnsi="Segoe UI" w:cs="Segoe UI"/>
            <w:b/>
            <w:bCs/>
            <w:color w:val="000000"/>
            <w:sz w:val="24"/>
            <w:szCs w:val="24"/>
          </w:rPr>
          <w:t>Yield:-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22" w:author="Unknown"/>
          <w:rFonts w:ascii="Segoe UI" w:eastAsia="Times New Roman" w:hAnsi="Segoe UI" w:cs="Segoe UI"/>
          <w:color w:val="000000"/>
          <w:sz w:val="27"/>
          <w:szCs w:val="27"/>
        </w:rPr>
      </w:pPr>
      <w:ins w:id="12123" w:author="Unknown">
        <w:r w:rsidRPr="0089304D">
          <w:rPr>
            <w:rFonts w:ascii="Segoe UI" w:eastAsia="Times New Roman" w:hAnsi="Segoe UI" w:cs="Segoe UI"/>
            <w:color w:val="000000"/>
            <w:sz w:val="27"/>
            <w:szCs w:val="27"/>
          </w:rPr>
          <w:t>The </w:t>
        </w:r>
        <w:r w:rsidRPr="0089304D">
          <w:rPr>
            <w:rFonts w:ascii="Segoe UI" w:eastAsia="Times New Roman" w:hAnsi="Segoe UI" w:cs="Segoe UI"/>
            <w:b/>
            <w:bCs/>
            <w:color w:val="000000"/>
            <w:sz w:val="27"/>
          </w:rPr>
          <w:t>yield</w:t>
        </w:r>
        <w:r w:rsidRPr="0089304D">
          <w:rPr>
            <w:rFonts w:ascii="Segoe UI" w:eastAsia="Times New Roman" w:hAnsi="Segoe UI" w:cs="Segoe UI"/>
            <w:color w:val="000000"/>
            <w:sz w:val="27"/>
            <w:szCs w:val="27"/>
          </w:rPr>
          <w:t> keyword pauses the </w:t>
        </w:r>
        <w:r w:rsidRPr="0089304D">
          <w:rPr>
            <w:rFonts w:ascii="Segoe UI" w:eastAsia="Times New Roman" w:hAnsi="Segoe UI" w:cs="Segoe UI"/>
            <w:b/>
            <w:bCs/>
            <w:color w:val="000000"/>
            <w:sz w:val="27"/>
          </w:rPr>
          <w:t>generator</w:t>
        </w:r>
        <w:r w:rsidRPr="0089304D">
          <w:rPr>
            <w:rFonts w:ascii="Segoe UI" w:eastAsia="Times New Roman" w:hAnsi="Segoe UI" w:cs="Segoe UI"/>
            <w:color w:val="000000"/>
            <w:sz w:val="27"/>
            <w:szCs w:val="27"/>
          </w:rPr>
          <w:t> function execution, and the value of the expression following the </w:t>
        </w:r>
        <w:r w:rsidRPr="0089304D">
          <w:rPr>
            <w:rFonts w:ascii="Segoe UI" w:eastAsia="Times New Roman" w:hAnsi="Segoe UI" w:cs="Segoe UI"/>
            <w:b/>
            <w:bCs/>
            <w:color w:val="000000"/>
            <w:sz w:val="27"/>
          </w:rPr>
          <w:t>yield</w:t>
        </w:r>
        <w:r w:rsidRPr="0089304D">
          <w:rPr>
            <w:rFonts w:ascii="Segoe UI" w:eastAsia="Times New Roman" w:hAnsi="Segoe UI" w:cs="Segoe UI"/>
            <w:color w:val="000000"/>
            <w:sz w:val="27"/>
            <w:szCs w:val="27"/>
          </w:rPr>
          <w:t> keyword is returned to the </w:t>
        </w:r>
        <w:r w:rsidRPr="0089304D">
          <w:rPr>
            <w:rFonts w:ascii="Segoe UI" w:eastAsia="Times New Roman" w:hAnsi="Segoe UI" w:cs="Segoe UI"/>
            <w:b/>
            <w:bCs/>
            <w:color w:val="000000"/>
            <w:sz w:val="27"/>
          </w:rPr>
          <w:t>generator's</w:t>
        </w:r>
        <w:r w:rsidRPr="0089304D">
          <w:rPr>
            <w:rFonts w:ascii="Segoe UI" w:eastAsia="Times New Roman" w:hAnsi="Segoe UI" w:cs="Segoe UI"/>
            <w:color w:val="000000"/>
            <w:sz w:val="27"/>
            <w:szCs w:val="27"/>
          </w:rPr>
          <w:t> caller. It acts as a </w:t>
        </w:r>
        <w:r w:rsidRPr="0089304D">
          <w:rPr>
            <w:rFonts w:ascii="Segoe UI" w:eastAsia="Times New Roman" w:hAnsi="Segoe UI" w:cs="Segoe UI"/>
            <w:b/>
            <w:bCs/>
            <w:color w:val="000000"/>
            <w:sz w:val="27"/>
          </w:rPr>
          <w:t>generator</w:t>
        </w:r>
        <w:r w:rsidRPr="0089304D">
          <w:rPr>
            <w:rFonts w:ascii="Segoe UI" w:eastAsia="Times New Roman" w:hAnsi="Segoe UI" w:cs="Segoe UI"/>
            <w:color w:val="000000"/>
            <w:sz w:val="27"/>
            <w:szCs w:val="27"/>
          </w:rPr>
          <w:t>-based version of the return keyword. In the following example, to pause the generator's execution, and we use the statement </w:t>
        </w:r>
        <w:r w:rsidRPr="0089304D">
          <w:rPr>
            <w:rFonts w:ascii="Segoe UI" w:eastAsia="Times New Roman" w:hAnsi="Segoe UI" w:cs="Segoe UI"/>
            <w:i/>
            <w:iCs/>
            <w:color w:val="000000"/>
            <w:sz w:val="27"/>
          </w:rPr>
          <w:t>yield</w:t>
        </w:r>
        <w:r w:rsidRPr="0089304D">
          <w:rPr>
            <w:rFonts w:ascii="Segoe UI" w:eastAsia="Times New Roman" w:hAnsi="Segoe UI" w:cs="Segoe UI"/>
            <w:color w:val="000000"/>
            <w:sz w:val="27"/>
            <w:szCs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24" w:author="Unknown"/>
          <w:rFonts w:ascii="Consolas" w:eastAsia="Times New Roman" w:hAnsi="Consolas" w:cs="Consolas"/>
          <w:color w:val="F8F8F2"/>
          <w:sz w:val="27"/>
        </w:rPr>
      </w:pPr>
      <w:ins w:id="12125"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awesomeGenerator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26" w:author="Unknown"/>
          <w:rFonts w:ascii="Consolas" w:eastAsia="Times New Roman" w:hAnsi="Consolas" w:cs="Consolas"/>
          <w:color w:val="F8F8F2"/>
          <w:sz w:val="27"/>
        </w:rPr>
      </w:pPr>
      <w:ins w:id="1212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yield</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'Hello World'</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We pause the execution here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28" w:author="Unknown"/>
          <w:rFonts w:ascii="Consolas" w:eastAsia="Times New Roman" w:hAnsi="Consolas" w:cs="Consolas"/>
          <w:color w:val="F8F8F2"/>
          <w:sz w:val="27"/>
        </w:rPr>
      </w:pPr>
      <w:ins w:id="1212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'We are back again'</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When we resume, we are here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30" w:author="Unknown"/>
          <w:rFonts w:ascii="Consolas" w:eastAsia="Times New Roman" w:hAnsi="Consolas" w:cs="Consolas"/>
          <w:color w:val="F8F8F2"/>
          <w:sz w:val="27"/>
          <w:szCs w:val="27"/>
        </w:rPr>
      </w:pPr>
      <w:ins w:id="1213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132" w:author="Unknown"/>
          <w:rFonts w:ascii="Segoe UI" w:eastAsia="Times New Roman" w:hAnsi="Segoe UI" w:cs="Segoe UI"/>
          <w:color w:val="000000"/>
          <w:sz w:val="27"/>
          <w:szCs w:val="27"/>
        </w:rPr>
      </w:pPr>
      <w:ins w:id="1213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134" w:author="Unknown"/>
          <w:rFonts w:ascii="Segoe UI" w:eastAsia="Times New Roman" w:hAnsi="Segoe UI" w:cs="Segoe UI"/>
          <w:b/>
          <w:bCs/>
          <w:color w:val="000000"/>
          <w:sz w:val="24"/>
          <w:szCs w:val="24"/>
        </w:rPr>
      </w:pPr>
      <w:ins w:id="12135" w:author="Unknown">
        <w:r w:rsidRPr="0089304D">
          <w:rPr>
            <w:rFonts w:ascii="Segoe UI" w:eastAsia="Times New Roman" w:hAnsi="Segoe UI" w:cs="Segoe UI"/>
            <w:b/>
            <w:bCs/>
            <w:color w:val="000000"/>
            <w:sz w:val="24"/>
            <w:szCs w:val="24"/>
          </w:rPr>
          <w:t>next() method:-</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36" w:author="Unknown"/>
          <w:rFonts w:ascii="Segoe UI" w:eastAsia="Times New Roman" w:hAnsi="Segoe UI" w:cs="Segoe UI"/>
          <w:color w:val="000000"/>
          <w:sz w:val="27"/>
          <w:szCs w:val="27"/>
        </w:rPr>
      </w:pPr>
      <w:ins w:id="12137" w:author="Unknown">
        <w:r w:rsidRPr="0089304D">
          <w:rPr>
            <w:rFonts w:ascii="Segoe UI" w:eastAsia="Times New Roman" w:hAnsi="Segoe UI" w:cs="Segoe UI"/>
            <w:color w:val="000000"/>
            <w:sz w:val="27"/>
            <w:szCs w:val="27"/>
          </w:rPr>
          <w:t>A generator gives us the </w:t>
        </w:r>
        <w:r w:rsidRPr="0089304D">
          <w:rPr>
            <w:rFonts w:ascii="Segoe UI" w:eastAsia="Times New Roman" w:hAnsi="Segoe UI" w:cs="Segoe UI"/>
            <w:i/>
            <w:iCs/>
            <w:color w:val="000000"/>
            <w:sz w:val="27"/>
          </w:rPr>
          <w:t>next()</w:t>
        </w:r>
        <w:r w:rsidRPr="0089304D">
          <w:rPr>
            <w:rFonts w:ascii="Segoe UI" w:eastAsia="Times New Roman" w:hAnsi="Segoe UI" w:cs="Segoe UI"/>
            <w:color w:val="000000"/>
            <w:sz w:val="27"/>
            <w:szCs w:val="27"/>
          </w:rPr>
          <w:t> method, which is used to resume the execution. This method returns an object with two properties. These are value and done: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38" w:author="Unknown"/>
          <w:rFonts w:ascii="Consolas" w:eastAsia="Times New Roman" w:hAnsi="Consolas" w:cs="Consolas"/>
          <w:color w:val="F8F8F2"/>
          <w:sz w:val="27"/>
        </w:rPr>
      </w:pPr>
      <w:ins w:id="1213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40" w:author="Unknown"/>
          <w:rFonts w:ascii="Consolas" w:eastAsia="Times New Roman" w:hAnsi="Consolas" w:cs="Consolas"/>
          <w:color w:val="F8F8F2"/>
          <w:sz w:val="27"/>
        </w:rPr>
      </w:pPr>
      <w:ins w:id="12141" w:author="Unknown">
        <w:r w:rsidRPr="0089304D">
          <w:rPr>
            <w:rFonts w:ascii="Consolas" w:eastAsia="Times New Roman" w:hAnsi="Consolas" w:cs="Consolas"/>
            <w:color w:val="F8F8F2"/>
            <w:sz w:val="27"/>
          </w:rPr>
          <w:t xml:space="preserve">  value: [ next value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42" w:author="Unknown"/>
          <w:rFonts w:ascii="Consolas" w:eastAsia="Times New Roman" w:hAnsi="Consolas" w:cs="Consolas"/>
          <w:color w:val="F8F8F2"/>
          <w:sz w:val="27"/>
        </w:rPr>
      </w:pPr>
      <w:ins w:id="12143" w:author="Unknown">
        <w:r w:rsidRPr="0089304D">
          <w:rPr>
            <w:rFonts w:ascii="Consolas" w:eastAsia="Times New Roman" w:hAnsi="Consolas" w:cs="Consolas"/>
            <w:color w:val="F8F8F2"/>
            <w:sz w:val="27"/>
          </w:rPr>
          <w:t xml:space="preserve">  done: [ </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we reach the end,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false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44" w:author="Unknown"/>
          <w:rFonts w:ascii="Consolas" w:eastAsia="Times New Roman" w:hAnsi="Consolas" w:cs="Consolas"/>
          <w:color w:val="F8F8F2"/>
          <w:sz w:val="27"/>
          <w:szCs w:val="27"/>
        </w:rPr>
      </w:pPr>
      <w:ins w:id="12145"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146" w:author="Unknown"/>
          <w:rFonts w:ascii="Segoe UI" w:eastAsia="Times New Roman" w:hAnsi="Segoe UI" w:cs="Segoe UI"/>
          <w:color w:val="000000"/>
          <w:sz w:val="27"/>
          <w:szCs w:val="27"/>
        </w:rPr>
      </w:pPr>
      <w:ins w:id="1214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48" w:author="Unknown"/>
          <w:rFonts w:ascii="Segoe UI" w:eastAsia="Times New Roman" w:hAnsi="Segoe UI" w:cs="Segoe UI"/>
          <w:color w:val="000000"/>
          <w:sz w:val="27"/>
          <w:szCs w:val="27"/>
        </w:rPr>
      </w:pPr>
      <w:ins w:id="12149" w:author="Unknown">
        <w:r w:rsidRPr="0089304D">
          <w:rPr>
            <w:rFonts w:ascii="Segoe UI" w:eastAsia="Times New Roman" w:hAnsi="Segoe UI" w:cs="Segoe UI"/>
            <w:b/>
            <w:bCs/>
            <w:color w:val="000000"/>
            <w:sz w:val="27"/>
          </w:rPr>
          <w:t>Here is an example: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0" w:author="Unknown"/>
          <w:rFonts w:ascii="Consolas" w:eastAsia="Times New Roman" w:hAnsi="Consolas" w:cs="Consolas"/>
          <w:color w:val="F8F8F2"/>
          <w:sz w:val="27"/>
        </w:rPr>
      </w:pPr>
      <w:ins w:id="12151" w:author="Unknown">
        <w:r w:rsidRPr="0089304D">
          <w:rPr>
            <w:rFonts w:ascii="Consolas" w:eastAsia="Times New Roman" w:hAnsi="Consolas" w:cs="Consolas"/>
            <w:color w:val="66D9EF"/>
            <w:sz w:val="27"/>
          </w:rPr>
          <w:lastRenderedPageBreak/>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myGenerator</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2" w:author="Unknown"/>
          <w:rFonts w:ascii="Consolas" w:eastAsia="Times New Roman" w:hAnsi="Consolas" w:cs="Consolas"/>
          <w:color w:val="F8F8F2"/>
          <w:sz w:val="27"/>
        </w:rPr>
      </w:pPr>
      <w:ins w:id="121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yield</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4" w:author="Unknown"/>
          <w:rFonts w:ascii="Consolas" w:eastAsia="Times New Roman" w:hAnsi="Consolas" w:cs="Consolas"/>
          <w:color w:val="F8F8F2"/>
          <w:sz w:val="27"/>
        </w:rPr>
      </w:pPr>
      <w:ins w:id="1215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yield</w:t>
        </w:r>
        <w:r w:rsidRPr="0089304D">
          <w:rPr>
            <w:rFonts w:ascii="Consolas" w:eastAsia="Times New Roman" w:hAnsi="Consolas" w:cs="Consolas"/>
            <w:color w:val="F8F8F2"/>
            <w:sz w:val="27"/>
          </w:rPr>
          <w:t xml:space="preserve">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6" w:author="Unknown"/>
          <w:rFonts w:ascii="Consolas" w:eastAsia="Times New Roman" w:hAnsi="Consolas" w:cs="Consolas"/>
          <w:color w:val="F8F8F2"/>
          <w:sz w:val="27"/>
        </w:rPr>
      </w:pPr>
      <w:ins w:id="1215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58" w:author="Unknown"/>
          <w:rFonts w:ascii="Consolas" w:eastAsia="Times New Roman" w:hAnsi="Consolas" w:cs="Consolas"/>
          <w:color w:val="F8F8F2"/>
          <w:sz w:val="27"/>
        </w:rPr>
      </w:pPr>
      <w:ins w:id="1215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iterator = </w:t>
        </w:r>
        <w:r w:rsidRPr="0089304D">
          <w:rPr>
            <w:rFonts w:ascii="Consolas" w:eastAsia="Times New Roman" w:hAnsi="Consolas" w:cs="Consolas"/>
            <w:color w:val="E6DB74"/>
            <w:sz w:val="27"/>
          </w:rPr>
          <w:t>myGenerator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60" w:author="Unknown"/>
          <w:rFonts w:ascii="Consolas" w:eastAsia="Times New Roman" w:hAnsi="Consolas" w:cs="Consolas"/>
          <w:color w:val="F8F8F2"/>
          <w:sz w:val="27"/>
        </w:rPr>
      </w:pPr>
      <w:ins w:id="1216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62" w:author="Unknown"/>
          <w:rFonts w:ascii="Consolas" w:eastAsia="Times New Roman" w:hAnsi="Consolas" w:cs="Consolas"/>
          <w:color w:val="F8F8F2"/>
          <w:sz w:val="27"/>
        </w:rPr>
      </w:pPr>
      <w:ins w:id="12163" w:author="Unknown">
        <w:r w:rsidRPr="0089304D">
          <w:rPr>
            <w:rFonts w:ascii="Consolas" w:eastAsia="Times New Roman" w:hAnsi="Consolas" w:cs="Consolas"/>
            <w:color w:val="66D9EF"/>
            <w:sz w:val="27"/>
          </w:rPr>
          <w:t>do</w:t>
        </w:r>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64" w:author="Unknown"/>
          <w:rFonts w:ascii="Consolas" w:eastAsia="Times New Roman" w:hAnsi="Consolas" w:cs="Consolas"/>
          <w:color w:val="F8F8F2"/>
          <w:sz w:val="27"/>
        </w:rPr>
      </w:pPr>
      <w:ins w:id="12165" w:author="Unknown">
        <w:r w:rsidRPr="0089304D">
          <w:rPr>
            <w:rFonts w:ascii="Consolas" w:eastAsia="Times New Roman" w:hAnsi="Consolas" w:cs="Consolas"/>
            <w:color w:val="F8F8F2"/>
            <w:sz w:val="27"/>
          </w:rPr>
          <w:t>result = iterator.</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66" w:author="Unknown"/>
          <w:rFonts w:ascii="Consolas" w:eastAsia="Times New Roman" w:hAnsi="Consolas" w:cs="Consolas"/>
          <w:color w:val="F8F8F2"/>
          <w:sz w:val="27"/>
        </w:rPr>
      </w:pPr>
      <w:ins w:id="1216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(result);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68" w:author="Unknown"/>
          <w:rFonts w:ascii="Consolas" w:eastAsia="Times New Roman" w:hAnsi="Consolas" w:cs="Consolas"/>
          <w:color w:val="F8F8F2"/>
          <w:sz w:val="27"/>
        </w:rPr>
      </w:pPr>
      <w:ins w:id="121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 xml:space="preserve"> (!result.done);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70" w:author="Unknown"/>
          <w:rFonts w:ascii="Consolas" w:eastAsia="Times New Roman" w:hAnsi="Consolas" w:cs="Consolas"/>
          <w:color w:val="F8F8F2"/>
          <w:sz w:val="27"/>
        </w:rPr>
      </w:pPr>
      <w:ins w:id="12171" w:author="Unknown">
        <w:r w:rsidRPr="0089304D">
          <w:rPr>
            <w:rFonts w:ascii="Consolas" w:eastAsia="Times New Roman" w:hAnsi="Consolas" w:cs="Consolas"/>
            <w:color w:val="8292A2"/>
            <w:sz w:val="27"/>
          </w:rPr>
          <w:t>//Output:-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72" w:author="Unknown"/>
          <w:rFonts w:ascii="Consolas" w:eastAsia="Times New Roman" w:hAnsi="Consolas" w:cs="Consolas"/>
          <w:color w:val="F8F8F2"/>
          <w:sz w:val="27"/>
        </w:rPr>
      </w:pPr>
      <w:ins w:id="12173" w:author="Unknown">
        <w:r w:rsidRPr="0089304D">
          <w:rPr>
            <w:rFonts w:ascii="Consolas" w:eastAsia="Times New Roman" w:hAnsi="Consolas" w:cs="Consolas"/>
            <w:color w:val="8292A2"/>
            <w:sz w:val="27"/>
          </w:rPr>
          <w:t>//{value: 1, done: 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74" w:author="Unknown"/>
          <w:rFonts w:ascii="Consolas" w:eastAsia="Times New Roman" w:hAnsi="Consolas" w:cs="Consolas"/>
          <w:color w:val="F8F8F2"/>
          <w:sz w:val="27"/>
        </w:rPr>
      </w:pPr>
      <w:ins w:id="12175" w:author="Unknown">
        <w:r w:rsidRPr="0089304D">
          <w:rPr>
            <w:rFonts w:ascii="Consolas" w:eastAsia="Times New Roman" w:hAnsi="Consolas" w:cs="Consolas"/>
            <w:color w:val="8292A2"/>
            <w:sz w:val="27"/>
          </w:rPr>
          <w:t>//{value: 2, done: false}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76" w:author="Unknown"/>
          <w:rFonts w:ascii="Consolas" w:eastAsia="Times New Roman" w:hAnsi="Consolas" w:cs="Consolas"/>
          <w:color w:val="F8F8F2"/>
          <w:sz w:val="27"/>
          <w:szCs w:val="27"/>
        </w:rPr>
      </w:pPr>
      <w:ins w:id="12177" w:author="Unknown">
        <w:r w:rsidRPr="0089304D">
          <w:rPr>
            <w:rFonts w:ascii="Consolas" w:eastAsia="Times New Roman" w:hAnsi="Consolas" w:cs="Consolas"/>
            <w:color w:val="8292A2"/>
            <w:sz w:val="27"/>
          </w:rPr>
          <w:t>//{value: undefined, done: true}</w:t>
        </w:r>
      </w:ins>
    </w:p>
    <w:p w:rsidR="0089304D" w:rsidRPr="0089304D" w:rsidRDefault="0089304D" w:rsidP="0089304D">
      <w:pPr>
        <w:spacing w:after="0" w:line="240" w:lineRule="auto"/>
        <w:rPr>
          <w:ins w:id="12178" w:author="Unknown"/>
          <w:rFonts w:ascii="Segoe UI" w:eastAsia="Times New Roman" w:hAnsi="Segoe UI" w:cs="Segoe UI"/>
          <w:color w:val="000000"/>
          <w:sz w:val="27"/>
          <w:szCs w:val="27"/>
        </w:rPr>
      </w:pPr>
      <w:ins w:id="1217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80" w:author="Unknown"/>
          <w:rFonts w:ascii="Segoe UI" w:eastAsia="Times New Roman" w:hAnsi="Segoe UI" w:cs="Segoe UI"/>
          <w:color w:val="000000"/>
          <w:sz w:val="27"/>
          <w:szCs w:val="27"/>
        </w:rPr>
      </w:pPr>
      <w:ins w:id="12181" w:author="Unknown">
        <w:r w:rsidRPr="0089304D">
          <w:rPr>
            <w:rFonts w:ascii="Segoe UI" w:eastAsia="Times New Roman" w:hAnsi="Segoe UI" w:cs="Segoe UI"/>
            <w:b/>
            <w:bCs/>
            <w:color w:val="000000"/>
            <w:sz w:val="27"/>
          </w:rPr>
          <w:t>Code Explanation:-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182" w:author="Unknown"/>
          <w:rFonts w:ascii="Segoe UI" w:eastAsia="Times New Roman" w:hAnsi="Segoe UI" w:cs="Segoe UI"/>
          <w:color w:val="000000"/>
          <w:sz w:val="27"/>
          <w:szCs w:val="27"/>
        </w:rPr>
      </w:pPr>
      <w:ins w:id="12183" w:author="Unknown">
        <w:r w:rsidRPr="0089304D">
          <w:rPr>
            <w:rFonts w:ascii="Segoe UI" w:eastAsia="Times New Roman" w:hAnsi="Segoe UI" w:cs="Segoe UI"/>
            <w:color w:val="000000"/>
            <w:sz w:val="27"/>
            <w:szCs w:val="27"/>
          </w:rPr>
          <w:t>As we can see from the above code, when we first call the generator function, it returns us </w:t>
        </w:r>
        <w:r w:rsidRPr="0089304D">
          <w:rPr>
            <w:rFonts w:ascii="Segoe UI" w:eastAsia="Times New Roman" w:hAnsi="Segoe UI" w:cs="Segoe UI"/>
            <w:i/>
            <w:iCs/>
            <w:color w:val="000000"/>
            <w:sz w:val="27"/>
          </w:rPr>
          <w:t>iterator </w:t>
        </w:r>
        <w:r w:rsidRPr="0089304D">
          <w:rPr>
            <w:rFonts w:ascii="Segoe UI" w:eastAsia="Times New Roman" w:hAnsi="Segoe UI" w:cs="Segoe UI"/>
            <w:color w:val="000000"/>
            <w:sz w:val="27"/>
            <w:szCs w:val="27"/>
          </w:rPr>
          <w:t>object. When we call the next() for the first time, it starts executing the generator function, and it </w:t>
        </w:r>
        <w:r w:rsidRPr="0089304D">
          <w:rPr>
            <w:rFonts w:ascii="Segoe UI" w:eastAsia="Times New Roman" w:hAnsi="Segoe UI" w:cs="Segoe UI"/>
            <w:i/>
            <w:iCs/>
            <w:color w:val="000000"/>
            <w:sz w:val="27"/>
          </w:rPr>
          <w:t>yields</w:t>
        </w:r>
        <w:r w:rsidRPr="0089304D">
          <w:rPr>
            <w:rFonts w:ascii="Segoe UI" w:eastAsia="Times New Roman" w:hAnsi="Segoe UI" w:cs="Segoe UI"/>
            <w:color w:val="000000"/>
            <w:sz w:val="27"/>
            <w:szCs w:val="27"/>
          </w:rPr>
          <w:t> the first value: 1. Furthermore, calling it for the second time gives us the second and last value 2. Finally, the third call returns no value, and the </w:t>
        </w:r>
        <w:r w:rsidRPr="0089304D">
          <w:rPr>
            <w:rFonts w:ascii="Segoe UI" w:eastAsia="Times New Roman" w:hAnsi="Segoe UI" w:cs="Segoe UI"/>
            <w:i/>
            <w:iCs/>
            <w:color w:val="000000"/>
            <w:sz w:val="27"/>
          </w:rPr>
          <w:t>done</w:t>
        </w:r>
        <w:r w:rsidRPr="0089304D">
          <w:rPr>
            <w:rFonts w:ascii="Segoe UI" w:eastAsia="Times New Roman" w:hAnsi="Segoe UI" w:cs="Segoe UI"/>
            <w:color w:val="000000"/>
            <w:sz w:val="27"/>
            <w:szCs w:val="27"/>
          </w:rPr>
          <w:t> is set to true, which means that we have finished iterating through the generator.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184" w:author="Unknown"/>
          <w:rFonts w:ascii="Segoe UI" w:eastAsia="Times New Roman" w:hAnsi="Segoe UI" w:cs="Segoe UI"/>
          <w:b/>
          <w:bCs/>
          <w:color w:val="000000"/>
          <w:sz w:val="24"/>
          <w:szCs w:val="24"/>
        </w:rPr>
      </w:pPr>
      <w:ins w:id="12185"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86" w:author="Unknown"/>
          <w:rFonts w:ascii="Consolas" w:eastAsia="Times New Roman" w:hAnsi="Consolas" w:cs="Consolas"/>
          <w:color w:val="F8F8F2"/>
          <w:sz w:val="27"/>
        </w:rPr>
      </w:pPr>
      <w:ins w:id="1218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53"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88" w:author="Unknown"/>
          <w:rFonts w:ascii="Consolas" w:eastAsia="Times New Roman" w:hAnsi="Consolas" w:cs="Consolas"/>
          <w:color w:val="F8F8F2"/>
          <w:sz w:val="27"/>
        </w:rPr>
      </w:pPr>
      <w:ins w:id="12189" w:author="Unknown">
        <w:r w:rsidRPr="0089304D">
          <w:rPr>
            <w:rFonts w:ascii="Consolas" w:eastAsia="Times New Roman" w:hAnsi="Consolas" w:cs="Consolas"/>
            <w:color w:val="8292A2"/>
            <w:sz w:val="27"/>
          </w:rPr>
          <w:t>// Generators in JavaScript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0" w:author="Unknown"/>
          <w:rFonts w:ascii="Consolas" w:eastAsia="Times New Roman" w:hAnsi="Consolas" w:cs="Consolas"/>
          <w:color w:val="F8F8F2"/>
          <w:sz w:val="27"/>
        </w:rPr>
      </w:pPr>
      <w:ins w:id="12191" w:author="Unknown">
        <w:r w:rsidRPr="0089304D">
          <w:rPr>
            <w:rFonts w:ascii="Consolas" w:eastAsia="Times New Roman" w:hAnsi="Consolas" w:cs="Consolas"/>
            <w:color w:val="8292A2"/>
            <w:sz w:val="27"/>
          </w:rPr>
          <w:t>// 1 - 1B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3" w:author="Unknown"/>
          <w:rFonts w:ascii="Consolas" w:eastAsia="Times New Roman" w:hAnsi="Consolas" w:cs="Consolas"/>
          <w:color w:val="F8F8F2"/>
          <w:sz w:val="27"/>
        </w:rPr>
      </w:pPr>
      <w:ins w:id="12194"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numbersGen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5" w:author="Unknown"/>
          <w:rFonts w:ascii="Consolas" w:eastAsia="Times New Roman" w:hAnsi="Consolas" w:cs="Consolas"/>
          <w:color w:val="F8F8F2"/>
          <w:sz w:val="27"/>
        </w:rPr>
      </w:pPr>
      <w:ins w:id="12196"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198" w:author="Unknown"/>
          <w:rFonts w:ascii="Consolas" w:eastAsia="Times New Roman" w:hAnsi="Consolas" w:cs="Consolas"/>
          <w:color w:val="F8F8F2"/>
          <w:sz w:val="27"/>
        </w:rPr>
      </w:pPr>
      <w:ins w:id="1219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yield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00" w:author="Unknown"/>
          <w:rFonts w:ascii="Consolas" w:eastAsia="Times New Roman" w:hAnsi="Consolas" w:cs="Consolas"/>
          <w:color w:val="F8F8F2"/>
          <w:sz w:val="27"/>
        </w:rPr>
      </w:pPr>
      <w:ins w:id="1220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yield 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02" w:author="Unknown"/>
          <w:rFonts w:ascii="Consolas" w:eastAsia="Times New Roman" w:hAnsi="Consolas" w:cs="Consolas"/>
          <w:color w:val="F8F8F2"/>
          <w:sz w:val="27"/>
        </w:rPr>
      </w:pPr>
      <w:ins w:id="122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yield 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04" w:author="Unknown"/>
          <w:rFonts w:ascii="Consolas" w:eastAsia="Times New Roman" w:hAnsi="Consolas" w:cs="Consolas"/>
          <w:color w:val="F8F8F2"/>
          <w:sz w:val="27"/>
        </w:rPr>
      </w:pPr>
      <w:ins w:id="1220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yield 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06" w:author="Unknown"/>
          <w:rFonts w:ascii="Consolas" w:eastAsia="Times New Roman" w:hAnsi="Consolas" w:cs="Consolas"/>
          <w:color w:val="F8F8F2"/>
          <w:sz w:val="27"/>
        </w:rPr>
      </w:pPr>
      <w:ins w:id="1220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while</w:t>
        </w:r>
        <w:r w:rsidRPr="0089304D">
          <w:rPr>
            <w:rFonts w:ascii="Consolas" w:eastAsia="Times New Roman" w:hAnsi="Consolas" w:cs="Consolas"/>
            <w:color w:val="F8F8F2"/>
            <w:sz w:val="27"/>
          </w:rPr>
          <w:t>(</w:t>
        </w:r>
        <w:r w:rsidRPr="0089304D">
          <w:rPr>
            <w:rFonts w:ascii="Consolas" w:eastAsia="Times New Roman" w:hAnsi="Consolas" w:cs="Consolas"/>
            <w:color w:val="AE81FF"/>
            <w:sz w:val="27"/>
          </w:rPr>
          <w:t>true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08" w:author="Unknown"/>
          <w:rFonts w:ascii="Consolas" w:eastAsia="Times New Roman" w:hAnsi="Consolas" w:cs="Consolas"/>
          <w:color w:val="F8F8F2"/>
          <w:sz w:val="27"/>
        </w:rPr>
      </w:pPr>
      <w:ins w:id="1220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yield</w:t>
        </w:r>
        <w:r w:rsidRPr="0089304D">
          <w:rPr>
            <w:rFonts w:ascii="Consolas" w:eastAsia="Times New Roman" w:hAnsi="Consolas" w:cs="Consolas"/>
            <w:color w:val="F8F8F2"/>
            <w:sz w:val="27"/>
          </w:rPr>
          <w:t xml:space="preserve"> 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0" w:author="Unknown"/>
          <w:rFonts w:ascii="Consolas" w:eastAsia="Times New Roman" w:hAnsi="Consolas" w:cs="Consolas"/>
          <w:color w:val="F8F8F2"/>
          <w:sz w:val="27"/>
        </w:rPr>
      </w:pPr>
      <w:ins w:id="1221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yield (i++).toString();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2" w:author="Unknown"/>
          <w:rFonts w:ascii="Consolas" w:eastAsia="Times New Roman" w:hAnsi="Consolas" w:cs="Consolas"/>
          <w:color w:val="F8F8F2"/>
          <w:sz w:val="27"/>
        </w:rPr>
      </w:pPr>
      <w:ins w:id="1221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4" w:author="Unknown"/>
          <w:rFonts w:ascii="Consolas" w:eastAsia="Times New Roman" w:hAnsi="Consolas" w:cs="Consolas"/>
          <w:color w:val="F8F8F2"/>
          <w:sz w:val="27"/>
        </w:rPr>
      </w:pPr>
      <w:ins w:id="1221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7" w:author="Unknown"/>
          <w:rFonts w:ascii="Consolas" w:eastAsia="Times New Roman" w:hAnsi="Consolas" w:cs="Consolas"/>
          <w:color w:val="F8F8F2"/>
          <w:sz w:val="27"/>
        </w:rPr>
      </w:pPr>
      <w:ins w:id="1221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gen = </w:t>
        </w:r>
        <w:r w:rsidRPr="0089304D">
          <w:rPr>
            <w:rFonts w:ascii="Consolas" w:eastAsia="Times New Roman" w:hAnsi="Consolas" w:cs="Consolas"/>
            <w:color w:val="E6DB74"/>
            <w:sz w:val="27"/>
          </w:rPr>
          <w:t>numbersGen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19" w:author="Unknown"/>
          <w:rFonts w:ascii="Consolas" w:eastAsia="Times New Roman" w:hAnsi="Consolas" w:cs="Consolas"/>
          <w:color w:val="F8F8F2"/>
          <w:sz w:val="27"/>
        </w:rPr>
      </w:pPr>
      <w:ins w:id="12220"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(gen.</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21" w:author="Unknown"/>
          <w:rFonts w:ascii="Consolas" w:eastAsia="Times New Roman" w:hAnsi="Consolas" w:cs="Consolas"/>
          <w:color w:val="F8F8F2"/>
          <w:sz w:val="27"/>
        </w:rPr>
      </w:pPr>
      <w:ins w:id="1222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(gen.</w:t>
        </w:r>
        <w:r w:rsidRPr="0089304D">
          <w:rPr>
            <w:rFonts w:ascii="Consolas" w:eastAsia="Times New Roman" w:hAnsi="Consolas" w:cs="Consolas"/>
            <w:color w:val="E6DB74"/>
            <w:sz w:val="27"/>
          </w:rPr>
          <w:t>next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23" w:author="Unknown"/>
          <w:rFonts w:ascii="Consolas" w:eastAsia="Times New Roman" w:hAnsi="Consolas" w:cs="Consolas"/>
          <w:color w:val="F8F8F2"/>
          <w:sz w:val="27"/>
        </w:rPr>
      </w:pPr>
    </w:p>
    <w:p w:rsidR="0089304D" w:rsidRPr="0089304D" w:rsidRDefault="0089304D" w:rsidP="0089304D">
      <w:pPr>
        <w:spacing w:after="0" w:line="240" w:lineRule="auto"/>
        <w:rPr>
          <w:ins w:id="12224" w:author="Unknown"/>
          <w:rFonts w:ascii="Segoe UI" w:eastAsia="Times New Roman" w:hAnsi="Segoe UI" w:cs="Segoe UI"/>
          <w:color w:val="000000"/>
          <w:sz w:val="27"/>
          <w:szCs w:val="27"/>
        </w:rPr>
      </w:pPr>
      <w:ins w:id="1222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2226" w:author="Unknown"/>
          <w:rFonts w:ascii="Segoe UI" w:eastAsia="Times New Roman" w:hAnsi="Segoe UI" w:cs="Segoe UI"/>
          <w:color w:val="000000"/>
          <w:sz w:val="27"/>
          <w:szCs w:val="27"/>
        </w:rPr>
      </w:pPr>
      <w:ins w:id="12227"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2228"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87" name="Picture 87"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2229"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2230" w:author="Unknown"/>
          <w:rFonts w:ascii="Segoe UI" w:eastAsia="Times New Roman" w:hAnsi="Segoe UI" w:cs="Segoe UI"/>
          <w:color w:val="000000"/>
          <w:sz w:val="27"/>
          <w:szCs w:val="27"/>
        </w:rPr>
      </w:pPr>
      <w:ins w:id="12231" w:author="Unknown">
        <w:r w:rsidRPr="0089304D">
          <w:rPr>
            <w:rFonts w:ascii="Segoe UI" w:eastAsia="Times New Roman" w:hAnsi="Segoe UI" w:cs="Segoe UI"/>
            <w:color w:val="000000"/>
            <w:sz w:val="27"/>
            <w:szCs w:val="27"/>
          </w:rPr>
          <w:t>Co</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Alarm Clock In JavaScript Exercise 6: Solution | JavaScript Tutorial In Hindi #54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This tutorial contains the solution to Exercise 6, i.e. </w:t>
      </w:r>
      <w:r w:rsidRPr="0089304D">
        <w:rPr>
          <w:rFonts w:ascii="Segoe UI" w:eastAsia="Times New Roman" w:hAnsi="Segoe UI" w:cs="Segoe UI"/>
          <w:b/>
          <w:bCs/>
          <w:i/>
          <w:iCs/>
          <w:color w:val="000000"/>
          <w:sz w:val="27"/>
        </w:rPr>
        <w:t>Creating an Alarm App</w:t>
      </w:r>
      <w:r w:rsidRPr="0089304D">
        <w:rPr>
          <w:rFonts w:ascii="Segoe UI" w:eastAsia="Times New Roman" w:hAnsi="Segoe UI" w:cs="Segoe UI"/>
          <w:color w:val="000000"/>
          <w:sz w:val="27"/>
          <w:szCs w:val="27"/>
        </w:rPr>
        <w:t>. The problem statement, along with the instructions, is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Problem Statement:-</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task you have to do is to create an alarm clock in JavaScript (Use your creativity). The Alarm app should allow the user to set the alarm for a certain time.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To add the audio, search “how to play audio in js” on google, most probably you will find the code from stack overflow. Or you can use the following code:</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rPr>
      </w:pPr>
      <w:r w:rsidRPr="0089304D">
        <w:rPr>
          <w:rFonts w:ascii="Consolas" w:eastAsia="Times New Roman" w:hAnsi="Consolas" w:cs="Consolas"/>
          <w:color w:val="F8F8F2"/>
          <w:sz w:val="27"/>
        </w:rPr>
        <w:t>var audio = new Audio('https://interactive-examples.mdn.mozilla.net/media/examples/t-rex-roar.mp3');</w:t>
      </w: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F8F8F2"/>
          <w:sz w:val="27"/>
          <w:szCs w:val="27"/>
        </w:rPr>
      </w:pPr>
      <w:r w:rsidRPr="0089304D">
        <w:rPr>
          <w:rFonts w:ascii="Consolas" w:eastAsia="Times New Roman" w:hAnsi="Consolas" w:cs="Consolas"/>
          <w:color w:val="F8F8F2"/>
          <w:sz w:val="27"/>
        </w:rPr>
        <w:t>audio.play();</w:t>
      </w:r>
    </w:p>
    <w:p w:rsidR="0089304D" w:rsidRPr="0089304D" w:rsidRDefault="0089304D" w:rsidP="0089304D">
      <w:pP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bdr w:val="single" w:sz="2" w:space="0" w:color="auto" w:frame="1"/>
        </w:rPr>
        <w:t>Copy</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232" w:author="Unknown"/>
          <w:rFonts w:ascii="Segoe UI" w:eastAsia="Times New Roman" w:hAnsi="Segoe UI" w:cs="Segoe UI"/>
          <w:color w:val="000000"/>
          <w:sz w:val="27"/>
          <w:szCs w:val="27"/>
        </w:rPr>
      </w:pPr>
      <w:ins w:id="12233"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234" w:author="Unknown"/>
          <w:rFonts w:ascii="Segoe UI" w:eastAsia="Times New Roman" w:hAnsi="Segoe UI" w:cs="Segoe UI"/>
          <w:b/>
          <w:bCs/>
          <w:color w:val="000000"/>
          <w:sz w:val="24"/>
          <w:szCs w:val="24"/>
        </w:rPr>
      </w:pPr>
      <w:ins w:id="12235"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36" w:author="Unknown"/>
          <w:rFonts w:ascii="Consolas" w:eastAsia="Times New Roman" w:hAnsi="Consolas" w:cs="Consolas"/>
          <w:color w:val="F8F8F2"/>
          <w:sz w:val="27"/>
        </w:rPr>
      </w:pPr>
      <w:ins w:id="12237"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38" w:author="Unknown"/>
          <w:rFonts w:ascii="Consolas" w:eastAsia="Times New Roman" w:hAnsi="Consolas" w:cs="Consolas"/>
          <w:color w:val="F8F8F2"/>
          <w:sz w:val="27"/>
        </w:rPr>
      </w:pPr>
      <w:ins w:id="122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1" w:author="Unknown"/>
          <w:rFonts w:ascii="Consolas" w:eastAsia="Times New Roman" w:hAnsi="Consolas" w:cs="Consolas"/>
          <w:color w:val="F8F8F2"/>
          <w:sz w:val="27"/>
        </w:rPr>
      </w:pPr>
      <w:ins w:id="12242"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3" w:author="Unknown"/>
          <w:rFonts w:ascii="Consolas" w:eastAsia="Times New Roman" w:hAnsi="Consolas" w:cs="Consolas"/>
          <w:color w:val="F8F8F2"/>
          <w:sz w:val="27"/>
        </w:rPr>
      </w:pPr>
      <w:ins w:id="122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5" w:author="Unknown"/>
          <w:rFonts w:ascii="Consolas" w:eastAsia="Times New Roman" w:hAnsi="Consolas" w:cs="Consolas"/>
          <w:color w:val="F8F8F2"/>
          <w:sz w:val="27"/>
        </w:rPr>
      </w:pPr>
      <w:ins w:id="122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7" w:author="Unknown"/>
          <w:rFonts w:ascii="Consolas" w:eastAsia="Times New Roman" w:hAnsi="Consolas" w:cs="Consolas"/>
          <w:color w:val="F8F8F2"/>
          <w:sz w:val="27"/>
        </w:rPr>
      </w:pPr>
      <w:ins w:id="122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49" w:author="Unknown"/>
          <w:rFonts w:ascii="Consolas" w:eastAsia="Times New Roman" w:hAnsi="Consolas" w:cs="Consolas"/>
          <w:color w:val="F92672"/>
          <w:sz w:val="27"/>
        </w:rPr>
      </w:pPr>
      <w:ins w:id="12250"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1" w:author="Unknown"/>
          <w:rFonts w:ascii="Consolas" w:eastAsia="Times New Roman" w:hAnsi="Consolas" w:cs="Consolas"/>
          <w:color w:val="F8F8F2"/>
          <w:sz w:val="27"/>
        </w:rPr>
      </w:pPr>
      <w:ins w:id="1225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3" w:author="Unknown"/>
          <w:rFonts w:ascii="Consolas" w:eastAsia="Times New Roman" w:hAnsi="Consolas" w:cs="Consolas"/>
          <w:color w:val="F8F8F2"/>
          <w:sz w:val="27"/>
        </w:rPr>
      </w:pPr>
      <w:ins w:id="122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&gt;Document&lt;/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5" w:author="Unknown"/>
          <w:rFonts w:ascii="Consolas" w:eastAsia="Times New Roman" w:hAnsi="Consolas" w:cs="Consolas"/>
          <w:color w:val="F8F8F2"/>
          <w:sz w:val="27"/>
        </w:rPr>
      </w:pPr>
      <w:ins w:id="1225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58" w:author="Unknown"/>
          <w:rFonts w:ascii="Consolas" w:eastAsia="Times New Roman" w:hAnsi="Consolas" w:cs="Consolas"/>
          <w:color w:val="F8F8F2"/>
          <w:sz w:val="27"/>
        </w:rPr>
      </w:pPr>
      <w:ins w:id="1225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0" w:author="Unknown"/>
          <w:rFonts w:ascii="Consolas" w:eastAsia="Times New Roman" w:hAnsi="Consolas" w:cs="Consolas"/>
          <w:color w:val="F8F8F2"/>
          <w:sz w:val="27"/>
        </w:rPr>
      </w:pPr>
      <w:ins w:id="122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2" w:author="Unknown"/>
          <w:rFonts w:ascii="Consolas" w:eastAsia="Times New Roman" w:hAnsi="Consolas" w:cs="Consolas"/>
          <w:color w:val="F8F8F2"/>
          <w:sz w:val="27"/>
        </w:rPr>
      </w:pPr>
      <w:ins w:id="122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heading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yourhead rhia is</w:t>
        </w:r>
        <w:r w:rsidRPr="0089304D">
          <w:rPr>
            <w:rFonts w:ascii="Consolas" w:eastAsia="Times New Roman" w:hAnsi="Consolas" w:cs="Consolas"/>
            <w:color w:val="F8F8F2"/>
            <w:sz w:val="27"/>
          </w:rPr>
          <w:t>'&gt; Welcome to Code With 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4" w:author="Unknown"/>
          <w:rFonts w:ascii="Consolas" w:eastAsia="Times New Roman" w:hAnsi="Consolas" w:cs="Consolas"/>
          <w:color w:val="F8F8F2"/>
          <w:sz w:val="27"/>
        </w:rPr>
      </w:pPr>
      <w:ins w:id="122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myfirst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 good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first</w:t>
        </w:r>
        <w:r w:rsidRPr="0089304D">
          <w:rPr>
            <w:rFonts w:ascii="Consolas" w:eastAsia="Times New Roman" w:hAnsi="Consolas" w:cs="Consolas"/>
            <w:color w:val="F8F8F2"/>
            <w:sz w:val="27"/>
          </w:rPr>
          <w:t>"&gt;child 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7" w:author="Unknown"/>
          <w:rFonts w:ascii="Consolas" w:eastAsia="Times New Roman" w:hAnsi="Consolas" w:cs="Consolas"/>
          <w:color w:val="F8F8F2"/>
          <w:sz w:val="27"/>
        </w:rPr>
      </w:pPr>
      <w:ins w:id="122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this</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69" w:author="Unknown"/>
          <w:rFonts w:ascii="Consolas" w:eastAsia="Times New Roman" w:hAnsi="Consolas" w:cs="Consolas"/>
          <w:color w:val="F8F8F2"/>
          <w:sz w:val="27"/>
        </w:rPr>
      </w:pPr>
      <w:ins w:id="122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fui</w:t>
        </w:r>
        <w:r w:rsidRPr="0089304D">
          <w:rPr>
            <w:rFonts w:ascii="Consolas" w:eastAsia="Times New Roman" w:hAnsi="Consolas" w:cs="Consolas"/>
            <w:color w:val="F8F8F2"/>
            <w:sz w:val="27"/>
          </w:rPr>
          <w:t>'&gt;this&lt;/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1" w:author="Unknown"/>
          <w:rFonts w:ascii="Consolas" w:eastAsia="Times New Roman" w:hAnsi="Consolas" w:cs="Consolas"/>
          <w:color w:val="F8F8F2"/>
          <w:sz w:val="27"/>
        </w:rPr>
      </w:pPr>
      <w:ins w:id="122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"&gt;is&lt;/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3" w:author="Unknown"/>
          <w:rFonts w:ascii="Consolas" w:eastAsia="Times New Roman" w:hAnsi="Consolas" w:cs="Consolas"/>
          <w:color w:val="F8F8F2"/>
          <w:sz w:val="27"/>
        </w:rPr>
      </w:pPr>
      <w:ins w:id="122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"&gt;a&lt;/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5" w:author="Unknown"/>
          <w:rFonts w:ascii="Consolas" w:eastAsia="Times New Roman" w:hAnsi="Consolas" w:cs="Consolas"/>
          <w:color w:val="F8F8F2"/>
          <w:sz w:val="27"/>
        </w:rPr>
      </w:pPr>
      <w:ins w:id="122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"&gt;list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7" w:author="Unknown"/>
          <w:rFonts w:ascii="Consolas" w:eastAsia="Times New Roman" w:hAnsi="Consolas" w:cs="Consolas"/>
          <w:color w:val="F8F8F2"/>
          <w:sz w:val="27"/>
        </w:rPr>
      </w:pPr>
      <w:ins w:id="122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childul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lui</w:t>
        </w:r>
        <w:r w:rsidRPr="0089304D">
          <w:rPr>
            <w:rFonts w:ascii="Consolas" w:eastAsia="Times New Roman" w:hAnsi="Consolas" w:cs="Consolas"/>
            <w:color w:val="F8F8F2"/>
            <w:sz w:val="27"/>
          </w:rPr>
          <w:t>'&gt;of my dreams&lt;/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79" w:author="Unknown"/>
          <w:rFonts w:ascii="Consolas" w:eastAsia="Times New Roman" w:hAnsi="Consolas" w:cs="Consolas"/>
          <w:color w:val="F8F8F2"/>
          <w:sz w:val="27"/>
        </w:rPr>
      </w:pPr>
      <w:ins w:id="122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81" w:author="Unknown"/>
          <w:rFonts w:ascii="Consolas" w:eastAsia="Times New Roman" w:hAnsi="Consolas" w:cs="Consolas"/>
          <w:color w:val="F8F8F2"/>
          <w:sz w:val="27"/>
        </w:rPr>
      </w:pPr>
      <w:ins w:id="122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2&lt;/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83" w:author="Unknown"/>
          <w:rFonts w:ascii="Consolas" w:eastAsia="Times New Roman" w:hAnsi="Consolas" w:cs="Consolas"/>
          <w:color w:val="F8F8F2"/>
          <w:sz w:val="27"/>
        </w:rPr>
      </w:pPr>
      <w:ins w:id="122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 red</w:t>
        </w:r>
        <w:r w:rsidRPr="0089304D">
          <w:rPr>
            <w:rFonts w:ascii="Consolas" w:eastAsia="Times New Roman" w:hAnsi="Consolas" w:cs="Consolas"/>
            <w:color w:val="F8F8F2"/>
            <w:sz w:val="27"/>
          </w:rPr>
          <w:t>"&gt;child 3&lt;/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85" w:author="Unknown"/>
          <w:rFonts w:ascii="Consolas" w:eastAsia="Times New Roman" w:hAnsi="Consolas" w:cs="Consolas"/>
          <w:color w:val="F8F8F2"/>
          <w:sz w:val="27"/>
        </w:rPr>
      </w:pPr>
      <w:ins w:id="122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child</w:t>
        </w:r>
        <w:r w:rsidRPr="0089304D">
          <w:rPr>
            <w:rFonts w:ascii="Consolas" w:eastAsia="Times New Roman" w:hAnsi="Consolas" w:cs="Consolas"/>
            <w:color w:val="F8F8F2"/>
            <w:sz w:val="27"/>
          </w:rPr>
          <w:t>"&gt;child 4&lt;/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87" w:author="Unknown"/>
          <w:rFonts w:ascii="Consolas" w:eastAsia="Times New Roman" w:hAnsi="Consolas" w:cs="Consolas"/>
          <w:color w:val="F8F8F2"/>
          <w:sz w:val="27"/>
        </w:rPr>
      </w:pPr>
      <w:ins w:id="122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form </w:t>
        </w:r>
        <w:r w:rsidRPr="0089304D">
          <w:rPr>
            <w:rFonts w:ascii="Consolas" w:eastAsia="Times New Roman" w:hAnsi="Consolas" w:cs="Consolas"/>
            <w:color w:val="A6E22E"/>
            <w:sz w:val="27"/>
          </w:rPr>
          <w:t>action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none.html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method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89" w:author="Unknown"/>
          <w:rFonts w:ascii="Consolas" w:eastAsia="Times New Roman" w:hAnsi="Consolas" w:cs="Consolas"/>
          <w:color w:val="F8F8F2"/>
          <w:sz w:val="27"/>
        </w:rPr>
      </w:pPr>
      <w:ins w:id="122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//codewithharry.com</w:t>
        </w:r>
        <w:r w:rsidRPr="0089304D">
          <w:rPr>
            <w:rFonts w:ascii="Consolas" w:eastAsia="Times New Roman" w:hAnsi="Consolas" w:cs="Consolas"/>
            <w:color w:val="F8F8F2"/>
            <w:sz w:val="27"/>
          </w:rPr>
          <w:t>"&gt;Go to Code With Harry&lt;/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1" w:author="Unknown"/>
          <w:rFonts w:ascii="Consolas" w:eastAsia="Times New Roman" w:hAnsi="Consolas" w:cs="Consolas"/>
          <w:color w:val="F8F8F2"/>
          <w:sz w:val="27"/>
        </w:rPr>
      </w:pPr>
      <w:ins w:id="122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3" w:author="Unknown"/>
          <w:rFonts w:ascii="Consolas" w:eastAsia="Times New Roman" w:hAnsi="Consolas" w:cs="Consolas"/>
          <w:color w:val="F8F8F2"/>
          <w:sz w:val="27"/>
        </w:rPr>
      </w:pPr>
      <w:ins w:id="1229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br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5" w:author="Unknown"/>
          <w:rFonts w:ascii="Consolas" w:eastAsia="Times New Roman" w:hAnsi="Consolas" w:cs="Consolas"/>
          <w:color w:val="F8F8F2"/>
          <w:sz w:val="27"/>
        </w:rPr>
      </w:pPr>
      <w:ins w:id="12296" w:author="Unknown">
        <w:r w:rsidRPr="0089304D">
          <w:rPr>
            <w:rFonts w:ascii="Consolas" w:eastAsia="Times New Roman" w:hAnsi="Consolas" w:cs="Consolas"/>
            <w:color w:val="F8F8F2"/>
            <w:sz w:val="27"/>
          </w:rPr>
          <w:t xml:space="preserve">            Search this website: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Hello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7" w:author="Unknown"/>
          <w:rFonts w:ascii="Consolas" w:eastAsia="Times New Roman" w:hAnsi="Consolas" w:cs="Consolas"/>
          <w:color w:val="F8F8F2"/>
          <w:sz w:val="27"/>
        </w:rPr>
      </w:pPr>
      <w:ins w:id="122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w:t>
        </w:r>
        <w:r w:rsidRPr="0089304D">
          <w:rPr>
            <w:rFonts w:ascii="Consolas" w:eastAsia="Times New Roman" w:hAnsi="Consolas" w:cs="Consolas"/>
            <w:color w:val="F8F8F2"/>
            <w:sz w:val="27"/>
          </w:rPr>
          <w:t>"&gt;Submit form&lt;/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299" w:author="Unknown"/>
          <w:rFonts w:ascii="Consolas" w:eastAsia="Times New Roman" w:hAnsi="Consolas" w:cs="Consolas"/>
          <w:color w:val="F8F8F2"/>
          <w:sz w:val="27"/>
        </w:rPr>
      </w:pPr>
      <w:ins w:id="123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&lt;input type="button" id='btn' value="submit"&gt;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01" w:author="Unknown"/>
          <w:rFonts w:ascii="Consolas" w:eastAsia="Times New Roman" w:hAnsi="Consolas" w:cs="Consolas"/>
          <w:color w:val="F8F8F2"/>
          <w:sz w:val="27"/>
        </w:rPr>
      </w:pPr>
      <w:ins w:id="123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03" w:author="Unknown"/>
          <w:rFonts w:ascii="Consolas" w:eastAsia="Times New Roman" w:hAnsi="Consolas" w:cs="Consolas"/>
          <w:color w:val="F8F8F2"/>
          <w:sz w:val="27"/>
        </w:rPr>
      </w:pPr>
      <w:ins w:id="123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05" w:author="Unknown"/>
          <w:rFonts w:ascii="Consolas" w:eastAsia="Times New Roman" w:hAnsi="Consolas" w:cs="Consolas"/>
          <w:color w:val="8292A2"/>
          <w:sz w:val="27"/>
        </w:rPr>
      </w:pPr>
      <w:ins w:id="1230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&lt;br&gt;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07" w:author="Unknown"/>
          <w:rFonts w:ascii="Consolas" w:eastAsia="Times New Roman" w:hAnsi="Consolas" w:cs="Consolas"/>
          <w:color w:val="8292A2"/>
          <w:sz w:val="27"/>
        </w:rPr>
      </w:pPr>
      <w:ins w:id="12308" w:author="Unknown">
        <w:r w:rsidRPr="0089304D">
          <w:rPr>
            <w:rFonts w:ascii="Consolas" w:eastAsia="Times New Roman" w:hAnsi="Consolas" w:cs="Consolas"/>
            <w:color w:val="8292A2"/>
            <w:sz w:val="27"/>
          </w:rPr>
          <w:t xml:space="preserve">    &lt;div class="no"&gt;this is a dummy div1&lt;/div&gt;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09" w:author="Unknown"/>
          <w:rFonts w:ascii="Consolas" w:eastAsia="Times New Roman" w:hAnsi="Consolas" w:cs="Consolas"/>
          <w:color w:val="8292A2"/>
          <w:sz w:val="27"/>
        </w:rPr>
      </w:pPr>
      <w:ins w:id="12310" w:author="Unknown">
        <w:r w:rsidRPr="0089304D">
          <w:rPr>
            <w:rFonts w:ascii="Consolas" w:eastAsia="Times New Roman" w:hAnsi="Consolas" w:cs="Consolas"/>
            <w:color w:val="8292A2"/>
            <w:sz w:val="27"/>
          </w:rPr>
          <w:t xml:space="preserve">    &lt;div class="no"&gt;this is a dummy div2&lt;/div&gt;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1" w:author="Unknown"/>
          <w:rFonts w:ascii="Consolas" w:eastAsia="Times New Roman" w:hAnsi="Consolas" w:cs="Consolas"/>
          <w:color w:val="F8F8F2"/>
          <w:sz w:val="27"/>
        </w:rPr>
      </w:pPr>
      <w:ins w:id="12312" w:author="Unknown">
        <w:r w:rsidRPr="0089304D">
          <w:rPr>
            <w:rFonts w:ascii="Consolas" w:eastAsia="Times New Roman" w:hAnsi="Consolas" w:cs="Consolas"/>
            <w:color w:val="8292A2"/>
            <w:sz w:val="27"/>
          </w:rPr>
          <w:t xml:space="preserve">    &lt;div class="no"&gt;this is a dummy div3&lt;/div&gt;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3" w:author="Unknown"/>
          <w:rFonts w:ascii="Consolas" w:eastAsia="Times New Roman" w:hAnsi="Consolas" w:cs="Consolas"/>
          <w:color w:val="F8F8F2"/>
          <w:sz w:val="27"/>
        </w:rPr>
      </w:pPr>
      <w:ins w:id="123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5" w:author="Unknown"/>
          <w:rFonts w:ascii="Consolas" w:eastAsia="Times New Roman" w:hAnsi="Consolas" w:cs="Consolas"/>
          <w:color w:val="F8F8F2"/>
          <w:sz w:val="27"/>
        </w:rPr>
      </w:pPr>
      <w:ins w:id="123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&gt;Student list&lt;/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7" w:author="Unknown"/>
          <w:rFonts w:ascii="Consolas" w:eastAsia="Times New Roman" w:hAnsi="Consolas" w:cs="Consolas"/>
          <w:color w:val="F8F8F2"/>
          <w:sz w:val="27"/>
        </w:rPr>
      </w:pPr>
      <w:ins w:id="123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students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1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0" w:author="Unknown"/>
          <w:rFonts w:ascii="Consolas" w:eastAsia="Times New Roman" w:hAnsi="Consolas" w:cs="Consolas"/>
          <w:color w:val="F8F8F2"/>
          <w:sz w:val="27"/>
        </w:rPr>
      </w:pPr>
      <w:ins w:id="1232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myBtn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"&gt;Your Button&lt;/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2" w:author="Unknown"/>
          <w:rFonts w:ascii="Consolas" w:eastAsia="Times New Roman" w:hAnsi="Consolas" w:cs="Consolas"/>
          <w:color w:val="F8F8F2"/>
          <w:sz w:val="27"/>
        </w:rPr>
      </w:pPr>
      <w:ins w:id="123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"&gt;Fetch Data&lt;/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4" w:author="Unknown"/>
          <w:rFonts w:ascii="Consolas" w:eastAsia="Times New Roman" w:hAnsi="Consolas" w:cs="Consolas"/>
          <w:color w:val="F8F8F2"/>
          <w:sz w:val="27"/>
        </w:rPr>
      </w:pPr>
      <w:ins w:id="123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6" w:author="Unknown"/>
          <w:rFonts w:ascii="Consolas" w:eastAsia="Times New Roman" w:hAnsi="Consolas" w:cs="Consolas"/>
          <w:color w:val="F8F8F2"/>
          <w:sz w:val="27"/>
        </w:rPr>
      </w:pPr>
      <w:ins w:id="123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29" w:author="Unknown"/>
          <w:rFonts w:ascii="Consolas" w:eastAsia="Times New Roman" w:hAnsi="Consolas" w:cs="Consolas"/>
          <w:color w:val="F8F8F2"/>
          <w:sz w:val="27"/>
        </w:rPr>
      </w:pPr>
      <w:ins w:id="123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 my-3</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31" w:author="Unknown"/>
          <w:rFonts w:ascii="Consolas" w:eastAsia="Times New Roman" w:hAnsi="Consolas" w:cs="Consolas"/>
          <w:color w:val="F8F8F2"/>
          <w:sz w:val="27"/>
        </w:rPr>
      </w:pPr>
      <w:ins w:id="123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&gt;Option to set an alarm&lt;/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3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34" w:author="Unknown"/>
          <w:rFonts w:ascii="Consolas" w:eastAsia="Times New Roman" w:hAnsi="Consolas" w:cs="Consolas"/>
          <w:color w:val="F8F8F2"/>
          <w:sz w:val="27"/>
        </w:rPr>
      </w:pPr>
      <w:ins w:id="123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36" w:author="Unknown"/>
          <w:rFonts w:ascii="Consolas" w:eastAsia="Times New Roman" w:hAnsi="Consolas" w:cs="Consolas"/>
          <w:color w:val="F8F8F2"/>
          <w:sz w:val="27"/>
        </w:rPr>
      </w:pPr>
      <w:ins w:id="123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38" w:author="Unknown"/>
          <w:rFonts w:ascii="Consolas" w:eastAsia="Times New Roman" w:hAnsi="Consolas" w:cs="Consolas"/>
          <w:color w:val="F8F8F2"/>
          <w:sz w:val="27"/>
        </w:rPr>
      </w:pPr>
      <w:ins w:id="123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alarm</w:t>
        </w:r>
        <w:r w:rsidRPr="0089304D">
          <w:rPr>
            <w:rFonts w:ascii="Consolas" w:eastAsia="Times New Roman" w:hAnsi="Consolas" w:cs="Consolas"/>
            <w:color w:val="F8F8F2"/>
            <w:sz w:val="27"/>
          </w:rPr>
          <w:t>"&gt;Set Alarm&lt;/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0" w:author="Unknown"/>
          <w:rFonts w:ascii="Consolas" w:eastAsia="Times New Roman" w:hAnsi="Consolas" w:cs="Consolas"/>
          <w:color w:val="F92672"/>
          <w:sz w:val="27"/>
        </w:rPr>
      </w:pPr>
      <w:ins w:id="12341"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alarm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alarm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2" w:author="Unknown"/>
          <w:rFonts w:ascii="Consolas" w:eastAsia="Times New Roman" w:hAnsi="Consolas" w:cs="Consolas"/>
          <w:color w:val="F8F8F2"/>
          <w:sz w:val="27"/>
        </w:rPr>
      </w:pPr>
      <w:ins w:id="1234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Enter the time in yyyy-mm-dd hh:mm:ss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5" w:author="Unknown"/>
          <w:rFonts w:ascii="Consolas" w:eastAsia="Times New Roman" w:hAnsi="Consolas" w:cs="Consolas"/>
          <w:color w:val="F8F8F2"/>
          <w:sz w:val="27"/>
        </w:rPr>
      </w:pPr>
      <w:ins w:id="123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small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alarmHelp</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form-text text-muted</w:t>
        </w:r>
        <w:r w:rsidRPr="0089304D">
          <w:rPr>
            <w:rFonts w:ascii="Consolas" w:eastAsia="Times New Roman" w:hAnsi="Consolas" w:cs="Consolas"/>
            <w:color w:val="F8F8F2"/>
            <w:sz w:val="27"/>
          </w:rPr>
          <w:t>"&gt;We'll never share your alarm with anyone else.&lt;/</w:t>
        </w:r>
        <w:r w:rsidRPr="0089304D">
          <w:rPr>
            <w:rFonts w:ascii="Consolas" w:eastAsia="Times New Roman" w:hAnsi="Consolas" w:cs="Consolas"/>
            <w:color w:val="F92672"/>
            <w:sz w:val="27"/>
          </w:rPr>
          <w:t>small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7" w:author="Unknown"/>
          <w:rFonts w:ascii="Consolas" w:eastAsia="Times New Roman" w:hAnsi="Consolas" w:cs="Consolas"/>
          <w:color w:val="F8F8F2"/>
          <w:sz w:val="27"/>
        </w:rPr>
      </w:pPr>
      <w:ins w:id="123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1" w:author="Unknown"/>
          <w:rFonts w:ascii="Consolas" w:eastAsia="Times New Roman" w:hAnsi="Consolas" w:cs="Consolas"/>
          <w:color w:val="F8F8F2"/>
          <w:sz w:val="27"/>
        </w:rPr>
      </w:pPr>
      <w:ins w:id="123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alarmSubmit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"&gt;Set Alarm&lt;/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3" w:author="Unknown"/>
          <w:rFonts w:ascii="Consolas" w:eastAsia="Times New Roman" w:hAnsi="Consolas" w:cs="Consolas"/>
          <w:color w:val="F8F8F2"/>
          <w:sz w:val="27"/>
        </w:rPr>
      </w:pPr>
      <w:ins w:id="123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form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6" w:author="Unknown"/>
          <w:rFonts w:ascii="Consolas" w:eastAsia="Times New Roman" w:hAnsi="Consolas" w:cs="Consolas"/>
          <w:color w:val="F8F8F2"/>
          <w:sz w:val="27"/>
        </w:rPr>
      </w:pPr>
      <w:ins w:id="1235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58" w:author="Unknown"/>
          <w:rFonts w:ascii="Consolas" w:eastAsia="Times New Roman" w:hAnsi="Consolas" w:cs="Consolas"/>
          <w:color w:val="F8F8F2"/>
          <w:sz w:val="27"/>
        </w:rPr>
      </w:pPr>
      <w:ins w:id="123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defs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0" w:author="Unknown"/>
          <w:rFonts w:ascii="Consolas" w:eastAsia="Times New Roman" w:hAnsi="Consolas" w:cs="Consolas"/>
          <w:color w:val="F8F8F2"/>
          <w:sz w:val="27"/>
        </w:rPr>
      </w:pPr>
      <w:ins w:id="1236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2" w:author="Unknown"/>
          <w:rFonts w:ascii="Consolas" w:eastAsia="Times New Roman" w:hAnsi="Consolas" w:cs="Consolas"/>
          <w:color w:val="F8F8F2"/>
          <w:sz w:val="27"/>
        </w:rPr>
      </w:pPr>
      <w:ins w:id="1236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5" w:author="Unknown"/>
          <w:rFonts w:ascii="Consolas" w:eastAsia="Times New Roman" w:hAnsi="Consolas" w:cs="Consolas"/>
          <w:color w:val="F92672"/>
          <w:sz w:val="27"/>
        </w:rPr>
      </w:pPr>
      <w:ins w:id="123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7" w:author="Unknown"/>
          <w:rFonts w:ascii="Consolas" w:eastAsia="Times New Roman" w:hAnsi="Consolas" w:cs="Consolas"/>
          <w:color w:val="F92672"/>
          <w:sz w:val="27"/>
        </w:rPr>
      </w:pPr>
      <w:ins w:id="12368"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69" w:author="Unknown"/>
          <w:rFonts w:ascii="Consolas" w:eastAsia="Times New Roman" w:hAnsi="Consolas" w:cs="Consolas"/>
          <w:color w:val="F8F8F2"/>
          <w:sz w:val="27"/>
        </w:rPr>
      </w:pPr>
      <w:ins w:id="1237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71" w:author="Unknown"/>
          <w:rFonts w:ascii="Consolas" w:eastAsia="Times New Roman" w:hAnsi="Consolas" w:cs="Consolas"/>
          <w:color w:val="F92672"/>
          <w:sz w:val="27"/>
        </w:rPr>
      </w:pPr>
      <w:ins w:id="123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73" w:author="Unknown"/>
          <w:rFonts w:ascii="Consolas" w:eastAsia="Times New Roman" w:hAnsi="Consolas" w:cs="Consolas"/>
          <w:color w:val="F92672"/>
          <w:sz w:val="27"/>
        </w:rPr>
      </w:pPr>
      <w:ins w:id="1237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75" w:author="Unknown"/>
          <w:rFonts w:ascii="Consolas" w:eastAsia="Times New Roman" w:hAnsi="Consolas" w:cs="Consolas"/>
          <w:color w:val="F8F8F2"/>
          <w:sz w:val="27"/>
        </w:rPr>
      </w:pPr>
      <w:ins w:id="12376" w:author="Unknown">
        <w:r w:rsidRPr="0089304D">
          <w:rPr>
            <w:rFonts w:ascii="Consolas" w:eastAsia="Times New Roman" w:hAnsi="Consolas" w:cs="Consolas"/>
            <w:color w:val="F92672"/>
            <w:sz w:val="27"/>
          </w:rPr>
          <w:lastRenderedPageBreak/>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77" w:author="Unknown"/>
          <w:rFonts w:ascii="Consolas" w:eastAsia="Times New Roman" w:hAnsi="Consolas" w:cs="Consolas"/>
          <w:color w:val="F92672"/>
          <w:sz w:val="27"/>
        </w:rPr>
      </w:pPr>
      <w:ins w:id="123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79" w:author="Unknown"/>
          <w:rFonts w:ascii="Consolas" w:eastAsia="Times New Roman" w:hAnsi="Consolas" w:cs="Consolas"/>
          <w:color w:val="F92672"/>
          <w:sz w:val="27"/>
        </w:rPr>
      </w:pPr>
      <w:ins w:id="12380"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1" w:author="Unknown"/>
          <w:rFonts w:ascii="Consolas" w:eastAsia="Times New Roman" w:hAnsi="Consolas" w:cs="Consolas"/>
          <w:color w:val="F8F8F2"/>
          <w:sz w:val="27"/>
        </w:rPr>
      </w:pPr>
      <w:ins w:id="12382"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3" w:author="Unknown"/>
          <w:rFonts w:ascii="Consolas" w:eastAsia="Times New Roman" w:hAnsi="Consolas" w:cs="Consolas"/>
          <w:color w:val="F8F8F2"/>
          <w:sz w:val="27"/>
        </w:rPr>
      </w:pPr>
      <w:ins w:id="1238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5" w:author="Unknown"/>
          <w:rFonts w:ascii="Consolas" w:eastAsia="Times New Roman" w:hAnsi="Consolas" w:cs="Consolas"/>
          <w:color w:val="F8F8F2"/>
          <w:sz w:val="27"/>
        </w:rPr>
      </w:pPr>
      <w:ins w:id="12386" w:author="Unknown">
        <w:r w:rsidRPr="0089304D">
          <w:rPr>
            <w:rFonts w:ascii="Consolas" w:eastAsia="Times New Roman" w:hAnsi="Consolas" w:cs="Consolas"/>
            <w:color w:val="8292A2"/>
            <w:sz w:val="27"/>
          </w:rPr>
          <w:t>&lt;!-- &lt;script src="js/tut12.js"&gt;&lt;/script&gt;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7" w:author="Unknown"/>
          <w:rFonts w:ascii="Consolas" w:eastAsia="Times New Roman" w:hAnsi="Consolas" w:cs="Consolas"/>
          <w:color w:val="F8F8F2"/>
          <w:sz w:val="27"/>
        </w:rPr>
      </w:pPr>
      <w:ins w:id="12388" w:author="Unknown">
        <w:r w:rsidRPr="0089304D">
          <w:rPr>
            <w:rFonts w:ascii="Consolas" w:eastAsia="Times New Roman" w:hAnsi="Consolas" w:cs="Consolas"/>
            <w:color w:val="8292A2"/>
            <w:sz w:val="27"/>
          </w:rPr>
          <w:t>&lt;!-- &lt;script src="js/tut14.js"&gt;&lt;/script&gt;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89" w:author="Unknown"/>
          <w:rFonts w:ascii="Consolas" w:eastAsia="Times New Roman" w:hAnsi="Consolas" w:cs="Consolas"/>
          <w:color w:val="F8F8F2"/>
          <w:sz w:val="27"/>
        </w:rPr>
      </w:pPr>
      <w:ins w:id="12390" w:author="Unknown">
        <w:r w:rsidRPr="0089304D">
          <w:rPr>
            <w:rFonts w:ascii="Consolas" w:eastAsia="Times New Roman" w:hAnsi="Consolas" w:cs="Consolas"/>
            <w:color w:val="8292A2"/>
            <w:sz w:val="27"/>
          </w:rPr>
          <w:t>&lt;!-- &lt;script src="js/tut15.js"&gt;&lt;/script&gt;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91" w:author="Unknown"/>
          <w:rFonts w:ascii="Consolas" w:eastAsia="Times New Roman" w:hAnsi="Consolas" w:cs="Consolas"/>
          <w:color w:val="F8F8F2"/>
          <w:sz w:val="27"/>
        </w:rPr>
      </w:pPr>
      <w:ins w:id="12392" w:author="Unknown">
        <w:r w:rsidRPr="0089304D">
          <w:rPr>
            <w:rFonts w:ascii="Consolas" w:eastAsia="Times New Roman" w:hAnsi="Consolas" w:cs="Consolas"/>
            <w:color w:val="8292A2"/>
            <w:sz w:val="27"/>
          </w:rPr>
          <w:t>&lt;!-- &lt;script src="js/tut16.js"&gt;&lt;/script&gt;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93" w:author="Unknown"/>
          <w:rFonts w:ascii="Consolas" w:eastAsia="Times New Roman" w:hAnsi="Consolas" w:cs="Consolas"/>
          <w:color w:val="F8F8F2"/>
          <w:sz w:val="27"/>
        </w:rPr>
      </w:pPr>
      <w:ins w:id="12394" w:author="Unknown">
        <w:r w:rsidRPr="0089304D">
          <w:rPr>
            <w:rFonts w:ascii="Consolas" w:eastAsia="Times New Roman" w:hAnsi="Consolas" w:cs="Consolas"/>
            <w:color w:val="8292A2"/>
            <w:sz w:val="27"/>
          </w:rPr>
          <w:t>&lt;!-- &lt;script src="js/tut17.js"&gt;&lt;/script&gt;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95" w:author="Unknown"/>
          <w:rFonts w:ascii="Consolas" w:eastAsia="Times New Roman" w:hAnsi="Consolas" w:cs="Consolas"/>
          <w:color w:val="F8F8F2"/>
          <w:sz w:val="27"/>
        </w:rPr>
      </w:pPr>
      <w:ins w:id="12396" w:author="Unknown">
        <w:r w:rsidRPr="0089304D">
          <w:rPr>
            <w:rFonts w:ascii="Consolas" w:eastAsia="Times New Roman" w:hAnsi="Consolas" w:cs="Consolas"/>
            <w:color w:val="8292A2"/>
            <w:sz w:val="27"/>
          </w:rPr>
          <w:t>&lt;!-- &lt;script src="js/tut18.js"&gt;&lt;/script&gt;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97" w:author="Unknown"/>
          <w:rFonts w:ascii="Consolas" w:eastAsia="Times New Roman" w:hAnsi="Consolas" w:cs="Consolas"/>
          <w:color w:val="F8F8F2"/>
          <w:sz w:val="27"/>
        </w:rPr>
      </w:pPr>
      <w:ins w:id="12398" w:author="Unknown">
        <w:r w:rsidRPr="0089304D">
          <w:rPr>
            <w:rFonts w:ascii="Consolas" w:eastAsia="Times New Roman" w:hAnsi="Consolas" w:cs="Consolas"/>
            <w:color w:val="8292A2"/>
            <w:sz w:val="27"/>
          </w:rPr>
          <w:t>&lt;!-- &lt;script src="js/tut20.js"&gt;&lt;/script&gt;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399" w:author="Unknown"/>
          <w:rFonts w:ascii="Consolas" w:eastAsia="Times New Roman" w:hAnsi="Consolas" w:cs="Consolas"/>
          <w:color w:val="F8F8F2"/>
          <w:sz w:val="27"/>
        </w:rPr>
      </w:pPr>
      <w:ins w:id="12400" w:author="Unknown">
        <w:r w:rsidRPr="0089304D">
          <w:rPr>
            <w:rFonts w:ascii="Consolas" w:eastAsia="Times New Roman" w:hAnsi="Consolas" w:cs="Consolas"/>
            <w:color w:val="8292A2"/>
            <w:sz w:val="27"/>
          </w:rPr>
          <w:t>&lt;!-- &lt;script src="js/tut21.js"&gt;&lt;/script&gt;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1" w:author="Unknown"/>
          <w:rFonts w:ascii="Consolas" w:eastAsia="Times New Roman" w:hAnsi="Consolas" w:cs="Consolas"/>
          <w:color w:val="F8F8F2"/>
          <w:sz w:val="27"/>
        </w:rPr>
      </w:pPr>
      <w:ins w:id="12402" w:author="Unknown">
        <w:r w:rsidRPr="0089304D">
          <w:rPr>
            <w:rFonts w:ascii="Consolas" w:eastAsia="Times New Roman" w:hAnsi="Consolas" w:cs="Consolas"/>
            <w:color w:val="8292A2"/>
            <w:sz w:val="27"/>
          </w:rPr>
          <w:t>&lt;!-- &lt;script src="js/tut23.js"&gt;&lt;/script&gt;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3" w:author="Unknown"/>
          <w:rFonts w:ascii="Consolas" w:eastAsia="Times New Roman" w:hAnsi="Consolas" w:cs="Consolas"/>
          <w:color w:val="F8F8F2"/>
          <w:sz w:val="27"/>
        </w:rPr>
      </w:pPr>
      <w:ins w:id="12404" w:author="Unknown">
        <w:r w:rsidRPr="0089304D">
          <w:rPr>
            <w:rFonts w:ascii="Consolas" w:eastAsia="Times New Roman" w:hAnsi="Consolas" w:cs="Consolas"/>
            <w:color w:val="8292A2"/>
            <w:sz w:val="27"/>
          </w:rPr>
          <w:t>&lt;!-- &lt;script src="js/tut24.js"&gt;&lt;/script&gt;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5" w:author="Unknown"/>
          <w:rFonts w:ascii="Consolas" w:eastAsia="Times New Roman" w:hAnsi="Consolas" w:cs="Consolas"/>
          <w:color w:val="F8F8F2"/>
          <w:sz w:val="27"/>
        </w:rPr>
      </w:pPr>
      <w:ins w:id="12406" w:author="Unknown">
        <w:r w:rsidRPr="0089304D">
          <w:rPr>
            <w:rFonts w:ascii="Consolas" w:eastAsia="Times New Roman" w:hAnsi="Consolas" w:cs="Consolas"/>
            <w:color w:val="8292A2"/>
            <w:sz w:val="27"/>
          </w:rPr>
          <w:t>&lt;!-- &lt;script src="js/tut25.js"&gt;&lt;/script&gt;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7" w:author="Unknown"/>
          <w:rFonts w:ascii="Consolas" w:eastAsia="Times New Roman" w:hAnsi="Consolas" w:cs="Consolas"/>
          <w:color w:val="F8F8F2"/>
          <w:sz w:val="27"/>
        </w:rPr>
      </w:pPr>
      <w:ins w:id="12408" w:author="Unknown">
        <w:r w:rsidRPr="0089304D">
          <w:rPr>
            <w:rFonts w:ascii="Consolas" w:eastAsia="Times New Roman" w:hAnsi="Consolas" w:cs="Consolas"/>
            <w:color w:val="8292A2"/>
            <w:sz w:val="27"/>
          </w:rPr>
          <w:t>&lt;!-- &lt;script src="js/tut27.js"&gt;&lt;/script&gt;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09" w:author="Unknown"/>
          <w:rFonts w:ascii="Consolas" w:eastAsia="Times New Roman" w:hAnsi="Consolas" w:cs="Consolas"/>
          <w:color w:val="F8F8F2"/>
          <w:sz w:val="27"/>
        </w:rPr>
      </w:pPr>
      <w:ins w:id="12410" w:author="Unknown">
        <w:r w:rsidRPr="0089304D">
          <w:rPr>
            <w:rFonts w:ascii="Consolas" w:eastAsia="Times New Roman" w:hAnsi="Consolas" w:cs="Consolas"/>
            <w:color w:val="8292A2"/>
            <w:sz w:val="27"/>
          </w:rPr>
          <w:t>&lt;!-- &lt;script src="js/tut28.js"&gt;&lt;/script&gt;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11" w:author="Unknown"/>
          <w:rFonts w:ascii="Consolas" w:eastAsia="Times New Roman" w:hAnsi="Consolas" w:cs="Consolas"/>
          <w:color w:val="F8F8F2"/>
          <w:sz w:val="27"/>
        </w:rPr>
      </w:pPr>
      <w:ins w:id="12412" w:author="Unknown">
        <w:r w:rsidRPr="0089304D">
          <w:rPr>
            <w:rFonts w:ascii="Consolas" w:eastAsia="Times New Roman" w:hAnsi="Consolas" w:cs="Consolas"/>
            <w:color w:val="8292A2"/>
            <w:sz w:val="27"/>
          </w:rPr>
          <w:t>&lt;!-- &lt;script src="js/tut30.js"&gt;&lt;/script&gt;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13" w:author="Unknown"/>
          <w:rFonts w:ascii="Consolas" w:eastAsia="Times New Roman" w:hAnsi="Consolas" w:cs="Consolas"/>
          <w:color w:val="F8F8F2"/>
          <w:sz w:val="27"/>
        </w:rPr>
      </w:pPr>
      <w:ins w:id="12414" w:author="Unknown">
        <w:r w:rsidRPr="0089304D">
          <w:rPr>
            <w:rFonts w:ascii="Consolas" w:eastAsia="Times New Roman" w:hAnsi="Consolas" w:cs="Consolas"/>
            <w:color w:val="8292A2"/>
            <w:sz w:val="27"/>
          </w:rPr>
          <w:t>&lt;!-- &lt;script src="js/tut31.js"&gt;&lt;/script&gt;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15" w:author="Unknown"/>
          <w:rFonts w:ascii="Consolas" w:eastAsia="Times New Roman" w:hAnsi="Consolas" w:cs="Consolas"/>
          <w:color w:val="F8F8F2"/>
          <w:sz w:val="27"/>
        </w:rPr>
      </w:pPr>
      <w:ins w:id="12416" w:author="Unknown">
        <w:r w:rsidRPr="0089304D">
          <w:rPr>
            <w:rFonts w:ascii="Consolas" w:eastAsia="Times New Roman" w:hAnsi="Consolas" w:cs="Consolas"/>
            <w:color w:val="8292A2"/>
            <w:sz w:val="27"/>
          </w:rPr>
          <w:t>&lt;!-- &lt;script src="js/tut32.js"&gt;&lt;/script&gt;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17" w:author="Unknown"/>
          <w:rFonts w:ascii="Consolas" w:eastAsia="Times New Roman" w:hAnsi="Consolas" w:cs="Consolas"/>
          <w:color w:val="F8F8F2"/>
          <w:sz w:val="27"/>
        </w:rPr>
      </w:pPr>
      <w:ins w:id="12418" w:author="Unknown">
        <w:r w:rsidRPr="0089304D">
          <w:rPr>
            <w:rFonts w:ascii="Consolas" w:eastAsia="Times New Roman" w:hAnsi="Consolas" w:cs="Consolas"/>
            <w:color w:val="8292A2"/>
            <w:sz w:val="27"/>
          </w:rPr>
          <w:t>&lt;!-- &lt;script src="js/tut34.js"&gt;&lt;/script&gt;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19" w:author="Unknown"/>
          <w:rFonts w:ascii="Consolas" w:eastAsia="Times New Roman" w:hAnsi="Consolas" w:cs="Consolas"/>
          <w:color w:val="F8F8F2"/>
          <w:sz w:val="27"/>
        </w:rPr>
      </w:pPr>
      <w:ins w:id="12420" w:author="Unknown">
        <w:r w:rsidRPr="0089304D">
          <w:rPr>
            <w:rFonts w:ascii="Consolas" w:eastAsia="Times New Roman" w:hAnsi="Consolas" w:cs="Consolas"/>
            <w:color w:val="8292A2"/>
            <w:sz w:val="27"/>
          </w:rPr>
          <w:t>&lt;!-- &lt;script src="js/tut37.js"&gt;&lt;/script&gt;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1" w:author="Unknown"/>
          <w:rFonts w:ascii="Consolas" w:eastAsia="Times New Roman" w:hAnsi="Consolas" w:cs="Consolas"/>
          <w:color w:val="F8F8F2"/>
          <w:sz w:val="27"/>
        </w:rPr>
      </w:pPr>
      <w:ins w:id="12422" w:author="Unknown">
        <w:r w:rsidRPr="0089304D">
          <w:rPr>
            <w:rFonts w:ascii="Consolas" w:eastAsia="Times New Roman" w:hAnsi="Consolas" w:cs="Consolas"/>
            <w:color w:val="8292A2"/>
            <w:sz w:val="27"/>
          </w:rPr>
          <w:t>&lt;!-- &lt;script src="js/tut39.js"&gt;&lt;/script&gt;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3" w:author="Unknown"/>
          <w:rFonts w:ascii="Consolas" w:eastAsia="Times New Roman" w:hAnsi="Consolas" w:cs="Consolas"/>
          <w:color w:val="F8F8F2"/>
          <w:sz w:val="27"/>
        </w:rPr>
      </w:pPr>
      <w:ins w:id="12424" w:author="Unknown">
        <w:r w:rsidRPr="0089304D">
          <w:rPr>
            <w:rFonts w:ascii="Consolas" w:eastAsia="Times New Roman" w:hAnsi="Consolas" w:cs="Consolas"/>
            <w:color w:val="8292A2"/>
            <w:sz w:val="27"/>
          </w:rPr>
          <w:t>&lt;!-- &lt;script src="js/tut39b.js"&gt;&lt;/script&gt;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5" w:author="Unknown"/>
          <w:rFonts w:ascii="Consolas" w:eastAsia="Times New Roman" w:hAnsi="Consolas" w:cs="Consolas"/>
          <w:color w:val="F8F8F2"/>
          <w:sz w:val="27"/>
        </w:rPr>
      </w:pPr>
      <w:ins w:id="12426" w:author="Unknown">
        <w:r w:rsidRPr="0089304D">
          <w:rPr>
            <w:rFonts w:ascii="Consolas" w:eastAsia="Times New Roman" w:hAnsi="Consolas" w:cs="Consolas"/>
            <w:color w:val="8292A2"/>
            <w:sz w:val="27"/>
          </w:rPr>
          <w:lastRenderedPageBreak/>
          <w:t>&lt;!-- &lt;script src="js/tut41.js"&gt;&lt;/script&gt;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7" w:author="Unknown"/>
          <w:rFonts w:ascii="Consolas" w:eastAsia="Times New Roman" w:hAnsi="Consolas" w:cs="Consolas"/>
          <w:color w:val="F8F8F2"/>
          <w:sz w:val="27"/>
        </w:rPr>
      </w:pPr>
      <w:ins w:id="12428" w:author="Unknown">
        <w:r w:rsidRPr="0089304D">
          <w:rPr>
            <w:rFonts w:ascii="Consolas" w:eastAsia="Times New Roman" w:hAnsi="Consolas" w:cs="Consolas"/>
            <w:color w:val="8292A2"/>
            <w:sz w:val="27"/>
          </w:rPr>
          <w:t>&lt;!-- &lt;script src="js/tut43.js"&gt;&lt;/script&gt;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29" w:author="Unknown"/>
          <w:rFonts w:ascii="Consolas" w:eastAsia="Times New Roman" w:hAnsi="Consolas" w:cs="Consolas"/>
          <w:color w:val="F8F8F2"/>
          <w:sz w:val="27"/>
        </w:rPr>
      </w:pPr>
      <w:ins w:id="12430" w:author="Unknown">
        <w:r w:rsidRPr="0089304D">
          <w:rPr>
            <w:rFonts w:ascii="Consolas" w:eastAsia="Times New Roman" w:hAnsi="Consolas" w:cs="Consolas"/>
            <w:color w:val="8292A2"/>
            <w:sz w:val="27"/>
          </w:rPr>
          <w:t>&lt;!-- &lt;script src="js/tut44.js"&gt;&lt;/script&gt;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1" w:author="Unknown"/>
          <w:rFonts w:ascii="Consolas" w:eastAsia="Times New Roman" w:hAnsi="Consolas" w:cs="Consolas"/>
          <w:color w:val="F8F8F2"/>
          <w:sz w:val="27"/>
        </w:rPr>
      </w:pPr>
      <w:ins w:id="12432" w:author="Unknown">
        <w:r w:rsidRPr="0089304D">
          <w:rPr>
            <w:rFonts w:ascii="Consolas" w:eastAsia="Times New Roman" w:hAnsi="Consolas" w:cs="Consolas"/>
            <w:color w:val="8292A2"/>
            <w:sz w:val="27"/>
          </w:rPr>
          <w:t>&lt;!-- &lt;script src="js/tut 45.js"&gt;&lt;/script&gt;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3" w:author="Unknown"/>
          <w:rFonts w:ascii="Consolas" w:eastAsia="Times New Roman" w:hAnsi="Consolas" w:cs="Consolas"/>
          <w:color w:val="F8F8F2"/>
          <w:sz w:val="27"/>
        </w:rPr>
      </w:pPr>
      <w:ins w:id="12434" w:author="Unknown">
        <w:r w:rsidRPr="0089304D">
          <w:rPr>
            <w:rFonts w:ascii="Consolas" w:eastAsia="Times New Roman" w:hAnsi="Consolas" w:cs="Consolas"/>
            <w:color w:val="8292A2"/>
            <w:sz w:val="27"/>
          </w:rPr>
          <w:t>&lt;!-- &lt;script src="js/tut46.js"&gt;&lt;/script&gt;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5" w:author="Unknown"/>
          <w:rFonts w:ascii="Consolas" w:eastAsia="Times New Roman" w:hAnsi="Consolas" w:cs="Consolas"/>
          <w:color w:val="F8F8F2"/>
          <w:sz w:val="27"/>
        </w:rPr>
      </w:pPr>
      <w:ins w:id="12436" w:author="Unknown">
        <w:r w:rsidRPr="0089304D">
          <w:rPr>
            <w:rFonts w:ascii="Consolas" w:eastAsia="Times New Roman" w:hAnsi="Consolas" w:cs="Consolas"/>
            <w:color w:val="8292A2"/>
            <w:sz w:val="27"/>
          </w:rPr>
          <w:t>&lt;!-- &lt;script src="js/tut47.js"&gt;&lt;/script&gt;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7" w:author="Unknown"/>
          <w:rFonts w:ascii="Consolas" w:eastAsia="Times New Roman" w:hAnsi="Consolas" w:cs="Consolas"/>
          <w:color w:val="F8F8F2"/>
          <w:sz w:val="27"/>
        </w:rPr>
      </w:pPr>
      <w:ins w:id="12438" w:author="Unknown">
        <w:r w:rsidRPr="0089304D">
          <w:rPr>
            <w:rFonts w:ascii="Consolas" w:eastAsia="Times New Roman" w:hAnsi="Consolas" w:cs="Consolas"/>
            <w:color w:val="8292A2"/>
            <w:sz w:val="27"/>
          </w:rPr>
          <w:t>&lt;!-- &lt;script src="js/tut48.js"&gt;&lt;/script&gt;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39" w:author="Unknown"/>
          <w:rFonts w:ascii="Consolas" w:eastAsia="Times New Roman" w:hAnsi="Consolas" w:cs="Consolas"/>
          <w:color w:val="F8F8F2"/>
          <w:sz w:val="27"/>
        </w:rPr>
      </w:pPr>
      <w:ins w:id="12440" w:author="Unknown">
        <w:r w:rsidRPr="0089304D">
          <w:rPr>
            <w:rFonts w:ascii="Consolas" w:eastAsia="Times New Roman" w:hAnsi="Consolas" w:cs="Consolas"/>
            <w:color w:val="8292A2"/>
            <w:sz w:val="27"/>
          </w:rPr>
          <w:t>&lt;!-- &lt;script src="js/tut49.js"&gt;&lt;/script&gt;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41" w:author="Unknown"/>
          <w:rFonts w:ascii="Consolas" w:eastAsia="Times New Roman" w:hAnsi="Consolas" w:cs="Consolas"/>
          <w:color w:val="F8F8F2"/>
          <w:sz w:val="27"/>
        </w:rPr>
      </w:pPr>
      <w:ins w:id="12442" w:author="Unknown">
        <w:r w:rsidRPr="0089304D">
          <w:rPr>
            <w:rFonts w:ascii="Consolas" w:eastAsia="Times New Roman" w:hAnsi="Consolas" w:cs="Consolas"/>
            <w:color w:val="8292A2"/>
            <w:sz w:val="27"/>
          </w:rPr>
          <w:t>&lt;!-- &lt;script src="js/tut51.js"&gt;&lt;/script&gt;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43" w:author="Unknown"/>
          <w:rFonts w:ascii="Consolas" w:eastAsia="Times New Roman" w:hAnsi="Consolas" w:cs="Consolas"/>
          <w:color w:val="F8F8F2"/>
          <w:sz w:val="27"/>
        </w:rPr>
      </w:pPr>
      <w:ins w:id="12444" w:author="Unknown">
        <w:r w:rsidRPr="0089304D">
          <w:rPr>
            <w:rFonts w:ascii="Consolas" w:eastAsia="Times New Roman" w:hAnsi="Consolas" w:cs="Consolas"/>
            <w:color w:val="8292A2"/>
            <w:sz w:val="27"/>
          </w:rPr>
          <w:t>&lt;!-- &lt;script src="js/tut52.js"&gt;&lt;/script&gt;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45" w:author="Unknown"/>
          <w:rFonts w:ascii="Consolas" w:eastAsia="Times New Roman" w:hAnsi="Consolas" w:cs="Consolas"/>
          <w:color w:val="F8F8F2"/>
          <w:sz w:val="27"/>
        </w:rPr>
      </w:pPr>
      <w:ins w:id="12446" w:author="Unknown">
        <w:r w:rsidRPr="0089304D">
          <w:rPr>
            <w:rFonts w:ascii="Consolas" w:eastAsia="Times New Roman" w:hAnsi="Consolas" w:cs="Consolas"/>
            <w:color w:val="8292A2"/>
            <w:sz w:val="27"/>
          </w:rPr>
          <w:t>&lt;!-- &lt;script src="js/tut53.js"&gt;&lt;/script&gt;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47" w:author="Unknown"/>
          <w:rFonts w:ascii="Consolas" w:eastAsia="Times New Roman" w:hAnsi="Consolas" w:cs="Consolas"/>
          <w:color w:val="F8F8F2"/>
          <w:sz w:val="27"/>
        </w:rPr>
      </w:pPr>
      <w:ins w:id="12448"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js/tut54.js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50" w:author="Unknown"/>
          <w:rFonts w:ascii="Consolas" w:eastAsia="Times New Roman" w:hAnsi="Consolas" w:cs="Consolas"/>
          <w:color w:val="F8F8F2"/>
          <w:sz w:val="27"/>
        </w:rPr>
      </w:pPr>
      <w:ins w:id="1245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2452" w:author="Unknown"/>
          <w:rFonts w:ascii="Segoe UI" w:eastAsia="Times New Roman" w:hAnsi="Segoe UI" w:cs="Segoe UI"/>
          <w:color w:val="000000"/>
          <w:sz w:val="27"/>
          <w:szCs w:val="27"/>
        </w:rPr>
      </w:pPr>
      <w:ins w:id="1245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454" w:author="Unknown"/>
          <w:rFonts w:ascii="Segoe UI" w:eastAsia="Times New Roman" w:hAnsi="Segoe UI" w:cs="Segoe UI"/>
          <w:b/>
          <w:bCs/>
          <w:color w:val="000000"/>
          <w:sz w:val="24"/>
          <w:szCs w:val="24"/>
        </w:rPr>
      </w:pPr>
      <w:ins w:id="12455" w:author="Unknown">
        <w:r w:rsidRPr="0089304D">
          <w:rPr>
            <w:rFonts w:ascii="Segoe UI" w:eastAsia="Times New Roman" w:hAnsi="Segoe UI" w:cs="Segoe UI"/>
            <w:b/>
            <w:bCs/>
            <w:color w:val="000000"/>
            <w:sz w:val="24"/>
            <w:szCs w:val="24"/>
          </w:rPr>
          <w:t>JavaScript 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56" w:author="Unknown"/>
          <w:rFonts w:ascii="Consolas" w:eastAsia="Times New Roman" w:hAnsi="Consolas" w:cs="Consolas"/>
          <w:color w:val="F8F8F2"/>
          <w:sz w:val="27"/>
        </w:rPr>
      </w:pPr>
      <w:ins w:id="1245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54"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58" w:author="Unknown"/>
          <w:rFonts w:ascii="Consolas" w:eastAsia="Times New Roman" w:hAnsi="Consolas" w:cs="Consolas"/>
          <w:color w:val="F8F8F2"/>
          <w:sz w:val="27"/>
        </w:rPr>
      </w:pPr>
      <w:ins w:id="12459"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alarmSubmit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'alarmSubmit'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1" w:author="Unknown"/>
          <w:rFonts w:ascii="Consolas" w:eastAsia="Times New Roman" w:hAnsi="Consolas" w:cs="Consolas"/>
          <w:color w:val="F8F8F2"/>
          <w:sz w:val="27"/>
        </w:rPr>
      </w:pPr>
      <w:ins w:id="12462" w:author="Unknown">
        <w:r w:rsidRPr="0089304D">
          <w:rPr>
            <w:rFonts w:ascii="Consolas" w:eastAsia="Times New Roman" w:hAnsi="Consolas" w:cs="Consolas"/>
            <w:color w:val="8292A2"/>
            <w:sz w:val="27"/>
          </w:rPr>
          <w:t>// Add an event listener to the submit button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3" w:author="Unknown"/>
          <w:rFonts w:ascii="Consolas" w:eastAsia="Times New Roman" w:hAnsi="Consolas" w:cs="Consolas"/>
          <w:color w:val="F8F8F2"/>
          <w:sz w:val="27"/>
        </w:rPr>
      </w:pPr>
      <w:ins w:id="12464" w:author="Unknown">
        <w:r w:rsidRPr="0089304D">
          <w:rPr>
            <w:rFonts w:ascii="Consolas" w:eastAsia="Times New Roman" w:hAnsi="Consolas" w:cs="Consolas"/>
            <w:color w:val="F8F8F2"/>
            <w:sz w:val="27"/>
          </w:rPr>
          <w:t>alarmSubmit.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setAlarm);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6" w:author="Unknown"/>
          <w:rFonts w:ascii="Consolas" w:eastAsia="Times New Roman" w:hAnsi="Consolas" w:cs="Consolas"/>
          <w:color w:val="F8F8F2"/>
          <w:sz w:val="27"/>
        </w:rPr>
      </w:pPr>
      <w:ins w:id="12467" w:author="Unknown">
        <w:r w:rsidRPr="0089304D">
          <w:rPr>
            <w:rFonts w:ascii="Consolas" w:eastAsia="Times New Roman" w:hAnsi="Consolas" w:cs="Consolas"/>
            <w:color w:val="66D9EF"/>
            <w:sz w:val="27"/>
          </w:rPr>
          <w:t>var</w:t>
        </w:r>
        <w:r w:rsidRPr="0089304D">
          <w:rPr>
            <w:rFonts w:ascii="Consolas" w:eastAsia="Times New Roman" w:hAnsi="Consolas" w:cs="Consolas"/>
            <w:color w:val="F8F8F2"/>
            <w:sz w:val="27"/>
          </w:rPr>
          <w:t xml:space="preserve"> audio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Audio</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'https://interactive-examples.mdn.mozilla.net/media/examples/t-rex-roar.mp3'</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69" w:author="Unknown"/>
          <w:rFonts w:ascii="Consolas" w:eastAsia="Times New Roman" w:hAnsi="Consolas" w:cs="Consolas"/>
          <w:color w:val="F8F8F2"/>
          <w:sz w:val="27"/>
        </w:rPr>
      </w:pPr>
      <w:ins w:id="12470" w:author="Unknown">
        <w:r w:rsidRPr="0089304D">
          <w:rPr>
            <w:rFonts w:ascii="Consolas" w:eastAsia="Times New Roman" w:hAnsi="Consolas" w:cs="Consolas"/>
            <w:color w:val="8292A2"/>
            <w:sz w:val="27"/>
          </w:rPr>
          <w:t>// function to play the alarm ring tone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71" w:author="Unknown"/>
          <w:rFonts w:ascii="Consolas" w:eastAsia="Times New Roman" w:hAnsi="Consolas" w:cs="Consolas"/>
          <w:color w:val="F8F8F2"/>
          <w:sz w:val="27"/>
        </w:rPr>
      </w:pPr>
      <w:ins w:id="12472"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ringBell</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73" w:author="Unknown"/>
          <w:rFonts w:ascii="Consolas" w:eastAsia="Times New Roman" w:hAnsi="Consolas" w:cs="Consolas"/>
          <w:color w:val="F8F8F2"/>
          <w:sz w:val="27"/>
        </w:rPr>
      </w:pPr>
      <w:ins w:id="12474" w:author="Unknown">
        <w:r w:rsidRPr="0089304D">
          <w:rPr>
            <w:rFonts w:ascii="Consolas" w:eastAsia="Times New Roman" w:hAnsi="Consolas" w:cs="Consolas"/>
            <w:color w:val="F8F8F2"/>
            <w:sz w:val="27"/>
          </w:rPr>
          <w:lastRenderedPageBreak/>
          <w:t xml:space="preserve">    audio.</w:t>
        </w:r>
        <w:r w:rsidRPr="0089304D">
          <w:rPr>
            <w:rFonts w:ascii="Consolas" w:eastAsia="Times New Roman" w:hAnsi="Consolas" w:cs="Consolas"/>
            <w:color w:val="E6DB74"/>
            <w:sz w:val="27"/>
          </w:rPr>
          <w:t>play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75" w:author="Unknown"/>
          <w:rFonts w:ascii="Consolas" w:eastAsia="Times New Roman" w:hAnsi="Consolas" w:cs="Consolas"/>
          <w:color w:val="F8F8F2"/>
          <w:sz w:val="27"/>
        </w:rPr>
      </w:pPr>
      <w:ins w:id="1247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78" w:author="Unknown"/>
          <w:rFonts w:ascii="Consolas" w:eastAsia="Times New Roman" w:hAnsi="Consolas" w:cs="Consolas"/>
          <w:color w:val="F8F8F2"/>
          <w:sz w:val="27"/>
        </w:rPr>
      </w:pPr>
      <w:ins w:id="12479" w:author="Unknown">
        <w:r w:rsidRPr="0089304D">
          <w:rPr>
            <w:rFonts w:ascii="Consolas" w:eastAsia="Times New Roman" w:hAnsi="Consolas" w:cs="Consolas"/>
            <w:color w:val="8292A2"/>
            <w:sz w:val="27"/>
          </w:rPr>
          <w:t>// This function will run whenever alarm is set from the UI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80" w:author="Unknown"/>
          <w:rFonts w:ascii="Consolas" w:eastAsia="Times New Roman" w:hAnsi="Consolas" w:cs="Consolas"/>
          <w:color w:val="F8F8F2"/>
          <w:sz w:val="27"/>
        </w:rPr>
      </w:pPr>
      <w:ins w:id="12481"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setAlarm</w:t>
        </w:r>
        <w:r w:rsidRPr="0089304D">
          <w:rPr>
            <w:rFonts w:ascii="Consolas" w:eastAsia="Times New Roman" w:hAnsi="Consolas" w:cs="Consolas"/>
            <w:color w:val="F8F8F2"/>
            <w:sz w:val="27"/>
          </w:rPr>
          <w:t>(e)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82" w:author="Unknown"/>
          <w:rFonts w:ascii="Consolas" w:eastAsia="Times New Roman" w:hAnsi="Consolas" w:cs="Consolas"/>
          <w:color w:val="F8F8F2"/>
          <w:sz w:val="27"/>
        </w:rPr>
      </w:pPr>
      <w:ins w:id="12483" w:author="Unknown">
        <w:r w:rsidRPr="0089304D">
          <w:rPr>
            <w:rFonts w:ascii="Consolas" w:eastAsia="Times New Roman" w:hAnsi="Consolas" w:cs="Consolas"/>
            <w:color w:val="F8F8F2"/>
            <w:sz w:val="27"/>
          </w:rPr>
          <w:t xml:space="preserve">    e.</w:t>
        </w:r>
        <w:r w:rsidRPr="0089304D">
          <w:rPr>
            <w:rFonts w:ascii="Consolas" w:eastAsia="Times New Roman" w:hAnsi="Consolas" w:cs="Consolas"/>
            <w:color w:val="E6DB74"/>
            <w:sz w:val="27"/>
          </w:rPr>
          <w:t>preventDefault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84" w:author="Unknown"/>
          <w:rFonts w:ascii="Consolas" w:eastAsia="Times New Roman" w:hAnsi="Consolas" w:cs="Consolas"/>
          <w:color w:val="F8F8F2"/>
          <w:sz w:val="27"/>
        </w:rPr>
      </w:pPr>
      <w:ins w:id="124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alarm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'alarm'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86" w:author="Unknown"/>
          <w:rFonts w:ascii="Consolas" w:eastAsia="Times New Roman" w:hAnsi="Consolas" w:cs="Consolas"/>
          <w:color w:val="F8F8F2"/>
          <w:sz w:val="27"/>
        </w:rPr>
      </w:pPr>
      <w:ins w:id="12487" w:author="Unknown">
        <w:r w:rsidRPr="0089304D">
          <w:rPr>
            <w:rFonts w:ascii="Consolas" w:eastAsia="Times New Roman" w:hAnsi="Consolas" w:cs="Consolas"/>
            <w:color w:val="F8F8F2"/>
            <w:sz w:val="27"/>
          </w:rPr>
          <w:t xml:space="preserve">    alarmDate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(alarm.value);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88" w:author="Unknown"/>
          <w:rFonts w:ascii="Consolas" w:eastAsia="Times New Roman" w:hAnsi="Consolas" w:cs="Consolas"/>
          <w:color w:val="F8F8F2"/>
          <w:sz w:val="27"/>
        </w:rPr>
      </w:pPr>
      <w:ins w:id="1248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`Setting Alarm for </w:t>
        </w:r>
        <w:r w:rsidRPr="0089304D">
          <w:rPr>
            <w:rFonts w:ascii="Consolas" w:eastAsia="Times New Roman" w:hAnsi="Consolas" w:cs="Consolas"/>
            <w:color w:val="F8F8F2"/>
            <w:sz w:val="27"/>
          </w:rPr>
          <w:t>${alarmDate}</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0" w:author="Unknown"/>
          <w:rFonts w:ascii="Consolas" w:eastAsia="Times New Roman" w:hAnsi="Consolas" w:cs="Consolas"/>
          <w:color w:val="F8F8F2"/>
          <w:sz w:val="27"/>
        </w:rPr>
      </w:pPr>
      <w:ins w:id="12491" w:author="Unknown">
        <w:r w:rsidRPr="0089304D">
          <w:rPr>
            <w:rFonts w:ascii="Consolas" w:eastAsia="Times New Roman" w:hAnsi="Consolas" w:cs="Consolas"/>
            <w:color w:val="F8F8F2"/>
            <w:sz w:val="27"/>
          </w:rPr>
          <w:t xml:space="preserve">    now = </w:t>
        </w:r>
        <w:r w:rsidRPr="0089304D">
          <w:rPr>
            <w:rFonts w:ascii="Consolas" w:eastAsia="Times New Roman" w:hAnsi="Consolas" w:cs="Consolas"/>
            <w:color w:val="66D9EF"/>
            <w:sz w:val="27"/>
          </w:rPr>
          <w:t>new</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Date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3" w:author="Unknown"/>
          <w:rFonts w:ascii="Consolas" w:eastAsia="Times New Roman" w:hAnsi="Consolas" w:cs="Consolas"/>
          <w:color w:val="F8F8F2"/>
          <w:sz w:val="27"/>
        </w:rPr>
      </w:pPr>
      <w:ins w:id="1249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timeToAlarm = alarmDate - now;</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5" w:author="Unknown"/>
          <w:rFonts w:ascii="Consolas" w:eastAsia="Times New Roman" w:hAnsi="Consolas" w:cs="Consolas"/>
          <w:color w:val="F8F8F2"/>
          <w:sz w:val="27"/>
        </w:rPr>
      </w:pPr>
      <w:ins w:id="1249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(timeToAlarm);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7" w:author="Unknown"/>
          <w:rFonts w:ascii="Consolas" w:eastAsia="Times New Roman" w:hAnsi="Consolas" w:cs="Consolas"/>
          <w:color w:val="F8F8F2"/>
          <w:sz w:val="27"/>
        </w:rPr>
      </w:pPr>
      <w:ins w:id="1249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(timeToAlarm&gt;=</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499" w:author="Unknown"/>
          <w:rFonts w:ascii="Consolas" w:eastAsia="Times New Roman" w:hAnsi="Consolas" w:cs="Consolas"/>
          <w:color w:val="F8F8F2"/>
          <w:sz w:val="27"/>
        </w:rPr>
      </w:pPr>
      <w:ins w:id="1250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setTimeout</w:t>
        </w:r>
        <w:r w:rsidRPr="0089304D">
          <w:rPr>
            <w:rFonts w:ascii="Consolas" w:eastAsia="Times New Roman" w:hAnsi="Consolas" w:cs="Consolas"/>
            <w:color w:val="F8F8F2"/>
            <w:sz w:val="27"/>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01" w:author="Unknown"/>
          <w:rFonts w:ascii="Consolas" w:eastAsia="Times New Roman" w:hAnsi="Consolas" w:cs="Consolas"/>
          <w:color w:val="F8F8F2"/>
          <w:sz w:val="27"/>
        </w:rPr>
      </w:pPr>
      <w:ins w:id="1250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"Ringing now"</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03" w:author="Unknown"/>
          <w:rFonts w:ascii="Consolas" w:eastAsia="Times New Roman" w:hAnsi="Consolas" w:cs="Consolas"/>
          <w:color w:val="F8F8F2"/>
          <w:sz w:val="27"/>
        </w:rPr>
      </w:pPr>
      <w:ins w:id="1250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ringBell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05" w:author="Unknown"/>
          <w:rFonts w:ascii="Consolas" w:eastAsia="Times New Roman" w:hAnsi="Consolas" w:cs="Consolas"/>
          <w:color w:val="F8F8F2"/>
          <w:sz w:val="27"/>
        </w:rPr>
      </w:pPr>
      <w:ins w:id="12506" w:author="Unknown">
        <w:r w:rsidRPr="0089304D">
          <w:rPr>
            <w:rFonts w:ascii="Consolas" w:eastAsia="Times New Roman" w:hAnsi="Consolas" w:cs="Consolas"/>
            <w:color w:val="F8F8F2"/>
            <w:sz w:val="27"/>
          </w:rPr>
          <w:t xml:space="preserve">        }, timeToAlarm);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07" w:author="Unknown"/>
          <w:rFonts w:ascii="Consolas" w:eastAsia="Times New Roman" w:hAnsi="Consolas" w:cs="Consolas"/>
          <w:color w:val="F8F8F2"/>
          <w:sz w:val="27"/>
        </w:rPr>
      </w:pPr>
      <w:ins w:id="12508"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09" w:author="Unknown"/>
          <w:rFonts w:ascii="Consolas" w:eastAsia="Times New Roman" w:hAnsi="Consolas" w:cs="Consolas"/>
          <w:color w:val="F8F8F2"/>
          <w:sz w:val="27"/>
        </w:rPr>
      </w:pPr>
      <w:ins w:id="12510"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511" w:author="Unknown"/>
          <w:rFonts w:ascii="Segoe UI" w:eastAsia="Times New Roman" w:hAnsi="Segoe UI" w:cs="Segoe UI"/>
          <w:color w:val="000000"/>
          <w:sz w:val="27"/>
          <w:szCs w:val="27"/>
        </w:rPr>
      </w:pPr>
      <w:ins w:id="12512"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2513" w:author="Unknown"/>
          <w:rFonts w:ascii="Segoe UI" w:eastAsia="Times New Roman" w:hAnsi="Segoe UI" w:cs="Segoe UI"/>
          <w:color w:val="000000"/>
          <w:sz w:val="27"/>
          <w:szCs w:val="27"/>
        </w:rPr>
      </w:pPr>
      <w:ins w:id="12514"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2515"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89" name="Picture 89"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2516"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2517" w:author="Unknown"/>
          <w:rFonts w:ascii="Segoe UI" w:eastAsia="Times New Roman" w:hAnsi="Segoe UI" w:cs="Segoe UI"/>
          <w:color w:val="000000"/>
          <w:sz w:val="27"/>
          <w:szCs w:val="27"/>
        </w:rPr>
      </w:pPr>
      <w:ins w:id="12518" w:author="Unknown">
        <w:r w:rsidRPr="0089304D">
          <w:rPr>
            <w:rFonts w:ascii="Segoe UI" w:eastAsia="Times New Roman" w:hAnsi="Segoe UI" w:cs="Segoe UI"/>
            <w:color w:val="000000"/>
            <w:sz w:val="27"/>
            <w:szCs w:val="27"/>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304D">
        <w:rPr>
          <w:rFonts w:ascii="Times New Roman" w:eastAsia="Times New Roman" w:hAnsi="Times New Roman" w:cs="Times New Roman"/>
          <w:b/>
          <w:bCs/>
          <w:kern w:val="36"/>
          <w:sz w:val="48"/>
          <w:szCs w:val="48"/>
        </w:rPr>
        <w:lastRenderedPageBreak/>
        <w:t>Project 5: Creating a CV Screener In JavaScript | JavaScript Tutorial In Hindi #55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Let us start our 4th project, in which we will build the</w:t>
      </w:r>
      <w:r w:rsidRPr="0089304D">
        <w:rPr>
          <w:rFonts w:ascii="Times New Roman" w:eastAsia="Times New Roman" w:hAnsi="Times New Roman" w:cs="Times New Roman"/>
          <w:b/>
          <w:bCs/>
          <w:sz w:val="24"/>
          <w:szCs w:val="24"/>
        </w:rPr>
        <w:t> “CV Screener” </w:t>
      </w:r>
      <w:r w:rsidRPr="0089304D">
        <w:rPr>
          <w:rFonts w:ascii="Times New Roman" w:eastAsia="Times New Roman" w:hAnsi="Times New Roman" w:cs="Times New Roman"/>
          <w:sz w:val="24"/>
          <w:szCs w:val="24"/>
        </w:rPr>
        <w:t>in JavaScript. CV screening is the most common type of assessment. CV screening is the process of shortlisting candidates from their CVs based on their education, skills. In this project, we will generate random data, and to get the images of random people, we will use random user API. Here is the link: </w:t>
      </w:r>
      <w:hyperlink r:id="rId60" w:history="1">
        <w:r w:rsidRPr="0089304D">
          <w:rPr>
            <w:rFonts w:ascii="Times New Roman" w:eastAsia="Times New Roman" w:hAnsi="Times New Roman" w:cs="Times New Roman"/>
            <w:b/>
            <w:bCs/>
            <w:i/>
            <w:iCs/>
            <w:color w:val="0000FF"/>
            <w:sz w:val="24"/>
            <w:szCs w:val="24"/>
            <w:u w:val="single"/>
          </w:rPr>
          <w:t>https://randomuser.me/</w:t>
        </w:r>
      </w:hyperlink>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19" w:author="Unknown"/>
          <w:rFonts w:ascii="Times New Roman" w:eastAsia="Times New Roman" w:hAnsi="Times New Roman" w:cs="Times New Roman"/>
          <w:sz w:val="24"/>
          <w:szCs w:val="24"/>
        </w:rPr>
      </w:pPr>
      <w:ins w:id="12520" w:author="Unknown">
        <w:r w:rsidRPr="0089304D">
          <w:rPr>
            <w:rFonts w:ascii="Times New Roman" w:eastAsia="Times New Roman" w:hAnsi="Times New Roman" w:cs="Times New Roman"/>
            <w:sz w:val="24"/>
            <w:szCs w:val="24"/>
          </w:rPr>
          <w:t>The website we are going to build in this tutorial looks like the following: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21" w:author="Unknown"/>
          <w:rFonts w:ascii="Times New Roman" w:eastAsia="Times New Roman" w:hAnsi="Times New Roman" w:cs="Times New Roman"/>
          <w:sz w:val="24"/>
          <w:szCs w:val="24"/>
        </w:rPr>
      </w:pPr>
      <w:ins w:id="12522" w:author="Unknown">
        <w:r w:rsidRPr="0089304D">
          <w:rPr>
            <w:rFonts w:ascii="Times New Roman" w:eastAsia="Times New Roman" w:hAnsi="Times New Roman" w:cs="Times New Roman"/>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23"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48605" cy="4373880"/>
            <wp:effectExtent l="19050" t="0" r="4445" b="0"/>
            <wp:docPr id="91" name="Picture 91" descr="https://api.codewithharry.com/media/videoSeriesFiles/courseFiles/javascript-tutorials-in-hindi-5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api.codewithharry.com/media/videoSeriesFiles/courseFiles/javascript-tutorials-in-hindi-55/base64.png"/>
                    <pic:cNvPicPr>
                      <a:picLocks noChangeAspect="1" noChangeArrowheads="1"/>
                    </pic:cNvPicPr>
                  </pic:nvPicPr>
                  <pic:blipFill>
                    <a:blip r:embed="rId61"/>
                    <a:srcRect/>
                    <a:stretch>
                      <a:fillRect/>
                    </a:stretch>
                  </pic:blipFill>
                  <pic:spPr bwMode="auto">
                    <a:xfrm>
                      <a:off x="0" y="0"/>
                      <a:ext cx="5348605" cy="437388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24" w:author="Unknown"/>
          <w:rFonts w:ascii="Times New Roman" w:eastAsia="Times New Roman" w:hAnsi="Times New Roman" w:cs="Times New Roman"/>
          <w:sz w:val="24"/>
          <w:szCs w:val="24"/>
        </w:rPr>
      </w:pPr>
      <w:ins w:id="12525" w:author="Unknown">
        <w:r w:rsidRPr="0089304D">
          <w:rPr>
            <w:rFonts w:ascii="Times New Roman" w:eastAsia="Times New Roman" w:hAnsi="Times New Roman" w:cs="Times New Roman"/>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526" w:author="Unknown"/>
          <w:rFonts w:ascii="Times New Roman" w:eastAsia="Times New Roman" w:hAnsi="Times New Roman" w:cs="Times New Roman"/>
          <w:b/>
          <w:bCs/>
          <w:sz w:val="24"/>
          <w:szCs w:val="24"/>
        </w:rPr>
      </w:pPr>
      <w:ins w:id="12527" w:author="Unknown">
        <w:r w:rsidRPr="0089304D">
          <w:rPr>
            <w:rFonts w:ascii="Times New Roman" w:eastAsia="Times New Roman" w:hAnsi="Times New Roman" w:cs="Times New Roman"/>
            <w:b/>
            <w:bCs/>
            <w:sz w:val="24"/>
            <w:szCs w:val="24"/>
          </w:rPr>
          <w:t> 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28" w:author="Unknown"/>
          <w:rFonts w:ascii="Times New Roman" w:eastAsia="Times New Roman" w:hAnsi="Times New Roman" w:cs="Times New Roman"/>
          <w:sz w:val="24"/>
          <w:szCs w:val="24"/>
        </w:rPr>
      </w:pPr>
      <w:ins w:id="12529" w:author="Unknown">
        <w:r w:rsidRPr="0089304D">
          <w:rPr>
            <w:rFonts w:ascii="Times New Roman" w:eastAsia="Times New Roman" w:hAnsi="Times New Roman" w:cs="Times New Roman"/>
            <w:sz w:val="24"/>
            <w:szCs w:val="24"/>
          </w:rPr>
          <w:t>For this project, we will use the VS Code. </w:t>
        </w:r>
        <w:r w:rsidRPr="0089304D">
          <w:rPr>
            <w:rFonts w:ascii="Times New Roman" w:eastAsia="Times New Roman" w:hAnsi="Times New Roman" w:cs="Times New Roman"/>
            <w:b/>
            <w:bCs/>
            <w:sz w:val="24"/>
            <w:szCs w:val="24"/>
          </w:rPr>
          <w:t>Visual Studio Code</w:t>
        </w:r>
        <w:r w:rsidRPr="0089304D">
          <w:rPr>
            <w:rFonts w:ascii="Times New Roman" w:eastAsia="Times New Roman" w:hAnsi="Times New Roman" w:cs="Times New Roman"/>
            <w:sz w:val="24"/>
            <w:szCs w:val="24"/>
          </w:rPr>
          <w:t> is a free and powerful source-code editor that runs on the desktop. If you have not installed the Visual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30" w:author="Unknown"/>
          <w:rFonts w:ascii="Times New Roman" w:eastAsia="Times New Roman" w:hAnsi="Times New Roman" w:cs="Times New Roman"/>
          <w:sz w:val="24"/>
          <w:szCs w:val="24"/>
        </w:rPr>
      </w:pPr>
      <w:ins w:id="12531" w:author="Unknown">
        <w:r w:rsidRPr="0089304D">
          <w:rPr>
            <w:rFonts w:ascii="Times New Roman" w:eastAsia="Times New Roman" w:hAnsi="Times New Roman" w:cs="Times New Roman"/>
            <w:sz w:val="24"/>
            <w:szCs w:val="24"/>
          </w:rPr>
          <w:fldChar w:fldCharType="begin"/>
        </w:r>
        <w:r w:rsidRPr="0089304D">
          <w:rPr>
            <w:rFonts w:ascii="Times New Roman" w:eastAsia="Times New Roman" w:hAnsi="Times New Roman" w:cs="Times New Roman"/>
            <w:sz w:val="24"/>
            <w:szCs w:val="24"/>
          </w:rPr>
          <w:instrText xml:space="preserve"> HYPERLINK "https://codewithharry.com/videos/javascript-tutorials-in-hindi-1" </w:instrText>
        </w:r>
        <w:r w:rsidRPr="0089304D">
          <w:rPr>
            <w:rFonts w:ascii="Times New Roman" w:eastAsia="Times New Roman" w:hAnsi="Times New Roman" w:cs="Times New Roman"/>
            <w:sz w:val="24"/>
            <w:szCs w:val="24"/>
          </w:rPr>
          <w:fldChar w:fldCharType="separate"/>
        </w:r>
        <w:r w:rsidRPr="0089304D">
          <w:rPr>
            <w:rFonts w:ascii="Times New Roman" w:eastAsia="Times New Roman" w:hAnsi="Times New Roman" w:cs="Times New Roman"/>
            <w:b/>
            <w:bCs/>
            <w:i/>
            <w:iCs/>
            <w:color w:val="0000FF"/>
            <w:sz w:val="24"/>
            <w:szCs w:val="24"/>
            <w:u w:val="single"/>
          </w:rPr>
          <w:t>https://codewithharry.com/videos/javascript-tutorials-in-hindi-1</w:t>
        </w:r>
        <w:r w:rsidRPr="0089304D">
          <w:rPr>
            <w:rFonts w:ascii="Times New Roman" w:eastAsia="Times New Roman" w:hAnsi="Times New Roman" w:cs="Times New Roman"/>
            <w:sz w:val="24"/>
            <w:szCs w:val="24"/>
          </w:rPr>
          <w:fldChar w:fldCharType="end"/>
        </w:r>
      </w:ins>
    </w:p>
    <w:p w:rsidR="0089304D" w:rsidRPr="0089304D" w:rsidRDefault="0089304D" w:rsidP="0089304D">
      <w:pPr>
        <w:numPr>
          <w:ilvl w:val="0"/>
          <w:numId w:val="7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532" w:author="Unknown"/>
          <w:rFonts w:ascii="Times New Roman" w:eastAsia="Times New Roman" w:hAnsi="Times New Roman" w:cs="Times New Roman"/>
          <w:sz w:val="24"/>
          <w:szCs w:val="24"/>
        </w:rPr>
      </w:pPr>
      <w:ins w:id="12533" w:author="Unknown">
        <w:r w:rsidRPr="0089304D">
          <w:rPr>
            <w:rFonts w:ascii="Times New Roman" w:eastAsia="Times New Roman" w:hAnsi="Times New Roman" w:cs="Times New Roman"/>
            <w:sz w:val="24"/>
            <w:szCs w:val="24"/>
          </w:rPr>
          <w:t>Create a new project folder in VS Code.</w:t>
        </w:r>
      </w:ins>
    </w:p>
    <w:p w:rsidR="0089304D" w:rsidRPr="0089304D" w:rsidRDefault="0089304D" w:rsidP="0089304D">
      <w:pPr>
        <w:numPr>
          <w:ilvl w:val="0"/>
          <w:numId w:val="75"/>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534" w:author="Unknown"/>
          <w:rFonts w:ascii="Times New Roman" w:eastAsia="Times New Roman" w:hAnsi="Times New Roman" w:cs="Times New Roman"/>
          <w:sz w:val="24"/>
          <w:szCs w:val="24"/>
        </w:rPr>
      </w:pPr>
      <w:ins w:id="12535" w:author="Unknown">
        <w:r w:rsidRPr="0089304D">
          <w:rPr>
            <w:rFonts w:ascii="Times New Roman" w:eastAsia="Times New Roman" w:hAnsi="Times New Roman" w:cs="Times New Roman"/>
            <w:sz w:val="24"/>
            <w:szCs w:val="24"/>
          </w:rPr>
          <w:lastRenderedPageBreak/>
          <w:t>Inside that project folder, create two empty new files: </w:t>
        </w:r>
        <w:r w:rsidRPr="0089304D">
          <w:rPr>
            <w:rFonts w:ascii="Times New Roman" w:eastAsia="Times New Roman" w:hAnsi="Times New Roman" w:cs="Times New Roman"/>
            <w:i/>
            <w:iCs/>
            <w:sz w:val="24"/>
            <w:szCs w:val="24"/>
          </w:rPr>
          <w:t>index.html</w:t>
        </w:r>
        <w:r w:rsidRPr="0089304D">
          <w:rPr>
            <w:rFonts w:ascii="Times New Roman" w:eastAsia="Times New Roman" w:hAnsi="Times New Roman" w:cs="Times New Roman"/>
            <w:sz w:val="24"/>
            <w:szCs w:val="24"/>
          </w:rPr>
          <w:t> and </w:t>
        </w:r>
        <w:r w:rsidRPr="0089304D">
          <w:rPr>
            <w:rFonts w:ascii="Times New Roman" w:eastAsia="Times New Roman" w:hAnsi="Times New Roman" w:cs="Times New Roman"/>
            <w:i/>
            <w:iCs/>
            <w:sz w:val="24"/>
            <w:szCs w:val="24"/>
          </w:rPr>
          <w:t>index.js</w:t>
        </w:r>
        <w:r w:rsidRPr="0089304D">
          <w:rPr>
            <w:rFonts w:ascii="Times New Roman" w:eastAsia="Times New Roman" w:hAnsi="Times New Roman" w:cs="Times New Roman"/>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36" w:author="Unknown"/>
          <w:rFonts w:ascii="Times New Roman" w:eastAsia="Times New Roman" w:hAnsi="Times New Roman" w:cs="Times New Roman"/>
          <w:sz w:val="24"/>
          <w:szCs w:val="24"/>
        </w:rPr>
      </w:pPr>
      <w:ins w:id="12537" w:author="Unknown">
        <w:r w:rsidRPr="0089304D">
          <w:rPr>
            <w:rFonts w:ascii="Times New Roman" w:eastAsia="Times New Roman" w:hAnsi="Times New Roman" w:cs="Times New Roman"/>
            <w:sz w:val="24"/>
            <w:szCs w:val="24"/>
          </w:rPr>
          <w:t>The </w:t>
        </w:r>
        <w:r w:rsidRPr="0089304D">
          <w:rPr>
            <w:rFonts w:ascii="Times New Roman" w:eastAsia="Times New Roman" w:hAnsi="Times New Roman" w:cs="Times New Roman"/>
            <w:i/>
            <w:iCs/>
            <w:sz w:val="24"/>
            <w:szCs w:val="24"/>
          </w:rPr>
          <w:t>index.html file</w:t>
        </w:r>
        <w:r w:rsidRPr="0089304D">
          <w:rPr>
            <w:rFonts w:ascii="Times New Roman" w:eastAsia="Times New Roman" w:hAnsi="Times New Roman" w:cs="Times New Roman"/>
            <w:sz w:val="24"/>
            <w:szCs w:val="24"/>
          </w:rPr>
          <w:t> contains the HTML code. In this project, we are also using </w:t>
        </w:r>
        <w:r w:rsidRPr="0089304D">
          <w:rPr>
            <w:rFonts w:ascii="Times New Roman" w:eastAsia="Times New Roman" w:hAnsi="Times New Roman" w:cs="Times New Roman"/>
            <w:b/>
            <w:bCs/>
            <w:sz w:val="24"/>
            <w:szCs w:val="24"/>
          </w:rPr>
          <w:t>Bootstrap</w:t>
        </w:r>
        <w:r w:rsidRPr="0089304D">
          <w:rPr>
            <w:rFonts w:ascii="Times New Roman" w:eastAsia="Times New Roman" w:hAnsi="Times New Roman" w:cs="Times New Roman"/>
            <w:sz w:val="24"/>
            <w:szCs w:val="24"/>
          </w:rPr>
          <w: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538" w:author="Unknown"/>
          <w:rFonts w:ascii="Times New Roman" w:eastAsia="Times New Roman" w:hAnsi="Times New Roman" w:cs="Times New Roman"/>
          <w:b/>
          <w:bCs/>
          <w:sz w:val="24"/>
          <w:szCs w:val="24"/>
        </w:rPr>
      </w:pPr>
      <w:ins w:id="12539" w:author="Unknown">
        <w:r w:rsidRPr="0089304D">
          <w:rPr>
            <w:rFonts w:ascii="Times New Roman" w:eastAsia="Times New Roman" w:hAnsi="Times New Roman" w:cs="Times New Roman"/>
            <w:b/>
            <w:bCs/>
            <w:sz w:val="24"/>
            <w:szCs w:val="24"/>
          </w:rPr>
          <w:t>Bootstrap:-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40" w:author="Unknown"/>
          <w:rFonts w:ascii="Times New Roman" w:eastAsia="Times New Roman" w:hAnsi="Times New Roman" w:cs="Times New Roman"/>
          <w:sz w:val="24"/>
          <w:szCs w:val="24"/>
        </w:rPr>
      </w:pPr>
      <w:ins w:id="12541" w:author="Unknown">
        <w:r w:rsidRPr="0089304D">
          <w:rPr>
            <w:rFonts w:ascii="Times New Roman" w:eastAsia="Times New Roman" w:hAnsi="Times New Roman" w:cs="Times New Roman"/>
            <w:sz w:val="24"/>
            <w:szCs w:val="24"/>
          </w:rPr>
          <w:t>Bootstrap is used for applying styling the user interface components. The easiest way to include Bootstrap is to add it from https://getbootstrap.com/docs/4.0/getting-started/introduction/.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42" w:author="Unknown"/>
          <w:rFonts w:ascii="Times New Roman" w:eastAsia="Times New Roman" w:hAnsi="Times New Roman" w:cs="Times New Roman"/>
          <w:sz w:val="24"/>
          <w:szCs w:val="24"/>
        </w:rPr>
      </w:pPr>
      <w:ins w:id="12543" w:author="Unknown">
        <w:r w:rsidRPr="0089304D">
          <w:rPr>
            <w:rFonts w:ascii="Times New Roman" w:eastAsia="Times New Roman" w:hAnsi="Times New Roman" w:cs="Times New Roman"/>
            <w:sz w:val="24"/>
            <w:szCs w:val="24"/>
          </w:rPr>
          <w:t> First add the following in the head section: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44" w:author="Unknown"/>
          <w:rFonts w:ascii="Consolas" w:eastAsia="Times New Roman" w:hAnsi="Consolas" w:cs="Consolas"/>
          <w:color w:val="F92672"/>
          <w:sz w:val="24"/>
        </w:rPr>
      </w:pPr>
      <w:ins w:id="12545"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link </w:t>
        </w:r>
        <w:r w:rsidRPr="0089304D">
          <w:rPr>
            <w:rFonts w:ascii="Consolas" w:eastAsia="Times New Roman" w:hAnsi="Consolas" w:cs="Consolas"/>
            <w:color w:val="A6E22E"/>
            <w:sz w:val="24"/>
          </w:rPr>
          <w:t>rel</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stylesheet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href</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https://stackpath.bootstrapcdn.com/bootstrap/4.3.1/css/bootstrap.min.css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46" w:author="Unknown"/>
          <w:rFonts w:ascii="Consolas" w:eastAsia="Times New Roman" w:hAnsi="Consolas" w:cs="Consolas"/>
          <w:color w:val="F8F8F2"/>
          <w:sz w:val="24"/>
          <w:szCs w:val="24"/>
        </w:rPr>
      </w:pPr>
      <w:ins w:id="12547" w:author="Unknown">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sha384-ggOyR0iXCbMQv3Xipma34MD+dH/1fQ784/j6cY/iJTQUOhcWr7x9JvoRxT2MZw1T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w:t>
        </w:r>
      </w:ins>
    </w:p>
    <w:p w:rsidR="0089304D" w:rsidRPr="0089304D" w:rsidRDefault="0089304D" w:rsidP="0089304D">
      <w:pPr>
        <w:spacing w:after="0" w:line="240" w:lineRule="auto"/>
        <w:rPr>
          <w:ins w:id="12548" w:author="Unknown"/>
          <w:rFonts w:ascii="Times New Roman" w:eastAsia="Times New Roman" w:hAnsi="Times New Roman" w:cs="Times New Roman"/>
          <w:sz w:val="24"/>
          <w:szCs w:val="24"/>
        </w:rPr>
      </w:pPr>
      <w:ins w:id="12549"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50" w:author="Unknown"/>
          <w:rFonts w:ascii="Times New Roman" w:eastAsia="Times New Roman" w:hAnsi="Times New Roman" w:cs="Times New Roman"/>
          <w:sz w:val="24"/>
          <w:szCs w:val="24"/>
        </w:rPr>
      </w:pPr>
      <w:ins w:id="12551" w:author="Unknown">
        <w:r w:rsidRPr="0089304D">
          <w:rPr>
            <w:rFonts w:ascii="Times New Roman" w:eastAsia="Times New Roman" w:hAnsi="Times New Roman" w:cs="Times New Roman"/>
            <w:sz w:val="24"/>
            <w:szCs w:val="24"/>
          </w:rPr>
          <w:t>Then include the following code in the body section, before the closing &lt;/body&gt;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52" w:author="Unknown"/>
          <w:rFonts w:ascii="Consolas" w:eastAsia="Times New Roman" w:hAnsi="Consolas" w:cs="Consolas"/>
          <w:color w:val="F92672"/>
          <w:sz w:val="24"/>
        </w:rPr>
      </w:pPr>
      <w:ins w:id="12553"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https://code.jquery.com/jquery-3.3.1.slim.min.js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54" w:author="Unknown"/>
          <w:rFonts w:ascii="Consolas" w:eastAsia="Times New Roman" w:hAnsi="Consolas" w:cs="Consolas"/>
          <w:color w:val="F92672"/>
          <w:sz w:val="24"/>
        </w:rPr>
      </w:pPr>
      <w:ins w:id="12555" w:author="Unknown">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sha384-q8i/X+965DzO0rT7abK41JStQIAqVgRVzpbzo5smXKp4YfRvH+8abtTE1Pi6jizo</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56" w:author="Unknown"/>
          <w:rFonts w:ascii="Consolas" w:eastAsia="Times New Roman" w:hAnsi="Consolas" w:cs="Consolas"/>
          <w:color w:val="F8F8F2"/>
          <w:sz w:val="24"/>
        </w:rPr>
      </w:pPr>
      <w:ins w:id="12557" w:author="Unknown">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58"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59" w:author="Unknown"/>
          <w:rFonts w:ascii="Consolas" w:eastAsia="Times New Roman" w:hAnsi="Consolas" w:cs="Consolas"/>
          <w:color w:val="F92672"/>
          <w:sz w:val="24"/>
        </w:rPr>
      </w:pPr>
      <w:ins w:id="12560"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https://cdnjs.cloudflare.com/ajax/libs/popper.js/1.14.7/umd/popper.min.js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61" w:author="Unknown"/>
          <w:rFonts w:ascii="Consolas" w:eastAsia="Times New Roman" w:hAnsi="Consolas" w:cs="Consolas"/>
          <w:color w:val="F92672"/>
          <w:sz w:val="24"/>
        </w:rPr>
      </w:pPr>
      <w:ins w:id="12562" w:author="Unknown">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sha384-UO2eT0CpHqdSJQ6hJty5KVphtPhzWj9WO1clHTMGa3JDZwrnQq4sF86dIHNDz0W1</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63" w:author="Unknown"/>
          <w:rFonts w:ascii="Consolas" w:eastAsia="Times New Roman" w:hAnsi="Consolas" w:cs="Consolas"/>
          <w:color w:val="F8F8F2"/>
          <w:sz w:val="24"/>
        </w:rPr>
      </w:pPr>
      <w:ins w:id="12564" w:author="Unknown">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65"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66" w:author="Unknown"/>
          <w:rFonts w:ascii="Consolas" w:eastAsia="Times New Roman" w:hAnsi="Consolas" w:cs="Consolas"/>
          <w:color w:val="F92672"/>
          <w:sz w:val="24"/>
        </w:rPr>
      </w:pPr>
      <w:ins w:id="12567"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https://stackpath.bootstrapcdn.com/bootstrap/4.3.1/js/bootstrap.min.js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68" w:author="Unknown"/>
          <w:rFonts w:ascii="Consolas" w:eastAsia="Times New Roman" w:hAnsi="Consolas" w:cs="Consolas"/>
          <w:color w:val="F92672"/>
          <w:sz w:val="24"/>
        </w:rPr>
      </w:pPr>
      <w:ins w:id="12569" w:author="Unknown">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sha384-JjSmVgyd0p3pXB1rRibZUAYoIIy6OrQ6VrjIEaFf/nJGzIxFDsf4x0xIM+B07jRM</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70" w:author="Unknown"/>
          <w:rFonts w:ascii="Consolas" w:eastAsia="Times New Roman" w:hAnsi="Consolas" w:cs="Consolas"/>
          <w:color w:val="F8F8F2"/>
          <w:sz w:val="24"/>
          <w:szCs w:val="24"/>
        </w:rPr>
      </w:pPr>
      <w:ins w:id="12571" w:author="Unknown">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spacing w:after="0" w:line="240" w:lineRule="auto"/>
        <w:rPr>
          <w:ins w:id="12572" w:author="Unknown"/>
          <w:rFonts w:ascii="Times New Roman" w:eastAsia="Times New Roman" w:hAnsi="Times New Roman" w:cs="Times New Roman"/>
          <w:sz w:val="24"/>
          <w:szCs w:val="24"/>
        </w:rPr>
      </w:pPr>
      <w:ins w:id="12573"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74" w:author="Unknown"/>
          <w:rFonts w:ascii="Times New Roman" w:eastAsia="Times New Roman" w:hAnsi="Times New Roman" w:cs="Times New Roman"/>
          <w:sz w:val="24"/>
          <w:szCs w:val="24"/>
        </w:rPr>
      </w:pPr>
      <w:ins w:id="12575" w:author="Unknown">
        <w:r w:rsidRPr="0089304D">
          <w:rPr>
            <w:rFonts w:ascii="Times New Roman" w:eastAsia="Times New Roman" w:hAnsi="Times New Roman" w:cs="Times New Roman"/>
            <w:b/>
            <w:bCs/>
            <w:sz w:val="24"/>
            <w:szCs w:val="24"/>
          </w:rPr>
          <w:lastRenderedPageBreak/>
          <w:t>Bootstrap</w:t>
        </w:r>
        <w:r w:rsidRPr="0089304D">
          <w:rPr>
            <w:rFonts w:ascii="Times New Roman" w:eastAsia="Times New Roman" w:hAnsi="Times New Roman" w:cs="Times New Roman"/>
            <w:sz w:val="24"/>
            <w:szCs w:val="24"/>
          </w:rPr>
          <w:t> also provides us many components that can be used to provide good user experience and user interactions in a web page like cards, navigation bars, dropdowns, icons, buttons, forms and also sizing options for different DOM elements.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76" w:author="Unknown"/>
          <w:rFonts w:ascii="Times New Roman" w:eastAsia="Times New Roman" w:hAnsi="Times New Roman" w:cs="Times New Roman"/>
          <w:sz w:val="24"/>
          <w:szCs w:val="24"/>
        </w:rPr>
      </w:pPr>
      <w:ins w:id="12577" w:author="Unknown">
        <w:r w:rsidRPr="0089304D">
          <w:rPr>
            <w:rFonts w:ascii="Times New Roman" w:eastAsia="Times New Roman" w:hAnsi="Times New Roman" w:cs="Times New Roman"/>
            <w:sz w:val="24"/>
            <w:szCs w:val="24"/>
          </w:rPr>
          <w:t>Now we are done with introduction, let’s start coding.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578" w:author="Unknown"/>
          <w:rFonts w:ascii="Times New Roman" w:eastAsia="Times New Roman" w:hAnsi="Times New Roman" w:cs="Times New Roman"/>
          <w:sz w:val="24"/>
          <w:szCs w:val="24"/>
        </w:rPr>
      </w:pPr>
      <w:ins w:id="12579" w:author="Unknown">
        <w:r w:rsidRPr="0089304D">
          <w:rPr>
            <w:rFonts w:ascii="Times New Roman" w:eastAsia="Times New Roman" w:hAnsi="Times New Roman" w:cs="Times New Roman"/>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580" w:author="Unknown"/>
          <w:rFonts w:ascii="Times New Roman" w:eastAsia="Times New Roman" w:hAnsi="Times New Roman" w:cs="Times New Roman"/>
          <w:b/>
          <w:bCs/>
          <w:sz w:val="24"/>
          <w:szCs w:val="24"/>
        </w:rPr>
      </w:pPr>
      <w:ins w:id="12581" w:author="Unknown">
        <w:r w:rsidRPr="0089304D">
          <w:rPr>
            <w:rFonts w:ascii="Times New Roman" w:eastAsia="Times New Roman" w:hAnsi="Times New Roman" w:cs="Times New Roman"/>
            <w:b/>
            <w:bCs/>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82" w:author="Unknown"/>
          <w:rFonts w:ascii="Consolas" w:eastAsia="Times New Roman" w:hAnsi="Consolas" w:cs="Consolas"/>
          <w:color w:val="F8F8F2"/>
          <w:sz w:val="24"/>
        </w:rPr>
      </w:pPr>
      <w:ins w:id="12583" w:author="Unknown">
        <w:r w:rsidRPr="0089304D">
          <w:rPr>
            <w:rFonts w:ascii="Consolas" w:eastAsia="Times New Roman" w:hAnsi="Consolas" w:cs="Consolas"/>
            <w:color w:val="F8F8F2"/>
            <w:sz w:val="24"/>
          </w:rPr>
          <w:t>&lt;!</w:t>
        </w:r>
        <w:r w:rsidRPr="0089304D">
          <w:rPr>
            <w:rFonts w:ascii="Consolas" w:eastAsia="Times New Roman" w:hAnsi="Consolas" w:cs="Consolas"/>
            <w:color w:val="8292A2"/>
            <w:sz w:val="24"/>
          </w:rPr>
          <w:t>doctype html</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84" w:author="Unknown"/>
          <w:rFonts w:ascii="Consolas" w:eastAsia="Times New Roman" w:hAnsi="Consolas" w:cs="Consolas"/>
          <w:color w:val="F8F8F2"/>
          <w:sz w:val="24"/>
        </w:rPr>
      </w:pPr>
      <w:ins w:id="12585"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html </w:t>
        </w:r>
        <w:r w:rsidRPr="0089304D">
          <w:rPr>
            <w:rFonts w:ascii="Consolas" w:eastAsia="Times New Roman" w:hAnsi="Consolas" w:cs="Consolas"/>
            <w:color w:val="A6E22E"/>
            <w:sz w:val="24"/>
          </w:rPr>
          <w:t>lang</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en</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86" w:author="Unknown"/>
          <w:rFonts w:ascii="Consolas" w:eastAsia="Times New Roman" w:hAnsi="Consolas" w:cs="Consolas"/>
          <w:color w:val="F8F8F2"/>
          <w:sz w:val="24"/>
        </w:rPr>
      </w:pPr>
      <w:ins w:id="12587"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head</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88" w:author="Unknown"/>
          <w:rFonts w:ascii="Consolas" w:eastAsia="Times New Roman" w:hAnsi="Consolas" w:cs="Consolas"/>
          <w:color w:val="F8F8F2"/>
          <w:sz w:val="24"/>
        </w:rPr>
      </w:pPr>
      <w:ins w:id="12589"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8292A2"/>
            <w:sz w:val="24"/>
          </w:rPr>
          <w:t>&lt;!-- Required meta tags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0" w:author="Unknown"/>
          <w:rFonts w:ascii="Consolas" w:eastAsia="Times New Roman" w:hAnsi="Consolas" w:cs="Consolas"/>
          <w:color w:val="F8F8F2"/>
          <w:sz w:val="24"/>
        </w:rPr>
      </w:pPr>
      <w:ins w:id="12591"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meta </w:t>
        </w:r>
        <w:r w:rsidRPr="0089304D">
          <w:rPr>
            <w:rFonts w:ascii="Consolas" w:eastAsia="Times New Roman" w:hAnsi="Consolas" w:cs="Consolas"/>
            <w:color w:val="A6E22E"/>
            <w:sz w:val="24"/>
          </w:rPr>
          <w:t>charset</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utf-8</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2" w:author="Unknown"/>
          <w:rFonts w:ascii="Consolas" w:eastAsia="Times New Roman" w:hAnsi="Consolas" w:cs="Consolas"/>
          <w:color w:val="F8F8F2"/>
          <w:sz w:val="24"/>
        </w:rPr>
      </w:pPr>
      <w:ins w:id="1259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meta </w:t>
        </w:r>
        <w:r w:rsidRPr="0089304D">
          <w:rPr>
            <w:rFonts w:ascii="Consolas" w:eastAsia="Times New Roman" w:hAnsi="Consolas" w:cs="Consolas"/>
            <w:color w:val="A6E22E"/>
            <w:sz w:val="24"/>
          </w:rPr>
          <w:t>name</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viewport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content</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width=device-width, initial-scale=1, shrink-to-fit=no</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4"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5" w:author="Unknown"/>
          <w:rFonts w:ascii="Consolas" w:eastAsia="Times New Roman" w:hAnsi="Consolas" w:cs="Consolas"/>
          <w:color w:val="F8F8F2"/>
          <w:sz w:val="24"/>
        </w:rPr>
      </w:pPr>
      <w:ins w:id="1259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8292A2"/>
            <w:sz w:val="24"/>
          </w:rPr>
          <w:t>&lt;!-- Bootstrap CSS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7" w:author="Unknown"/>
          <w:rFonts w:ascii="Consolas" w:eastAsia="Times New Roman" w:hAnsi="Consolas" w:cs="Consolas"/>
          <w:color w:val="F8F8F2"/>
          <w:sz w:val="24"/>
        </w:rPr>
      </w:pPr>
      <w:ins w:id="12598"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link </w:t>
        </w:r>
        <w:r w:rsidRPr="0089304D">
          <w:rPr>
            <w:rFonts w:ascii="Consolas" w:eastAsia="Times New Roman" w:hAnsi="Consolas" w:cs="Consolas"/>
            <w:color w:val="A6E22E"/>
            <w:sz w:val="24"/>
          </w:rPr>
          <w:t>rel</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stylesheet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href</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https://stackpath.bootstrapcdn.com/bootstrap/4.3.1/css/bootstrap.min.css</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sha384-ggOyR0iXCbMQv3Xipma34MD+dH/1fQ784/j6cY/iJTQUOhcWr7x9JvoRxT2MZw1T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599"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00" w:author="Unknown"/>
          <w:rFonts w:ascii="Consolas" w:eastAsia="Times New Roman" w:hAnsi="Consolas" w:cs="Consolas"/>
          <w:color w:val="F8F8F2"/>
          <w:sz w:val="24"/>
        </w:rPr>
      </w:pPr>
      <w:ins w:id="12601"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title</w:t>
        </w:r>
        <w:r w:rsidRPr="0089304D">
          <w:rPr>
            <w:rFonts w:ascii="Consolas" w:eastAsia="Times New Roman" w:hAnsi="Consolas" w:cs="Consolas"/>
            <w:color w:val="F8F8F2"/>
            <w:sz w:val="24"/>
          </w:rPr>
          <w:t>&gt;Welcome to CV Screener&lt;/</w:t>
        </w:r>
        <w:r w:rsidRPr="0089304D">
          <w:rPr>
            <w:rFonts w:ascii="Consolas" w:eastAsia="Times New Roman" w:hAnsi="Consolas" w:cs="Consolas"/>
            <w:color w:val="F92672"/>
            <w:sz w:val="24"/>
          </w:rPr>
          <w:t>title</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02" w:author="Unknown"/>
          <w:rFonts w:ascii="Consolas" w:eastAsia="Times New Roman" w:hAnsi="Consolas" w:cs="Consolas"/>
          <w:color w:val="F8F8F2"/>
          <w:sz w:val="24"/>
        </w:rPr>
      </w:pPr>
      <w:ins w:id="1260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head</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04" w:author="Unknown"/>
          <w:rFonts w:ascii="Consolas" w:eastAsia="Times New Roman" w:hAnsi="Consolas" w:cs="Consolas"/>
          <w:color w:val="F8F8F2"/>
          <w:sz w:val="24"/>
        </w:rPr>
      </w:pPr>
      <w:ins w:id="12605"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body</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06" w:author="Unknown"/>
          <w:rFonts w:ascii="Consolas" w:eastAsia="Times New Roman" w:hAnsi="Consolas" w:cs="Consolas"/>
          <w:color w:val="F8F8F2"/>
          <w:sz w:val="24"/>
        </w:rPr>
      </w:pPr>
      <w:ins w:id="12607"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08" w:author="Unknown"/>
          <w:rFonts w:ascii="Consolas" w:eastAsia="Times New Roman" w:hAnsi="Consolas" w:cs="Consolas"/>
          <w:color w:val="F8F8F2"/>
          <w:sz w:val="24"/>
        </w:rPr>
      </w:pPr>
      <w:ins w:id="12609"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container</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10" w:author="Unknown"/>
          <w:rFonts w:ascii="Consolas" w:eastAsia="Times New Roman" w:hAnsi="Consolas" w:cs="Consolas"/>
          <w:color w:val="F8F8F2"/>
          <w:sz w:val="24"/>
        </w:rPr>
      </w:pPr>
      <w:ins w:id="12611"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row</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12" w:author="Unknown"/>
          <w:rFonts w:ascii="Consolas" w:eastAsia="Times New Roman" w:hAnsi="Consolas" w:cs="Consolas"/>
          <w:color w:val="F8F8F2"/>
          <w:sz w:val="24"/>
        </w:rPr>
      </w:pPr>
      <w:ins w:id="1261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col-md-6 mx-auto text-center</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14" w:author="Unknown"/>
          <w:rFonts w:ascii="Consolas" w:eastAsia="Times New Roman" w:hAnsi="Consolas" w:cs="Consolas"/>
          <w:color w:val="F8F8F2"/>
          <w:sz w:val="24"/>
        </w:rPr>
      </w:pPr>
      <w:ins w:id="12615"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h1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my-3</w:t>
        </w:r>
        <w:r w:rsidRPr="0089304D">
          <w:rPr>
            <w:rFonts w:ascii="Consolas" w:eastAsia="Times New Roman" w:hAnsi="Consolas" w:cs="Consolas"/>
            <w:color w:val="F8F8F2"/>
            <w:sz w:val="24"/>
          </w:rPr>
          <w:t>"&gt;Candidate Applications for Data Scientist Job&lt;/</w:t>
        </w:r>
        <w:r w:rsidRPr="0089304D">
          <w:rPr>
            <w:rFonts w:ascii="Consolas" w:eastAsia="Times New Roman" w:hAnsi="Consolas" w:cs="Consolas"/>
            <w:color w:val="F92672"/>
            <w:sz w:val="24"/>
          </w:rPr>
          <w:t>h1</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16" w:author="Unknown"/>
          <w:rFonts w:ascii="Consolas" w:eastAsia="Times New Roman" w:hAnsi="Consolas" w:cs="Consolas"/>
          <w:color w:val="F8F8F2"/>
          <w:sz w:val="24"/>
        </w:rPr>
      </w:pPr>
      <w:ins w:id="12617"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id</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image</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18" w:author="Unknown"/>
          <w:rFonts w:ascii="Consolas" w:eastAsia="Times New Roman" w:hAnsi="Consolas" w:cs="Consolas"/>
          <w:color w:val="F8F8F2"/>
          <w:sz w:val="24"/>
        </w:rPr>
      </w:pPr>
      <w:ins w:id="12619"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br</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20" w:author="Unknown"/>
          <w:rFonts w:ascii="Consolas" w:eastAsia="Times New Roman" w:hAnsi="Consolas" w:cs="Consolas"/>
          <w:color w:val="F8F8F2"/>
          <w:sz w:val="24"/>
        </w:rPr>
      </w:pPr>
      <w:ins w:id="12621"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id</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profile</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22" w:author="Unknown"/>
          <w:rFonts w:ascii="Consolas" w:eastAsia="Times New Roman" w:hAnsi="Consolas" w:cs="Consolas"/>
          <w:color w:val="F8F8F2"/>
          <w:sz w:val="24"/>
        </w:rPr>
      </w:pPr>
      <w:ins w:id="12623" w:author="Unknown">
        <w:r w:rsidRPr="0089304D">
          <w:rPr>
            <w:rFonts w:ascii="Consolas" w:eastAsia="Times New Roman" w:hAnsi="Consolas" w:cs="Consolas"/>
            <w:color w:val="F8F8F2"/>
            <w:sz w:val="24"/>
          </w:rPr>
          <w:lastRenderedPageBreak/>
          <w:t xml:space="preserve">                &lt;</w:t>
        </w:r>
        <w:r w:rsidRPr="0089304D">
          <w:rPr>
            <w:rFonts w:ascii="Consolas" w:eastAsia="Times New Roman" w:hAnsi="Consolas" w:cs="Consolas"/>
            <w:color w:val="F92672"/>
            <w:sz w:val="24"/>
          </w:rPr>
          <w:t>br</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24" w:author="Unknown"/>
          <w:rFonts w:ascii="Consolas" w:eastAsia="Times New Roman" w:hAnsi="Consolas" w:cs="Consolas"/>
          <w:color w:val="F8F8F2"/>
          <w:sz w:val="24"/>
        </w:rPr>
      </w:pPr>
      <w:ins w:id="12625"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button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btn btn-primary btn-block</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id</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next</w:t>
        </w:r>
        <w:r w:rsidRPr="0089304D">
          <w:rPr>
            <w:rFonts w:ascii="Consolas" w:eastAsia="Times New Roman" w:hAnsi="Consolas" w:cs="Consolas"/>
            <w:color w:val="F8F8F2"/>
            <w:sz w:val="24"/>
          </w:rPr>
          <w:t>"&gt; Next&lt;/</w:t>
        </w:r>
        <w:r w:rsidRPr="0089304D">
          <w:rPr>
            <w:rFonts w:ascii="Consolas" w:eastAsia="Times New Roman" w:hAnsi="Consolas" w:cs="Consolas"/>
            <w:color w:val="F92672"/>
            <w:sz w:val="24"/>
          </w:rPr>
          <w:t>button</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26" w:author="Unknown"/>
          <w:rFonts w:ascii="Consolas" w:eastAsia="Times New Roman" w:hAnsi="Consolas" w:cs="Consolas"/>
          <w:color w:val="F8F8F2"/>
          <w:sz w:val="24"/>
        </w:rPr>
      </w:pPr>
      <w:ins w:id="12627"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28" w:author="Unknown"/>
          <w:rFonts w:ascii="Consolas" w:eastAsia="Times New Roman" w:hAnsi="Consolas" w:cs="Consolas"/>
          <w:color w:val="F8F8F2"/>
          <w:sz w:val="24"/>
        </w:rPr>
      </w:pPr>
      <w:ins w:id="12629"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0"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1"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2" w:author="Unknown"/>
          <w:rFonts w:ascii="Consolas" w:eastAsia="Times New Roman" w:hAnsi="Consolas" w:cs="Consolas"/>
          <w:color w:val="F8F8F2"/>
          <w:sz w:val="24"/>
        </w:rPr>
      </w:pPr>
      <w:ins w:id="1263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4"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5" w:author="Unknown"/>
          <w:rFonts w:ascii="Consolas" w:eastAsia="Times New Roman" w:hAnsi="Consolas" w:cs="Consolas"/>
          <w:color w:val="F8F8F2"/>
          <w:sz w:val="24"/>
        </w:rPr>
      </w:pPr>
      <w:ins w:id="1263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8292A2"/>
            <w:sz w:val="24"/>
          </w:rPr>
          <w:t>&lt;!-- Optional JavaScript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7" w:author="Unknown"/>
          <w:rFonts w:ascii="Consolas" w:eastAsia="Times New Roman" w:hAnsi="Consolas" w:cs="Consolas"/>
          <w:color w:val="F8F8F2"/>
          <w:sz w:val="24"/>
        </w:rPr>
      </w:pPr>
      <w:ins w:id="12638"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8292A2"/>
            <w:sz w:val="24"/>
          </w:rPr>
          <w:t>&lt;!-- jQuery first, then Popper.js, then Bootstrap JS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39" w:author="Unknown"/>
          <w:rFonts w:ascii="Consolas" w:eastAsia="Times New Roman" w:hAnsi="Consolas" w:cs="Consolas"/>
          <w:color w:val="F8F8F2"/>
          <w:sz w:val="24"/>
        </w:rPr>
      </w:pPr>
      <w:ins w:id="12640"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https://code.jquery.com/jquery-3.3.1.slim.min.js</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sha384-q8i/X+965DzO0rT7abK41JStQIAqVgRVzpbzo5smXKp4YfRvH+8abtTE1Pi6jizo</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41" w:author="Unknown"/>
          <w:rFonts w:ascii="Consolas" w:eastAsia="Times New Roman" w:hAnsi="Consolas" w:cs="Consolas"/>
          <w:color w:val="F8F8F2"/>
          <w:sz w:val="24"/>
        </w:rPr>
      </w:pPr>
      <w:ins w:id="12642"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https://cdnjs.cloudflare.com/ajax/libs/popper.js/1.14.7/umd/popper.min.js</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sha384-UO2eT0CpHqdSJQ6hJty5KVphtPhzWj9WO1clHTMGa3JDZwrnQq4sF86dIHNDz0W1</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43" w:author="Unknown"/>
          <w:rFonts w:ascii="Consolas" w:eastAsia="Times New Roman" w:hAnsi="Consolas" w:cs="Consolas"/>
          <w:color w:val="F8F8F2"/>
          <w:sz w:val="24"/>
        </w:rPr>
      </w:pPr>
      <w:ins w:id="12644"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https://stackpath.bootstrapcdn.com/bootstrap/4.3.1/js/bootstrap.min.js</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integrity</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sha384-JjSmVgyd0p3pXB1rRibZUAYoIIy6OrQ6VrjIEaFf/nJGzIxFDsf4x0xIM+B07jRM</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crossorigin</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anonymous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45" w:author="Unknown"/>
          <w:rFonts w:ascii="Consolas" w:eastAsia="Times New Roman" w:hAnsi="Consolas" w:cs="Consolas"/>
          <w:color w:val="F8F8F2"/>
          <w:sz w:val="24"/>
        </w:rPr>
      </w:pPr>
      <w:ins w:id="12646"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index.js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47" w:author="Unknown"/>
          <w:rFonts w:ascii="Consolas" w:eastAsia="Times New Roman" w:hAnsi="Consolas" w:cs="Consolas"/>
          <w:color w:val="F8F8F2"/>
          <w:sz w:val="24"/>
        </w:rPr>
      </w:pPr>
      <w:ins w:id="12648"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body</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49" w:author="Unknown"/>
          <w:rFonts w:ascii="Consolas" w:eastAsia="Times New Roman" w:hAnsi="Consolas" w:cs="Consolas"/>
          <w:color w:val="F8F8F2"/>
          <w:sz w:val="24"/>
        </w:rPr>
      </w:pPr>
      <w:ins w:id="12650"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html</w:t>
        </w:r>
        <w:r w:rsidRPr="0089304D">
          <w:rPr>
            <w:rFonts w:ascii="Consolas" w:eastAsia="Times New Roman" w:hAnsi="Consolas" w:cs="Consolas"/>
            <w:color w:val="F8F8F2"/>
            <w:sz w:val="24"/>
          </w:rPr>
          <w:t>&gt;</w:t>
        </w:r>
      </w:ins>
    </w:p>
    <w:p w:rsidR="0089304D" w:rsidRPr="0089304D" w:rsidRDefault="0089304D" w:rsidP="0089304D">
      <w:pPr>
        <w:spacing w:after="0" w:line="240" w:lineRule="auto"/>
        <w:rPr>
          <w:ins w:id="12651" w:author="Unknown"/>
          <w:rFonts w:ascii="Times New Roman" w:eastAsia="Times New Roman" w:hAnsi="Times New Roman" w:cs="Times New Roman"/>
          <w:sz w:val="24"/>
          <w:szCs w:val="24"/>
        </w:rPr>
      </w:pPr>
      <w:ins w:id="12652"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653" w:author="Unknown"/>
          <w:rFonts w:ascii="Times New Roman" w:eastAsia="Times New Roman" w:hAnsi="Times New Roman" w:cs="Times New Roman"/>
          <w:b/>
          <w:bCs/>
          <w:sz w:val="24"/>
          <w:szCs w:val="24"/>
        </w:rPr>
      </w:pPr>
      <w:ins w:id="12654" w:author="Unknown">
        <w:r w:rsidRPr="0089304D">
          <w:rPr>
            <w:rFonts w:ascii="Times New Roman" w:eastAsia="Times New Roman" w:hAnsi="Times New Roman" w:cs="Times New Roman"/>
            <w:b/>
            <w:bCs/>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55" w:author="Unknown"/>
          <w:rFonts w:ascii="Consolas" w:eastAsia="Times New Roman" w:hAnsi="Consolas" w:cs="Consolas"/>
          <w:color w:val="F8F8F2"/>
          <w:sz w:val="24"/>
        </w:rPr>
      </w:pPr>
      <w:ins w:id="12656" w:author="Unknown">
        <w:r w:rsidRPr="0089304D">
          <w:rPr>
            <w:rFonts w:ascii="Consolas" w:eastAsia="Times New Roman" w:hAnsi="Consolas" w:cs="Consolas"/>
            <w:color w:val="F8F8F2"/>
            <w:sz w:val="24"/>
          </w:rPr>
          <w:t>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"This is my index.js"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57" w:author="Unknown"/>
          <w:rFonts w:ascii="Consolas" w:eastAsia="Times New Roman" w:hAnsi="Consolas" w:cs="Consolas"/>
          <w:color w:val="F8F8F2"/>
          <w:sz w:val="24"/>
        </w:rPr>
      </w:pPr>
      <w:ins w:id="12658" w:author="Unknown">
        <w:r w:rsidRPr="0089304D">
          <w:rPr>
            <w:rFonts w:ascii="Consolas" w:eastAsia="Times New Roman" w:hAnsi="Consolas" w:cs="Consolas"/>
            <w:color w:val="8292A2"/>
            <w:sz w:val="24"/>
          </w:rPr>
          <w:t>// Data is an array of objects which contains information about the candidates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59" w:author="Unknown"/>
          <w:rFonts w:ascii="Consolas" w:eastAsia="Times New Roman" w:hAnsi="Consolas" w:cs="Consolas"/>
          <w:color w:val="F8F8F2"/>
          <w:sz w:val="24"/>
        </w:rPr>
      </w:pPr>
      <w:ins w:id="12660" w:author="Unknown">
        <w:r w:rsidRPr="0089304D">
          <w:rPr>
            <w:rFonts w:ascii="Consolas" w:eastAsia="Times New Roman" w:hAnsi="Consolas" w:cs="Consolas"/>
            <w:color w:val="66D9EF"/>
            <w:sz w:val="24"/>
          </w:rPr>
          <w:lastRenderedPageBreak/>
          <w:t>const</w:t>
        </w:r>
        <w:r w:rsidRPr="0089304D">
          <w:rPr>
            <w:rFonts w:ascii="Consolas" w:eastAsia="Times New Roman" w:hAnsi="Consolas" w:cs="Consolas"/>
            <w:color w:val="F8F8F2"/>
            <w:sz w:val="24"/>
          </w:rPr>
          <w:t xml:space="preserve"> data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61" w:author="Unknown"/>
          <w:rFonts w:ascii="Consolas" w:eastAsia="Times New Roman" w:hAnsi="Consolas" w:cs="Consolas"/>
          <w:color w:val="F8F8F2"/>
          <w:sz w:val="24"/>
        </w:rPr>
      </w:pPr>
      <w:ins w:id="12662"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63" w:author="Unknown"/>
          <w:rFonts w:ascii="Consolas" w:eastAsia="Times New Roman" w:hAnsi="Consolas" w:cs="Consolas"/>
          <w:color w:val="F8F8F2"/>
          <w:sz w:val="24"/>
        </w:rPr>
      </w:pPr>
      <w:ins w:id="12664" w:author="Unknown">
        <w:r w:rsidRPr="0089304D">
          <w:rPr>
            <w:rFonts w:ascii="Consolas" w:eastAsia="Times New Roman" w:hAnsi="Consolas" w:cs="Consolas"/>
            <w:color w:val="F8F8F2"/>
            <w:sz w:val="24"/>
          </w:rPr>
          <w:t xml:space="preserve">        name: </w:t>
        </w:r>
        <w:r w:rsidRPr="0089304D">
          <w:rPr>
            <w:rFonts w:ascii="Consolas" w:eastAsia="Times New Roman" w:hAnsi="Consolas" w:cs="Consolas"/>
            <w:color w:val="A6E22E"/>
            <w:sz w:val="24"/>
          </w:rPr>
          <w:t>'Rohan Das'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65" w:author="Unknown"/>
          <w:rFonts w:ascii="Consolas" w:eastAsia="Times New Roman" w:hAnsi="Consolas" w:cs="Consolas"/>
          <w:color w:val="F8F8F2"/>
          <w:sz w:val="24"/>
        </w:rPr>
      </w:pPr>
      <w:ins w:id="12666" w:author="Unknown">
        <w:r w:rsidRPr="0089304D">
          <w:rPr>
            <w:rFonts w:ascii="Consolas" w:eastAsia="Times New Roman" w:hAnsi="Consolas" w:cs="Consolas"/>
            <w:color w:val="F8F8F2"/>
            <w:sz w:val="24"/>
          </w:rPr>
          <w:t xml:space="preserve">        age: </w:t>
        </w:r>
        <w:r w:rsidRPr="0089304D">
          <w:rPr>
            <w:rFonts w:ascii="Consolas" w:eastAsia="Times New Roman" w:hAnsi="Consolas" w:cs="Consolas"/>
            <w:color w:val="AE81FF"/>
            <w:sz w:val="24"/>
          </w:rPr>
          <w:t>18</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67" w:author="Unknown"/>
          <w:rFonts w:ascii="Consolas" w:eastAsia="Times New Roman" w:hAnsi="Consolas" w:cs="Consolas"/>
          <w:color w:val="F8F8F2"/>
          <w:sz w:val="24"/>
        </w:rPr>
      </w:pPr>
      <w:ins w:id="12668" w:author="Unknown">
        <w:r w:rsidRPr="0089304D">
          <w:rPr>
            <w:rFonts w:ascii="Consolas" w:eastAsia="Times New Roman" w:hAnsi="Consolas" w:cs="Consolas"/>
            <w:color w:val="F8F8F2"/>
            <w:sz w:val="24"/>
          </w:rPr>
          <w:t xml:space="preserve">        city: </w:t>
        </w:r>
        <w:r w:rsidRPr="0089304D">
          <w:rPr>
            <w:rFonts w:ascii="Consolas" w:eastAsia="Times New Roman" w:hAnsi="Consolas" w:cs="Consolas"/>
            <w:color w:val="A6E22E"/>
            <w:sz w:val="24"/>
          </w:rPr>
          <w:t>'Kolkata'</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69" w:author="Unknown"/>
          <w:rFonts w:ascii="Consolas" w:eastAsia="Times New Roman" w:hAnsi="Consolas" w:cs="Consolas"/>
          <w:color w:val="F8F8F2"/>
          <w:sz w:val="24"/>
        </w:rPr>
      </w:pPr>
      <w:ins w:id="12670" w:author="Unknown">
        <w:r w:rsidRPr="0089304D">
          <w:rPr>
            <w:rFonts w:ascii="Consolas" w:eastAsia="Times New Roman" w:hAnsi="Consolas" w:cs="Consolas"/>
            <w:color w:val="F8F8F2"/>
            <w:sz w:val="24"/>
          </w:rPr>
          <w:t xml:space="preserve">        language: </w:t>
        </w:r>
        <w:r w:rsidRPr="0089304D">
          <w:rPr>
            <w:rFonts w:ascii="Consolas" w:eastAsia="Times New Roman" w:hAnsi="Consolas" w:cs="Consolas"/>
            <w:color w:val="A6E22E"/>
            <w:sz w:val="24"/>
          </w:rPr>
          <w:t>'Python'</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1" w:author="Unknown"/>
          <w:rFonts w:ascii="Consolas" w:eastAsia="Times New Roman" w:hAnsi="Consolas" w:cs="Consolas"/>
          <w:color w:val="F8F8F2"/>
          <w:sz w:val="24"/>
        </w:rPr>
      </w:pPr>
      <w:ins w:id="12672" w:author="Unknown">
        <w:r w:rsidRPr="0089304D">
          <w:rPr>
            <w:rFonts w:ascii="Consolas" w:eastAsia="Times New Roman" w:hAnsi="Consolas" w:cs="Consolas"/>
            <w:color w:val="F8F8F2"/>
            <w:sz w:val="24"/>
          </w:rPr>
          <w:t xml:space="preserve">        framework: </w:t>
        </w:r>
        <w:r w:rsidRPr="0089304D">
          <w:rPr>
            <w:rFonts w:ascii="Consolas" w:eastAsia="Times New Roman" w:hAnsi="Consolas" w:cs="Consolas"/>
            <w:color w:val="A6E22E"/>
            <w:sz w:val="24"/>
          </w:rPr>
          <w:t>'Django'</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3" w:author="Unknown"/>
          <w:rFonts w:ascii="Consolas" w:eastAsia="Times New Roman" w:hAnsi="Consolas" w:cs="Consolas"/>
          <w:color w:val="F8F8F2"/>
          <w:sz w:val="24"/>
        </w:rPr>
      </w:pPr>
      <w:ins w:id="12674" w:author="Unknown">
        <w:r w:rsidRPr="0089304D">
          <w:rPr>
            <w:rFonts w:ascii="Consolas" w:eastAsia="Times New Roman" w:hAnsi="Consolas" w:cs="Consolas"/>
            <w:color w:val="F8F8F2"/>
            <w:sz w:val="24"/>
          </w:rPr>
          <w:t xml:space="preserve">        image: </w:t>
        </w:r>
        <w:r w:rsidRPr="0089304D">
          <w:rPr>
            <w:rFonts w:ascii="Consolas" w:eastAsia="Times New Roman" w:hAnsi="Consolas" w:cs="Consolas"/>
            <w:color w:val="A6E22E"/>
            <w:sz w:val="24"/>
          </w:rPr>
          <w:t>'https://randomuser.me/api/portraits/men/51.jpg'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5" w:author="Unknown"/>
          <w:rFonts w:ascii="Consolas" w:eastAsia="Times New Roman" w:hAnsi="Consolas" w:cs="Consolas"/>
          <w:color w:val="F8F8F2"/>
          <w:sz w:val="24"/>
        </w:rPr>
      </w:pPr>
      <w:ins w:id="12676"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7"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78" w:author="Unknown"/>
          <w:rFonts w:ascii="Consolas" w:eastAsia="Times New Roman" w:hAnsi="Consolas" w:cs="Consolas"/>
          <w:color w:val="F8F8F2"/>
          <w:sz w:val="24"/>
        </w:rPr>
      </w:pPr>
      <w:ins w:id="12679"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80" w:author="Unknown"/>
          <w:rFonts w:ascii="Consolas" w:eastAsia="Times New Roman" w:hAnsi="Consolas" w:cs="Consolas"/>
          <w:color w:val="F8F8F2"/>
          <w:sz w:val="24"/>
        </w:rPr>
      </w:pPr>
      <w:ins w:id="12681" w:author="Unknown">
        <w:r w:rsidRPr="0089304D">
          <w:rPr>
            <w:rFonts w:ascii="Consolas" w:eastAsia="Times New Roman" w:hAnsi="Consolas" w:cs="Consolas"/>
            <w:color w:val="F8F8F2"/>
            <w:sz w:val="24"/>
          </w:rPr>
          <w:t xml:space="preserve">        name: </w:t>
        </w:r>
        <w:r w:rsidRPr="0089304D">
          <w:rPr>
            <w:rFonts w:ascii="Consolas" w:eastAsia="Times New Roman" w:hAnsi="Consolas" w:cs="Consolas"/>
            <w:color w:val="A6E22E"/>
            <w:sz w:val="24"/>
          </w:rPr>
          <w:t>'Shubham Sharma'</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82" w:author="Unknown"/>
          <w:rFonts w:ascii="Consolas" w:eastAsia="Times New Roman" w:hAnsi="Consolas" w:cs="Consolas"/>
          <w:color w:val="F8F8F2"/>
          <w:sz w:val="24"/>
        </w:rPr>
      </w:pPr>
      <w:ins w:id="12683" w:author="Unknown">
        <w:r w:rsidRPr="0089304D">
          <w:rPr>
            <w:rFonts w:ascii="Consolas" w:eastAsia="Times New Roman" w:hAnsi="Consolas" w:cs="Consolas"/>
            <w:color w:val="F8F8F2"/>
            <w:sz w:val="24"/>
          </w:rPr>
          <w:t xml:space="preserve">        age: </w:t>
        </w:r>
        <w:r w:rsidRPr="0089304D">
          <w:rPr>
            <w:rFonts w:ascii="Consolas" w:eastAsia="Times New Roman" w:hAnsi="Consolas" w:cs="Consolas"/>
            <w:color w:val="AE81FF"/>
            <w:sz w:val="24"/>
          </w:rPr>
          <w:t>28</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84" w:author="Unknown"/>
          <w:rFonts w:ascii="Consolas" w:eastAsia="Times New Roman" w:hAnsi="Consolas" w:cs="Consolas"/>
          <w:color w:val="F8F8F2"/>
          <w:sz w:val="24"/>
        </w:rPr>
      </w:pPr>
      <w:ins w:id="12685" w:author="Unknown">
        <w:r w:rsidRPr="0089304D">
          <w:rPr>
            <w:rFonts w:ascii="Consolas" w:eastAsia="Times New Roman" w:hAnsi="Consolas" w:cs="Consolas"/>
            <w:color w:val="F8F8F2"/>
            <w:sz w:val="24"/>
          </w:rPr>
          <w:t xml:space="preserve">        city: </w:t>
        </w:r>
        <w:r w:rsidRPr="0089304D">
          <w:rPr>
            <w:rFonts w:ascii="Consolas" w:eastAsia="Times New Roman" w:hAnsi="Consolas" w:cs="Consolas"/>
            <w:color w:val="A6E22E"/>
            <w:sz w:val="24"/>
          </w:rPr>
          <w:t>'Bangalore'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86" w:author="Unknown"/>
          <w:rFonts w:ascii="Consolas" w:eastAsia="Times New Roman" w:hAnsi="Consolas" w:cs="Consolas"/>
          <w:color w:val="F8F8F2"/>
          <w:sz w:val="24"/>
        </w:rPr>
      </w:pPr>
      <w:ins w:id="12687" w:author="Unknown">
        <w:r w:rsidRPr="0089304D">
          <w:rPr>
            <w:rFonts w:ascii="Consolas" w:eastAsia="Times New Roman" w:hAnsi="Consolas" w:cs="Consolas"/>
            <w:color w:val="F8F8F2"/>
            <w:sz w:val="24"/>
          </w:rPr>
          <w:t xml:space="preserve">        language: </w:t>
        </w:r>
        <w:r w:rsidRPr="0089304D">
          <w:rPr>
            <w:rFonts w:ascii="Consolas" w:eastAsia="Times New Roman" w:hAnsi="Consolas" w:cs="Consolas"/>
            <w:color w:val="A6E22E"/>
            <w:sz w:val="24"/>
          </w:rPr>
          <w:t>'JavaScript'</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88" w:author="Unknown"/>
          <w:rFonts w:ascii="Consolas" w:eastAsia="Times New Roman" w:hAnsi="Consolas" w:cs="Consolas"/>
          <w:color w:val="F8F8F2"/>
          <w:sz w:val="24"/>
        </w:rPr>
      </w:pPr>
      <w:ins w:id="12689" w:author="Unknown">
        <w:r w:rsidRPr="0089304D">
          <w:rPr>
            <w:rFonts w:ascii="Consolas" w:eastAsia="Times New Roman" w:hAnsi="Consolas" w:cs="Consolas"/>
            <w:color w:val="F8F8F2"/>
            <w:sz w:val="24"/>
          </w:rPr>
          <w:t xml:space="preserve">        framework: </w:t>
        </w:r>
        <w:r w:rsidRPr="0089304D">
          <w:rPr>
            <w:rFonts w:ascii="Consolas" w:eastAsia="Times New Roman" w:hAnsi="Consolas" w:cs="Consolas"/>
            <w:color w:val="A6E22E"/>
            <w:sz w:val="24"/>
          </w:rPr>
          <w:t>'Angular'</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0" w:author="Unknown"/>
          <w:rFonts w:ascii="Consolas" w:eastAsia="Times New Roman" w:hAnsi="Consolas" w:cs="Consolas"/>
          <w:color w:val="F8F8F2"/>
          <w:sz w:val="24"/>
        </w:rPr>
      </w:pPr>
      <w:ins w:id="12691" w:author="Unknown">
        <w:r w:rsidRPr="0089304D">
          <w:rPr>
            <w:rFonts w:ascii="Consolas" w:eastAsia="Times New Roman" w:hAnsi="Consolas" w:cs="Consolas"/>
            <w:color w:val="F8F8F2"/>
            <w:sz w:val="24"/>
          </w:rPr>
          <w:t xml:space="preserve">        image: </w:t>
        </w:r>
        <w:r w:rsidRPr="0089304D">
          <w:rPr>
            <w:rFonts w:ascii="Consolas" w:eastAsia="Times New Roman" w:hAnsi="Consolas" w:cs="Consolas"/>
            <w:color w:val="A6E22E"/>
            <w:sz w:val="24"/>
          </w:rPr>
          <w:t>'https://randomuser.me/api/portraits/men/54.jpg'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2" w:author="Unknown"/>
          <w:rFonts w:ascii="Consolas" w:eastAsia="Times New Roman" w:hAnsi="Consolas" w:cs="Consolas"/>
          <w:color w:val="F8F8F2"/>
          <w:sz w:val="24"/>
        </w:rPr>
      </w:pPr>
      <w:ins w:id="12693"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4"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5" w:author="Unknown"/>
          <w:rFonts w:ascii="Consolas" w:eastAsia="Times New Roman" w:hAnsi="Consolas" w:cs="Consolas"/>
          <w:color w:val="F8F8F2"/>
          <w:sz w:val="24"/>
        </w:rPr>
      </w:pPr>
      <w:ins w:id="12696"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7" w:author="Unknown"/>
          <w:rFonts w:ascii="Consolas" w:eastAsia="Times New Roman" w:hAnsi="Consolas" w:cs="Consolas"/>
          <w:color w:val="F8F8F2"/>
          <w:sz w:val="24"/>
        </w:rPr>
      </w:pPr>
      <w:ins w:id="12698" w:author="Unknown">
        <w:r w:rsidRPr="0089304D">
          <w:rPr>
            <w:rFonts w:ascii="Consolas" w:eastAsia="Times New Roman" w:hAnsi="Consolas" w:cs="Consolas"/>
            <w:color w:val="F8F8F2"/>
            <w:sz w:val="24"/>
          </w:rPr>
          <w:t xml:space="preserve">        name: </w:t>
        </w:r>
        <w:r w:rsidRPr="0089304D">
          <w:rPr>
            <w:rFonts w:ascii="Consolas" w:eastAsia="Times New Roman" w:hAnsi="Consolas" w:cs="Consolas"/>
            <w:color w:val="A6E22E"/>
            <w:sz w:val="24"/>
          </w:rPr>
          <w:t>'Camella Cabello'</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699" w:author="Unknown"/>
          <w:rFonts w:ascii="Consolas" w:eastAsia="Times New Roman" w:hAnsi="Consolas" w:cs="Consolas"/>
          <w:color w:val="F8F8F2"/>
          <w:sz w:val="24"/>
        </w:rPr>
      </w:pPr>
      <w:ins w:id="12700" w:author="Unknown">
        <w:r w:rsidRPr="0089304D">
          <w:rPr>
            <w:rFonts w:ascii="Consolas" w:eastAsia="Times New Roman" w:hAnsi="Consolas" w:cs="Consolas"/>
            <w:color w:val="F8F8F2"/>
            <w:sz w:val="24"/>
          </w:rPr>
          <w:t xml:space="preserve">        age: </w:t>
        </w:r>
        <w:r w:rsidRPr="0089304D">
          <w:rPr>
            <w:rFonts w:ascii="Consolas" w:eastAsia="Times New Roman" w:hAnsi="Consolas" w:cs="Consolas"/>
            <w:color w:val="AE81FF"/>
            <w:sz w:val="24"/>
          </w:rPr>
          <w:t>18</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01" w:author="Unknown"/>
          <w:rFonts w:ascii="Consolas" w:eastAsia="Times New Roman" w:hAnsi="Consolas" w:cs="Consolas"/>
          <w:color w:val="F8F8F2"/>
          <w:sz w:val="24"/>
        </w:rPr>
      </w:pPr>
      <w:ins w:id="12702" w:author="Unknown">
        <w:r w:rsidRPr="0089304D">
          <w:rPr>
            <w:rFonts w:ascii="Consolas" w:eastAsia="Times New Roman" w:hAnsi="Consolas" w:cs="Consolas"/>
            <w:color w:val="F8F8F2"/>
            <w:sz w:val="24"/>
          </w:rPr>
          <w:t xml:space="preserve">        city: </w:t>
        </w:r>
        <w:r w:rsidRPr="0089304D">
          <w:rPr>
            <w:rFonts w:ascii="Consolas" w:eastAsia="Times New Roman" w:hAnsi="Consolas" w:cs="Consolas"/>
            <w:color w:val="A6E22E"/>
            <w:sz w:val="24"/>
          </w:rPr>
          <w:t>'Kolkata'</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03" w:author="Unknown"/>
          <w:rFonts w:ascii="Consolas" w:eastAsia="Times New Roman" w:hAnsi="Consolas" w:cs="Consolas"/>
          <w:color w:val="F8F8F2"/>
          <w:sz w:val="24"/>
        </w:rPr>
      </w:pPr>
      <w:ins w:id="12704" w:author="Unknown">
        <w:r w:rsidRPr="0089304D">
          <w:rPr>
            <w:rFonts w:ascii="Consolas" w:eastAsia="Times New Roman" w:hAnsi="Consolas" w:cs="Consolas"/>
            <w:color w:val="F8F8F2"/>
            <w:sz w:val="24"/>
          </w:rPr>
          <w:t xml:space="preserve">        language: </w:t>
        </w:r>
        <w:r w:rsidRPr="0089304D">
          <w:rPr>
            <w:rFonts w:ascii="Consolas" w:eastAsia="Times New Roman" w:hAnsi="Consolas" w:cs="Consolas"/>
            <w:color w:val="A6E22E"/>
            <w:sz w:val="24"/>
          </w:rPr>
          <w:t>'Python'</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05" w:author="Unknown"/>
          <w:rFonts w:ascii="Consolas" w:eastAsia="Times New Roman" w:hAnsi="Consolas" w:cs="Consolas"/>
          <w:color w:val="F8F8F2"/>
          <w:sz w:val="24"/>
        </w:rPr>
      </w:pPr>
      <w:ins w:id="12706" w:author="Unknown">
        <w:r w:rsidRPr="0089304D">
          <w:rPr>
            <w:rFonts w:ascii="Consolas" w:eastAsia="Times New Roman" w:hAnsi="Consolas" w:cs="Consolas"/>
            <w:color w:val="F8F8F2"/>
            <w:sz w:val="24"/>
          </w:rPr>
          <w:t xml:space="preserve">        framework: </w:t>
        </w:r>
        <w:r w:rsidRPr="0089304D">
          <w:rPr>
            <w:rFonts w:ascii="Consolas" w:eastAsia="Times New Roman" w:hAnsi="Consolas" w:cs="Consolas"/>
            <w:color w:val="A6E22E"/>
            <w:sz w:val="24"/>
          </w:rPr>
          <w:t>'Django'</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07" w:author="Unknown"/>
          <w:rFonts w:ascii="Consolas" w:eastAsia="Times New Roman" w:hAnsi="Consolas" w:cs="Consolas"/>
          <w:color w:val="F8F8F2"/>
          <w:sz w:val="24"/>
        </w:rPr>
      </w:pPr>
      <w:ins w:id="12708" w:author="Unknown">
        <w:r w:rsidRPr="0089304D">
          <w:rPr>
            <w:rFonts w:ascii="Consolas" w:eastAsia="Times New Roman" w:hAnsi="Consolas" w:cs="Consolas"/>
            <w:color w:val="F8F8F2"/>
            <w:sz w:val="24"/>
          </w:rPr>
          <w:t xml:space="preserve">        image: </w:t>
        </w:r>
        <w:r w:rsidRPr="0089304D">
          <w:rPr>
            <w:rFonts w:ascii="Consolas" w:eastAsia="Times New Roman" w:hAnsi="Consolas" w:cs="Consolas"/>
            <w:color w:val="A6E22E"/>
            <w:sz w:val="24"/>
          </w:rPr>
          <w:t>'https://randomuser.me/api/portraits/women/55.jpg'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09" w:author="Unknown"/>
          <w:rFonts w:ascii="Consolas" w:eastAsia="Times New Roman" w:hAnsi="Consolas" w:cs="Consolas"/>
          <w:color w:val="F8F8F2"/>
          <w:sz w:val="24"/>
        </w:rPr>
      </w:pPr>
      <w:ins w:id="12710"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11"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12" w:author="Unknown"/>
          <w:rFonts w:ascii="Consolas" w:eastAsia="Times New Roman" w:hAnsi="Consolas" w:cs="Consolas"/>
          <w:color w:val="F8F8F2"/>
          <w:sz w:val="24"/>
        </w:rPr>
      </w:pPr>
      <w:ins w:id="12713"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14" w:author="Unknown"/>
          <w:rFonts w:ascii="Consolas" w:eastAsia="Times New Roman" w:hAnsi="Consolas" w:cs="Consolas"/>
          <w:color w:val="F8F8F2"/>
          <w:sz w:val="24"/>
        </w:rPr>
      </w:pPr>
      <w:ins w:id="12715" w:author="Unknown">
        <w:r w:rsidRPr="0089304D">
          <w:rPr>
            <w:rFonts w:ascii="Consolas" w:eastAsia="Times New Roman" w:hAnsi="Consolas" w:cs="Consolas"/>
            <w:color w:val="F8F8F2"/>
            <w:sz w:val="24"/>
          </w:rPr>
          <w:t xml:space="preserve">        name: </w:t>
        </w:r>
        <w:r w:rsidRPr="0089304D">
          <w:rPr>
            <w:rFonts w:ascii="Consolas" w:eastAsia="Times New Roman" w:hAnsi="Consolas" w:cs="Consolas"/>
            <w:color w:val="A6E22E"/>
            <w:sz w:val="24"/>
          </w:rPr>
          <w:t>'Aishwariya Rai'</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16" w:author="Unknown"/>
          <w:rFonts w:ascii="Consolas" w:eastAsia="Times New Roman" w:hAnsi="Consolas" w:cs="Consolas"/>
          <w:color w:val="F8F8F2"/>
          <w:sz w:val="24"/>
        </w:rPr>
      </w:pPr>
      <w:ins w:id="12717" w:author="Unknown">
        <w:r w:rsidRPr="0089304D">
          <w:rPr>
            <w:rFonts w:ascii="Consolas" w:eastAsia="Times New Roman" w:hAnsi="Consolas" w:cs="Consolas"/>
            <w:color w:val="F8F8F2"/>
            <w:sz w:val="24"/>
          </w:rPr>
          <w:t xml:space="preserve">        age: </w:t>
        </w:r>
        <w:r w:rsidRPr="0089304D">
          <w:rPr>
            <w:rFonts w:ascii="Consolas" w:eastAsia="Times New Roman" w:hAnsi="Consolas" w:cs="Consolas"/>
            <w:color w:val="AE81FF"/>
            <w:sz w:val="24"/>
          </w:rPr>
          <w:t>45</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18" w:author="Unknown"/>
          <w:rFonts w:ascii="Consolas" w:eastAsia="Times New Roman" w:hAnsi="Consolas" w:cs="Consolas"/>
          <w:color w:val="F8F8F2"/>
          <w:sz w:val="24"/>
        </w:rPr>
      </w:pPr>
      <w:ins w:id="12719" w:author="Unknown">
        <w:r w:rsidRPr="0089304D">
          <w:rPr>
            <w:rFonts w:ascii="Consolas" w:eastAsia="Times New Roman" w:hAnsi="Consolas" w:cs="Consolas"/>
            <w:color w:val="F8F8F2"/>
            <w:sz w:val="24"/>
          </w:rPr>
          <w:lastRenderedPageBreak/>
          <w:t xml:space="preserve">        city: </w:t>
        </w:r>
        <w:r w:rsidRPr="0089304D">
          <w:rPr>
            <w:rFonts w:ascii="Consolas" w:eastAsia="Times New Roman" w:hAnsi="Consolas" w:cs="Consolas"/>
            <w:color w:val="A6E22E"/>
            <w:sz w:val="24"/>
          </w:rPr>
          <w:t>'Mumbai'</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0" w:author="Unknown"/>
          <w:rFonts w:ascii="Consolas" w:eastAsia="Times New Roman" w:hAnsi="Consolas" w:cs="Consolas"/>
          <w:color w:val="F8F8F2"/>
          <w:sz w:val="24"/>
        </w:rPr>
      </w:pPr>
      <w:ins w:id="12721" w:author="Unknown">
        <w:r w:rsidRPr="0089304D">
          <w:rPr>
            <w:rFonts w:ascii="Consolas" w:eastAsia="Times New Roman" w:hAnsi="Consolas" w:cs="Consolas"/>
            <w:color w:val="F8F8F2"/>
            <w:sz w:val="24"/>
          </w:rPr>
          <w:t xml:space="preserve">        language: </w:t>
        </w:r>
        <w:r w:rsidRPr="0089304D">
          <w:rPr>
            <w:rFonts w:ascii="Consolas" w:eastAsia="Times New Roman" w:hAnsi="Consolas" w:cs="Consolas"/>
            <w:color w:val="A6E22E"/>
            <w:sz w:val="24"/>
          </w:rPr>
          <w:t>'Python'</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2" w:author="Unknown"/>
          <w:rFonts w:ascii="Consolas" w:eastAsia="Times New Roman" w:hAnsi="Consolas" w:cs="Consolas"/>
          <w:color w:val="F8F8F2"/>
          <w:sz w:val="24"/>
        </w:rPr>
      </w:pPr>
      <w:ins w:id="12723" w:author="Unknown">
        <w:r w:rsidRPr="0089304D">
          <w:rPr>
            <w:rFonts w:ascii="Consolas" w:eastAsia="Times New Roman" w:hAnsi="Consolas" w:cs="Consolas"/>
            <w:color w:val="F8F8F2"/>
            <w:sz w:val="24"/>
          </w:rPr>
          <w:t xml:space="preserve">        framework: </w:t>
        </w:r>
        <w:r w:rsidRPr="0089304D">
          <w:rPr>
            <w:rFonts w:ascii="Consolas" w:eastAsia="Times New Roman" w:hAnsi="Consolas" w:cs="Consolas"/>
            <w:color w:val="A6E22E"/>
            <w:sz w:val="24"/>
          </w:rPr>
          <w:t>'Flask'</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4" w:author="Unknown"/>
          <w:rFonts w:ascii="Consolas" w:eastAsia="Times New Roman" w:hAnsi="Consolas" w:cs="Consolas"/>
          <w:color w:val="F8F8F2"/>
          <w:sz w:val="24"/>
        </w:rPr>
      </w:pPr>
      <w:ins w:id="12725" w:author="Unknown">
        <w:r w:rsidRPr="0089304D">
          <w:rPr>
            <w:rFonts w:ascii="Consolas" w:eastAsia="Times New Roman" w:hAnsi="Consolas" w:cs="Consolas"/>
            <w:color w:val="F8F8F2"/>
            <w:sz w:val="24"/>
          </w:rPr>
          <w:t xml:space="preserve">        image: </w:t>
        </w:r>
        <w:r w:rsidRPr="0089304D">
          <w:rPr>
            <w:rFonts w:ascii="Consolas" w:eastAsia="Times New Roman" w:hAnsi="Consolas" w:cs="Consolas"/>
            <w:color w:val="A6E22E"/>
            <w:sz w:val="24"/>
          </w:rPr>
          <w:t>'https://randomuser.me/api/portraits/women/57.jpg'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6" w:author="Unknown"/>
          <w:rFonts w:ascii="Consolas" w:eastAsia="Times New Roman" w:hAnsi="Consolas" w:cs="Consolas"/>
          <w:color w:val="F8F8F2"/>
          <w:sz w:val="24"/>
        </w:rPr>
      </w:pPr>
      <w:ins w:id="12727"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8"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29" w:author="Unknown"/>
          <w:rFonts w:ascii="Consolas" w:eastAsia="Times New Roman" w:hAnsi="Consolas" w:cs="Consolas"/>
          <w:color w:val="F8F8F2"/>
          <w:sz w:val="24"/>
        </w:rPr>
      </w:pPr>
      <w:ins w:id="12730"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31" w:author="Unknown"/>
          <w:rFonts w:ascii="Consolas" w:eastAsia="Times New Roman" w:hAnsi="Consolas" w:cs="Consolas"/>
          <w:color w:val="F8F8F2"/>
          <w:sz w:val="24"/>
        </w:rPr>
      </w:pPr>
      <w:ins w:id="12732" w:author="Unknown">
        <w:r w:rsidRPr="0089304D">
          <w:rPr>
            <w:rFonts w:ascii="Consolas" w:eastAsia="Times New Roman" w:hAnsi="Consolas" w:cs="Consolas"/>
            <w:color w:val="F8F8F2"/>
            <w:sz w:val="24"/>
          </w:rPr>
          <w:t xml:space="preserve">        name: </w:t>
        </w:r>
        <w:r w:rsidRPr="0089304D">
          <w:rPr>
            <w:rFonts w:ascii="Consolas" w:eastAsia="Times New Roman" w:hAnsi="Consolas" w:cs="Consolas"/>
            <w:color w:val="A6E22E"/>
            <w:sz w:val="24"/>
          </w:rPr>
          <w:t>'Rohit Sharma'</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33" w:author="Unknown"/>
          <w:rFonts w:ascii="Consolas" w:eastAsia="Times New Roman" w:hAnsi="Consolas" w:cs="Consolas"/>
          <w:color w:val="F8F8F2"/>
          <w:sz w:val="24"/>
        </w:rPr>
      </w:pPr>
      <w:ins w:id="12734" w:author="Unknown">
        <w:r w:rsidRPr="0089304D">
          <w:rPr>
            <w:rFonts w:ascii="Consolas" w:eastAsia="Times New Roman" w:hAnsi="Consolas" w:cs="Consolas"/>
            <w:color w:val="F8F8F2"/>
            <w:sz w:val="24"/>
          </w:rPr>
          <w:t xml:space="preserve">        age: </w:t>
        </w:r>
        <w:r w:rsidRPr="0089304D">
          <w:rPr>
            <w:rFonts w:ascii="Consolas" w:eastAsia="Times New Roman" w:hAnsi="Consolas" w:cs="Consolas"/>
            <w:color w:val="AE81FF"/>
            <w:sz w:val="24"/>
          </w:rPr>
          <w:t>34</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35" w:author="Unknown"/>
          <w:rFonts w:ascii="Consolas" w:eastAsia="Times New Roman" w:hAnsi="Consolas" w:cs="Consolas"/>
          <w:color w:val="F8F8F2"/>
          <w:sz w:val="24"/>
        </w:rPr>
      </w:pPr>
      <w:ins w:id="12736" w:author="Unknown">
        <w:r w:rsidRPr="0089304D">
          <w:rPr>
            <w:rFonts w:ascii="Consolas" w:eastAsia="Times New Roman" w:hAnsi="Consolas" w:cs="Consolas"/>
            <w:color w:val="F8F8F2"/>
            <w:sz w:val="24"/>
          </w:rPr>
          <w:t xml:space="preserve">        city: </w:t>
        </w:r>
        <w:r w:rsidRPr="0089304D">
          <w:rPr>
            <w:rFonts w:ascii="Consolas" w:eastAsia="Times New Roman" w:hAnsi="Consolas" w:cs="Consolas"/>
            <w:color w:val="A6E22E"/>
            <w:sz w:val="24"/>
          </w:rPr>
          <w:t>'Jharkhand'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37" w:author="Unknown"/>
          <w:rFonts w:ascii="Consolas" w:eastAsia="Times New Roman" w:hAnsi="Consolas" w:cs="Consolas"/>
          <w:color w:val="F8F8F2"/>
          <w:sz w:val="24"/>
        </w:rPr>
      </w:pPr>
      <w:ins w:id="12738" w:author="Unknown">
        <w:r w:rsidRPr="0089304D">
          <w:rPr>
            <w:rFonts w:ascii="Consolas" w:eastAsia="Times New Roman" w:hAnsi="Consolas" w:cs="Consolas"/>
            <w:color w:val="F8F8F2"/>
            <w:sz w:val="24"/>
          </w:rPr>
          <w:t xml:space="preserve">        language: </w:t>
        </w:r>
        <w:r w:rsidRPr="0089304D">
          <w:rPr>
            <w:rFonts w:ascii="Consolas" w:eastAsia="Times New Roman" w:hAnsi="Consolas" w:cs="Consolas"/>
            <w:color w:val="A6E22E"/>
            <w:sz w:val="24"/>
          </w:rPr>
          <w:t>'Go'</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39" w:author="Unknown"/>
          <w:rFonts w:ascii="Consolas" w:eastAsia="Times New Roman" w:hAnsi="Consolas" w:cs="Consolas"/>
          <w:color w:val="F8F8F2"/>
          <w:sz w:val="24"/>
        </w:rPr>
      </w:pPr>
      <w:ins w:id="12740" w:author="Unknown">
        <w:r w:rsidRPr="0089304D">
          <w:rPr>
            <w:rFonts w:ascii="Consolas" w:eastAsia="Times New Roman" w:hAnsi="Consolas" w:cs="Consolas"/>
            <w:color w:val="F8F8F2"/>
            <w:sz w:val="24"/>
          </w:rPr>
          <w:t xml:space="preserve">        framework: </w:t>
        </w:r>
        <w:r w:rsidRPr="0089304D">
          <w:rPr>
            <w:rFonts w:ascii="Consolas" w:eastAsia="Times New Roman" w:hAnsi="Consolas" w:cs="Consolas"/>
            <w:color w:val="A6E22E"/>
            <w:sz w:val="24"/>
          </w:rPr>
          <w:t>'Go Framework'</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1" w:author="Unknown"/>
          <w:rFonts w:ascii="Consolas" w:eastAsia="Times New Roman" w:hAnsi="Consolas" w:cs="Consolas"/>
          <w:color w:val="F8F8F2"/>
          <w:sz w:val="24"/>
        </w:rPr>
      </w:pPr>
      <w:ins w:id="12742" w:author="Unknown">
        <w:r w:rsidRPr="0089304D">
          <w:rPr>
            <w:rFonts w:ascii="Consolas" w:eastAsia="Times New Roman" w:hAnsi="Consolas" w:cs="Consolas"/>
            <w:color w:val="F8F8F2"/>
            <w:sz w:val="24"/>
          </w:rPr>
          <w:t xml:space="preserve">        image: </w:t>
        </w:r>
        <w:r w:rsidRPr="0089304D">
          <w:rPr>
            <w:rFonts w:ascii="Consolas" w:eastAsia="Times New Roman" w:hAnsi="Consolas" w:cs="Consolas"/>
            <w:color w:val="A6E22E"/>
            <w:sz w:val="24"/>
          </w:rPr>
          <w:t>'https://randomuser.me/api/portraits/men/61.jpg'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3" w:author="Unknown"/>
          <w:rFonts w:ascii="Consolas" w:eastAsia="Times New Roman" w:hAnsi="Consolas" w:cs="Consolas"/>
          <w:color w:val="F8F8F2"/>
          <w:sz w:val="24"/>
        </w:rPr>
      </w:pPr>
      <w:ins w:id="12744"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5" w:author="Unknown"/>
          <w:rFonts w:ascii="Consolas" w:eastAsia="Times New Roman" w:hAnsi="Consolas" w:cs="Consolas"/>
          <w:color w:val="F8F8F2"/>
          <w:sz w:val="24"/>
        </w:rPr>
      </w:pPr>
      <w:ins w:id="12746"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7"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8"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49" w:author="Unknown"/>
          <w:rFonts w:ascii="Consolas" w:eastAsia="Times New Roman" w:hAnsi="Consolas" w:cs="Consolas"/>
          <w:color w:val="F8F8F2"/>
          <w:sz w:val="24"/>
        </w:rPr>
      </w:pPr>
      <w:ins w:id="12750" w:author="Unknown">
        <w:r w:rsidRPr="0089304D">
          <w:rPr>
            <w:rFonts w:ascii="Consolas" w:eastAsia="Times New Roman" w:hAnsi="Consolas" w:cs="Consolas"/>
            <w:color w:val="8292A2"/>
            <w:sz w:val="24"/>
          </w:rPr>
          <w:t>// CV Iterator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1" w:author="Unknown"/>
          <w:rFonts w:ascii="Consolas" w:eastAsia="Times New Roman" w:hAnsi="Consolas" w:cs="Consolas"/>
          <w:color w:val="F8F8F2"/>
          <w:sz w:val="24"/>
        </w:rPr>
      </w:pPr>
      <w:ins w:id="12752" w:author="Unknown">
        <w:r w:rsidRPr="0089304D">
          <w:rPr>
            <w:rFonts w:ascii="Consolas" w:eastAsia="Times New Roman" w:hAnsi="Consolas" w:cs="Consolas"/>
            <w:color w:val="66D9EF"/>
            <w:sz w:val="24"/>
          </w:rPr>
          <w:t>function</w:t>
        </w:r>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cvIterator</w:t>
        </w:r>
        <w:r w:rsidRPr="0089304D">
          <w:rPr>
            <w:rFonts w:ascii="Consolas" w:eastAsia="Times New Roman" w:hAnsi="Consolas" w:cs="Consolas"/>
            <w:color w:val="F8F8F2"/>
            <w:sz w:val="24"/>
          </w:rPr>
          <w:t>(profiles){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3" w:author="Unknown"/>
          <w:rFonts w:ascii="Consolas" w:eastAsia="Times New Roman" w:hAnsi="Consolas" w:cs="Consolas"/>
          <w:color w:val="F8F8F2"/>
          <w:sz w:val="24"/>
        </w:rPr>
      </w:pPr>
      <w:ins w:id="12754"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let</w:t>
        </w:r>
        <w:r w:rsidRPr="0089304D">
          <w:rPr>
            <w:rFonts w:ascii="Consolas" w:eastAsia="Times New Roman" w:hAnsi="Consolas" w:cs="Consolas"/>
            <w:color w:val="F8F8F2"/>
            <w:sz w:val="24"/>
          </w:rPr>
          <w:t xml:space="preserve"> nextIndex=</w:t>
        </w:r>
        <w:r w:rsidRPr="0089304D">
          <w:rPr>
            <w:rFonts w:ascii="Consolas" w:eastAsia="Times New Roman" w:hAnsi="Consolas" w:cs="Consolas"/>
            <w:color w:val="AE81FF"/>
            <w:sz w:val="24"/>
          </w:rPr>
          <w:t>0</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5" w:author="Unknown"/>
          <w:rFonts w:ascii="Consolas" w:eastAsia="Times New Roman" w:hAnsi="Consolas" w:cs="Consolas"/>
          <w:color w:val="F8F8F2"/>
          <w:sz w:val="24"/>
        </w:rPr>
      </w:pPr>
      <w:ins w:id="1275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return</w:t>
        </w:r>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7" w:author="Unknown"/>
          <w:rFonts w:ascii="Consolas" w:eastAsia="Times New Roman" w:hAnsi="Consolas" w:cs="Consolas"/>
          <w:color w:val="F8F8F2"/>
          <w:sz w:val="24"/>
        </w:rPr>
      </w:pPr>
      <w:ins w:id="12758"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next</w:t>
        </w:r>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function</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59" w:author="Unknown"/>
          <w:rFonts w:ascii="Consolas" w:eastAsia="Times New Roman" w:hAnsi="Consolas" w:cs="Consolas"/>
          <w:color w:val="F8F8F2"/>
          <w:sz w:val="24"/>
        </w:rPr>
      </w:pPr>
      <w:ins w:id="12760"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return</w:t>
        </w:r>
        <w:r w:rsidRPr="0089304D">
          <w:rPr>
            <w:rFonts w:ascii="Consolas" w:eastAsia="Times New Roman" w:hAnsi="Consolas" w:cs="Consolas"/>
            <w:color w:val="F8F8F2"/>
            <w:sz w:val="24"/>
          </w:rPr>
          <w:t xml:space="preserve"> nextIndex&lt;profiles.length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61" w:author="Unknown"/>
          <w:rFonts w:ascii="Consolas" w:eastAsia="Times New Roman" w:hAnsi="Consolas" w:cs="Consolas"/>
          <w:color w:val="F8F8F2"/>
          <w:sz w:val="24"/>
        </w:rPr>
      </w:pPr>
      <w:ins w:id="12762" w:author="Unknown">
        <w:r w:rsidRPr="0089304D">
          <w:rPr>
            <w:rFonts w:ascii="Consolas" w:eastAsia="Times New Roman" w:hAnsi="Consolas" w:cs="Consolas"/>
            <w:color w:val="F8F8F2"/>
            <w:sz w:val="24"/>
          </w:rPr>
          <w:t xml:space="preserve">            {value: profiles[nextIndex++], done: </w:t>
        </w:r>
        <w:r w:rsidRPr="0089304D">
          <w:rPr>
            <w:rFonts w:ascii="Consolas" w:eastAsia="Times New Roman" w:hAnsi="Consolas" w:cs="Consolas"/>
            <w:color w:val="AE81FF"/>
            <w:sz w:val="24"/>
          </w:rPr>
          <w:t>false</w:t>
        </w:r>
        <w:r w:rsidRPr="0089304D">
          <w:rPr>
            <w:rFonts w:ascii="Consolas" w:eastAsia="Times New Roman" w:hAnsi="Consolas" w:cs="Consolas"/>
            <w:color w:val="F8F8F2"/>
            <w:sz w:val="24"/>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63" w:author="Unknown"/>
          <w:rFonts w:ascii="Consolas" w:eastAsia="Times New Roman" w:hAnsi="Consolas" w:cs="Consolas"/>
          <w:color w:val="F8F8F2"/>
          <w:sz w:val="24"/>
        </w:rPr>
      </w:pPr>
      <w:ins w:id="12764" w:author="Unknown">
        <w:r w:rsidRPr="0089304D">
          <w:rPr>
            <w:rFonts w:ascii="Consolas" w:eastAsia="Times New Roman" w:hAnsi="Consolas" w:cs="Consolas"/>
            <w:color w:val="F8F8F2"/>
            <w:sz w:val="24"/>
          </w:rPr>
          <w:t xml:space="preserve">            {done: </w:t>
        </w:r>
        <w:r w:rsidRPr="0089304D">
          <w:rPr>
            <w:rFonts w:ascii="Consolas" w:eastAsia="Times New Roman" w:hAnsi="Consolas" w:cs="Consolas"/>
            <w:color w:val="AE81FF"/>
            <w:sz w:val="24"/>
          </w:rPr>
          <w:t>true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65" w:author="Unknown"/>
          <w:rFonts w:ascii="Consolas" w:eastAsia="Times New Roman" w:hAnsi="Consolas" w:cs="Consolas"/>
          <w:color w:val="F8F8F2"/>
          <w:sz w:val="24"/>
        </w:rPr>
      </w:pPr>
      <w:ins w:id="12766"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67" w:author="Unknown"/>
          <w:rFonts w:ascii="Consolas" w:eastAsia="Times New Roman" w:hAnsi="Consolas" w:cs="Consolas"/>
          <w:color w:val="F8F8F2"/>
          <w:sz w:val="24"/>
        </w:rPr>
      </w:pPr>
      <w:ins w:id="12768"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69" w:author="Unknown"/>
          <w:rFonts w:ascii="Consolas" w:eastAsia="Times New Roman" w:hAnsi="Consolas" w:cs="Consolas"/>
          <w:color w:val="F8F8F2"/>
          <w:sz w:val="24"/>
        </w:rPr>
      </w:pPr>
      <w:ins w:id="12770"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1" w:author="Unknown"/>
          <w:rFonts w:ascii="Consolas" w:eastAsia="Times New Roman" w:hAnsi="Consolas" w:cs="Consolas"/>
          <w:color w:val="F8F8F2"/>
          <w:sz w:val="24"/>
        </w:rPr>
      </w:pPr>
      <w:ins w:id="12772" w:author="Unknown">
        <w:r w:rsidRPr="0089304D">
          <w:rPr>
            <w:rFonts w:ascii="Consolas" w:eastAsia="Times New Roman" w:hAnsi="Consolas" w:cs="Consolas"/>
            <w:color w:val="66D9EF"/>
            <w:sz w:val="24"/>
          </w:rPr>
          <w:t>const</w:t>
        </w:r>
        <w:r w:rsidRPr="0089304D">
          <w:rPr>
            <w:rFonts w:ascii="Consolas" w:eastAsia="Times New Roman" w:hAnsi="Consolas" w:cs="Consolas"/>
            <w:color w:val="F8F8F2"/>
            <w:sz w:val="24"/>
          </w:rPr>
          <w:t xml:space="preserve"> candidates = </w:t>
        </w:r>
        <w:r w:rsidRPr="0089304D">
          <w:rPr>
            <w:rFonts w:ascii="Consolas" w:eastAsia="Times New Roman" w:hAnsi="Consolas" w:cs="Consolas"/>
            <w:color w:val="E6DB74"/>
            <w:sz w:val="24"/>
          </w:rPr>
          <w:t>cvIterator</w:t>
        </w:r>
        <w:r w:rsidRPr="0089304D">
          <w:rPr>
            <w:rFonts w:ascii="Consolas" w:eastAsia="Times New Roman" w:hAnsi="Consolas" w:cs="Consolas"/>
            <w:color w:val="F8F8F2"/>
            <w:sz w:val="24"/>
          </w:rPr>
          <w:t>(data);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3"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4" w:author="Unknown"/>
          <w:rFonts w:ascii="Consolas" w:eastAsia="Times New Roman" w:hAnsi="Consolas" w:cs="Consolas"/>
          <w:color w:val="F8F8F2"/>
          <w:sz w:val="24"/>
        </w:rPr>
      </w:pPr>
      <w:ins w:id="12775" w:author="Unknown">
        <w:r w:rsidRPr="0089304D">
          <w:rPr>
            <w:rFonts w:ascii="Consolas" w:eastAsia="Times New Roman" w:hAnsi="Consolas" w:cs="Consolas"/>
            <w:color w:val="E6DB74"/>
            <w:sz w:val="24"/>
          </w:rPr>
          <w:t>nextCV</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6" w:author="Unknown"/>
          <w:rFonts w:ascii="Consolas" w:eastAsia="Times New Roman" w:hAnsi="Consolas" w:cs="Consolas"/>
          <w:color w:val="F8F8F2"/>
          <w:sz w:val="24"/>
        </w:rPr>
      </w:pPr>
      <w:ins w:id="12777" w:author="Unknown">
        <w:r w:rsidRPr="0089304D">
          <w:rPr>
            <w:rFonts w:ascii="Consolas" w:eastAsia="Times New Roman" w:hAnsi="Consolas" w:cs="Consolas"/>
            <w:color w:val="8292A2"/>
            <w:sz w:val="24"/>
          </w:rPr>
          <w:lastRenderedPageBreak/>
          <w:t>// Button listener for next button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78" w:author="Unknown"/>
          <w:rFonts w:ascii="Consolas" w:eastAsia="Times New Roman" w:hAnsi="Consolas" w:cs="Consolas"/>
          <w:color w:val="F8F8F2"/>
          <w:sz w:val="24"/>
        </w:rPr>
      </w:pPr>
      <w:ins w:id="12779" w:author="Unknown">
        <w:r w:rsidRPr="0089304D">
          <w:rPr>
            <w:rFonts w:ascii="Consolas" w:eastAsia="Times New Roman" w:hAnsi="Consolas" w:cs="Consolas"/>
            <w:color w:val="66D9EF"/>
            <w:sz w:val="24"/>
          </w:rPr>
          <w:t>const</w:t>
        </w:r>
        <w:r w:rsidRPr="0089304D">
          <w:rPr>
            <w:rFonts w:ascii="Consolas" w:eastAsia="Times New Roman" w:hAnsi="Consolas" w:cs="Consolas"/>
            <w:color w:val="F8F8F2"/>
            <w:sz w:val="24"/>
          </w:rPr>
          <w:t xml:space="preserve"> next = document.</w:t>
        </w:r>
        <w:r w:rsidRPr="0089304D">
          <w:rPr>
            <w:rFonts w:ascii="Consolas" w:eastAsia="Times New Roman" w:hAnsi="Consolas" w:cs="Consolas"/>
            <w:color w:val="E6DB74"/>
            <w:sz w:val="24"/>
          </w:rPr>
          <w:t>getElementById</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'next'</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0" w:author="Unknown"/>
          <w:rFonts w:ascii="Consolas" w:eastAsia="Times New Roman" w:hAnsi="Consolas" w:cs="Consolas"/>
          <w:color w:val="F8F8F2"/>
          <w:sz w:val="24"/>
        </w:rPr>
      </w:pPr>
      <w:ins w:id="12781" w:author="Unknown">
        <w:r w:rsidRPr="0089304D">
          <w:rPr>
            <w:rFonts w:ascii="Consolas" w:eastAsia="Times New Roman" w:hAnsi="Consolas" w:cs="Consolas"/>
            <w:color w:val="F8F8F2"/>
            <w:sz w:val="24"/>
          </w:rPr>
          <w:t>next.</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'click'</w:t>
        </w:r>
        <w:r w:rsidRPr="0089304D">
          <w:rPr>
            <w:rFonts w:ascii="Consolas" w:eastAsia="Times New Roman" w:hAnsi="Consolas" w:cs="Consolas"/>
            <w:color w:val="F8F8F2"/>
            <w:sz w:val="24"/>
          </w:rPr>
          <w:t>, nextCV);</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2"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3"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4" w:author="Unknown"/>
          <w:rFonts w:ascii="Consolas" w:eastAsia="Times New Roman" w:hAnsi="Consolas" w:cs="Consolas"/>
          <w:color w:val="F8F8F2"/>
          <w:sz w:val="24"/>
        </w:rPr>
      </w:pPr>
      <w:ins w:id="12785" w:author="Unknown">
        <w:r w:rsidRPr="0089304D">
          <w:rPr>
            <w:rFonts w:ascii="Consolas" w:eastAsia="Times New Roman" w:hAnsi="Consolas" w:cs="Consolas"/>
            <w:color w:val="66D9EF"/>
            <w:sz w:val="24"/>
          </w:rPr>
          <w:t>function</w:t>
        </w:r>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nextCV</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6" w:author="Unknown"/>
          <w:rFonts w:ascii="Consolas" w:eastAsia="Times New Roman" w:hAnsi="Consolas" w:cs="Consolas"/>
          <w:color w:val="F8F8F2"/>
          <w:sz w:val="24"/>
        </w:rPr>
      </w:pPr>
      <w:ins w:id="12787"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const</w:t>
        </w:r>
        <w:r w:rsidRPr="0089304D">
          <w:rPr>
            <w:rFonts w:ascii="Consolas" w:eastAsia="Times New Roman" w:hAnsi="Consolas" w:cs="Consolas"/>
            <w:color w:val="F8F8F2"/>
            <w:sz w:val="24"/>
          </w:rPr>
          <w:t xml:space="preserve"> currentCandidate = candidates.</w:t>
        </w:r>
        <w:r w:rsidRPr="0089304D">
          <w:rPr>
            <w:rFonts w:ascii="Consolas" w:eastAsia="Times New Roman" w:hAnsi="Consolas" w:cs="Consolas"/>
            <w:color w:val="E6DB74"/>
            <w:sz w:val="24"/>
          </w:rPr>
          <w:t>next</w:t>
        </w:r>
        <w:r w:rsidRPr="0089304D">
          <w:rPr>
            <w:rFonts w:ascii="Consolas" w:eastAsia="Times New Roman" w:hAnsi="Consolas" w:cs="Consolas"/>
            <w:color w:val="F8F8F2"/>
            <w:sz w:val="24"/>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88" w:author="Unknown"/>
          <w:rFonts w:ascii="Consolas" w:eastAsia="Times New Roman" w:hAnsi="Consolas" w:cs="Consolas"/>
          <w:color w:val="F8F8F2"/>
          <w:sz w:val="24"/>
        </w:rPr>
      </w:pPr>
      <w:ins w:id="12789"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let</w:t>
        </w:r>
        <w:r w:rsidRPr="0089304D">
          <w:rPr>
            <w:rFonts w:ascii="Consolas" w:eastAsia="Times New Roman" w:hAnsi="Consolas" w:cs="Consolas"/>
            <w:color w:val="F8F8F2"/>
            <w:sz w:val="24"/>
          </w:rPr>
          <w:t xml:space="preserve"> image = document.</w:t>
        </w:r>
        <w:r w:rsidRPr="0089304D">
          <w:rPr>
            <w:rFonts w:ascii="Consolas" w:eastAsia="Times New Roman" w:hAnsi="Consolas" w:cs="Consolas"/>
            <w:color w:val="E6DB74"/>
            <w:sz w:val="24"/>
          </w:rPr>
          <w:t>getElementById</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'image'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0" w:author="Unknown"/>
          <w:rFonts w:ascii="Consolas" w:eastAsia="Times New Roman" w:hAnsi="Consolas" w:cs="Consolas"/>
          <w:color w:val="F8F8F2"/>
          <w:sz w:val="24"/>
        </w:rPr>
      </w:pPr>
      <w:ins w:id="12791"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let</w:t>
        </w:r>
        <w:r w:rsidRPr="0089304D">
          <w:rPr>
            <w:rFonts w:ascii="Consolas" w:eastAsia="Times New Roman" w:hAnsi="Consolas" w:cs="Consolas"/>
            <w:color w:val="F8F8F2"/>
            <w:sz w:val="24"/>
          </w:rPr>
          <w:t xml:space="preserve"> profile = document.</w:t>
        </w:r>
        <w:r w:rsidRPr="0089304D">
          <w:rPr>
            <w:rFonts w:ascii="Consolas" w:eastAsia="Times New Roman" w:hAnsi="Consolas" w:cs="Consolas"/>
            <w:color w:val="E6DB74"/>
            <w:sz w:val="24"/>
          </w:rPr>
          <w:t>getElementById</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'profile'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2" w:author="Unknown"/>
          <w:rFonts w:ascii="Consolas" w:eastAsia="Times New Roman" w:hAnsi="Consolas" w:cs="Consolas"/>
          <w:color w:val="F8F8F2"/>
          <w:sz w:val="24"/>
        </w:rPr>
      </w:pPr>
      <w:ins w:id="12793"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if</w:t>
        </w:r>
        <w:r w:rsidRPr="0089304D">
          <w:rPr>
            <w:rFonts w:ascii="Consolas" w:eastAsia="Times New Roman" w:hAnsi="Consolas" w:cs="Consolas"/>
            <w:color w:val="F8F8F2"/>
            <w:sz w:val="24"/>
          </w:rPr>
          <w:t xml:space="preserve">(currentCandidate != </w:t>
        </w:r>
        <w:r w:rsidRPr="0089304D">
          <w:rPr>
            <w:rFonts w:ascii="Consolas" w:eastAsia="Times New Roman" w:hAnsi="Consolas" w:cs="Consolas"/>
            <w:color w:val="66D9EF"/>
            <w:sz w:val="24"/>
          </w:rPr>
          <w:t>undefined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4" w:author="Unknown"/>
          <w:rFonts w:ascii="Consolas" w:eastAsia="Times New Roman" w:hAnsi="Consolas" w:cs="Consolas"/>
          <w:color w:val="F8F8F2"/>
          <w:sz w:val="24"/>
        </w:rPr>
      </w:pPr>
      <w:ins w:id="12795" w:author="Unknown">
        <w:r w:rsidRPr="0089304D">
          <w:rPr>
            <w:rFonts w:ascii="Consolas" w:eastAsia="Times New Roman" w:hAnsi="Consolas" w:cs="Consolas"/>
            <w:color w:val="F8F8F2"/>
            <w:sz w:val="24"/>
          </w:rPr>
          <w:t xml:space="preserve">    image.innerHTML = </w:t>
        </w:r>
        <w:r w:rsidRPr="0089304D">
          <w:rPr>
            <w:rFonts w:ascii="Consolas" w:eastAsia="Times New Roman" w:hAnsi="Consolas" w:cs="Consolas"/>
            <w:color w:val="A6E22E"/>
            <w:sz w:val="24"/>
          </w:rPr>
          <w:t>`&lt;img src='</w:t>
        </w:r>
        <w:r w:rsidRPr="0089304D">
          <w:rPr>
            <w:rFonts w:ascii="Consolas" w:eastAsia="Times New Roman" w:hAnsi="Consolas" w:cs="Consolas"/>
            <w:color w:val="F8F8F2"/>
            <w:sz w:val="24"/>
          </w:rPr>
          <w:t>${currentCandidate.image}</w:t>
        </w:r>
        <w:r w:rsidRPr="0089304D">
          <w:rPr>
            <w:rFonts w:ascii="Consolas" w:eastAsia="Times New Roman" w:hAnsi="Consolas" w:cs="Consolas"/>
            <w:color w:val="A6E22E"/>
            <w:sz w:val="24"/>
          </w:rPr>
          <w:t>'&gt;`</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6" w:author="Unknown"/>
          <w:rFonts w:ascii="Consolas" w:eastAsia="Times New Roman" w:hAnsi="Consolas" w:cs="Consolas"/>
          <w:color w:val="A6E22E"/>
          <w:sz w:val="24"/>
        </w:rPr>
      </w:pPr>
      <w:ins w:id="12797" w:author="Unknown">
        <w:r w:rsidRPr="0089304D">
          <w:rPr>
            <w:rFonts w:ascii="Consolas" w:eastAsia="Times New Roman" w:hAnsi="Consolas" w:cs="Consolas"/>
            <w:color w:val="F8F8F2"/>
            <w:sz w:val="24"/>
          </w:rPr>
          <w:t xml:space="preserve">    profile.innerHTML = </w:t>
        </w:r>
        <w:r w:rsidRPr="0089304D">
          <w:rPr>
            <w:rFonts w:ascii="Consolas" w:eastAsia="Times New Roman" w:hAnsi="Consolas" w:cs="Consolas"/>
            <w:color w:val="A6E22E"/>
            <w:sz w:val="24"/>
          </w:rPr>
          <w:t>`&lt;ul class="list-group"&gt;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798" w:author="Unknown"/>
          <w:rFonts w:ascii="Consolas" w:eastAsia="Times New Roman" w:hAnsi="Consolas" w:cs="Consolas"/>
          <w:color w:val="A6E22E"/>
          <w:sz w:val="24"/>
        </w:rPr>
      </w:pPr>
      <w:ins w:id="12799" w:author="Unknown">
        <w:r w:rsidRPr="0089304D">
          <w:rPr>
            <w:rFonts w:ascii="Consolas" w:eastAsia="Times New Roman" w:hAnsi="Consolas" w:cs="Consolas"/>
            <w:color w:val="A6E22E"/>
            <w:sz w:val="24"/>
          </w:rPr>
          <w:t xml:space="preserve">    &lt;li class="list-group-item"&gt;Name: </w:t>
        </w:r>
        <w:r w:rsidRPr="0089304D">
          <w:rPr>
            <w:rFonts w:ascii="Consolas" w:eastAsia="Times New Roman" w:hAnsi="Consolas" w:cs="Consolas"/>
            <w:color w:val="F8F8F2"/>
            <w:sz w:val="24"/>
          </w:rPr>
          <w:t>${currentCandidate.name}</w:t>
        </w:r>
        <w:r w:rsidRPr="0089304D">
          <w:rPr>
            <w:rFonts w:ascii="Consolas" w:eastAsia="Times New Roman" w:hAnsi="Consolas" w:cs="Consolas"/>
            <w:color w:val="A6E22E"/>
            <w:sz w:val="24"/>
          </w:rPr>
          <w:t>&lt;/li&gt;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00" w:author="Unknown"/>
          <w:rFonts w:ascii="Consolas" w:eastAsia="Times New Roman" w:hAnsi="Consolas" w:cs="Consolas"/>
          <w:color w:val="A6E22E"/>
          <w:sz w:val="24"/>
        </w:rPr>
      </w:pPr>
      <w:ins w:id="12801" w:author="Unknown">
        <w:r w:rsidRPr="0089304D">
          <w:rPr>
            <w:rFonts w:ascii="Consolas" w:eastAsia="Times New Roman" w:hAnsi="Consolas" w:cs="Consolas"/>
            <w:color w:val="A6E22E"/>
            <w:sz w:val="24"/>
          </w:rPr>
          <w:t xml:space="preserve">    &lt;li class="list-group-item"&gt;</w:t>
        </w:r>
        <w:r w:rsidRPr="0089304D">
          <w:rPr>
            <w:rFonts w:ascii="Consolas" w:eastAsia="Times New Roman" w:hAnsi="Consolas" w:cs="Consolas"/>
            <w:color w:val="F8F8F2"/>
            <w:sz w:val="24"/>
          </w:rPr>
          <w:t>${currentCandidate.age}</w:t>
        </w:r>
        <w:r w:rsidRPr="0089304D">
          <w:rPr>
            <w:rFonts w:ascii="Consolas" w:eastAsia="Times New Roman" w:hAnsi="Consolas" w:cs="Consolas"/>
            <w:color w:val="A6E22E"/>
            <w:sz w:val="24"/>
          </w:rPr>
          <w:t xml:space="preserve"> years old&lt;/li&gt;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02" w:author="Unknown"/>
          <w:rFonts w:ascii="Consolas" w:eastAsia="Times New Roman" w:hAnsi="Consolas" w:cs="Consolas"/>
          <w:color w:val="A6E22E"/>
          <w:sz w:val="24"/>
        </w:rPr>
      </w:pPr>
      <w:ins w:id="12803" w:author="Unknown">
        <w:r w:rsidRPr="0089304D">
          <w:rPr>
            <w:rFonts w:ascii="Consolas" w:eastAsia="Times New Roman" w:hAnsi="Consolas" w:cs="Consolas"/>
            <w:color w:val="A6E22E"/>
            <w:sz w:val="24"/>
          </w:rPr>
          <w:t xml:space="preserve">    &lt;li class="list-group-item"&gt;Lives in </w:t>
        </w:r>
        <w:r w:rsidRPr="0089304D">
          <w:rPr>
            <w:rFonts w:ascii="Consolas" w:eastAsia="Times New Roman" w:hAnsi="Consolas" w:cs="Consolas"/>
            <w:color w:val="F8F8F2"/>
            <w:sz w:val="24"/>
          </w:rPr>
          <w:t>${currentCandidate.city}</w:t>
        </w:r>
        <w:r w:rsidRPr="0089304D">
          <w:rPr>
            <w:rFonts w:ascii="Consolas" w:eastAsia="Times New Roman" w:hAnsi="Consolas" w:cs="Consolas"/>
            <w:color w:val="A6E22E"/>
            <w:sz w:val="24"/>
          </w:rPr>
          <w:t>&lt;/li&gt;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04" w:author="Unknown"/>
          <w:rFonts w:ascii="Consolas" w:eastAsia="Times New Roman" w:hAnsi="Consolas" w:cs="Consolas"/>
          <w:color w:val="A6E22E"/>
          <w:sz w:val="24"/>
        </w:rPr>
      </w:pPr>
      <w:ins w:id="12805" w:author="Unknown">
        <w:r w:rsidRPr="0089304D">
          <w:rPr>
            <w:rFonts w:ascii="Consolas" w:eastAsia="Times New Roman" w:hAnsi="Consolas" w:cs="Consolas"/>
            <w:color w:val="A6E22E"/>
            <w:sz w:val="24"/>
          </w:rPr>
          <w:t xml:space="preserve">    &lt;li class="list-group-item"&gt;Primarily works on </w:t>
        </w:r>
        <w:r w:rsidRPr="0089304D">
          <w:rPr>
            <w:rFonts w:ascii="Consolas" w:eastAsia="Times New Roman" w:hAnsi="Consolas" w:cs="Consolas"/>
            <w:color w:val="F8F8F2"/>
            <w:sz w:val="24"/>
          </w:rPr>
          <w:t>${currentCandidate.language}</w:t>
        </w:r>
        <w:r w:rsidRPr="0089304D">
          <w:rPr>
            <w:rFonts w:ascii="Consolas" w:eastAsia="Times New Roman" w:hAnsi="Consolas" w:cs="Consolas"/>
            <w:color w:val="A6E22E"/>
            <w:sz w:val="24"/>
          </w:rPr>
          <w:t>&lt;/li&gt;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06" w:author="Unknown"/>
          <w:rFonts w:ascii="Consolas" w:eastAsia="Times New Roman" w:hAnsi="Consolas" w:cs="Consolas"/>
          <w:color w:val="A6E22E"/>
          <w:sz w:val="24"/>
        </w:rPr>
      </w:pPr>
      <w:ins w:id="12807" w:author="Unknown">
        <w:r w:rsidRPr="0089304D">
          <w:rPr>
            <w:rFonts w:ascii="Consolas" w:eastAsia="Times New Roman" w:hAnsi="Consolas" w:cs="Consolas"/>
            <w:color w:val="A6E22E"/>
            <w:sz w:val="24"/>
          </w:rPr>
          <w:t xml:space="preserve">    &lt;li class="list-group-item"&gt;Uses </w:t>
        </w:r>
        <w:r w:rsidRPr="0089304D">
          <w:rPr>
            <w:rFonts w:ascii="Consolas" w:eastAsia="Times New Roman" w:hAnsi="Consolas" w:cs="Consolas"/>
            <w:color w:val="F8F8F2"/>
            <w:sz w:val="24"/>
          </w:rPr>
          <w:t>${currentCandidate.framework}</w:t>
        </w:r>
        <w:r w:rsidRPr="0089304D">
          <w:rPr>
            <w:rFonts w:ascii="Consolas" w:eastAsia="Times New Roman" w:hAnsi="Consolas" w:cs="Consolas"/>
            <w:color w:val="A6E22E"/>
            <w:sz w:val="24"/>
          </w:rPr>
          <w:t xml:space="preserve"> framework&lt;/li&gt;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08" w:author="Unknown"/>
          <w:rFonts w:ascii="Consolas" w:eastAsia="Times New Roman" w:hAnsi="Consolas" w:cs="Consolas"/>
          <w:color w:val="F8F8F2"/>
          <w:sz w:val="24"/>
        </w:rPr>
      </w:pPr>
      <w:ins w:id="12809" w:author="Unknown">
        <w:r w:rsidRPr="0089304D">
          <w:rPr>
            <w:rFonts w:ascii="Consolas" w:eastAsia="Times New Roman" w:hAnsi="Consolas" w:cs="Consolas"/>
            <w:color w:val="A6E22E"/>
            <w:sz w:val="24"/>
          </w:rPr>
          <w:t xml:space="preserve">  &lt;/ul&gt;`</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10" w:author="Unknown"/>
          <w:rFonts w:ascii="Consolas" w:eastAsia="Times New Roman" w:hAnsi="Consolas" w:cs="Consolas"/>
          <w:color w:val="F8F8F2"/>
          <w:sz w:val="24"/>
        </w:rPr>
      </w:pPr>
      <w:ins w:id="12811"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12" w:author="Unknown"/>
          <w:rFonts w:ascii="Consolas" w:eastAsia="Times New Roman" w:hAnsi="Consolas" w:cs="Consolas"/>
          <w:color w:val="F8F8F2"/>
          <w:sz w:val="24"/>
        </w:rPr>
      </w:pPr>
      <w:ins w:id="12813"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66D9EF"/>
            <w:sz w:val="24"/>
          </w:rPr>
          <w:t>else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14" w:author="Unknown"/>
          <w:rFonts w:ascii="Consolas" w:eastAsia="Times New Roman" w:hAnsi="Consolas" w:cs="Consolas"/>
          <w:color w:val="F8F8F2"/>
          <w:sz w:val="24"/>
        </w:rPr>
      </w:pPr>
      <w:ins w:id="12815"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alert</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'End of candidate applications'</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16" w:author="Unknown"/>
          <w:rFonts w:ascii="Consolas" w:eastAsia="Times New Roman" w:hAnsi="Consolas" w:cs="Consolas"/>
          <w:color w:val="F8F8F2"/>
          <w:sz w:val="24"/>
        </w:rPr>
      </w:pPr>
      <w:ins w:id="12817" w:author="Unknown">
        <w:r w:rsidRPr="0089304D">
          <w:rPr>
            <w:rFonts w:ascii="Consolas" w:eastAsia="Times New Roman" w:hAnsi="Consolas" w:cs="Consolas"/>
            <w:color w:val="F8F8F2"/>
            <w:sz w:val="24"/>
          </w:rPr>
          <w:t xml:space="preserve">        window.location.</w:t>
        </w:r>
        <w:r w:rsidRPr="0089304D">
          <w:rPr>
            <w:rFonts w:ascii="Consolas" w:eastAsia="Times New Roman" w:hAnsi="Consolas" w:cs="Consolas"/>
            <w:color w:val="E6DB74"/>
            <w:sz w:val="24"/>
          </w:rPr>
          <w:t>reload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18" w:author="Unknown"/>
          <w:rFonts w:ascii="Consolas" w:eastAsia="Times New Roman" w:hAnsi="Consolas" w:cs="Consolas"/>
          <w:color w:val="F8F8F2"/>
          <w:sz w:val="24"/>
        </w:rPr>
      </w:pPr>
      <w:ins w:id="12819"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20"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21" w:author="Unknown"/>
          <w:rFonts w:ascii="Consolas" w:eastAsia="Times New Roman" w:hAnsi="Consolas" w:cs="Consolas"/>
          <w:color w:val="F8F8F2"/>
          <w:sz w:val="24"/>
        </w:rPr>
      </w:pPr>
      <w:ins w:id="12822" w:author="Unknown">
        <w:r w:rsidRPr="0089304D">
          <w:rPr>
            <w:rFonts w:ascii="Consolas" w:eastAsia="Times New Roman" w:hAnsi="Consolas" w:cs="Consolas"/>
            <w:color w:val="F8F8F2"/>
            <w:sz w:val="24"/>
          </w:rPr>
          <w:t>}</w:t>
        </w:r>
      </w:ins>
    </w:p>
    <w:p w:rsidR="0089304D" w:rsidRPr="0089304D" w:rsidRDefault="0089304D" w:rsidP="0089304D">
      <w:pPr>
        <w:spacing w:after="0" w:line="240" w:lineRule="auto"/>
        <w:rPr>
          <w:ins w:id="12823" w:author="Unknown"/>
          <w:rFonts w:ascii="Times New Roman" w:eastAsia="Times New Roman" w:hAnsi="Times New Roman" w:cs="Times New Roman"/>
          <w:sz w:val="24"/>
          <w:szCs w:val="24"/>
        </w:rPr>
      </w:pPr>
      <w:ins w:id="12824"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spacing w:after="0" w:line="240" w:lineRule="auto"/>
        <w:rPr>
          <w:ins w:id="12825" w:author="Unknown"/>
          <w:rFonts w:ascii="Times New Roman" w:eastAsia="Times New Roman" w:hAnsi="Times New Roman" w:cs="Times New Roman"/>
          <w:sz w:val="24"/>
          <w:szCs w:val="24"/>
        </w:rPr>
      </w:pPr>
      <w:ins w:id="12826" w:author="Unknown">
        <w:r w:rsidRPr="0089304D">
          <w:rPr>
            <w:rFonts w:ascii="Times New Roman" w:eastAsia="Times New Roman" w:hAnsi="Times New Roman" w:cs="Times New Roman"/>
            <w:b/>
            <w:bCs/>
            <w:sz w:val="24"/>
            <w:szCs w:val="24"/>
          </w:rPr>
          <w:t>PreviousNext</w:t>
        </w:r>
      </w:ins>
    </w:p>
    <w:p w:rsidR="0089304D" w:rsidRP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noProof/>
          <w:sz w:val="27"/>
          <w:szCs w:val="27"/>
          <w:bdr w:val="single" w:sz="2" w:space="0" w:color="auto" w:frame="1"/>
          <w:shd w:val="clear" w:color="auto" w:fill="FFFFFF"/>
        </w:rPr>
        <w:lastRenderedPageBreak/>
        <w:drawing>
          <wp:inline distT="0" distB="0" distL="0" distR="0">
            <wp:extent cx="1388745" cy="1388745"/>
            <wp:effectExtent l="0" t="0" r="0" b="0"/>
            <wp:docPr id="92" name="Picture 92"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2827" w:author="Unknown">
        <w:r w:rsidRPr="0089304D">
          <w:rPr>
            <w:rFonts w:ascii="Segoe UI" w:hAnsi="Segoe UI" w:cs="Segoe UI"/>
            <w:sz w:val="27"/>
          </w:rPr>
          <w:t>CodeWithHarry</w:t>
        </w:r>
      </w:ins>
      <w:r w:rsidRPr="0089304D">
        <w:rPr>
          <w:rFonts w:ascii="Segoe UI" w:hAnsi="Segoe UI" w:cs="Segoe UI"/>
          <w:color w:val="000000"/>
        </w:rPr>
        <w:t>For.. of Loop vs For.. in Loop (When to use which?) | JavaScript Tutorial In Hindi #56</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have studied loops in the previous lecture, we know that loops are used in programming to automate repetitive tasks. JavaScript works in very different ways. It provides us with several ways of doing something. There are several loop statements in JavaScript like while, do-while, forEach. However, in most cases, everyone tends to use for statements because we usually deal with looping scenarios which consist of some conditions with counters. In addition to the </w:t>
      </w:r>
      <w:r w:rsidRPr="0089304D">
        <w:rPr>
          <w:rFonts w:ascii="Segoe UI" w:eastAsia="Times New Roman" w:hAnsi="Segoe UI" w:cs="Segoe UI"/>
          <w:b/>
          <w:bCs/>
          <w:color w:val="000000"/>
          <w:sz w:val="27"/>
        </w:rPr>
        <w:t>for</w:t>
      </w:r>
      <w:r w:rsidRPr="0089304D">
        <w:rPr>
          <w:rFonts w:ascii="Segoe UI" w:eastAsia="Times New Roman" w:hAnsi="Segoe UI" w:cs="Segoe UI"/>
          <w:color w:val="000000"/>
          <w:sz w:val="27"/>
          <w:szCs w:val="27"/>
        </w:rPr>
        <w:t> loop, there are two other types of iteration methods of for, which are: </w:t>
      </w:r>
      <w:r w:rsidRPr="0089304D">
        <w:rPr>
          <w:rFonts w:ascii="Segoe UI" w:eastAsia="Times New Roman" w:hAnsi="Segoe UI" w:cs="Segoe UI"/>
          <w:b/>
          <w:bCs/>
          <w:color w:val="000000"/>
          <w:sz w:val="27"/>
        </w:rPr>
        <w:t>for..in</w:t>
      </w:r>
      <w:r w:rsidRPr="0089304D">
        <w:rPr>
          <w:rFonts w:ascii="Segoe UI" w:eastAsia="Times New Roman" w:hAnsi="Segoe UI" w:cs="Segoe UI"/>
          <w:color w:val="000000"/>
          <w:sz w:val="27"/>
          <w:szCs w:val="27"/>
        </w:rPr>
        <w:t> and </w:t>
      </w:r>
      <w:r w:rsidRPr="0089304D">
        <w:rPr>
          <w:rFonts w:ascii="Segoe UI" w:eastAsia="Times New Roman" w:hAnsi="Segoe UI" w:cs="Segoe UI"/>
          <w:b/>
          <w:bCs/>
          <w:color w:val="000000"/>
          <w:sz w:val="27"/>
        </w:rPr>
        <w:t>for..of</w:t>
      </w:r>
      <w:r w:rsidRPr="0089304D">
        <w:rPr>
          <w:rFonts w:ascii="Segoe UI" w:eastAsia="Times New Roman" w:hAnsi="Segoe UI" w:cs="Segoe UI"/>
          <w:color w:val="000000"/>
          <w:sz w:val="27"/>
          <w:szCs w:val="27"/>
        </w:rPr>
        <w:t>. The main topic of today's tutorial is for..in and for..of loops. Before getting in the detail of these loops, let us revise the for loop.</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828" w:author="Unknown"/>
          <w:rFonts w:ascii="Segoe UI" w:eastAsia="Times New Roman" w:hAnsi="Segoe UI" w:cs="Segoe UI"/>
          <w:b/>
          <w:bCs/>
          <w:color w:val="000000"/>
          <w:sz w:val="24"/>
          <w:szCs w:val="24"/>
        </w:rPr>
      </w:pPr>
      <w:ins w:id="12829" w:author="Unknown">
        <w:r w:rsidRPr="0089304D">
          <w:rPr>
            <w:rFonts w:ascii="Segoe UI" w:eastAsia="Times New Roman" w:hAnsi="Segoe UI" w:cs="Segoe UI"/>
            <w:b/>
            <w:bCs/>
            <w:color w:val="000000"/>
            <w:sz w:val="24"/>
            <w:szCs w:val="24"/>
          </w:rPr>
          <w:t>for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830" w:author="Unknown"/>
          <w:rFonts w:ascii="Segoe UI" w:eastAsia="Times New Roman" w:hAnsi="Segoe UI" w:cs="Segoe UI"/>
          <w:color w:val="000000"/>
          <w:sz w:val="27"/>
          <w:szCs w:val="27"/>
        </w:rPr>
      </w:pPr>
      <w:ins w:id="12831" w:author="Unknown">
        <w:r w:rsidRPr="0089304D">
          <w:rPr>
            <w:rFonts w:ascii="Segoe UI" w:eastAsia="Times New Roman" w:hAnsi="Segoe UI" w:cs="Segoe UI"/>
            <w:color w:val="000000"/>
            <w:sz w:val="27"/>
            <w:szCs w:val="27"/>
          </w:rPr>
          <w:t>It is the most basic loop in every programming language. The for loop syntax takes three parameters; a variable declaration, an expression that will evaluate before each iteration, and the expression to be evaluated at the end of each iteration. Here is the syntax of for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32" w:author="Unknown"/>
          <w:rFonts w:ascii="Consolas" w:eastAsia="Times New Roman" w:hAnsi="Consolas" w:cs="Consolas"/>
          <w:color w:val="F8F8F2"/>
          <w:sz w:val="27"/>
        </w:rPr>
      </w:pPr>
      <w:ins w:id="12833"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(initialization; condition; final expression)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34" w:author="Unknown"/>
          <w:rFonts w:ascii="Consolas" w:eastAsia="Times New Roman" w:hAnsi="Consolas" w:cs="Consolas"/>
          <w:color w:val="F8F8F2"/>
          <w:sz w:val="27"/>
        </w:rPr>
      </w:pPr>
      <w:ins w:id="128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code to be executed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36" w:author="Unknown"/>
          <w:rFonts w:ascii="Consolas" w:eastAsia="Times New Roman" w:hAnsi="Consolas" w:cs="Consolas"/>
          <w:color w:val="F8F8F2"/>
          <w:sz w:val="27"/>
          <w:szCs w:val="27"/>
        </w:rPr>
      </w:pPr>
      <w:ins w:id="12837"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838" w:author="Unknown"/>
          <w:rFonts w:ascii="Segoe UI" w:eastAsia="Times New Roman" w:hAnsi="Segoe UI" w:cs="Segoe UI"/>
          <w:color w:val="000000"/>
          <w:sz w:val="27"/>
          <w:szCs w:val="27"/>
        </w:rPr>
      </w:pPr>
      <w:ins w:id="1283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840" w:author="Unknown"/>
          <w:rFonts w:ascii="Segoe UI" w:eastAsia="Times New Roman" w:hAnsi="Segoe UI" w:cs="Segoe UI"/>
          <w:color w:val="000000"/>
          <w:sz w:val="27"/>
          <w:szCs w:val="27"/>
        </w:rPr>
      </w:pPr>
      <w:ins w:id="12841" w:author="Unknown">
        <w:r w:rsidRPr="0089304D">
          <w:rPr>
            <w:rFonts w:ascii="Segoe UI" w:eastAsia="Times New Roman" w:hAnsi="Segoe UI" w:cs="Segoe UI"/>
            <w:color w:val="000000"/>
            <w:sz w:val="27"/>
            <w:szCs w:val="27"/>
          </w:rPr>
          <w:t>For example, the for loop will console.log each item in an array.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42" w:author="Unknown"/>
          <w:rFonts w:ascii="Consolas" w:eastAsia="Times New Roman" w:hAnsi="Consolas" w:cs="Consolas"/>
          <w:color w:val="F8F8F2"/>
          <w:sz w:val="27"/>
        </w:rPr>
      </w:pPr>
      <w:ins w:id="1284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myarray = [</w:t>
        </w:r>
        <w:r w:rsidRPr="0089304D">
          <w:rPr>
            <w:rFonts w:ascii="Consolas" w:eastAsia="Times New Roman" w:hAnsi="Consolas" w:cs="Consolas"/>
            <w:color w:val="A6E22E"/>
            <w:sz w:val="27"/>
          </w:rPr>
          <w:t>'abcd'</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'efgh'</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'i'</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'eeb12'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44" w:author="Unknown"/>
          <w:rFonts w:ascii="Consolas" w:eastAsia="Times New Roman" w:hAnsi="Consolas" w:cs="Consolas"/>
          <w:color w:val="F8F8F2"/>
          <w:sz w:val="27"/>
        </w:rPr>
      </w:pPr>
      <w:ins w:id="12845" w:author="Unknown">
        <w:r w:rsidRPr="0089304D">
          <w:rPr>
            <w:rFonts w:ascii="Consolas" w:eastAsia="Times New Roman" w:hAnsi="Consolas" w:cs="Consolas"/>
            <w:color w:val="66D9EF"/>
            <w:sz w:val="27"/>
          </w:rPr>
          <w:lastRenderedPageBreak/>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i &lt; myarray.length;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46" w:author="Unknown"/>
          <w:rFonts w:ascii="Consolas" w:eastAsia="Times New Roman" w:hAnsi="Consolas" w:cs="Consolas"/>
          <w:color w:val="F8F8F2"/>
          <w:sz w:val="27"/>
        </w:rPr>
      </w:pPr>
      <w:ins w:id="1284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(array[i]);</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48" w:author="Unknown"/>
          <w:rFonts w:ascii="Consolas" w:eastAsia="Times New Roman" w:hAnsi="Consolas" w:cs="Consolas"/>
          <w:color w:val="F8F8F2"/>
          <w:sz w:val="27"/>
          <w:szCs w:val="27"/>
        </w:rPr>
      </w:pPr>
      <w:ins w:id="1284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Result: abcd,efgh,I,eeb12</w:t>
        </w:r>
      </w:ins>
    </w:p>
    <w:p w:rsidR="0089304D" w:rsidRPr="0089304D" w:rsidRDefault="0089304D" w:rsidP="0089304D">
      <w:pPr>
        <w:spacing w:after="0" w:line="240" w:lineRule="auto"/>
        <w:rPr>
          <w:ins w:id="12850" w:author="Unknown"/>
          <w:rFonts w:ascii="Segoe UI" w:eastAsia="Times New Roman" w:hAnsi="Segoe UI" w:cs="Segoe UI"/>
          <w:color w:val="000000"/>
          <w:sz w:val="27"/>
          <w:szCs w:val="27"/>
        </w:rPr>
      </w:pPr>
      <w:ins w:id="1285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852" w:author="Unknown"/>
          <w:rFonts w:ascii="Segoe UI" w:eastAsia="Times New Roman" w:hAnsi="Segoe UI" w:cs="Segoe UI"/>
          <w:b/>
          <w:bCs/>
          <w:color w:val="000000"/>
          <w:sz w:val="24"/>
          <w:szCs w:val="24"/>
        </w:rPr>
      </w:pPr>
      <w:ins w:id="12853" w:author="Unknown">
        <w:r w:rsidRPr="0089304D">
          <w:rPr>
            <w:rFonts w:ascii="Segoe UI" w:eastAsia="Times New Roman" w:hAnsi="Segoe UI" w:cs="Segoe UI"/>
            <w:b/>
            <w:bCs/>
            <w:color w:val="000000"/>
            <w:sz w:val="24"/>
            <w:szCs w:val="24"/>
          </w:rPr>
          <w:t>The for..in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854" w:author="Unknown"/>
          <w:rFonts w:ascii="Segoe UI" w:eastAsia="Times New Roman" w:hAnsi="Segoe UI" w:cs="Segoe UI"/>
          <w:color w:val="000000"/>
          <w:sz w:val="27"/>
          <w:szCs w:val="27"/>
        </w:rPr>
      </w:pPr>
      <w:ins w:id="12855" w:author="Unknown">
        <w:r w:rsidRPr="0089304D">
          <w:rPr>
            <w:rFonts w:ascii="Segoe UI" w:eastAsia="Times New Roman" w:hAnsi="Segoe UI" w:cs="Segoe UI"/>
            <w:b/>
            <w:bCs/>
            <w:color w:val="000000"/>
            <w:sz w:val="27"/>
          </w:rPr>
          <w:t>The for..in loop</w:t>
        </w:r>
        <w:r w:rsidRPr="0089304D">
          <w:rPr>
            <w:rFonts w:ascii="Segoe UI" w:eastAsia="Times New Roman" w:hAnsi="Segoe UI" w:cs="Segoe UI"/>
            <w:color w:val="000000"/>
            <w:sz w:val="27"/>
            <w:szCs w:val="27"/>
          </w:rPr>
          <w:t> is an iteration method for iterating over "enumerable" properties of an object. This loop applies to all objects that have these properties. Here enumerable means an array or object or strings. If we are using a for…in loop over an object, it will give us the value to each key in the object. Here is the syntax of the </w:t>
        </w:r>
        <w:r w:rsidRPr="0089304D">
          <w:rPr>
            <w:rFonts w:ascii="Segoe UI" w:eastAsia="Times New Roman" w:hAnsi="Segoe UI" w:cs="Segoe UI"/>
            <w:b/>
            <w:bCs/>
            <w:color w:val="000000"/>
            <w:sz w:val="27"/>
          </w:rPr>
          <w:t>for..in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56" w:author="Unknown"/>
          <w:rFonts w:ascii="Consolas" w:eastAsia="Times New Roman" w:hAnsi="Consolas" w:cs="Consolas"/>
          <w:color w:val="F8F8F2"/>
          <w:sz w:val="27"/>
        </w:rPr>
      </w:pPr>
      <w:ins w:id="12857"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(variable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enumerable)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58" w:author="Unknown"/>
          <w:rFonts w:ascii="Consolas" w:eastAsia="Times New Roman" w:hAnsi="Consolas" w:cs="Consolas"/>
          <w:color w:val="F8F8F2"/>
          <w:sz w:val="27"/>
        </w:rPr>
      </w:pPr>
      <w:ins w:id="1285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do stuff</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60" w:author="Unknown"/>
          <w:rFonts w:ascii="Consolas" w:eastAsia="Times New Roman" w:hAnsi="Consolas" w:cs="Consolas"/>
          <w:color w:val="F8F8F2"/>
          <w:sz w:val="27"/>
          <w:szCs w:val="27"/>
        </w:rPr>
      </w:pPr>
      <w:ins w:id="1286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2862" w:author="Unknown"/>
          <w:rFonts w:ascii="Segoe UI" w:eastAsia="Times New Roman" w:hAnsi="Segoe UI" w:cs="Segoe UI"/>
          <w:color w:val="000000"/>
          <w:sz w:val="27"/>
          <w:szCs w:val="27"/>
        </w:rPr>
      </w:pPr>
      <w:ins w:id="1286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864" w:author="Unknown"/>
          <w:rFonts w:ascii="Segoe UI" w:eastAsia="Times New Roman" w:hAnsi="Segoe UI" w:cs="Segoe UI"/>
          <w:color w:val="000000"/>
          <w:sz w:val="27"/>
          <w:szCs w:val="27"/>
        </w:rPr>
      </w:pPr>
      <w:ins w:id="12865" w:author="Unknown">
        <w:r w:rsidRPr="0089304D">
          <w:rPr>
            <w:rFonts w:ascii="Segoe UI" w:eastAsia="Times New Roman" w:hAnsi="Segoe UI" w:cs="Segoe UI"/>
            <w:color w:val="000000"/>
            <w:sz w:val="27"/>
            <w:szCs w:val="27"/>
          </w:rPr>
          <w:t>Here is an example to loop through and console.log all the values in the object,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66" w:author="Unknown"/>
          <w:rFonts w:ascii="Consolas" w:eastAsia="Times New Roman" w:hAnsi="Consolas" w:cs="Consolas"/>
          <w:color w:val="F8F8F2"/>
          <w:sz w:val="27"/>
        </w:rPr>
      </w:pPr>
      <w:ins w:id="12867"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68" w:author="Unknown"/>
          <w:rFonts w:ascii="Consolas" w:eastAsia="Times New Roman" w:hAnsi="Consolas" w:cs="Consolas"/>
          <w:color w:val="F8F8F2"/>
          <w:sz w:val="27"/>
        </w:rPr>
      </w:pPr>
      <w:ins w:id="12869" w:author="Unknown">
        <w:r w:rsidRPr="0089304D">
          <w:rPr>
            <w:rFonts w:ascii="Consolas" w:eastAsia="Times New Roman" w:hAnsi="Consolas" w:cs="Consolas"/>
            <w:color w:val="F8F8F2"/>
            <w:sz w:val="27"/>
          </w:rPr>
          <w:t xml:space="preserve">        first: </w:t>
        </w:r>
        <w:r w:rsidRPr="0089304D">
          <w:rPr>
            <w:rFonts w:ascii="Consolas" w:eastAsia="Times New Roman" w:hAnsi="Consolas" w:cs="Consolas"/>
            <w:color w:val="AE81FF"/>
            <w:sz w:val="27"/>
          </w:rPr>
          <w:t>134</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0" w:author="Unknown"/>
          <w:rFonts w:ascii="Consolas" w:eastAsia="Times New Roman" w:hAnsi="Consolas" w:cs="Consolas"/>
          <w:color w:val="F8F8F2"/>
          <w:sz w:val="27"/>
        </w:rPr>
      </w:pPr>
      <w:ins w:id="12871" w:author="Unknown">
        <w:r w:rsidRPr="0089304D">
          <w:rPr>
            <w:rFonts w:ascii="Consolas" w:eastAsia="Times New Roman" w:hAnsi="Consolas" w:cs="Consolas"/>
            <w:color w:val="F8F8F2"/>
            <w:sz w:val="27"/>
          </w:rPr>
          <w:t xml:space="preserve">        second: </w:t>
        </w:r>
        <w:r w:rsidRPr="0089304D">
          <w:rPr>
            <w:rFonts w:ascii="Consolas" w:eastAsia="Times New Roman" w:hAnsi="Consolas" w:cs="Consolas"/>
            <w:color w:val="AE81FF"/>
            <w:sz w:val="27"/>
          </w:rPr>
          <w:t>255</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2" w:author="Unknown"/>
          <w:rFonts w:ascii="Consolas" w:eastAsia="Times New Roman" w:hAnsi="Consolas" w:cs="Consolas"/>
          <w:color w:val="F8F8F2"/>
          <w:sz w:val="27"/>
        </w:rPr>
      </w:pPr>
      <w:ins w:id="12873" w:author="Unknown">
        <w:r w:rsidRPr="0089304D">
          <w:rPr>
            <w:rFonts w:ascii="Consolas" w:eastAsia="Times New Roman" w:hAnsi="Consolas" w:cs="Consolas"/>
            <w:color w:val="F8F8F2"/>
            <w:sz w:val="27"/>
          </w:rPr>
          <w:t xml:space="preserve">        third: </w:t>
        </w:r>
        <w:r w:rsidRPr="0089304D">
          <w:rPr>
            <w:rFonts w:ascii="Consolas" w:eastAsia="Times New Roman" w:hAnsi="Consolas" w:cs="Consolas"/>
            <w:color w:val="AE81FF"/>
            <w:sz w:val="27"/>
          </w:rPr>
          <w:t>367</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4" w:author="Unknown"/>
          <w:rFonts w:ascii="Consolas" w:eastAsia="Times New Roman" w:hAnsi="Consolas" w:cs="Consolas"/>
          <w:color w:val="F8F8F2"/>
          <w:sz w:val="27"/>
        </w:rPr>
      </w:pPr>
      <w:ins w:id="12875" w:author="Unknown">
        <w:r w:rsidRPr="0089304D">
          <w:rPr>
            <w:rFonts w:ascii="Consolas" w:eastAsia="Times New Roman" w:hAnsi="Consolas" w:cs="Consolas"/>
            <w:color w:val="F8F8F2"/>
            <w:sz w:val="27"/>
          </w:rPr>
          <w:t xml:space="preserve">        fourth: </w:t>
        </w:r>
        <w:r w:rsidRPr="0089304D">
          <w:rPr>
            <w:rFonts w:ascii="Consolas" w:eastAsia="Times New Roman" w:hAnsi="Consolas" w:cs="Consolas"/>
            <w:color w:val="AE81FF"/>
            <w:sz w:val="27"/>
          </w:rPr>
          <w:t>433</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6" w:author="Unknown"/>
          <w:rFonts w:ascii="Consolas" w:eastAsia="Times New Roman" w:hAnsi="Consolas" w:cs="Consolas"/>
          <w:color w:val="F8F8F2"/>
          <w:sz w:val="27"/>
        </w:rPr>
      </w:pPr>
      <w:ins w:id="1287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78" w:author="Unknown"/>
          <w:rFonts w:ascii="Consolas" w:eastAsia="Times New Roman" w:hAnsi="Consolas" w:cs="Consolas"/>
          <w:color w:val="F8F8F2"/>
          <w:sz w:val="27"/>
        </w:rPr>
      </w:pPr>
      <w:ins w:id="12879"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key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obj)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80" w:author="Unknown"/>
          <w:rFonts w:ascii="Consolas" w:eastAsia="Times New Roman" w:hAnsi="Consolas" w:cs="Consolas"/>
          <w:color w:val="F8F8F2"/>
          <w:sz w:val="27"/>
        </w:rPr>
      </w:pPr>
      <w:ins w:id="12881"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obj[key]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82" w:author="Unknown"/>
          <w:rFonts w:ascii="Consolas" w:eastAsia="Times New Roman" w:hAnsi="Consolas" w:cs="Consolas"/>
          <w:color w:val="F8F8F2"/>
          <w:sz w:val="27"/>
          <w:szCs w:val="27"/>
        </w:rPr>
      </w:pPr>
      <w:ins w:id="1288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Result: 134, 255, 367, 433</w:t>
        </w:r>
      </w:ins>
    </w:p>
    <w:p w:rsidR="0089304D" w:rsidRPr="0089304D" w:rsidRDefault="0089304D" w:rsidP="0089304D">
      <w:pPr>
        <w:spacing w:after="0" w:line="240" w:lineRule="auto"/>
        <w:rPr>
          <w:ins w:id="12884" w:author="Unknown"/>
          <w:rFonts w:ascii="Segoe UI" w:eastAsia="Times New Roman" w:hAnsi="Segoe UI" w:cs="Segoe UI"/>
          <w:color w:val="000000"/>
          <w:sz w:val="27"/>
          <w:szCs w:val="27"/>
        </w:rPr>
      </w:pPr>
      <w:ins w:id="1288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886" w:author="Unknown"/>
          <w:rFonts w:ascii="Segoe UI" w:eastAsia="Times New Roman" w:hAnsi="Segoe UI" w:cs="Segoe UI"/>
          <w:color w:val="000000"/>
          <w:sz w:val="27"/>
          <w:szCs w:val="27"/>
        </w:rPr>
      </w:pPr>
      <w:ins w:id="12887" w:author="Unknown">
        <w:r w:rsidRPr="0089304D">
          <w:rPr>
            <w:rFonts w:ascii="Segoe UI" w:eastAsia="Times New Roman" w:hAnsi="Segoe UI" w:cs="Segoe UI"/>
            <w:color w:val="000000"/>
            <w:sz w:val="27"/>
            <w:szCs w:val="27"/>
          </w:rPr>
          <w:lastRenderedPageBreak/>
          <w:t>For…in loops do not have any specific order for execution. If we want the guarantee order on an object. Then specify the index in the objects or put the keys in an array. As we know, a character in a string has an index. Therefore, similar to Arrays, the indexes are enumerable properties that happens to be integers. Here is an example of a for..in loop with strings: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88" w:author="Unknown"/>
          <w:rFonts w:ascii="Consolas" w:eastAsia="Times New Roman" w:hAnsi="Consolas" w:cs="Consolas"/>
          <w:color w:val="F8F8F2"/>
          <w:sz w:val="27"/>
        </w:rPr>
      </w:pPr>
      <w:ins w:id="12889"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str = </w:t>
        </w:r>
        <w:r w:rsidRPr="0089304D">
          <w:rPr>
            <w:rFonts w:ascii="Consolas" w:eastAsia="Times New Roman" w:hAnsi="Consolas" w:cs="Consolas"/>
            <w:color w:val="A6E22E"/>
            <w:sz w:val="27"/>
          </w:rPr>
          <w:t>'Lets Code'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90" w:author="Unknown"/>
          <w:rFonts w:ascii="Consolas" w:eastAsia="Times New Roman" w:hAnsi="Consolas" w:cs="Consolas"/>
          <w:color w:val="F8F8F2"/>
          <w:sz w:val="27"/>
        </w:rPr>
      </w:pPr>
      <w:ins w:id="12891"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index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str)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92" w:author="Unknown"/>
          <w:rFonts w:ascii="Consolas" w:eastAsia="Times New Roman" w:hAnsi="Consolas" w:cs="Consolas"/>
          <w:color w:val="F8F8F2"/>
          <w:sz w:val="27"/>
        </w:rPr>
      </w:pPr>
      <w:ins w:id="1289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(str[index])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894" w:author="Unknown"/>
          <w:rFonts w:ascii="Consolas" w:eastAsia="Times New Roman" w:hAnsi="Consolas" w:cs="Consolas"/>
          <w:color w:val="F8F8F2"/>
          <w:sz w:val="27"/>
          <w:szCs w:val="27"/>
        </w:rPr>
      </w:pPr>
      <w:ins w:id="128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//Result: L, e, t, s C, o, d, e</w:t>
        </w:r>
      </w:ins>
    </w:p>
    <w:p w:rsidR="0089304D" w:rsidRPr="0089304D" w:rsidRDefault="0089304D" w:rsidP="0089304D">
      <w:pPr>
        <w:spacing w:after="0" w:line="240" w:lineRule="auto"/>
        <w:rPr>
          <w:ins w:id="12896" w:author="Unknown"/>
          <w:rFonts w:ascii="Segoe UI" w:eastAsia="Times New Roman" w:hAnsi="Segoe UI" w:cs="Segoe UI"/>
          <w:color w:val="000000"/>
          <w:sz w:val="27"/>
          <w:szCs w:val="27"/>
        </w:rPr>
      </w:pPr>
      <w:ins w:id="12897"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898" w:author="Unknown"/>
          <w:rFonts w:ascii="Segoe UI" w:eastAsia="Times New Roman" w:hAnsi="Segoe UI" w:cs="Segoe UI"/>
          <w:b/>
          <w:bCs/>
          <w:color w:val="000000"/>
          <w:sz w:val="24"/>
          <w:szCs w:val="24"/>
        </w:rPr>
      </w:pPr>
      <w:ins w:id="12899" w:author="Unknown">
        <w:r w:rsidRPr="0089304D">
          <w:rPr>
            <w:rFonts w:ascii="Segoe UI" w:eastAsia="Times New Roman" w:hAnsi="Segoe UI" w:cs="Segoe UI"/>
            <w:b/>
            <w:bCs/>
            <w:color w:val="000000"/>
            <w:sz w:val="24"/>
            <w:szCs w:val="24"/>
          </w:rPr>
          <w:t>For…Of Loop:-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900" w:author="Unknown"/>
          <w:rFonts w:ascii="Segoe UI" w:eastAsia="Times New Roman" w:hAnsi="Segoe UI" w:cs="Segoe UI"/>
          <w:color w:val="000000"/>
          <w:sz w:val="27"/>
          <w:szCs w:val="27"/>
        </w:rPr>
      </w:pPr>
      <w:ins w:id="12901" w:author="Unknown">
        <w:r w:rsidRPr="0089304D">
          <w:rPr>
            <w:rFonts w:ascii="Segoe UI" w:eastAsia="Times New Roman" w:hAnsi="Segoe UI" w:cs="Segoe UI"/>
            <w:color w:val="000000"/>
            <w:sz w:val="27"/>
            <w:szCs w:val="27"/>
          </w:rPr>
          <w:t>To iterate over objects like arrays and strings, we can use the for...of statement. This statement is a newer feature of ECMAScript 6. The </w:t>
        </w:r>
        <w:r w:rsidRPr="0089304D">
          <w:rPr>
            <w:rFonts w:ascii="Segoe UI" w:eastAsia="Times New Roman" w:hAnsi="Segoe UI" w:cs="Segoe UI"/>
            <w:b/>
            <w:bCs/>
            <w:color w:val="000000"/>
            <w:sz w:val="27"/>
          </w:rPr>
          <w:t>for..of</w:t>
        </w:r>
        <w:r w:rsidRPr="0089304D">
          <w:rPr>
            <w:rFonts w:ascii="Segoe UI" w:eastAsia="Times New Roman" w:hAnsi="Segoe UI" w:cs="Segoe UI"/>
            <w:color w:val="000000"/>
            <w:sz w:val="27"/>
            <w:szCs w:val="27"/>
          </w:rPr>
          <w:t> loop does not work with objects because they are not "iterable". This iteration method is a more reliable way of looping through an Array in sequence. In this example of a for...of loop, we will print each item in the array to the console.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02" w:author="Unknown"/>
          <w:rFonts w:ascii="Consolas" w:eastAsia="Times New Roman" w:hAnsi="Consolas" w:cs="Consolas"/>
          <w:color w:val="F8F8F2"/>
          <w:sz w:val="27"/>
        </w:rPr>
      </w:pPr>
      <w:ins w:id="12903"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students = [ </w:t>
        </w:r>
        <w:r w:rsidRPr="0089304D">
          <w:rPr>
            <w:rFonts w:ascii="Consolas" w:eastAsia="Times New Roman" w:hAnsi="Consolas" w:cs="Consolas"/>
            <w:color w:val="A6E22E"/>
            <w:sz w:val="27"/>
          </w:rPr>
          <w:t>"Mark"</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"Joe"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04" w:author="Unknown"/>
          <w:rFonts w:ascii="Consolas" w:eastAsia="Times New Roman" w:hAnsi="Consolas" w:cs="Consolas"/>
          <w:color w:val="F8F8F2"/>
          <w:sz w:val="27"/>
        </w:rPr>
      </w:pPr>
      <w:ins w:id="12905" w:author="Unknown">
        <w:r w:rsidRPr="0089304D">
          <w:rPr>
            <w:rFonts w:ascii="Consolas" w:eastAsia="Times New Roman" w:hAnsi="Consolas" w:cs="Consolas"/>
            <w:color w:val="8292A2"/>
            <w:sz w:val="27"/>
          </w:rPr>
          <w:t>// Print out each type of shark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06" w:author="Unknown"/>
          <w:rFonts w:ascii="Consolas" w:eastAsia="Times New Roman" w:hAnsi="Consolas" w:cs="Consolas"/>
          <w:color w:val="F8F8F2"/>
          <w:sz w:val="27"/>
        </w:rPr>
      </w:pPr>
      <w:ins w:id="12907"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std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students)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08" w:author="Unknown"/>
          <w:rFonts w:ascii="Consolas" w:eastAsia="Times New Roman" w:hAnsi="Consolas" w:cs="Consolas"/>
          <w:color w:val="F8F8F2"/>
          <w:sz w:val="27"/>
        </w:rPr>
      </w:pPr>
      <w:ins w:id="1290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(std);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10" w:author="Unknown"/>
          <w:rFonts w:ascii="Consolas" w:eastAsia="Times New Roman" w:hAnsi="Consolas" w:cs="Consolas"/>
          <w:color w:val="F8F8F2"/>
          <w:sz w:val="27"/>
          <w:szCs w:val="27"/>
        </w:rPr>
      </w:pPr>
      <w:ins w:id="1291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//Result: Mark, Harry, Joe</w:t>
        </w:r>
      </w:ins>
    </w:p>
    <w:p w:rsidR="0089304D" w:rsidRPr="0089304D" w:rsidRDefault="0089304D" w:rsidP="0089304D">
      <w:pPr>
        <w:spacing w:after="0" w:line="240" w:lineRule="auto"/>
        <w:rPr>
          <w:ins w:id="12912" w:author="Unknown"/>
          <w:rFonts w:ascii="Segoe UI" w:eastAsia="Times New Roman" w:hAnsi="Segoe UI" w:cs="Segoe UI"/>
          <w:color w:val="000000"/>
          <w:sz w:val="27"/>
          <w:szCs w:val="27"/>
        </w:rPr>
      </w:pPr>
      <w:ins w:id="1291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914" w:author="Unknown"/>
          <w:rFonts w:ascii="Segoe UI" w:eastAsia="Times New Roman" w:hAnsi="Segoe UI" w:cs="Segoe UI"/>
          <w:b/>
          <w:bCs/>
          <w:color w:val="000000"/>
          <w:sz w:val="24"/>
          <w:szCs w:val="24"/>
        </w:rPr>
      </w:pPr>
      <w:ins w:id="12915" w:author="Unknown">
        <w:r w:rsidRPr="0089304D">
          <w:rPr>
            <w:rFonts w:ascii="Segoe UI" w:eastAsia="Times New Roman" w:hAnsi="Segoe UI" w:cs="Segoe UI"/>
            <w:b/>
            <w:bCs/>
            <w:color w:val="000000"/>
            <w:sz w:val="24"/>
            <w:szCs w:val="24"/>
          </w:rPr>
          <w:t>Comparison:-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916" w:author="Unknown"/>
          <w:rFonts w:ascii="Segoe UI" w:eastAsia="Times New Roman" w:hAnsi="Segoe UI" w:cs="Segoe UI"/>
          <w:color w:val="000000"/>
          <w:sz w:val="27"/>
          <w:szCs w:val="27"/>
        </w:rPr>
      </w:pPr>
      <w:ins w:id="12917" w:author="Unknown">
        <w:r w:rsidRPr="0089304D">
          <w:rPr>
            <w:rFonts w:ascii="Segoe UI" w:eastAsia="Times New Roman" w:hAnsi="Segoe UI" w:cs="Segoe UI"/>
            <w:color w:val="000000"/>
            <w:sz w:val="27"/>
            <w:szCs w:val="27"/>
          </w:rPr>
          <w:t>In the following table, we are comparing for..in loop and for..of loop.</w:t>
        </w:r>
      </w:ins>
    </w:p>
    <w:tbl>
      <w:tblPr>
        <w:tblW w:w="5829"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212"/>
        <w:gridCol w:w="2479"/>
        <w:gridCol w:w="2138"/>
      </w:tblGrid>
      <w:tr w:rsidR="0089304D" w:rsidRPr="0089304D" w:rsidTr="0089304D">
        <w:trPr>
          <w:tblHeader/>
        </w:trPr>
        <w:tc>
          <w:tcPr>
            <w:tcW w:w="121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w:t>
            </w:r>
          </w:p>
        </w:tc>
        <w:tc>
          <w:tcPr>
            <w:tcW w:w="247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for..in</w:t>
            </w:r>
          </w:p>
        </w:tc>
        <w:tc>
          <w:tcPr>
            <w:tcW w:w="21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for..of</w:t>
            </w:r>
          </w:p>
        </w:tc>
      </w:tr>
      <w:tr w:rsidR="0089304D" w:rsidRPr="0089304D" w:rsidTr="0089304D">
        <w:tc>
          <w:tcPr>
            <w:tcW w:w="121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Applies to</w:t>
            </w:r>
          </w:p>
        </w:tc>
        <w:tc>
          <w:tcPr>
            <w:tcW w:w="247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Enumerable Properties</w:t>
            </w:r>
          </w:p>
        </w:tc>
        <w:tc>
          <w:tcPr>
            <w:tcW w:w="21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Iterable Collections</w:t>
            </w:r>
          </w:p>
        </w:tc>
      </w:tr>
      <w:tr w:rsidR="0089304D" w:rsidRPr="0089304D" w:rsidTr="0089304D">
        <w:tc>
          <w:tcPr>
            <w:tcW w:w="121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 Objects</w:t>
            </w:r>
          </w:p>
        </w:tc>
        <w:tc>
          <w:tcPr>
            <w:tcW w:w="247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Yes</w:t>
            </w:r>
          </w:p>
        </w:tc>
        <w:tc>
          <w:tcPr>
            <w:tcW w:w="21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No</w:t>
            </w:r>
          </w:p>
        </w:tc>
      </w:tr>
      <w:tr w:rsidR="0089304D" w:rsidRPr="0089304D" w:rsidTr="0089304D">
        <w:tc>
          <w:tcPr>
            <w:tcW w:w="121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Arrays</w:t>
            </w:r>
          </w:p>
        </w:tc>
        <w:tc>
          <w:tcPr>
            <w:tcW w:w="247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Yes, but not advised</w:t>
            </w:r>
          </w:p>
        </w:tc>
        <w:tc>
          <w:tcPr>
            <w:tcW w:w="21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Yes</w:t>
            </w:r>
          </w:p>
        </w:tc>
      </w:tr>
      <w:tr w:rsidR="0089304D" w:rsidRPr="0089304D" w:rsidTr="0089304D">
        <w:tc>
          <w:tcPr>
            <w:tcW w:w="1212"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lastRenderedPageBreak/>
              <w:t>Strings</w:t>
            </w:r>
          </w:p>
        </w:tc>
        <w:tc>
          <w:tcPr>
            <w:tcW w:w="2479"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Yes, but not advised</w:t>
            </w:r>
          </w:p>
        </w:tc>
        <w:tc>
          <w:tcPr>
            <w:tcW w:w="213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Yes</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918" w:author="Unknown"/>
          <w:rFonts w:ascii="Segoe UI" w:eastAsia="Times New Roman" w:hAnsi="Segoe UI" w:cs="Segoe UI"/>
          <w:b/>
          <w:bCs/>
          <w:color w:val="000000"/>
          <w:sz w:val="24"/>
          <w:szCs w:val="24"/>
        </w:rPr>
      </w:pPr>
      <w:ins w:id="12919" w:author="Unknown">
        <w:r w:rsidRPr="0089304D">
          <w:rPr>
            <w:rFonts w:ascii="Segoe UI" w:eastAsia="Times New Roman" w:hAnsi="Segoe UI" w:cs="Segoe UI"/>
            <w:b/>
            <w:bCs/>
            <w:color w:val="000000"/>
            <w:sz w:val="24"/>
            <w:szCs w:val="24"/>
          </w:rPr>
          <w:t>Which loop should we use? and When?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920" w:author="Unknown"/>
          <w:rFonts w:ascii="Segoe UI" w:eastAsia="Times New Roman" w:hAnsi="Segoe UI" w:cs="Segoe UI"/>
          <w:color w:val="000000"/>
          <w:sz w:val="27"/>
          <w:szCs w:val="27"/>
        </w:rPr>
      </w:pPr>
      <w:ins w:id="12921" w:author="Unknown">
        <w:r w:rsidRPr="0089304D">
          <w:rPr>
            <w:rFonts w:ascii="Segoe UI" w:eastAsia="Times New Roman" w:hAnsi="Segoe UI" w:cs="Segoe UI"/>
            <w:color w:val="000000"/>
            <w:sz w:val="27"/>
            <w:szCs w:val="27"/>
          </w:rPr>
          <w:t>Each type of loop is useful in a different scenario:</w:t>
        </w:r>
      </w:ins>
    </w:p>
    <w:p w:rsidR="0089304D" w:rsidRPr="0089304D" w:rsidRDefault="0089304D" w:rsidP="0089304D">
      <w:pPr>
        <w:numPr>
          <w:ilvl w:val="0"/>
          <w:numId w:val="7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922" w:author="Unknown"/>
          <w:rFonts w:ascii="Segoe UI" w:eastAsia="Times New Roman" w:hAnsi="Segoe UI" w:cs="Segoe UI"/>
          <w:color w:val="000000"/>
          <w:sz w:val="27"/>
          <w:szCs w:val="27"/>
        </w:rPr>
      </w:pPr>
      <w:ins w:id="12923" w:author="Unknown">
        <w:r w:rsidRPr="0089304D">
          <w:rPr>
            <w:rFonts w:ascii="Segoe UI" w:eastAsia="Times New Roman" w:hAnsi="Segoe UI" w:cs="Segoe UI"/>
            <w:color w:val="000000"/>
            <w:sz w:val="27"/>
            <w:szCs w:val="27"/>
          </w:rPr>
          <w:t>If indexes are needed while accessing an array of indexes related logical stuff are there, the for loop is a good choice.</w:t>
        </w:r>
      </w:ins>
    </w:p>
    <w:p w:rsidR="0089304D" w:rsidRPr="0089304D" w:rsidRDefault="0089304D" w:rsidP="0089304D">
      <w:pPr>
        <w:numPr>
          <w:ilvl w:val="0"/>
          <w:numId w:val="7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924" w:author="Unknown"/>
          <w:rFonts w:ascii="Segoe UI" w:eastAsia="Times New Roman" w:hAnsi="Segoe UI" w:cs="Segoe UI"/>
          <w:color w:val="000000"/>
          <w:sz w:val="27"/>
          <w:szCs w:val="27"/>
        </w:rPr>
      </w:pPr>
      <w:ins w:id="12925" w:author="Unknown">
        <w:r w:rsidRPr="0089304D">
          <w:rPr>
            <w:rFonts w:ascii="Segoe UI" w:eastAsia="Times New Roman" w:hAnsi="Segoe UI" w:cs="Segoe UI"/>
            <w:color w:val="000000"/>
            <w:sz w:val="27"/>
            <w:szCs w:val="27"/>
          </w:rPr>
          <w:t>If there is a need to access keys/properties regardless of the sequence, use </w:t>
        </w:r>
        <w:r w:rsidRPr="0089304D">
          <w:rPr>
            <w:rFonts w:ascii="Segoe UI" w:eastAsia="Times New Roman" w:hAnsi="Segoe UI" w:cs="Segoe UI"/>
            <w:i/>
            <w:iCs/>
            <w:color w:val="000000"/>
            <w:sz w:val="27"/>
          </w:rPr>
          <w:t>a for-in </w:t>
        </w:r>
        <w:r w:rsidRPr="0089304D">
          <w:rPr>
            <w:rFonts w:ascii="Segoe UI" w:eastAsia="Times New Roman" w:hAnsi="Segoe UI" w:cs="Segoe UI"/>
            <w:color w:val="000000"/>
            <w:sz w:val="27"/>
            <w:szCs w:val="27"/>
          </w:rPr>
          <w:t>loop.</w:t>
        </w:r>
      </w:ins>
    </w:p>
    <w:p w:rsidR="0089304D" w:rsidRPr="0089304D" w:rsidRDefault="0089304D" w:rsidP="0089304D">
      <w:pPr>
        <w:numPr>
          <w:ilvl w:val="0"/>
          <w:numId w:val="76"/>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2926" w:author="Unknown"/>
          <w:rFonts w:ascii="Segoe UI" w:eastAsia="Times New Roman" w:hAnsi="Segoe UI" w:cs="Segoe UI"/>
          <w:color w:val="000000"/>
          <w:sz w:val="27"/>
          <w:szCs w:val="27"/>
        </w:rPr>
      </w:pPr>
      <w:ins w:id="12927" w:author="Unknown">
        <w:r w:rsidRPr="0089304D">
          <w:rPr>
            <w:rFonts w:ascii="Segoe UI" w:eastAsia="Times New Roman" w:hAnsi="Segoe UI" w:cs="Segoe UI"/>
            <w:color w:val="000000"/>
            <w:sz w:val="27"/>
            <w:szCs w:val="27"/>
          </w:rPr>
          <w:t>If there is a need to iterate through items of an iterable, then the </w:t>
        </w:r>
        <w:r w:rsidRPr="0089304D">
          <w:rPr>
            <w:rFonts w:ascii="Segoe UI" w:eastAsia="Times New Roman" w:hAnsi="Segoe UI" w:cs="Segoe UI"/>
            <w:i/>
            <w:iCs/>
            <w:color w:val="000000"/>
            <w:sz w:val="27"/>
          </w:rPr>
          <w:t>for-of</w:t>
        </w:r>
        <w:r w:rsidRPr="0089304D">
          <w:rPr>
            <w:rFonts w:ascii="Segoe UI" w:eastAsia="Times New Roman" w:hAnsi="Segoe UI" w:cs="Segoe UI"/>
            <w:color w:val="000000"/>
            <w:sz w:val="27"/>
            <w:szCs w:val="27"/>
          </w:rPr>
          <w:t>loop is the right choice.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2928" w:author="Unknown"/>
          <w:rFonts w:ascii="Segoe UI" w:eastAsia="Times New Roman" w:hAnsi="Segoe UI" w:cs="Segoe UI"/>
          <w:color w:val="000000"/>
          <w:sz w:val="27"/>
          <w:szCs w:val="27"/>
        </w:rPr>
      </w:pPr>
      <w:ins w:id="12929" w:author="Unknown">
        <w:r w:rsidRPr="0089304D">
          <w:rPr>
            <w:rFonts w:ascii="Segoe UI" w:eastAsia="Times New Roman" w:hAnsi="Segoe UI" w:cs="Segoe UI"/>
            <w:b/>
            <w:bCs/>
            <w:color w:val="000000"/>
            <w:sz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2930" w:author="Unknown"/>
          <w:rFonts w:ascii="Segoe UI" w:eastAsia="Times New Roman" w:hAnsi="Segoe UI" w:cs="Segoe UI"/>
          <w:b/>
          <w:bCs/>
          <w:color w:val="000000"/>
          <w:sz w:val="24"/>
          <w:szCs w:val="24"/>
        </w:rPr>
      </w:pPr>
      <w:ins w:id="12931"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2" w:author="Unknown"/>
          <w:rFonts w:ascii="Consolas" w:eastAsia="Times New Roman" w:hAnsi="Consolas" w:cs="Consolas"/>
          <w:color w:val="F8F8F2"/>
          <w:sz w:val="27"/>
        </w:rPr>
      </w:pPr>
      <w:ins w:id="1293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56 on for-in and for-of loops"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5" w:author="Unknown"/>
          <w:rFonts w:ascii="Consolas" w:eastAsia="Times New Roman" w:hAnsi="Consolas" w:cs="Consolas"/>
          <w:color w:val="F8F8F2"/>
          <w:sz w:val="27"/>
        </w:rPr>
      </w:pPr>
      <w:ins w:id="12936"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people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"SkillF"</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"Shubham"</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"Vikrant"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39" w:author="Unknown"/>
          <w:rFonts w:ascii="Consolas" w:eastAsia="Times New Roman" w:hAnsi="Consolas" w:cs="Consolas"/>
          <w:color w:val="F8F8F2"/>
          <w:sz w:val="27"/>
        </w:rPr>
      </w:pPr>
      <w:ins w:id="12940" w:author="Unknown">
        <w:r w:rsidRPr="0089304D">
          <w:rPr>
            <w:rFonts w:ascii="Consolas" w:eastAsia="Times New Roman" w:hAnsi="Consolas" w:cs="Consolas"/>
            <w:color w:val="8292A2"/>
            <w:sz w:val="27"/>
          </w:rPr>
          <w:t>// **********For in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4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42" w:author="Unknown"/>
          <w:rFonts w:ascii="Consolas" w:eastAsia="Times New Roman" w:hAnsi="Consolas" w:cs="Consolas"/>
          <w:color w:val="F8F8F2"/>
          <w:sz w:val="27"/>
        </w:rPr>
      </w:pPr>
      <w:ins w:id="12943" w:author="Unknown">
        <w:r w:rsidRPr="0089304D">
          <w:rPr>
            <w:rFonts w:ascii="Consolas" w:eastAsia="Times New Roman" w:hAnsi="Consolas" w:cs="Consolas"/>
            <w:color w:val="8292A2"/>
            <w:sz w:val="27"/>
          </w:rPr>
          <w:t>// Traditional for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44" w:author="Unknown"/>
          <w:rFonts w:ascii="Consolas" w:eastAsia="Times New Roman" w:hAnsi="Consolas" w:cs="Consolas"/>
          <w:color w:val="F8F8F2"/>
          <w:sz w:val="27"/>
        </w:rPr>
      </w:pPr>
      <w:ins w:id="12945" w:author="Unknown">
        <w:r w:rsidRPr="0089304D">
          <w:rPr>
            <w:rFonts w:ascii="Consolas" w:eastAsia="Times New Roman" w:hAnsi="Consolas" w:cs="Consolas"/>
            <w:color w:val="8292A2"/>
            <w:sz w:val="27"/>
          </w:rPr>
          <w:t>// for (let index = 0; index &lt; people.length;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46" w:author="Unknown"/>
          <w:rFonts w:ascii="Consolas" w:eastAsia="Times New Roman" w:hAnsi="Consolas" w:cs="Consolas"/>
          <w:color w:val="F8F8F2"/>
          <w:sz w:val="27"/>
        </w:rPr>
      </w:pPr>
      <w:ins w:id="12947" w:author="Unknown">
        <w:r w:rsidRPr="0089304D">
          <w:rPr>
            <w:rFonts w:ascii="Consolas" w:eastAsia="Times New Roman" w:hAnsi="Consolas" w:cs="Consolas"/>
            <w:color w:val="8292A2"/>
            <w:sz w:val="27"/>
          </w:rPr>
          <w:t>//     const element = people[index];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48" w:author="Unknown"/>
          <w:rFonts w:ascii="Consolas" w:eastAsia="Times New Roman" w:hAnsi="Consolas" w:cs="Consolas"/>
          <w:color w:val="F8F8F2"/>
          <w:sz w:val="27"/>
        </w:rPr>
      </w:pPr>
      <w:ins w:id="12949" w:author="Unknown">
        <w:r w:rsidRPr="0089304D">
          <w:rPr>
            <w:rFonts w:ascii="Consolas" w:eastAsia="Times New Roman" w:hAnsi="Consolas" w:cs="Consolas"/>
            <w:color w:val="8292A2"/>
            <w:sz w:val="27"/>
          </w:rPr>
          <w:t xml:space="preserve">//     console.log(element);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0" w:author="Unknown"/>
          <w:rFonts w:ascii="Consolas" w:eastAsia="Times New Roman" w:hAnsi="Consolas" w:cs="Consolas"/>
          <w:color w:val="F8F8F2"/>
          <w:sz w:val="27"/>
        </w:rPr>
      </w:pPr>
      <w:ins w:id="12951"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4" w:author="Unknown"/>
          <w:rFonts w:ascii="Consolas" w:eastAsia="Times New Roman" w:hAnsi="Consolas" w:cs="Consolas"/>
          <w:color w:val="F8F8F2"/>
          <w:sz w:val="27"/>
        </w:rPr>
      </w:pPr>
      <w:ins w:id="12955" w:author="Unknown">
        <w:r w:rsidRPr="0089304D">
          <w:rPr>
            <w:rFonts w:ascii="Consolas" w:eastAsia="Times New Roman" w:hAnsi="Consolas" w:cs="Consolas"/>
            <w:color w:val="8292A2"/>
            <w:sz w:val="27"/>
          </w:rPr>
          <w:t>// 1. ITERATING AN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6" w:author="Unknown"/>
          <w:rFonts w:ascii="Consolas" w:eastAsia="Times New Roman" w:hAnsi="Consolas" w:cs="Consolas"/>
          <w:color w:val="F8F8F2"/>
          <w:sz w:val="27"/>
        </w:rPr>
      </w:pPr>
      <w:ins w:id="12957"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58" w:author="Unknown"/>
          <w:rFonts w:ascii="Consolas" w:eastAsia="Times New Roman" w:hAnsi="Consolas" w:cs="Consolas"/>
          <w:color w:val="F8F8F2"/>
          <w:sz w:val="27"/>
        </w:rPr>
      </w:pPr>
      <w:ins w:id="12959" w:author="Unknown">
        <w:r w:rsidRPr="0089304D">
          <w:rPr>
            <w:rFonts w:ascii="Consolas" w:eastAsia="Times New Roman" w:hAnsi="Consolas" w:cs="Consolas"/>
            <w:color w:val="F8F8F2"/>
            <w:sz w:val="27"/>
          </w:rPr>
          <w:t xml:space="preserve">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60" w:author="Unknown"/>
          <w:rFonts w:ascii="Consolas" w:eastAsia="Times New Roman" w:hAnsi="Consolas" w:cs="Consolas"/>
          <w:color w:val="F8F8F2"/>
          <w:sz w:val="27"/>
        </w:rPr>
      </w:pPr>
      <w:ins w:id="12961" w:author="Unknown">
        <w:r w:rsidRPr="0089304D">
          <w:rPr>
            <w:rFonts w:ascii="Consolas" w:eastAsia="Times New Roman" w:hAnsi="Consolas" w:cs="Consolas"/>
            <w:color w:val="F8F8F2"/>
            <w:sz w:val="27"/>
          </w:rPr>
          <w:t xml:space="preserve">    language: </w:t>
        </w:r>
        <w:r w:rsidRPr="0089304D">
          <w:rPr>
            <w:rFonts w:ascii="Consolas" w:eastAsia="Times New Roman" w:hAnsi="Consolas" w:cs="Consolas"/>
            <w:color w:val="A6E22E"/>
            <w:sz w:val="27"/>
          </w:rPr>
          <w:t>"JavaScript"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62" w:author="Unknown"/>
          <w:rFonts w:ascii="Consolas" w:eastAsia="Times New Roman" w:hAnsi="Consolas" w:cs="Consolas"/>
          <w:color w:val="F8F8F2"/>
          <w:sz w:val="27"/>
        </w:rPr>
      </w:pPr>
      <w:ins w:id="12963" w:author="Unknown">
        <w:r w:rsidRPr="0089304D">
          <w:rPr>
            <w:rFonts w:ascii="Consolas" w:eastAsia="Times New Roman" w:hAnsi="Consolas" w:cs="Consolas"/>
            <w:color w:val="F8F8F2"/>
            <w:sz w:val="27"/>
          </w:rPr>
          <w:t xml:space="preserve">    hobbies: </w:t>
        </w:r>
        <w:r w:rsidRPr="0089304D">
          <w:rPr>
            <w:rFonts w:ascii="Consolas" w:eastAsia="Times New Roman" w:hAnsi="Consolas" w:cs="Consolas"/>
            <w:color w:val="A6E22E"/>
            <w:sz w:val="27"/>
          </w:rPr>
          <w:t>"Android app development"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64" w:author="Unknown"/>
          <w:rFonts w:ascii="Consolas" w:eastAsia="Times New Roman" w:hAnsi="Consolas" w:cs="Consolas"/>
          <w:color w:val="F8F8F2"/>
          <w:sz w:val="27"/>
        </w:rPr>
      </w:pPr>
      <w:ins w:id="1296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66" w:author="Unknown"/>
          <w:rFonts w:ascii="Consolas" w:eastAsia="Times New Roman" w:hAnsi="Consolas" w:cs="Consolas"/>
          <w:color w:val="F8F8F2"/>
          <w:sz w:val="27"/>
        </w:rPr>
      </w:pPr>
      <w:ins w:id="12967" w:author="Unknown">
        <w:r w:rsidRPr="0089304D">
          <w:rPr>
            <w:rFonts w:ascii="Consolas" w:eastAsia="Times New Roman" w:hAnsi="Consolas" w:cs="Consolas"/>
            <w:color w:val="8292A2"/>
            <w:sz w:val="27"/>
          </w:rPr>
          <w:t>// console.log(obj);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68" w:author="Unknown"/>
          <w:rFonts w:ascii="Consolas" w:eastAsia="Times New Roman" w:hAnsi="Consolas" w:cs="Consolas"/>
          <w:color w:val="F8F8F2"/>
          <w:sz w:val="27"/>
        </w:rPr>
      </w:pPr>
      <w:ins w:id="12969" w:author="Unknown">
        <w:r w:rsidRPr="0089304D">
          <w:rPr>
            <w:rFonts w:ascii="Consolas" w:eastAsia="Times New Roman" w:hAnsi="Consolas" w:cs="Consolas"/>
            <w:color w:val="8292A2"/>
            <w:sz w:val="27"/>
          </w:rPr>
          <w:t>// 1.1 Iterating an object using Traditional for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0" w:author="Unknown"/>
          <w:rFonts w:ascii="Consolas" w:eastAsia="Times New Roman" w:hAnsi="Consolas" w:cs="Consolas"/>
          <w:color w:val="F8F8F2"/>
          <w:sz w:val="27"/>
        </w:rPr>
      </w:pPr>
      <w:ins w:id="12971" w:author="Unknown">
        <w:r w:rsidRPr="0089304D">
          <w:rPr>
            <w:rFonts w:ascii="Consolas" w:eastAsia="Times New Roman" w:hAnsi="Consolas" w:cs="Consolas"/>
            <w:color w:val="8292A2"/>
            <w:sz w:val="27"/>
          </w:rPr>
          <w:t>// for (let index = 0; index &lt; Object.keys(obj).length; index++)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2" w:author="Unknown"/>
          <w:rFonts w:ascii="Consolas" w:eastAsia="Times New Roman" w:hAnsi="Consolas" w:cs="Consolas"/>
          <w:color w:val="F8F8F2"/>
          <w:sz w:val="27"/>
        </w:rPr>
      </w:pPr>
      <w:ins w:id="12973" w:author="Unknown">
        <w:r w:rsidRPr="0089304D">
          <w:rPr>
            <w:rFonts w:ascii="Consolas" w:eastAsia="Times New Roman" w:hAnsi="Consolas" w:cs="Consolas"/>
            <w:color w:val="8292A2"/>
            <w:sz w:val="27"/>
          </w:rPr>
          <w:t>//     const element = obj[Object.keys(obj)[index]];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4" w:author="Unknown"/>
          <w:rFonts w:ascii="Consolas" w:eastAsia="Times New Roman" w:hAnsi="Consolas" w:cs="Consolas"/>
          <w:color w:val="F8F8F2"/>
          <w:sz w:val="27"/>
        </w:rPr>
      </w:pPr>
      <w:ins w:id="12975" w:author="Unknown">
        <w:r w:rsidRPr="0089304D">
          <w:rPr>
            <w:rFonts w:ascii="Consolas" w:eastAsia="Times New Roman" w:hAnsi="Consolas" w:cs="Consolas"/>
            <w:color w:val="8292A2"/>
            <w:sz w:val="27"/>
          </w:rPr>
          <w:t xml:space="preserve">//     console.log(element);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6" w:author="Unknown"/>
          <w:rFonts w:ascii="Consolas" w:eastAsia="Times New Roman" w:hAnsi="Consolas" w:cs="Consolas"/>
          <w:color w:val="F8F8F2"/>
          <w:sz w:val="27"/>
        </w:rPr>
      </w:pPr>
      <w:ins w:id="12977" w:author="Unknown">
        <w:r w:rsidRPr="0089304D">
          <w:rPr>
            <w:rFonts w:ascii="Consolas" w:eastAsia="Times New Roman" w:hAnsi="Consolas" w:cs="Consolas"/>
            <w:color w:val="8292A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79" w:author="Unknown"/>
          <w:rFonts w:ascii="Consolas" w:eastAsia="Times New Roman" w:hAnsi="Consolas" w:cs="Consolas"/>
          <w:color w:val="F8F8F2"/>
          <w:sz w:val="27"/>
        </w:rPr>
      </w:pPr>
      <w:ins w:id="12980" w:author="Unknown">
        <w:r w:rsidRPr="0089304D">
          <w:rPr>
            <w:rFonts w:ascii="Consolas" w:eastAsia="Times New Roman" w:hAnsi="Consolas" w:cs="Consolas"/>
            <w:color w:val="8292A2"/>
            <w:sz w:val="27"/>
          </w:rPr>
          <w:t>// 1.2 Iterating an object using for-in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81" w:author="Unknown"/>
          <w:rFonts w:ascii="Consolas" w:eastAsia="Times New Roman" w:hAnsi="Consolas" w:cs="Consolas"/>
          <w:color w:val="F8F8F2"/>
          <w:sz w:val="27"/>
        </w:rPr>
      </w:pPr>
      <w:ins w:id="12982"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key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83" w:author="Unknown"/>
          <w:rFonts w:ascii="Consolas" w:eastAsia="Times New Roman" w:hAnsi="Consolas" w:cs="Consolas"/>
          <w:color w:val="F8F8F2"/>
          <w:sz w:val="27"/>
        </w:rPr>
      </w:pPr>
      <w:ins w:id="12984"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(obj[key]);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85" w:author="Unknown"/>
          <w:rFonts w:ascii="Consolas" w:eastAsia="Times New Roman" w:hAnsi="Consolas" w:cs="Consolas"/>
          <w:color w:val="F8F8F2"/>
          <w:sz w:val="27"/>
        </w:rPr>
      </w:pPr>
      <w:ins w:id="1298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88" w:author="Unknown"/>
          <w:rFonts w:ascii="Consolas" w:eastAsia="Times New Roman" w:hAnsi="Consolas" w:cs="Consolas"/>
          <w:color w:val="F8F8F2"/>
          <w:sz w:val="27"/>
        </w:rPr>
      </w:pPr>
      <w:ins w:id="12989" w:author="Unknown">
        <w:r w:rsidRPr="0089304D">
          <w:rPr>
            <w:rFonts w:ascii="Consolas" w:eastAsia="Times New Roman" w:hAnsi="Consolas" w:cs="Consolas"/>
            <w:color w:val="8292A2"/>
            <w:sz w:val="27"/>
          </w:rPr>
          <w:t>// 2. ITERATING A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0" w:author="Unknown"/>
          <w:rFonts w:ascii="Consolas" w:eastAsia="Times New Roman" w:hAnsi="Consolas" w:cs="Consolas"/>
          <w:color w:val="F8F8F2"/>
          <w:sz w:val="27"/>
        </w:rPr>
      </w:pPr>
      <w:ins w:id="12991" w:author="Unknown">
        <w:r w:rsidRPr="0089304D">
          <w:rPr>
            <w:rFonts w:ascii="Consolas" w:eastAsia="Times New Roman" w:hAnsi="Consolas" w:cs="Consolas"/>
            <w:color w:val="8292A2"/>
            <w:sz w:val="27"/>
          </w:rPr>
          <w:t>// We can use for in with strings to loop through all the characters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2" w:author="Unknown"/>
          <w:rFonts w:ascii="Consolas" w:eastAsia="Times New Roman" w:hAnsi="Consolas" w:cs="Consolas"/>
          <w:color w:val="F8F8F2"/>
          <w:sz w:val="27"/>
        </w:rPr>
      </w:pPr>
      <w:ins w:id="12993" w:author="Unknown">
        <w:r w:rsidRPr="0089304D">
          <w:rPr>
            <w:rFonts w:ascii="Consolas" w:eastAsia="Times New Roman" w:hAnsi="Consolas" w:cs="Consolas"/>
            <w:color w:val="F8F8F2"/>
            <w:sz w:val="27"/>
          </w:rPr>
          <w:t xml:space="preserve">myString = </w:t>
        </w:r>
        <w:r w:rsidRPr="0089304D">
          <w:rPr>
            <w:rFonts w:ascii="Consolas" w:eastAsia="Times New Roman" w:hAnsi="Consolas" w:cs="Consolas"/>
            <w:color w:val="A6E22E"/>
            <w:sz w:val="27"/>
          </w:rPr>
          <w:t>"This is my string"</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4" w:author="Unknown"/>
          <w:rFonts w:ascii="Consolas" w:eastAsia="Times New Roman" w:hAnsi="Consolas" w:cs="Consolas"/>
          <w:color w:val="F8F8F2"/>
          <w:sz w:val="27"/>
        </w:rPr>
      </w:pPr>
      <w:ins w:id="12995"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char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myString){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6" w:author="Unknown"/>
          <w:rFonts w:ascii="Consolas" w:eastAsia="Times New Roman" w:hAnsi="Consolas" w:cs="Consolas"/>
          <w:color w:val="F8F8F2"/>
          <w:sz w:val="27"/>
        </w:rPr>
      </w:pPr>
      <w:ins w:id="1299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(myString[char]);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2998" w:author="Unknown"/>
          <w:rFonts w:ascii="Consolas" w:eastAsia="Times New Roman" w:hAnsi="Consolas" w:cs="Consolas"/>
          <w:color w:val="F8F8F2"/>
          <w:sz w:val="27"/>
        </w:rPr>
      </w:pPr>
      <w:ins w:id="1299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1" w:author="Unknown"/>
          <w:rFonts w:ascii="Consolas" w:eastAsia="Times New Roman" w:hAnsi="Consolas" w:cs="Consolas"/>
          <w:color w:val="F8F8F2"/>
          <w:sz w:val="27"/>
        </w:rPr>
      </w:pPr>
      <w:ins w:id="13002" w:author="Unknown">
        <w:r w:rsidRPr="0089304D">
          <w:rPr>
            <w:rFonts w:ascii="Consolas" w:eastAsia="Times New Roman" w:hAnsi="Consolas" w:cs="Consolas"/>
            <w:color w:val="8292A2"/>
            <w:sz w:val="27"/>
          </w:rPr>
          <w:t>// Quiz: Use traditional for loop to iterate through the same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5" w:author="Unknown"/>
          <w:rFonts w:ascii="Consolas" w:eastAsia="Times New Roman" w:hAnsi="Consolas" w:cs="Consolas"/>
          <w:color w:val="F8F8F2"/>
          <w:sz w:val="27"/>
        </w:rPr>
      </w:pPr>
      <w:ins w:id="13006" w:author="Unknown">
        <w:r w:rsidRPr="0089304D">
          <w:rPr>
            <w:rFonts w:ascii="Consolas" w:eastAsia="Times New Roman" w:hAnsi="Consolas" w:cs="Consolas"/>
            <w:color w:val="8292A2"/>
            <w:sz w:val="27"/>
          </w:rPr>
          <w:t>// **********For of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7" w:author="Unknown"/>
          <w:rFonts w:ascii="Consolas" w:eastAsia="Times New Roman" w:hAnsi="Consolas" w:cs="Consolas"/>
          <w:color w:val="F8F8F2"/>
          <w:sz w:val="27"/>
        </w:rPr>
      </w:pPr>
      <w:ins w:id="1300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"*****************For of loop starts here**************"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09" w:author="Unknown"/>
          <w:rFonts w:ascii="Consolas" w:eastAsia="Times New Roman" w:hAnsi="Consolas" w:cs="Consolas"/>
          <w:color w:val="F8F8F2"/>
          <w:sz w:val="27"/>
        </w:rPr>
      </w:pPr>
      <w:ins w:id="13010" w:author="Unknown">
        <w:r w:rsidRPr="0089304D">
          <w:rPr>
            <w:rFonts w:ascii="Consolas" w:eastAsia="Times New Roman" w:hAnsi="Consolas" w:cs="Consolas"/>
            <w:color w:val="F8F8F2"/>
            <w:sz w:val="27"/>
          </w:rPr>
          <w:t>people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"SkillF"</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"Shubham"</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"Vikrant"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2" w:author="Unknown"/>
          <w:rFonts w:ascii="Consolas" w:eastAsia="Times New Roman" w:hAnsi="Consolas" w:cs="Consolas"/>
          <w:color w:val="F8F8F2"/>
          <w:sz w:val="27"/>
        </w:rPr>
      </w:pPr>
      <w:ins w:id="13013"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people){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4" w:author="Unknown"/>
          <w:rFonts w:ascii="Consolas" w:eastAsia="Times New Roman" w:hAnsi="Consolas" w:cs="Consolas"/>
          <w:color w:val="F8F8F2"/>
          <w:sz w:val="27"/>
        </w:rPr>
      </w:pPr>
      <w:ins w:id="13015"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6" w:author="Unknown"/>
          <w:rFonts w:ascii="Consolas" w:eastAsia="Times New Roman" w:hAnsi="Consolas" w:cs="Consolas"/>
          <w:color w:val="F8F8F2"/>
          <w:sz w:val="27"/>
        </w:rPr>
      </w:pPr>
      <w:ins w:id="1301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19" w:author="Unknown"/>
          <w:rFonts w:ascii="Consolas" w:eastAsia="Times New Roman" w:hAnsi="Consolas" w:cs="Consolas"/>
          <w:color w:val="F8F8F2"/>
          <w:sz w:val="27"/>
        </w:rPr>
      </w:pPr>
      <w:ins w:id="13020"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name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myString){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21" w:author="Unknown"/>
          <w:rFonts w:ascii="Consolas" w:eastAsia="Times New Roman" w:hAnsi="Consolas" w:cs="Consolas"/>
          <w:color w:val="F8F8F2"/>
          <w:sz w:val="27"/>
        </w:rPr>
      </w:pPr>
      <w:ins w:id="1302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(name);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23" w:author="Unknown"/>
          <w:rFonts w:ascii="Consolas" w:eastAsia="Times New Roman" w:hAnsi="Consolas" w:cs="Consolas"/>
          <w:color w:val="F8F8F2"/>
          <w:sz w:val="27"/>
        </w:rPr>
      </w:pPr>
      <w:ins w:id="13024"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025" w:author="Unknown"/>
          <w:rFonts w:ascii="Segoe UI" w:eastAsia="Times New Roman" w:hAnsi="Segoe UI" w:cs="Segoe UI"/>
          <w:color w:val="000000"/>
          <w:sz w:val="27"/>
          <w:szCs w:val="27"/>
        </w:rPr>
      </w:pPr>
      <w:ins w:id="1302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3027" w:author="Unknown"/>
          <w:rFonts w:ascii="Segoe UI" w:eastAsia="Times New Roman" w:hAnsi="Segoe UI" w:cs="Segoe UI"/>
          <w:color w:val="000000"/>
          <w:sz w:val="27"/>
          <w:szCs w:val="27"/>
        </w:rPr>
      </w:pPr>
      <w:ins w:id="13028"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3029"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95" name="Picture 95"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3030" w:author="Unknown">
        <w:r w:rsidRPr="0089304D">
          <w:rPr>
            <w:rFonts w:ascii="Segoe UI" w:eastAsia="Times New Roman" w:hAnsi="Segoe UI" w:cs="Segoe UI"/>
            <w:color w:val="000000"/>
            <w:sz w:val="27"/>
          </w:rPr>
          <w:t>CodeWithHar</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t>JavaScript Symbols | JavaScript Tutorial In Hindi #59</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In today’s tutorial, we will study about the </w:t>
      </w:r>
      <w:r w:rsidRPr="0089304D">
        <w:rPr>
          <w:rFonts w:ascii="Segoe UI" w:eastAsia="Times New Roman" w:hAnsi="Segoe UI" w:cs="Segoe UI"/>
          <w:b/>
          <w:bCs/>
          <w:color w:val="000000"/>
          <w:sz w:val="27"/>
        </w:rPr>
        <w:t>symbols</w:t>
      </w:r>
      <w:r w:rsidRPr="0089304D">
        <w:rPr>
          <w:rFonts w:ascii="Segoe UI" w:eastAsia="Times New Roman" w:hAnsi="Segoe UI" w:cs="Segoe UI"/>
          <w:color w:val="000000"/>
          <w:sz w:val="27"/>
          <w:szCs w:val="27"/>
        </w:rPr>
        <w:t xml:space="preserve"> which are the newest JavaScript primitive. It brings a few benefits to the JavaScript language and is very useful when used as object properties. Before symbols were introduced in ES6, JavaScript used seven types of data, which is grouped into two categories. Primitives, including the string, number, boolean, null, and undefined data </w:t>
      </w:r>
      <w:r w:rsidRPr="0089304D">
        <w:rPr>
          <w:rFonts w:ascii="Segoe UI" w:eastAsia="Times New Roman" w:hAnsi="Segoe UI" w:cs="Segoe UI"/>
          <w:color w:val="000000"/>
          <w:sz w:val="27"/>
          <w:szCs w:val="27"/>
        </w:rPr>
        <w:lastRenderedPageBreak/>
        <w:t>types and another is the Objects, which includes arrays, functions, and regular JS objects.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031" w:author="Unknown"/>
          <w:rFonts w:ascii="Segoe UI" w:eastAsia="Times New Roman" w:hAnsi="Segoe UI" w:cs="Segoe UI"/>
          <w:b/>
          <w:bCs/>
          <w:color w:val="000000"/>
          <w:sz w:val="24"/>
          <w:szCs w:val="24"/>
        </w:rPr>
      </w:pPr>
      <w:ins w:id="13032" w:author="Unknown">
        <w:r w:rsidRPr="0089304D">
          <w:rPr>
            <w:rFonts w:ascii="Segoe UI" w:eastAsia="Times New Roman" w:hAnsi="Segoe UI" w:cs="Segoe UI"/>
            <w:b/>
            <w:bCs/>
            <w:color w:val="000000"/>
            <w:sz w:val="24"/>
            <w:szCs w:val="24"/>
          </w:rPr>
          <w:t>What is the symbol?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33" w:author="Unknown"/>
          <w:rFonts w:ascii="Segoe UI" w:eastAsia="Times New Roman" w:hAnsi="Segoe UI" w:cs="Segoe UI"/>
          <w:color w:val="000000"/>
          <w:sz w:val="27"/>
          <w:szCs w:val="27"/>
        </w:rPr>
      </w:pPr>
      <w:ins w:id="13034" w:author="Unknown">
        <w:r w:rsidRPr="0089304D">
          <w:rPr>
            <w:rFonts w:ascii="Segoe UI" w:eastAsia="Times New Roman" w:hAnsi="Segoe UI" w:cs="Segoe UI"/>
            <w:color w:val="000000"/>
            <w:sz w:val="27"/>
            <w:szCs w:val="27"/>
          </w:rPr>
          <w:t>A symbol is a primitive which cannot be recreated. It was introduced in ECMAScript 2015. It is a very peculiar data type. Once we create a symbol, its value is kept private and for internal use. All that remains after the creation of the symbol is the symbol reference. We can create a symbol by calling the Symbol() global factory function: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35" w:author="Unknown"/>
          <w:rFonts w:ascii="Consolas" w:eastAsia="Times New Roman" w:hAnsi="Consolas" w:cs="Consolas"/>
          <w:color w:val="F8F8F2"/>
          <w:sz w:val="27"/>
          <w:szCs w:val="27"/>
        </w:rPr>
      </w:pPr>
      <w:ins w:id="1303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mySymbol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3037" w:author="Unknown"/>
          <w:rFonts w:ascii="Segoe UI" w:eastAsia="Times New Roman" w:hAnsi="Segoe UI" w:cs="Segoe UI"/>
          <w:color w:val="000000"/>
          <w:sz w:val="27"/>
          <w:szCs w:val="27"/>
        </w:rPr>
      </w:pPr>
      <w:ins w:id="1303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39" w:author="Unknown"/>
          <w:rFonts w:ascii="Segoe UI" w:eastAsia="Times New Roman" w:hAnsi="Segoe UI" w:cs="Segoe UI"/>
          <w:color w:val="000000"/>
          <w:sz w:val="27"/>
          <w:szCs w:val="27"/>
        </w:rPr>
      </w:pPr>
      <w:ins w:id="13040" w:author="Unknown">
        <w:r w:rsidRPr="0089304D">
          <w:rPr>
            <w:rFonts w:ascii="Segoe UI" w:eastAsia="Times New Roman" w:hAnsi="Segoe UI" w:cs="Segoe UI"/>
            <w:color w:val="000000"/>
            <w:sz w:val="27"/>
            <w:szCs w:val="27"/>
          </w:rPr>
          <w:t>Every time we invoke Symbol(), we get a new and unique symbol, which is different from all other symbols: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41" w:author="Unknown"/>
          <w:rFonts w:ascii="Consolas" w:eastAsia="Times New Roman" w:hAnsi="Consolas" w:cs="Consolas"/>
          <w:color w:val="F8F8F2"/>
          <w:sz w:val="27"/>
        </w:rPr>
      </w:pPr>
      <w:ins w:id="1304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sym1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43" w:author="Unknown"/>
          <w:rFonts w:ascii="Consolas" w:eastAsia="Times New Roman" w:hAnsi="Consolas" w:cs="Consolas"/>
          <w:color w:val="F8F8F2"/>
          <w:sz w:val="27"/>
        </w:rPr>
      </w:pPr>
      <w:ins w:id="1304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sym2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45" w:author="Unknown"/>
          <w:rFonts w:ascii="Consolas" w:eastAsia="Times New Roman" w:hAnsi="Consolas" w:cs="Consolas"/>
          <w:color w:val="F8F8F2"/>
          <w:sz w:val="27"/>
          <w:szCs w:val="27"/>
        </w:rPr>
      </w:pPr>
      <w:ins w:id="1304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(s1 === s2); </w:t>
        </w:r>
        <w:r w:rsidRPr="0089304D">
          <w:rPr>
            <w:rFonts w:ascii="Consolas" w:eastAsia="Times New Roman" w:hAnsi="Consolas" w:cs="Consolas"/>
            <w:color w:val="8292A2"/>
            <w:sz w:val="27"/>
          </w:rPr>
          <w:t>// false</w:t>
        </w:r>
      </w:ins>
    </w:p>
    <w:p w:rsidR="0089304D" w:rsidRPr="0089304D" w:rsidRDefault="0089304D" w:rsidP="0089304D">
      <w:pPr>
        <w:spacing w:after="0" w:line="240" w:lineRule="auto"/>
        <w:rPr>
          <w:ins w:id="13047" w:author="Unknown"/>
          <w:rFonts w:ascii="Segoe UI" w:eastAsia="Times New Roman" w:hAnsi="Segoe UI" w:cs="Segoe UI"/>
          <w:color w:val="000000"/>
          <w:sz w:val="27"/>
          <w:szCs w:val="27"/>
        </w:rPr>
      </w:pPr>
      <w:ins w:id="1304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49" w:author="Unknown"/>
          <w:rFonts w:ascii="Segoe UI" w:eastAsia="Times New Roman" w:hAnsi="Segoe UI" w:cs="Segoe UI"/>
          <w:color w:val="000000"/>
          <w:sz w:val="27"/>
          <w:szCs w:val="27"/>
        </w:rPr>
      </w:pPr>
      <w:ins w:id="13050" w:author="Unknown">
        <w:r w:rsidRPr="0089304D">
          <w:rPr>
            <w:rFonts w:ascii="Segoe UI" w:eastAsia="Times New Roman" w:hAnsi="Segoe UI" w:cs="Segoe UI"/>
            <w:color w:val="000000"/>
            <w:sz w:val="27"/>
            <w:szCs w:val="27"/>
          </w:rPr>
          <w:t>We can pass a parameter to Symbol(), and that is used as the symbol </w:t>
        </w:r>
        <w:r w:rsidRPr="0089304D">
          <w:rPr>
            <w:rFonts w:ascii="Segoe UI" w:eastAsia="Times New Roman" w:hAnsi="Segoe UI" w:cs="Segoe UI"/>
            <w:i/>
            <w:iCs/>
            <w:color w:val="000000"/>
            <w:sz w:val="27"/>
          </w:rPr>
          <w:t>description</w:t>
        </w:r>
        <w:r w:rsidRPr="0089304D">
          <w:rPr>
            <w:rFonts w:ascii="Segoe UI" w:eastAsia="Times New Roman" w:hAnsi="Segoe UI" w:cs="Segoe UI"/>
            <w:color w:val="000000"/>
            <w:sz w:val="27"/>
            <w:szCs w:val="27"/>
          </w:rPr>
          <w:t>, useful just for debugging purposes: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51" w:author="Unknown"/>
          <w:rFonts w:ascii="Consolas" w:eastAsia="Times New Roman" w:hAnsi="Consolas" w:cs="Consolas"/>
          <w:color w:val="F8F8F2"/>
          <w:sz w:val="27"/>
        </w:rPr>
      </w:pPr>
      <w:ins w:id="1305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//Symbol()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53" w:author="Unknown"/>
          <w:rFonts w:ascii="Consolas" w:eastAsia="Times New Roman" w:hAnsi="Consolas" w:cs="Consolas"/>
          <w:color w:val="F8F8F2"/>
          <w:sz w:val="27"/>
          <w:szCs w:val="27"/>
        </w:rPr>
      </w:pPr>
      <w:ins w:id="1305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'Some Test'</w:t>
        </w:r>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//Symbol(Some Test)</w:t>
        </w:r>
      </w:ins>
    </w:p>
    <w:p w:rsidR="0089304D" w:rsidRPr="0089304D" w:rsidRDefault="0089304D" w:rsidP="0089304D">
      <w:pPr>
        <w:spacing w:after="0" w:line="240" w:lineRule="auto"/>
        <w:rPr>
          <w:ins w:id="13055" w:author="Unknown"/>
          <w:rFonts w:ascii="Segoe UI" w:eastAsia="Times New Roman" w:hAnsi="Segoe UI" w:cs="Segoe UI"/>
          <w:color w:val="000000"/>
          <w:sz w:val="27"/>
          <w:szCs w:val="27"/>
        </w:rPr>
      </w:pPr>
      <w:ins w:id="1305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57" w:author="Unknown"/>
          <w:rFonts w:ascii="Segoe UI" w:eastAsia="Times New Roman" w:hAnsi="Segoe UI" w:cs="Segoe UI"/>
          <w:color w:val="000000"/>
          <w:sz w:val="27"/>
          <w:szCs w:val="27"/>
        </w:rPr>
      </w:pPr>
      <w:ins w:id="13058" w:author="Unknown">
        <w:r w:rsidRPr="0089304D">
          <w:rPr>
            <w:rFonts w:ascii="Segoe UI" w:eastAsia="Times New Roman" w:hAnsi="Segoe UI" w:cs="Segoe UI"/>
            <w:b/>
            <w:bCs/>
            <w:color w:val="000000"/>
            <w:sz w:val="27"/>
          </w:rPr>
          <w:t>Examples: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59" w:author="Unknown"/>
          <w:rFonts w:ascii="Consolas" w:eastAsia="Times New Roman" w:hAnsi="Consolas" w:cs="Consolas"/>
          <w:color w:val="F8F8F2"/>
          <w:sz w:val="27"/>
        </w:rPr>
      </w:pPr>
      <w:ins w:id="13060"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mysymbol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61" w:author="Unknown"/>
          <w:rFonts w:ascii="Consolas" w:eastAsia="Times New Roman" w:hAnsi="Consolas" w:cs="Consolas"/>
          <w:color w:val="F8F8F2"/>
          <w:sz w:val="27"/>
        </w:rPr>
      </w:pPr>
      <w:ins w:id="13062"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person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63" w:author="Unknown"/>
          <w:rFonts w:ascii="Consolas" w:eastAsia="Times New Roman" w:hAnsi="Consolas" w:cs="Consolas"/>
          <w:color w:val="F8F8F2"/>
          <w:sz w:val="27"/>
        </w:rPr>
      </w:pPr>
      <w:ins w:id="13064" w:author="Unknown">
        <w:r w:rsidRPr="0089304D">
          <w:rPr>
            <w:rFonts w:ascii="Consolas" w:eastAsia="Times New Roman" w:hAnsi="Consolas" w:cs="Consolas"/>
            <w:color w:val="F8F8F2"/>
            <w:sz w:val="27"/>
          </w:rPr>
          <w:t xml:space="preserve">  [mysymbol]: </w:t>
        </w:r>
        <w:r w:rsidRPr="0089304D">
          <w:rPr>
            <w:rFonts w:ascii="Consolas" w:eastAsia="Times New Roman" w:hAnsi="Consolas" w:cs="Consolas"/>
            <w:color w:val="A6E22E"/>
            <w:sz w:val="27"/>
          </w:rPr>
          <w:t>'John'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65" w:author="Unknown"/>
          <w:rFonts w:ascii="Consolas" w:eastAsia="Times New Roman" w:hAnsi="Consolas" w:cs="Consolas"/>
          <w:color w:val="F8F8F2"/>
          <w:sz w:val="27"/>
        </w:rPr>
      </w:pPr>
      <w:ins w:id="1306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67" w:author="Unknown"/>
          <w:rFonts w:ascii="Consolas" w:eastAsia="Times New Roman" w:hAnsi="Consolas" w:cs="Consolas"/>
          <w:color w:val="F8F8F2"/>
          <w:sz w:val="27"/>
        </w:rPr>
      </w:pPr>
      <w:ins w:id="13068" w:author="Unknown">
        <w:r w:rsidRPr="0089304D">
          <w:rPr>
            <w:rFonts w:ascii="Consolas" w:eastAsia="Times New Roman" w:hAnsi="Consolas" w:cs="Consolas"/>
            <w:color w:val="F8F8F2"/>
            <w:sz w:val="27"/>
          </w:rPr>
          <w:lastRenderedPageBreak/>
          <w:t xml:space="preserve">person[mysymbol]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69" w:author="Unknown"/>
          <w:rFonts w:ascii="Consolas" w:eastAsia="Times New Roman" w:hAnsi="Consolas" w:cs="Consolas"/>
          <w:color w:val="F8F8F2"/>
          <w:sz w:val="27"/>
        </w:rPr>
      </w:pPr>
      <w:ins w:id="13070"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mysymbol2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71" w:author="Unknown"/>
          <w:rFonts w:ascii="Consolas" w:eastAsia="Times New Roman" w:hAnsi="Consolas" w:cs="Consolas"/>
          <w:color w:val="F8F8F2"/>
          <w:sz w:val="27"/>
        </w:rPr>
      </w:pPr>
      <w:ins w:id="13072" w:author="Unknown">
        <w:r w:rsidRPr="0089304D">
          <w:rPr>
            <w:rFonts w:ascii="Consolas" w:eastAsia="Times New Roman" w:hAnsi="Consolas" w:cs="Consolas"/>
            <w:color w:val="F8F8F2"/>
            <w:sz w:val="27"/>
          </w:rPr>
          <w:t xml:space="preserve">person[mysymbol2] = () =&gt; </w:t>
        </w:r>
        <w:r w:rsidRPr="0089304D">
          <w:rPr>
            <w:rFonts w:ascii="Consolas" w:eastAsia="Times New Roman" w:hAnsi="Consolas" w:cs="Consolas"/>
            <w:color w:val="A6E22E"/>
            <w:sz w:val="27"/>
          </w:rPr>
          <w:t>'Hello World'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73" w:author="Unknown"/>
          <w:rFonts w:ascii="Consolas" w:eastAsia="Times New Roman" w:hAnsi="Consolas" w:cs="Consolas"/>
          <w:color w:val="F8F8F2"/>
          <w:sz w:val="27"/>
        </w:rPr>
      </w:pPr>
      <w:ins w:id="13074"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(person[mysymbol2]())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75" w:author="Unknown"/>
          <w:rFonts w:ascii="Consolas" w:eastAsia="Times New Roman" w:hAnsi="Consolas" w:cs="Consolas"/>
          <w:color w:val="F8F8F2"/>
          <w:sz w:val="27"/>
          <w:szCs w:val="27"/>
        </w:rPr>
      </w:pPr>
      <w:ins w:id="13076" w:author="Unknown">
        <w:r w:rsidRPr="0089304D">
          <w:rPr>
            <w:rFonts w:ascii="Consolas" w:eastAsia="Times New Roman" w:hAnsi="Consolas" w:cs="Consolas"/>
            <w:color w:val="8292A2"/>
            <w:sz w:val="27"/>
          </w:rPr>
          <w:t>//Output: Hello World</w:t>
        </w:r>
      </w:ins>
    </w:p>
    <w:p w:rsidR="0089304D" w:rsidRPr="0089304D" w:rsidRDefault="0089304D" w:rsidP="0089304D">
      <w:pPr>
        <w:spacing w:after="0" w:line="240" w:lineRule="auto"/>
        <w:rPr>
          <w:ins w:id="13077" w:author="Unknown"/>
          <w:rFonts w:ascii="Segoe UI" w:eastAsia="Times New Roman" w:hAnsi="Segoe UI" w:cs="Segoe UI"/>
          <w:color w:val="000000"/>
          <w:sz w:val="27"/>
          <w:szCs w:val="27"/>
        </w:rPr>
      </w:pPr>
      <w:ins w:id="13078"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079" w:author="Unknown"/>
          <w:rFonts w:ascii="Segoe UI" w:eastAsia="Times New Roman" w:hAnsi="Segoe UI" w:cs="Segoe UI"/>
          <w:b/>
          <w:bCs/>
          <w:color w:val="000000"/>
          <w:sz w:val="24"/>
          <w:szCs w:val="24"/>
        </w:rPr>
      </w:pPr>
      <w:ins w:id="13080" w:author="Unknown">
        <w:r w:rsidRPr="0089304D">
          <w:rPr>
            <w:rFonts w:ascii="Segoe UI" w:eastAsia="Times New Roman" w:hAnsi="Segoe UI" w:cs="Segoe UI"/>
            <w:b/>
            <w:bCs/>
            <w:color w:val="000000"/>
            <w:sz w:val="24"/>
            <w:szCs w:val="24"/>
          </w:rPr>
          <w:t>Purpose of the symbol:-</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81" w:author="Unknown"/>
          <w:rFonts w:ascii="Segoe UI" w:eastAsia="Times New Roman" w:hAnsi="Segoe UI" w:cs="Segoe UI"/>
          <w:color w:val="000000"/>
          <w:sz w:val="27"/>
          <w:szCs w:val="27"/>
        </w:rPr>
      </w:pPr>
      <w:ins w:id="13082" w:author="Unknown">
        <w:r w:rsidRPr="0089304D">
          <w:rPr>
            <w:rFonts w:ascii="Segoe UI" w:eastAsia="Times New Roman" w:hAnsi="Segoe UI" w:cs="Segoe UI"/>
            <w:color w:val="000000"/>
            <w:sz w:val="27"/>
            <w:szCs w:val="27"/>
          </w:rPr>
          <w:t>In ES6, symbols were added to the primitives group, just like all other primitive, they are also immutable and does not have methods of their own. The main purpose of symbols was to provide globally unique values that were kept private and for internal use only.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083" w:author="Unknown"/>
          <w:rFonts w:ascii="Segoe UI" w:eastAsia="Times New Roman" w:hAnsi="Segoe UI" w:cs="Segoe UI"/>
          <w:b/>
          <w:bCs/>
          <w:color w:val="000000"/>
          <w:sz w:val="24"/>
          <w:szCs w:val="24"/>
        </w:rPr>
      </w:pPr>
      <w:ins w:id="13084" w:author="Unknown">
        <w:r w:rsidRPr="0089304D">
          <w:rPr>
            <w:rFonts w:ascii="Segoe UI" w:eastAsia="Times New Roman" w:hAnsi="Segoe UI" w:cs="Segoe UI"/>
            <w:b/>
            <w:bCs/>
            <w:color w:val="000000"/>
            <w:sz w:val="24"/>
            <w:szCs w:val="24"/>
          </w:rPr>
          <w:t>Use Case: Symbols as keys of non-public properties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85" w:author="Unknown"/>
          <w:rFonts w:ascii="Segoe UI" w:eastAsia="Times New Roman" w:hAnsi="Segoe UI" w:cs="Segoe UI"/>
          <w:color w:val="000000"/>
          <w:sz w:val="27"/>
          <w:szCs w:val="27"/>
        </w:rPr>
      </w:pPr>
      <w:ins w:id="13086" w:author="Unknown">
        <w:r w:rsidRPr="0089304D">
          <w:rPr>
            <w:rFonts w:ascii="Segoe UI" w:eastAsia="Times New Roman" w:hAnsi="Segoe UI" w:cs="Segoe UI"/>
            <w:color w:val="000000"/>
            <w:sz w:val="27"/>
            <w:szCs w:val="27"/>
          </w:rPr>
          <w:t>When there are inheritance hierarchies in JavaScript, we have two kinds of properties. First one is created via classes, and the second is a purely prototypal approach:</w:t>
        </w:r>
      </w:ins>
    </w:p>
    <w:p w:rsidR="0089304D" w:rsidRPr="0089304D" w:rsidRDefault="0089304D" w:rsidP="0089304D">
      <w:pPr>
        <w:numPr>
          <w:ilvl w:val="0"/>
          <w:numId w:val="7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087" w:author="Unknown"/>
          <w:rFonts w:ascii="Segoe UI" w:eastAsia="Times New Roman" w:hAnsi="Segoe UI" w:cs="Segoe UI"/>
          <w:color w:val="000000"/>
          <w:sz w:val="27"/>
          <w:szCs w:val="27"/>
        </w:rPr>
      </w:pPr>
      <w:ins w:id="13088" w:author="Unknown">
        <w:r w:rsidRPr="0089304D">
          <w:rPr>
            <w:rFonts w:ascii="Segoe UI" w:eastAsia="Times New Roman" w:hAnsi="Segoe UI" w:cs="Segoe UI"/>
            <w:b/>
            <w:bCs/>
            <w:color w:val="000000"/>
            <w:sz w:val="27"/>
          </w:rPr>
          <w:t>Public properties</w:t>
        </w:r>
        <w:r w:rsidRPr="0089304D">
          <w:rPr>
            <w:rFonts w:ascii="Segoe UI" w:eastAsia="Times New Roman" w:hAnsi="Segoe UI" w:cs="Segoe UI"/>
            <w:color w:val="000000"/>
            <w:sz w:val="27"/>
            <w:szCs w:val="27"/>
          </w:rPr>
          <w:t>: They are seen by clients of the code.</w:t>
        </w:r>
      </w:ins>
    </w:p>
    <w:p w:rsidR="0089304D" w:rsidRPr="0089304D" w:rsidRDefault="0089304D" w:rsidP="0089304D">
      <w:pPr>
        <w:numPr>
          <w:ilvl w:val="0"/>
          <w:numId w:val="77"/>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3089" w:author="Unknown"/>
          <w:rFonts w:ascii="Segoe UI" w:eastAsia="Times New Roman" w:hAnsi="Segoe UI" w:cs="Segoe UI"/>
          <w:color w:val="000000"/>
          <w:sz w:val="27"/>
          <w:szCs w:val="27"/>
        </w:rPr>
      </w:pPr>
      <w:ins w:id="13090" w:author="Unknown">
        <w:r w:rsidRPr="0089304D">
          <w:rPr>
            <w:rFonts w:ascii="Segoe UI" w:eastAsia="Times New Roman" w:hAnsi="Segoe UI" w:cs="Segoe UI"/>
            <w:b/>
            <w:bCs/>
            <w:color w:val="000000"/>
            <w:sz w:val="27"/>
          </w:rPr>
          <w:t>Private</w:t>
        </w:r>
        <w:r w:rsidRPr="0089304D">
          <w:rPr>
            <w:rFonts w:ascii="Segoe UI" w:eastAsia="Times New Roman" w:hAnsi="Segoe UI" w:cs="Segoe UI"/>
            <w:color w:val="000000"/>
            <w:sz w:val="27"/>
            <w:szCs w:val="27"/>
          </w:rPr>
          <w:t> </w:t>
        </w:r>
        <w:r w:rsidRPr="0089304D">
          <w:rPr>
            <w:rFonts w:ascii="Segoe UI" w:eastAsia="Times New Roman" w:hAnsi="Segoe UI" w:cs="Segoe UI"/>
            <w:b/>
            <w:bCs/>
            <w:color w:val="000000"/>
            <w:sz w:val="27"/>
          </w:rPr>
          <w:t>properties</w:t>
        </w:r>
        <w:r w:rsidRPr="0089304D">
          <w:rPr>
            <w:rFonts w:ascii="Segoe UI" w:eastAsia="Times New Roman" w:hAnsi="Segoe UI" w:cs="Segoe UI"/>
            <w:color w:val="000000"/>
            <w:sz w:val="27"/>
            <w:szCs w:val="27"/>
          </w:rPr>
          <w:t>: They are used internally within the pieces that make up the inheritance hierarchy such as classes, objects.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91" w:author="Unknown"/>
          <w:rFonts w:ascii="Segoe UI" w:eastAsia="Times New Roman" w:hAnsi="Segoe UI" w:cs="Segoe UI"/>
          <w:color w:val="000000"/>
          <w:sz w:val="27"/>
          <w:szCs w:val="27"/>
        </w:rPr>
      </w:pPr>
      <w:ins w:id="13092" w:author="Unknown">
        <w:r w:rsidRPr="0089304D">
          <w:rPr>
            <w:rFonts w:ascii="Segoe UI" w:eastAsia="Times New Roman" w:hAnsi="Segoe UI" w:cs="Segoe UI"/>
            <w:color w:val="000000"/>
            <w:sz w:val="27"/>
            <w:szCs w:val="27"/>
          </w:rPr>
          <w:t>For usability, public properties usually have string keys. However, in the case of private properties with string keys, accidental name clashes can become a problem. Therefore, symbols are the right choice. Here is an example: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093" w:author="Unknown"/>
          <w:rFonts w:ascii="Segoe UI" w:eastAsia="Times New Roman" w:hAnsi="Segoe UI" w:cs="Segoe UI"/>
          <w:color w:val="000000"/>
          <w:sz w:val="27"/>
          <w:szCs w:val="27"/>
        </w:rPr>
      </w:pPr>
      <w:ins w:id="13094" w:author="Unknown">
        <w:r w:rsidRPr="0089304D">
          <w:rPr>
            <w:rFonts w:ascii="Segoe UI" w:eastAsia="Times New Roman" w:hAnsi="Segoe UI" w:cs="Segoe UI"/>
            <w:color w:val="000000"/>
            <w:sz w:val="27"/>
            <w:szCs w:val="27"/>
          </w:rPr>
          <w:t>Suppose that there are two companies, A and B, developed by two different people. Both of them need to add a property to work on an object, but, they both end up naming their property id by coincidence. This coincidence leads to one of the companies overwriting the data stored in id. Before ES6, when the object key could only be of the string type, this scenario was a real possibility. String type object keys posed the danger of name collision and led to the overwriting of data/values. In such a scenario, symbols have provides a solution to this problem.</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95" w:author="Unknown"/>
          <w:rFonts w:ascii="Consolas" w:eastAsia="Times New Roman" w:hAnsi="Consolas" w:cs="Consolas"/>
          <w:color w:val="F8F8F2"/>
          <w:sz w:val="27"/>
        </w:rPr>
      </w:pPr>
      <w:ins w:id="13096" w:author="Unknown">
        <w:r w:rsidRPr="0089304D">
          <w:rPr>
            <w:rFonts w:ascii="Consolas" w:eastAsia="Times New Roman" w:hAnsi="Consolas" w:cs="Consolas"/>
            <w:color w:val="66D9EF"/>
            <w:sz w:val="27"/>
          </w:rPr>
          <w:lastRenderedPageBreak/>
          <w:t>let</w:t>
        </w:r>
        <w:r w:rsidRPr="0089304D">
          <w:rPr>
            <w:rFonts w:ascii="Consolas" w:eastAsia="Times New Roman" w:hAnsi="Consolas" w:cs="Consolas"/>
            <w:color w:val="F8F8F2"/>
            <w:sz w:val="27"/>
          </w:rPr>
          <w:t xml:space="preserve"> student = { name: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97" w:author="Unknown"/>
          <w:rFonts w:ascii="Consolas" w:eastAsia="Times New Roman" w:hAnsi="Consolas" w:cs="Consolas"/>
          <w:color w:val="F8F8F2"/>
          <w:sz w:val="27"/>
        </w:rPr>
      </w:pPr>
      <w:ins w:id="13098"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id_companyA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099" w:author="Unknown"/>
          <w:rFonts w:ascii="Consolas" w:eastAsia="Times New Roman" w:hAnsi="Consolas" w:cs="Consolas"/>
          <w:color w:val="F8F8F2"/>
          <w:sz w:val="27"/>
        </w:rPr>
      </w:pPr>
      <w:ins w:id="13100" w:author="Unknown">
        <w:r w:rsidRPr="0089304D">
          <w:rPr>
            <w:rFonts w:ascii="Consolas" w:eastAsia="Times New Roman" w:hAnsi="Consolas" w:cs="Consolas"/>
            <w:color w:val="F8F8F2"/>
            <w:sz w:val="27"/>
          </w:rPr>
          <w:t xml:space="preserve">student[id_companyA] = </w:t>
        </w:r>
        <w:r w:rsidRPr="0089304D">
          <w:rPr>
            <w:rFonts w:ascii="Consolas" w:eastAsia="Times New Roman" w:hAnsi="Consolas" w:cs="Consolas"/>
            <w:color w:val="A6E22E"/>
            <w:sz w:val="27"/>
          </w:rPr>
          <w:t>"ID assigned by company A"</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01" w:author="Unknown"/>
          <w:rFonts w:ascii="Consolas" w:eastAsia="Times New Roman" w:hAnsi="Consolas" w:cs="Consolas"/>
          <w:color w:val="F8F8F2"/>
          <w:sz w:val="27"/>
        </w:rPr>
      </w:pPr>
      <w:ins w:id="1310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id_companyB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03" w:author="Unknown"/>
          <w:rFonts w:ascii="Consolas" w:eastAsia="Times New Roman" w:hAnsi="Consolas" w:cs="Consolas"/>
          <w:color w:val="F8F8F2"/>
          <w:sz w:val="27"/>
        </w:rPr>
      </w:pPr>
      <w:ins w:id="13104" w:author="Unknown">
        <w:r w:rsidRPr="0089304D">
          <w:rPr>
            <w:rFonts w:ascii="Consolas" w:eastAsia="Times New Roman" w:hAnsi="Consolas" w:cs="Consolas"/>
            <w:color w:val="F8F8F2"/>
            <w:sz w:val="27"/>
          </w:rPr>
          <w:t xml:space="preserve">student[id_companyB] = </w:t>
        </w:r>
        <w:r w:rsidRPr="0089304D">
          <w:rPr>
            <w:rFonts w:ascii="Consolas" w:eastAsia="Times New Roman" w:hAnsi="Consolas" w:cs="Consolas"/>
            <w:color w:val="A6E22E"/>
            <w:sz w:val="27"/>
          </w:rPr>
          <w:t>"ID assigned by company B"</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05" w:author="Unknown"/>
          <w:rFonts w:ascii="Consolas" w:eastAsia="Times New Roman" w:hAnsi="Consolas" w:cs="Consolas"/>
          <w:color w:val="F8F8F2"/>
          <w:sz w:val="27"/>
        </w:rPr>
      </w:pPr>
      <w:ins w:id="13106"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(student)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07" w:author="Unknown"/>
          <w:rFonts w:ascii="Consolas" w:eastAsia="Times New Roman" w:hAnsi="Consolas" w:cs="Consolas"/>
          <w:color w:val="F8F8F2"/>
          <w:sz w:val="27"/>
          <w:szCs w:val="27"/>
        </w:rPr>
      </w:pPr>
      <w:ins w:id="13108" w:author="Unknown">
        <w:r w:rsidRPr="0089304D">
          <w:rPr>
            <w:rFonts w:ascii="Consolas" w:eastAsia="Times New Roman" w:hAnsi="Consolas" w:cs="Consolas"/>
            <w:color w:val="8292A2"/>
            <w:sz w:val="27"/>
          </w:rPr>
          <w:t>//Output: {name: "Harry", Symbol(id): "ID assigned by company A", Symbol(id): "ID assigned by company B"}</w:t>
        </w:r>
      </w:ins>
    </w:p>
    <w:p w:rsidR="0089304D" w:rsidRPr="0089304D" w:rsidRDefault="0089304D" w:rsidP="0089304D">
      <w:pPr>
        <w:spacing w:after="0" w:line="240" w:lineRule="auto"/>
        <w:rPr>
          <w:ins w:id="13109" w:author="Unknown"/>
          <w:rFonts w:ascii="Segoe UI" w:eastAsia="Times New Roman" w:hAnsi="Segoe UI" w:cs="Segoe UI"/>
          <w:color w:val="000000"/>
          <w:sz w:val="27"/>
          <w:szCs w:val="27"/>
        </w:rPr>
      </w:pPr>
      <w:ins w:id="13110"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111" w:author="Unknown"/>
          <w:rFonts w:ascii="Segoe UI" w:eastAsia="Times New Roman" w:hAnsi="Segoe UI" w:cs="Segoe UI"/>
          <w:b/>
          <w:bCs/>
          <w:color w:val="000000"/>
          <w:sz w:val="24"/>
          <w:szCs w:val="24"/>
        </w:rPr>
      </w:pPr>
      <w:ins w:id="13112" w:author="Unknown">
        <w:r w:rsidRPr="0089304D">
          <w:rPr>
            <w:rFonts w:ascii="Segoe UI" w:eastAsia="Times New Roman" w:hAnsi="Segoe UI" w:cs="Segoe UI"/>
            <w:b/>
            <w:bCs/>
            <w:color w:val="000000"/>
            <w:sz w:val="24"/>
            <w:szCs w:val="24"/>
          </w:rPr>
          <w:t>Conclusion:-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13" w:author="Unknown"/>
          <w:rFonts w:ascii="Segoe UI" w:eastAsia="Times New Roman" w:hAnsi="Segoe UI" w:cs="Segoe UI"/>
          <w:color w:val="000000"/>
          <w:sz w:val="27"/>
          <w:szCs w:val="27"/>
        </w:rPr>
      </w:pPr>
      <w:ins w:id="13114" w:author="Unknown">
        <w:r w:rsidRPr="0089304D">
          <w:rPr>
            <w:rFonts w:ascii="Segoe UI" w:eastAsia="Times New Roman" w:hAnsi="Segoe UI" w:cs="Segoe UI"/>
            <w:color w:val="000000"/>
            <w:sz w:val="27"/>
            <w:szCs w:val="27"/>
          </w:rPr>
          <w:t>Symbols in JavaScript can provide uniqueness to objects. It is worthwhile for all developer to have a basic understanding of them and their various use-cases.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115" w:author="Unknown"/>
          <w:rFonts w:ascii="Segoe UI" w:eastAsia="Times New Roman" w:hAnsi="Segoe UI" w:cs="Segoe UI"/>
          <w:b/>
          <w:bCs/>
          <w:color w:val="000000"/>
          <w:sz w:val="24"/>
          <w:szCs w:val="24"/>
        </w:rPr>
      </w:pPr>
      <w:ins w:id="13116"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17" w:author="Unknown"/>
          <w:rFonts w:ascii="Consolas" w:eastAsia="Times New Roman" w:hAnsi="Consolas" w:cs="Consolas"/>
          <w:color w:val="F8F8F2"/>
          <w:sz w:val="27"/>
        </w:rPr>
      </w:pPr>
      <w:ins w:id="13118"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tutorial 59"</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1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20" w:author="Unknown"/>
          <w:rFonts w:ascii="Consolas" w:eastAsia="Times New Roman" w:hAnsi="Consolas" w:cs="Consolas"/>
          <w:color w:val="F8F8F2"/>
          <w:sz w:val="27"/>
        </w:rPr>
      </w:pPr>
      <w:ins w:id="13121" w:author="Unknown">
        <w:r w:rsidRPr="0089304D">
          <w:rPr>
            <w:rFonts w:ascii="Consolas" w:eastAsia="Times New Roman" w:hAnsi="Consolas" w:cs="Consolas"/>
            <w:color w:val="8292A2"/>
            <w:sz w:val="27"/>
          </w:rPr>
          <w:t>// Symbols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22" w:author="Unknown"/>
          <w:rFonts w:ascii="Consolas" w:eastAsia="Times New Roman" w:hAnsi="Consolas" w:cs="Consolas"/>
          <w:color w:val="F8F8F2"/>
          <w:sz w:val="27"/>
        </w:rPr>
      </w:pPr>
      <w:ins w:id="13123"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sym1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identifier'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24" w:author="Unknown"/>
          <w:rFonts w:ascii="Consolas" w:eastAsia="Times New Roman" w:hAnsi="Consolas" w:cs="Consolas"/>
          <w:color w:val="F8F8F2"/>
          <w:sz w:val="27"/>
        </w:rPr>
      </w:pPr>
      <w:ins w:id="13125"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sym2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'My identifier'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26" w:author="Unknown"/>
          <w:rFonts w:ascii="Consolas" w:eastAsia="Times New Roman" w:hAnsi="Consolas" w:cs="Consolas"/>
          <w:color w:val="F8F8F2"/>
          <w:sz w:val="27"/>
        </w:rPr>
      </w:pPr>
      <w:ins w:id="13127" w:author="Unknown">
        <w:r w:rsidRPr="0089304D">
          <w:rPr>
            <w:rFonts w:ascii="Consolas" w:eastAsia="Times New Roman" w:hAnsi="Consolas" w:cs="Consolas"/>
            <w:color w:val="8292A2"/>
            <w:sz w:val="27"/>
          </w:rPr>
          <w:t>// console.log('Symbol is ', sym1);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28" w:author="Unknown"/>
          <w:rFonts w:ascii="Consolas" w:eastAsia="Times New Roman" w:hAnsi="Consolas" w:cs="Consolas"/>
          <w:color w:val="F8F8F2"/>
          <w:sz w:val="27"/>
        </w:rPr>
      </w:pPr>
      <w:ins w:id="13129" w:author="Unknown">
        <w:r w:rsidRPr="0089304D">
          <w:rPr>
            <w:rFonts w:ascii="Consolas" w:eastAsia="Times New Roman" w:hAnsi="Consolas" w:cs="Consolas"/>
            <w:color w:val="8292A2"/>
            <w:sz w:val="27"/>
          </w:rPr>
          <w:t>// console.log('Type of Symbol is ', typeof sym1);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0" w:author="Unknown"/>
          <w:rFonts w:ascii="Consolas" w:eastAsia="Times New Roman" w:hAnsi="Consolas" w:cs="Consolas"/>
          <w:color w:val="F8F8F2"/>
          <w:sz w:val="27"/>
        </w:rPr>
      </w:pPr>
      <w:ins w:id="13131"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(sym1 === sym2);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3" w:author="Unknown"/>
          <w:rFonts w:ascii="Consolas" w:eastAsia="Times New Roman" w:hAnsi="Consolas" w:cs="Consolas"/>
          <w:color w:val="F8F8F2"/>
          <w:sz w:val="27"/>
        </w:rPr>
      </w:pPr>
      <w:ins w:id="13134"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a = </w:t>
        </w:r>
        <w:r w:rsidRPr="0089304D">
          <w:rPr>
            <w:rFonts w:ascii="Consolas" w:eastAsia="Times New Roman" w:hAnsi="Consolas" w:cs="Consolas"/>
            <w:color w:val="A6E22E"/>
            <w:sz w:val="27"/>
          </w:rPr>
          <w:t>"this is"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5" w:author="Unknown"/>
          <w:rFonts w:ascii="Consolas" w:eastAsia="Times New Roman" w:hAnsi="Consolas" w:cs="Consolas"/>
          <w:color w:val="F8F8F2"/>
          <w:sz w:val="27"/>
        </w:rPr>
      </w:pPr>
      <w:ins w:id="1313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b = </w:t>
        </w:r>
        <w:r w:rsidRPr="0089304D">
          <w:rPr>
            <w:rFonts w:ascii="Consolas" w:eastAsia="Times New Roman" w:hAnsi="Consolas" w:cs="Consolas"/>
            <w:color w:val="A6E22E"/>
            <w:sz w:val="27"/>
          </w:rPr>
          <w:t>"this is"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38" w:author="Unknown"/>
          <w:rFonts w:ascii="Consolas" w:eastAsia="Times New Roman" w:hAnsi="Consolas" w:cs="Consolas"/>
          <w:color w:val="F8F8F2"/>
          <w:sz w:val="27"/>
        </w:rPr>
      </w:pPr>
      <w:ins w:id="1313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(a === b);</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0" w:author="Unknown"/>
          <w:rFonts w:ascii="Consolas" w:eastAsia="Times New Roman" w:hAnsi="Consolas" w:cs="Consolas"/>
          <w:color w:val="F8F8F2"/>
          <w:sz w:val="27"/>
        </w:rPr>
      </w:pPr>
      <w:ins w:id="13141" w:author="Unknown">
        <w:r w:rsidRPr="0089304D">
          <w:rPr>
            <w:rFonts w:ascii="Consolas" w:eastAsia="Times New Roman" w:hAnsi="Consolas" w:cs="Consolas"/>
            <w:color w:val="F8F8F2"/>
            <w:sz w:val="27"/>
          </w:rPr>
          <w:lastRenderedPageBreak/>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null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2" w:author="Unknown"/>
          <w:rFonts w:ascii="Consolas" w:eastAsia="Times New Roman" w:hAnsi="Consolas" w:cs="Consolas"/>
          <w:color w:val="F8F8F2"/>
          <w:sz w:val="27"/>
        </w:rPr>
      </w:pPr>
      <w:ins w:id="1314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5" w:author="Unknown"/>
          <w:rFonts w:ascii="Consolas" w:eastAsia="Times New Roman" w:hAnsi="Consolas" w:cs="Consolas"/>
          <w:color w:val="F8F8F2"/>
          <w:sz w:val="27"/>
        </w:rPr>
      </w:pPr>
      <w:ins w:id="13146"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k1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'identifier for k1'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7" w:author="Unknown"/>
          <w:rFonts w:ascii="Consolas" w:eastAsia="Times New Roman" w:hAnsi="Consolas" w:cs="Consolas"/>
          <w:color w:val="F8F8F2"/>
          <w:sz w:val="27"/>
        </w:rPr>
      </w:pPr>
      <w:ins w:id="13148" w:author="Unknown">
        <w:r w:rsidRPr="0089304D">
          <w:rPr>
            <w:rFonts w:ascii="Consolas" w:eastAsia="Times New Roman" w:hAnsi="Consolas" w:cs="Consolas"/>
            <w:color w:val="66D9EF"/>
            <w:sz w:val="27"/>
          </w:rPr>
          <w:t>const</w:t>
        </w:r>
        <w:r w:rsidRPr="0089304D">
          <w:rPr>
            <w:rFonts w:ascii="Consolas" w:eastAsia="Times New Roman" w:hAnsi="Consolas" w:cs="Consolas"/>
            <w:color w:val="F8F8F2"/>
            <w:sz w:val="27"/>
          </w:rPr>
          <w:t xml:space="preserve"> k2 = </w:t>
        </w:r>
        <w:r w:rsidRPr="0089304D">
          <w:rPr>
            <w:rFonts w:ascii="Consolas" w:eastAsia="Times New Roman" w:hAnsi="Consolas" w:cs="Consolas"/>
            <w:color w:val="E6DB74"/>
            <w:sz w:val="27"/>
          </w:rPr>
          <w:t>Symbol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'for k2'</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4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0" w:author="Unknown"/>
          <w:rFonts w:ascii="Consolas" w:eastAsia="Times New Roman" w:hAnsi="Consolas" w:cs="Consolas"/>
          <w:color w:val="F8F8F2"/>
          <w:sz w:val="27"/>
        </w:rPr>
      </w:pPr>
      <w:ins w:id="13151" w:author="Unknown">
        <w:r w:rsidRPr="0089304D">
          <w:rPr>
            <w:rFonts w:ascii="Consolas" w:eastAsia="Times New Roman" w:hAnsi="Consolas" w:cs="Consolas"/>
            <w:color w:val="F8F8F2"/>
            <w:sz w:val="27"/>
          </w:rPr>
          <w:t>myObj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2" w:author="Unknown"/>
          <w:rFonts w:ascii="Consolas" w:eastAsia="Times New Roman" w:hAnsi="Consolas" w:cs="Consolas"/>
          <w:color w:val="F8F8F2"/>
          <w:sz w:val="27"/>
        </w:rPr>
      </w:pPr>
      <w:ins w:id="13153" w:author="Unknown">
        <w:r w:rsidRPr="0089304D">
          <w:rPr>
            <w:rFonts w:ascii="Consolas" w:eastAsia="Times New Roman" w:hAnsi="Consolas" w:cs="Consolas"/>
            <w:color w:val="F8F8F2"/>
            <w:sz w:val="27"/>
          </w:rPr>
          <w:t xml:space="preserve">myObj[k1] = </w:t>
        </w:r>
        <w:r w:rsidRPr="0089304D">
          <w:rPr>
            <w:rFonts w:ascii="Consolas" w:eastAsia="Times New Roman" w:hAnsi="Consolas" w:cs="Consolas"/>
            <w:color w:val="A6E22E"/>
            <w:sz w:val="27"/>
          </w:rPr>
          <w:t>"Harry"</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4" w:author="Unknown"/>
          <w:rFonts w:ascii="Consolas" w:eastAsia="Times New Roman" w:hAnsi="Consolas" w:cs="Consolas"/>
          <w:color w:val="F8F8F2"/>
          <w:sz w:val="27"/>
        </w:rPr>
      </w:pPr>
      <w:ins w:id="13155" w:author="Unknown">
        <w:r w:rsidRPr="0089304D">
          <w:rPr>
            <w:rFonts w:ascii="Consolas" w:eastAsia="Times New Roman" w:hAnsi="Consolas" w:cs="Consolas"/>
            <w:color w:val="F8F8F2"/>
            <w:sz w:val="27"/>
          </w:rPr>
          <w:t xml:space="preserve">myObj[k2] = </w:t>
        </w:r>
        <w:r w:rsidRPr="0089304D">
          <w:rPr>
            <w:rFonts w:ascii="Consolas" w:eastAsia="Times New Roman" w:hAnsi="Consolas" w:cs="Consolas"/>
            <w:color w:val="A6E22E"/>
            <w:sz w:val="27"/>
          </w:rPr>
          <w:t>"Rohan"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6" w:author="Unknown"/>
          <w:rFonts w:ascii="Consolas" w:eastAsia="Times New Roman" w:hAnsi="Consolas" w:cs="Consolas"/>
          <w:color w:val="F8F8F2"/>
          <w:sz w:val="27"/>
        </w:rPr>
      </w:pPr>
      <w:ins w:id="13157" w:author="Unknown">
        <w:r w:rsidRPr="0089304D">
          <w:rPr>
            <w:rFonts w:ascii="Consolas" w:eastAsia="Times New Roman" w:hAnsi="Consolas" w:cs="Consolas"/>
            <w:color w:val="F8F8F2"/>
            <w:sz w:val="27"/>
          </w:rPr>
          <w:t>myObj[</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"Good boy"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58" w:author="Unknown"/>
          <w:rFonts w:ascii="Consolas" w:eastAsia="Times New Roman" w:hAnsi="Consolas" w:cs="Consolas"/>
          <w:color w:val="F8F8F2"/>
          <w:sz w:val="27"/>
        </w:rPr>
      </w:pPr>
      <w:ins w:id="13159" w:author="Unknown">
        <w:r w:rsidRPr="0089304D">
          <w:rPr>
            <w:rFonts w:ascii="Consolas" w:eastAsia="Times New Roman" w:hAnsi="Consolas" w:cs="Consolas"/>
            <w:color w:val="F8F8F2"/>
            <w:sz w:val="27"/>
          </w:rPr>
          <w:t>myObj[</w:t>
        </w:r>
        <w:r w:rsidRPr="0089304D">
          <w:rPr>
            <w:rFonts w:ascii="Consolas" w:eastAsia="Times New Roman" w:hAnsi="Consolas" w:cs="Consolas"/>
            <w:color w:val="AE81FF"/>
            <w:sz w:val="27"/>
          </w:rPr>
          <w:t>4</w:t>
        </w:r>
        <w:r w:rsidRPr="0089304D">
          <w:rPr>
            <w:rFonts w:ascii="Consolas" w:eastAsia="Times New Roman" w:hAnsi="Consolas" w:cs="Consolas"/>
            <w:color w:val="F8F8F2"/>
            <w:sz w:val="27"/>
          </w:rPr>
          <w:t xml:space="preserve">] = </w:t>
        </w:r>
        <w:r w:rsidRPr="0089304D">
          <w:rPr>
            <w:rFonts w:ascii="Consolas" w:eastAsia="Times New Roman" w:hAnsi="Consolas" w:cs="Consolas"/>
            <w:color w:val="A6E22E"/>
            <w:sz w:val="27"/>
          </w:rPr>
          <w:t>"Good int"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2" w:author="Unknown"/>
          <w:rFonts w:ascii="Consolas" w:eastAsia="Times New Roman" w:hAnsi="Consolas" w:cs="Consolas"/>
          <w:color w:val="F8F8F2"/>
          <w:sz w:val="27"/>
        </w:rPr>
      </w:pPr>
      <w:ins w:id="13163"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4" w:author="Unknown"/>
          <w:rFonts w:ascii="Consolas" w:eastAsia="Times New Roman" w:hAnsi="Consolas" w:cs="Consolas"/>
          <w:color w:val="F8F8F2"/>
          <w:sz w:val="27"/>
        </w:rPr>
      </w:pPr>
      <w:ins w:id="13165"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(myObj[k1]);</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6" w:author="Unknown"/>
          <w:rFonts w:ascii="Consolas" w:eastAsia="Times New Roman" w:hAnsi="Consolas" w:cs="Consolas"/>
          <w:color w:val="F8F8F2"/>
          <w:sz w:val="27"/>
        </w:rPr>
      </w:pPr>
      <w:ins w:id="13167"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(myObj[k2]);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68" w:author="Unknown"/>
          <w:rFonts w:ascii="Consolas" w:eastAsia="Times New Roman" w:hAnsi="Consolas" w:cs="Consolas"/>
          <w:color w:val="F8F8F2"/>
          <w:sz w:val="27"/>
        </w:rPr>
      </w:pPr>
      <w:ins w:id="1316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 xml:space="preserve">(myObj.k2); </w:t>
        </w:r>
        <w:r w:rsidRPr="0089304D">
          <w:rPr>
            <w:rFonts w:ascii="Consolas" w:eastAsia="Times New Roman" w:hAnsi="Consolas" w:cs="Consolas"/>
            <w:color w:val="8292A2"/>
            <w:sz w:val="27"/>
          </w:rPr>
          <w:t>// !! ALERT !!: cannot do this to get Rohan because it is same as myObj["k2"]</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2" w:author="Unknown"/>
          <w:rFonts w:ascii="Consolas" w:eastAsia="Times New Roman" w:hAnsi="Consolas" w:cs="Consolas"/>
          <w:color w:val="F8F8F2"/>
          <w:sz w:val="27"/>
        </w:rPr>
      </w:pPr>
      <w:ins w:id="13173" w:author="Unknown">
        <w:r w:rsidRPr="0089304D">
          <w:rPr>
            <w:rFonts w:ascii="Consolas" w:eastAsia="Times New Roman" w:hAnsi="Consolas" w:cs="Consolas"/>
            <w:color w:val="8292A2"/>
            <w:sz w:val="27"/>
          </w:rPr>
          <w:t>// Symbols are ignored in for in loop</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4" w:author="Unknown"/>
          <w:rFonts w:ascii="Consolas" w:eastAsia="Times New Roman" w:hAnsi="Consolas" w:cs="Consolas"/>
          <w:color w:val="F8F8F2"/>
          <w:sz w:val="27"/>
        </w:rPr>
      </w:pPr>
      <w:ins w:id="13175"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(key </w:t>
        </w:r>
        <w:r w:rsidRPr="0089304D">
          <w:rPr>
            <w:rFonts w:ascii="Consolas" w:eastAsia="Times New Roman" w:hAnsi="Consolas" w:cs="Consolas"/>
            <w:color w:val="66D9EF"/>
            <w:sz w:val="27"/>
          </w:rPr>
          <w:t>in</w:t>
        </w:r>
        <w:r w:rsidRPr="0089304D">
          <w:rPr>
            <w:rFonts w:ascii="Consolas" w:eastAsia="Times New Roman" w:hAnsi="Consolas" w:cs="Consolas"/>
            <w:color w:val="F8F8F2"/>
            <w:sz w:val="27"/>
          </w:rPr>
          <w:t xml:space="preserve"> myObj){</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6" w:author="Unknown"/>
          <w:rFonts w:ascii="Consolas" w:eastAsia="Times New Roman" w:hAnsi="Consolas" w:cs="Consolas"/>
          <w:color w:val="F8F8F2"/>
          <w:sz w:val="27"/>
        </w:rPr>
      </w:pPr>
      <w:ins w:id="13177"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(key, myObj[key])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78" w:author="Unknown"/>
          <w:rFonts w:ascii="Consolas" w:eastAsia="Times New Roman" w:hAnsi="Consolas" w:cs="Consolas"/>
          <w:color w:val="F8F8F2"/>
          <w:sz w:val="27"/>
        </w:rPr>
      </w:pPr>
      <w:ins w:id="1317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181" w:author="Unknown"/>
          <w:rFonts w:ascii="Consolas" w:eastAsia="Times New Roman" w:hAnsi="Consolas" w:cs="Consolas"/>
          <w:color w:val="F8F8F2"/>
          <w:sz w:val="27"/>
          <w:szCs w:val="27"/>
        </w:rPr>
      </w:pPr>
      <w:ins w:id="13182"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(myObj));</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rPr>
      </w:pPr>
      <w:r w:rsidRPr="0089304D">
        <w:rPr>
          <w:rFonts w:ascii="Segoe UI" w:eastAsia="Times New Roman" w:hAnsi="Segoe UI" w:cs="Segoe UI"/>
          <w:b/>
          <w:bCs/>
          <w:color w:val="000000"/>
          <w:kern w:val="36"/>
          <w:sz w:val="48"/>
          <w:szCs w:val="48"/>
        </w:rPr>
        <w:lastRenderedPageBreak/>
        <w:t>Project 6: PostMan Clone - Creating a Get/Post Request Website | JavaScript Tutorial In Hindi #63</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Now it’s time for the 6th project. The project we are doing to do is creating a “PostMan Clone”. The project details are given below:</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Project Explanation:-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83" w:author="Unknown"/>
          <w:rFonts w:ascii="Segoe UI" w:eastAsia="Times New Roman" w:hAnsi="Segoe UI" w:cs="Segoe UI"/>
          <w:color w:val="000000"/>
          <w:sz w:val="27"/>
          <w:szCs w:val="27"/>
        </w:rPr>
      </w:pPr>
      <w:ins w:id="13184" w:author="Unknown">
        <w:r w:rsidRPr="0089304D">
          <w:rPr>
            <w:rFonts w:ascii="Segoe UI" w:eastAsia="Times New Roman" w:hAnsi="Segoe UI" w:cs="Segoe UI"/>
            <w:b/>
            <w:bCs/>
            <w:color w:val="000000"/>
            <w:sz w:val="27"/>
          </w:rPr>
          <w:t>Postman</w:t>
        </w:r>
        <w:r w:rsidRPr="0089304D">
          <w:rPr>
            <w:rFonts w:ascii="Segoe UI" w:eastAsia="Times New Roman" w:hAnsi="Segoe UI" w:cs="Segoe UI"/>
            <w:color w:val="000000"/>
            <w:sz w:val="27"/>
            <w:szCs w:val="27"/>
          </w:rPr>
          <w:t> is a popular application programming interface that makes it easy for developers to create, share, test and document APIs. This is done by allowing the users to create and save simple and complex HTTP/s requests, as well as read their responses. It can make various types of HTTP requests like GET, POST, PUT, PATCH, saving environments for later use, converting the </w:t>
        </w:r>
        <w:r w:rsidRPr="0089304D">
          <w:rPr>
            <w:rFonts w:ascii="Segoe UI" w:eastAsia="Times New Roman" w:hAnsi="Segoe UI" w:cs="Segoe UI"/>
            <w:b/>
            <w:bCs/>
            <w:color w:val="000000"/>
            <w:sz w:val="27"/>
          </w:rPr>
          <w:t>API</w:t>
        </w:r>
        <w:r w:rsidRPr="0089304D">
          <w:rPr>
            <w:rFonts w:ascii="Segoe UI" w:eastAsia="Times New Roman" w:hAnsi="Segoe UI" w:cs="Segoe UI"/>
            <w:color w:val="000000"/>
            <w:sz w:val="27"/>
            <w:szCs w:val="27"/>
          </w:rPr>
          <w:t> to code for various languages like JavaScript, Python.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85" w:author="Unknown"/>
          <w:rFonts w:ascii="Segoe UI" w:eastAsia="Times New Roman" w:hAnsi="Segoe UI" w:cs="Segoe UI"/>
          <w:color w:val="000000"/>
          <w:sz w:val="27"/>
          <w:szCs w:val="27"/>
        </w:rPr>
      </w:pPr>
      <w:ins w:id="13186" w:author="Unknown">
        <w:r w:rsidRPr="0089304D">
          <w:rPr>
            <w:rFonts w:ascii="Segoe UI" w:eastAsia="Times New Roman" w:hAnsi="Segoe UI" w:cs="Segoe UI"/>
            <w:color w:val="000000"/>
            <w:sz w:val="27"/>
            <w:szCs w:val="27"/>
          </w:rPr>
          <w:t>The website we are going to build in this tutorial looks like the following: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87" w:author="Unknown"/>
          <w:rFonts w:ascii="Segoe UI" w:eastAsia="Times New Roman" w:hAnsi="Segoe UI" w:cs="Segoe UI"/>
          <w:color w:val="000000"/>
          <w:sz w:val="27"/>
          <w:szCs w:val="27"/>
        </w:rPr>
      </w:pPr>
      <w:ins w:id="13188"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89" w:author="Unknown"/>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extent cx="12999720" cy="3950970"/>
            <wp:effectExtent l="19050" t="0" r="0" b="0"/>
            <wp:docPr id="97" name="Picture 97" descr="https://api.codewithharry.com/media/videoSeriesFiles/courseFiles/javascript-tutorials-in-hindi-63/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api.codewithharry.com/media/videoSeriesFiles/courseFiles/javascript-tutorials-in-hindi-63/base64.png"/>
                    <pic:cNvPicPr>
                      <a:picLocks noChangeAspect="1" noChangeArrowheads="1"/>
                    </pic:cNvPicPr>
                  </pic:nvPicPr>
                  <pic:blipFill>
                    <a:blip r:embed="rId62"/>
                    <a:srcRect/>
                    <a:stretch>
                      <a:fillRect/>
                    </a:stretch>
                  </pic:blipFill>
                  <pic:spPr bwMode="auto">
                    <a:xfrm>
                      <a:off x="0" y="0"/>
                      <a:ext cx="12999720" cy="3950970"/>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90" w:author="Unknown"/>
          <w:rFonts w:ascii="Segoe UI" w:eastAsia="Times New Roman" w:hAnsi="Segoe UI" w:cs="Segoe UI"/>
          <w:color w:val="000000"/>
          <w:sz w:val="27"/>
          <w:szCs w:val="27"/>
        </w:rPr>
      </w:pPr>
      <w:ins w:id="13191" w:author="Unknown">
        <w:r w:rsidRPr="0089304D">
          <w:rPr>
            <w:rFonts w:ascii="Segoe UI" w:eastAsia="Times New Roman" w:hAnsi="Segoe UI" w:cs="Segoe UI"/>
            <w:color w:val="000000"/>
            <w:sz w:val="27"/>
            <w:szCs w:val="27"/>
          </w:rPr>
          <w:lastRenderedPageBreak/>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192" w:author="Unknown"/>
          <w:rFonts w:ascii="Segoe UI" w:eastAsia="Times New Roman" w:hAnsi="Segoe UI" w:cs="Segoe UI"/>
          <w:b/>
          <w:bCs/>
          <w:color w:val="000000"/>
          <w:sz w:val="24"/>
          <w:szCs w:val="24"/>
        </w:rPr>
      </w:pPr>
      <w:ins w:id="13193" w:author="Unknown">
        <w:r w:rsidRPr="0089304D">
          <w:rPr>
            <w:rFonts w:ascii="Segoe UI" w:eastAsia="Times New Roman" w:hAnsi="Segoe UI" w:cs="Segoe UI"/>
            <w:b/>
            <w:bCs/>
            <w:color w:val="000000"/>
            <w:sz w:val="24"/>
            <w:szCs w:val="24"/>
          </w:rPr>
          <w:t>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94" w:author="Unknown"/>
          <w:rFonts w:ascii="Segoe UI" w:eastAsia="Times New Roman" w:hAnsi="Segoe UI" w:cs="Segoe UI"/>
          <w:color w:val="000000"/>
          <w:sz w:val="27"/>
          <w:szCs w:val="27"/>
        </w:rPr>
      </w:pPr>
      <w:ins w:id="13195" w:author="Unknown">
        <w:r w:rsidRPr="0089304D">
          <w:rPr>
            <w:rFonts w:ascii="Segoe UI" w:eastAsia="Times New Roman" w:hAnsi="Segoe UI" w:cs="Segoe UI"/>
            <w:color w:val="000000"/>
            <w:sz w:val="27"/>
            <w:szCs w:val="27"/>
          </w:rPr>
          <w:t>For this project, we will use the VS Code. If you have not installed the Visual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96" w:author="Unknown"/>
          <w:rFonts w:ascii="Segoe UI" w:eastAsia="Times New Roman" w:hAnsi="Segoe UI" w:cs="Segoe UI"/>
          <w:color w:val="000000"/>
          <w:sz w:val="27"/>
          <w:szCs w:val="27"/>
        </w:rPr>
      </w:pPr>
      <w:ins w:id="13197" w:author="Unknown">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"https://codewithharry.com/videos/javascript-tutorials-in-hindi-1"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198" w:author="Unknown"/>
          <w:rFonts w:ascii="Segoe UI" w:eastAsia="Times New Roman" w:hAnsi="Segoe UI" w:cs="Segoe UI"/>
          <w:color w:val="000000"/>
          <w:sz w:val="27"/>
          <w:szCs w:val="27"/>
        </w:rPr>
      </w:pPr>
      <w:ins w:id="13199" w:author="Unknown">
        <w:r w:rsidRPr="0089304D">
          <w:rPr>
            <w:rFonts w:ascii="Segoe UI" w:eastAsia="Times New Roman" w:hAnsi="Segoe UI" w:cs="Segoe UI"/>
            <w:color w:val="000000"/>
            <w:sz w:val="27"/>
            <w:szCs w:val="27"/>
          </w:rPr>
          <w:t>For project setup, start by creating a new project folder in VS Code, and inside that project folder, create two empty new files of HTML (filename.html) and JavaScript (filename.js). The </w:t>
        </w:r>
        <w:r w:rsidRPr="0089304D">
          <w:rPr>
            <w:rFonts w:ascii="Segoe UI" w:eastAsia="Times New Roman" w:hAnsi="Segoe UI" w:cs="Segoe UI"/>
            <w:i/>
            <w:iCs/>
            <w:color w:val="000000"/>
            <w:sz w:val="27"/>
          </w:rPr>
          <w:t>Html file</w:t>
        </w:r>
        <w:r w:rsidRPr="0089304D">
          <w:rPr>
            <w:rFonts w:ascii="Segoe UI" w:eastAsia="Times New Roman" w:hAnsi="Segoe UI" w:cs="Segoe UI"/>
            <w:color w:val="000000"/>
            <w:sz w:val="27"/>
            <w:szCs w:val="27"/>
          </w:rPr>
          <w:t> is the entry point for our website and contains the HTML code. In this project, we are also using </w:t>
        </w:r>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200" w:author="Unknown"/>
          <w:rFonts w:ascii="Segoe UI" w:eastAsia="Times New Roman" w:hAnsi="Segoe UI" w:cs="Segoe UI"/>
          <w:b/>
          <w:bCs/>
          <w:color w:val="000000"/>
          <w:sz w:val="24"/>
          <w:szCs w:val="24"/>
        </w:rPr>
      </w:pPr>
      <w:ins w:id="13201" w:author="Unknown">
        <w:r w:rsidRPr="0089304D">
          <w:rPr>
            <w:rFonts w:ascii="Segoe UI" w:eastAsia="Times New Roman" w:hAnsi="Segoe UI" w:cs="Segoe UI"/>
            <w:b/>
            <w:bCs/>
            <w:color w:val="000000"/>
            <w:sz w:val="24"/>
            <w:szCs w:val="24"/>
          </w:rPr>
          <w:t>Bootstrap:-</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202" w:author="Unknown"/>
          <w:rFonts w:ascii="Segoe UI" w:eastAsia="Times New Roman" w:hAnsi="Segoe UI" w:cs="Segoe UI"/>
          <w:color w:val="000000"/>
          <w:sz w:val="27"/>
          <w:szCs w:val="27"/>
        </w:rPr>
      </w:pPr>
      <w:ins w:id="13203" w:author="Unknown">
        <w:r w:rsidRPr="0089304D">
          <w:rPr>
            <w:rFonts w:ascii="Segoe UI" w:eastAsia="Times New Roman" w:hAnsi="Segoe UI" w:cs="Segoe UI"/>
            <w:color w:val="000000"/>
            <w:sz w:val="27"/>
            <w:szCs w:val="27"/>
          </w:rPr>
          <w:t>Bootstrap is used for applying styling the user interface components. The easiest way to include Bootstrap is to add it from https://getbootstrap.com/docs/4.0/getting-started/introduction/.</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204" w:author="Unknown"/>
          <w:rFonts w:ascii="Segoe UI" w:eastAsia="Times New Roman" w:hAnsi="Segoe UI" w:cs="Segoe UI"/>
          <w:color w:val="000000"/>
          <w:sz w:val="27"/>
          <w:szCs w:val="27"/>
        </w:rPr>
      </w:pPr>
      <w:ins w:id="13205" w:author="Unknown">
        <w:r w:rsidRPr="0089304D">
          <w:rPr>
            <w:rFonts w:ascii="Segoe UI" w:eastAsia="Times New Roman" w:hAnsi="Segoe UI" w:cs="Segoe UI"/>
            <w:color w:val="000000"/>
            <w:sz w:val="27"/>
            <w:szCs w:val="27"/>
          </w:rPr>
          <w:t>First add the following in the head section: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06" w:author="Unknown"/>
          <w:rFonts w:ascii="Consolas" w:eastAsia="Times New Roman" w:hAnsi="Consolas" w:cs="Consolas"/>
          <w:color w:val="F92672"/>
          <w:sz w:val="27"/>
        </w:rPr>
      </w:pPr>
      <w:ins w:id="13207"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08" w:author="Unknown"/>
          <w:rFonts w:ascii="Consolas" w:eastAsia="Times New Roman" w:hAnsi="Consolas" w:cs="Consolas"/>
          <w:color w:val="F8F8F2"/>
          <w:sz w:val="27"/>
          <w:szCs w:val="27"/>
        </w:rPr>
      </w:pPr>
      <w:ins w:id="1320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3210" w:author="Unknown"/>
          <w:rFonts w:ascii="Segoe UI" w:eastAsia="Times New Roman" w:hAnsi="Segoe UI" w:cs="Segoe UI"/>
          <w:color w:val="000000"/>
          <w:sz w:val="27"/>
          <w:szCs w:val="27"/>
        </w:rPr>
      </w:pPr>
      <w:ins w:id="13211"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212" w:author="Unknown"/>
          <w:rFonts w:ascii="Segoe UI" w:eastAsia="Times New Roman" w:hAnsi="Segoe UI" w:cs="Segoe UI"/>
          <w:color w:val="000000"/>
          <w:sz w:val="27"/>
          <w:szCs w:val="27"/>
        </w:rPr>
      </w:pPr>
      <w:ins w:id="13213" w:author="Unknown">
        <w:r w:rsidRPr="0089304D">
          <w:rPr>
            <w:rFonts w:ascii="Segoe UI" w:eastAsia="Times New Roman" w:hAnsi="Segoe UI" w:cs="Segoe UI"/>
            <w:color w:val="000000"/>
            <w:sz w:val="27"/>
            <w:szCs w:val="27"/>
          </w:rPr>
          <w:t>Then include the following code in the body section, before the closing &lt;/body&gt; tag: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14" w:author="Unknown"/>
          <w:rFonts w:ascii="Consolas" w:eastAsia="Times New Roman" w:hAnsi="Consolas" w:cs="Consolas"/>
          <w:color w:val="F92672"/>
          <w:sz w:val="27"/>
        </w:rPr>
      </w:pPr>
      <w:ins w:id="13215"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16" w:author="Unknown"/>
          <w:rFonts w:ascii="Consolas" w:eastAsia="Times New Roman" w:hAnsi="Consolas" w:cs="Consolas"/>
          <w:color w:val="F92672"/>
          <w:sz w:val="27"/>
        </w:rPr>
      </w:pPr>
      <w:ins w:id="1321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18" w:author="Unknown"/>
          <w:rFonts w:ascii="Consolas" w:eastAsia="Times New Roman" w:hAnsi="Consolas" w:cs="Consolas"/>
          <w:color w:val="F8F8F2"/>
          <w:sz w:val="27"/>
        </w:rPr>
      </w:pPr>
      <w:ins w:id="1321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1" w:author="Unknown"/>
          <w:rFonts w:ascii="Consolas" w:eastAsia="Times New Roman" w:hAnsi="Consolas" w:cs="Consolas"/>
          <w:color w:val="F92672"/>
          <w:sz w:val="27"/>
        </w:rPr>
      </w:pPr>
      <w:ins w:id="13222" w:author="Unknown">
        <w:r w:rsidRPr="0089304D">
          <w:rPr>
            <w:rFonts w:ascii="Consolas" w:eastAsia="Times New Roman" w:hAnsi="Consolas" w:cs="Consolas"/>
            <w:color w:val="F8F8F2"/>
            <w:sz w:val="27"/>
          </w:rPr>
          <w:lastRenderedPageBreak/>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3" w:author="Unknown"/>
          <w:rFonts w:ascii="Consolas" w:eastAsia="Times New Roman" w:hAnsi="Consolas" w:cs="Consolas"/>
          <w:color w:val="F92672"/>
          <w:sz w:val="27"/>
        </w:rPr>
      </w:pPr>
      <w:ins w:id="1322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5" w:author="Unknown"/>
          <w:rFonts w:ascii="Consolas" w:eastAsia="Times New Roman" w:hAnsi="Consolas" w:cs="Consolas"/>
          <w:color w:val="F8F8F2"/>
          <w:sz w:val="27"/>
        </w:rPr>
      </w:pPr>
      <w:ins w:id="13226"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28" w:author="Unknown"/>
          <w:rFonts w:ascii="Consolas" w:eastAsia="Times New Roman" w:hAnsi="Consolas" w:cs="Consolas"/>
          <w:color w:val="F92672"/>
          <w:sz w:val="27"/>
        </w:rPr>
      </w:pPr>
      <w:ins w:id="1322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30" w:author="Unknown"/>
          <w:rFonts w:ascii="Consolas" w:eastAsia="Times New Roman" w:hAnsi="Consolas" w:cs="Consolas"/>
          <w:color w:val="F92672"/>
          <w:sz w:val="27"/>
        </w:rPr>
      </w:pPr>
      <w:ins w:id="1323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32" w:author="Unknown"/>
          <w:rFonts w:ascii="Consolas" w:eastAsia="Times New Roman" w:hAnsi="Consolas" w:cs="Consolas"/>
          <w:color w:val="F8F8F2"/>
          <w:sz w:val="27"/>
          <w:szCs w:val="27"/>
        </w:rPr>
      </w:pPr>
      <w:ins w:id="1323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3234" w:author="Unknown"/>
          <w:rFonts w:ascii="Segoe UI" w:eastAsia="Times New Roman" w:hAnsi="Segoe UI" w:cs="Segoe UI"/>
          <w:color w:val="000000"/>
          <w:sz w:val="27"/>
          <w:szCs w:val="27"/>
        </w:rPr>
      </w:pPr>
      <w:ins w:id="1323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236" w:author="Unknown"/>
          <w:rFonts w:ascii="Segoe UI" w:eastAsia="Times New Roman" w:hAnsi="Segoe UI" w:cs="Segoe UI"/>
          <w:color w:val="000000"/>
          <w:sz w:val="27"/>
          <w:szCs w:val="27"/>
        </w:rPr>
      </w:pPr>
      <w:ins w:id="13237" w:author="Unknown">
        <w:r w:rsidRPr="0089304D">
          <w:rPr>
            <w:rFonts w:ascii="Segoe UI" w:eastAsia="Times New Roman" w:hAnsi="Segoe UI" w:cs="Segoe UI"/>
            <w:b/>
            <w:bCs/>
            <w:color w:val="000000"/>
            <w:sz w:val="27"/>
          </w:rPr>
          <w:t>Bootstrap</w:t>
        </w:r>
        <w:r w:rsidRPr="0089304D">
          <w:rPr>
            <w:rFonts w:ascii="Segoe UI" w:eastAsia="Times New Roman" w:hAnsi="Segoe UI" w:cs="Segoe UI"/>
            <w:color w:val="000000"/>
            <w:sz w:val="27"/>
            <w:szCs w:val="27"/>
          </w:rPr>
          <w:t> is bundled with many components that can be used to provide good user experience and user interactions in a web page. In this project, we are using bootstrap components for making the front end of website. So, let’s start coding!!!</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238" w:author="Unknown"/>
          <w:rFonts w:ascii="Segoe UI" w:eastAsia="Times New Roman" w:hAnsi="Segoe UI" w:cs="Segoe UI"/>
          <w:b/>
          <w:bCs/>
          <w:color w:val="000000"/>
          <w:sz w:val="24"/>
          <w:szCs w:val="24"/>
        </w:rPr>
      </w:pPr>
      <w:ins w:id="13239"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0" w:author="Unknown"/>
          <w:rFonts w:ascii="Consolas" w:eastAsia="Times New Roman" w:hAnsi="Consolas" w:cs="Consolas"/>
          <w:color w:val="F8F8F2"/>
          <w:sz w:val="27"/>
        </w:rPr>
      </w:pPr>
      <w:ins w:id="13241"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2" w:author="Unknown"/>
          <w:rFonts w:ascii="Consolas" w:eastAsia="Times New Roman" w:hAnsi="Consolas" w:cs="Consolas"/>
          <w:color w:val="F8F8F2"/>
          <w:sz w:val="27"/>
        </w:rPr>
      </w:pPr>
      <w:ins w:id="1324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5" w:author="Unknown"/>
          <w:rFonts w:ascii="Consolas" w:eastAsia="Times New Roman" w:hAnsi="Consolas" w:cs="Consolas"/>
          <w:color w:val="F8F8F2"/>
          <w:sz w:val="27"/>
        </w:rPr>
      </w:pPr>
      <w:ins w:id="1324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7" w:author="Unknown"/>
          <w:rFonts w:ascii="Consolas" w:eastAsia="Times New Roman" w:hAnsi="Consolas" w:cs="Consolas"/>
          <w:color w:val="F8F8F2"/>
          <w:sz w:val="27"/>
        </w:rPr>
      </w:pPr>
      <w:ins w:id="132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Required meta tags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49" w:author="Unknown"/>
          <w:rFonts w:ascii="Consolas" w:eastAsia="Times New Roman" w:hAnsi="Consolas" w:cs="Consolas"/>
          <w:color w:val="F8F8F2"/>
          <w:sz w:val="27"/>
        </w:rPr>
      </w:pPr>
      <w:ins w:id="132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1" w:author="Unknown"/>
          <w:rFonts w:ascii="Consolas" w:eastAsia="Times New Roman" w:hAnsi="Consolas" w:cs="Consolas"/>
          <w:color w:val="F8F8F2"/>
          <w:sz w:val="27"/>
        </w:rPr>
      </w:pPr>
      <w:ins w:id="132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 shrink-to-fit=no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4" w:author="Unknown"/>
          <w:rFonts w:ascii="Consolas" w:eastAsia="Times New Roman" w:hAnsi="Consolas" w:cs="Consolas"/>
          <w:color w:val="F8F8F2"/>
          <w:sz w:val="27"/>
        </w:rPr>
      </w:pPr>
      <w:ins w:id="13255"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prism.css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6" w:author="Unknown"/>
          <w:rFonts w:ascii="Consolas" w:eastAsia="Times New Roman" w:hAnsi="Consolas" w:cs="Consolas"/>
          <w:color w:val="F8F8F2"/>
          <w:sz w:val="27"/>
        </w:rPr>
      </w:pPr>
      <w:ins w:id="1325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Bootstrap CSS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58" w:author="Unknown"/>
          <w:rFonts w:ascii="Consolas" w:eastAsia="Times New Roman" w:hAnsi="Consolas" w:cs="Consolas"/>
          <w:color w:val="F92672"/>
          <w:sz w:val="27"/>
        </w:rPr>
      </w:pPr>
      <w:ins w:id="1325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https://stackpath.bootstrapcdn.com/bootstrap/4.3.1/css/bootstrap.min.css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0" w:author="Unknown"/>
          <w:rFonts w:ascii="Consolas" w:eastAsia="Times New Roman" w:hAnsi="Consolas" w:cs="Consolas"/>
          <w:color w:val="F8F8F2"/>
          <w:sz w:val="27"/>
        </w:rPr>
      </w:pPr>
      <w:ins w:id="1326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sha384-ggOyR0iXCbMQv3Xipma34MD+dH/1fQ784/j6cY/iJTQUOhcWr7x9JvoRxT2MZw1T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3" w:author="Unknown"/>
          <w:rFonts w:ascii="Consolas" w:eastAsia="Times New Roman" w:hAnsi="Consolas" w:cs="Consolas"/>
          <w:color w:val="F8F8F2"/>
          <w:sz w:val="27"/>
        </w:rPr>
      </w:pPr>
      <w:ins w:id="132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style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5" w:author="Unknown"/>
          <w:rFonts w:ascii="Consolas" w:eastAsia="Times New Roman" w:hAnsi="Consolas" w:cs="Consolas"/>
          <w:color w:val="F8F8F2"/>
          <w:sz w:val="27"/>
        </w:rPr>
      </w:pPr>
      <w:ins w:id="1326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#responsePre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7" w:author="Unknown"/>
          <w:rFonts w:ascii="Consolas" w:eastAsia="Times New Roman" w:hAnsi="Consolas" w:cs="Consolas"/>
          <w:color w:val="F8F8F2"/>
          <w:sz w:val="27"/>
        </w:rPr>
      </w:pPr>
      <w:ins w:id="132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max-height</w:t>
        </w:r>
        <w:r w:rsidRPr="0089304D">
          <w:rPr>
            <w:rFonts w:ascii="Consolas" w:eastAsia="Times New Roman" w:hAnsi="Consolas" w:cs="Consolas"/>
            <w:color w:val="F8F8F2"/>
            <w:sz w:val="27"/>
          </w:rPr>
          <w:t>: 500px;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69" w:author="Unknown"/>
          <w:rFonts w:ascii="Consolas" w:eastAsia="Times New Roman" w:hAnsi="Consolas" w:cs="Consolas"/>
          <w:color w:val="F8F8F2"/>
          <w:sz w:val="27"/>
        </w:rPr>
      </w:pPr>
      <w:ins w:id="1327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71" w:author="Unknown"/>
          <w:rFonts w:ascii="Consolas" w:eastAsia="Times New Roman" w:hAnsi="Consolas" w:cs="Consolas"/>
          <w:color w:val="F8F8F2"/>
          <w:sz w:val="27"/>
        </w:rPr>
      </w:pPr>
      <w:ins w:id="132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style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73" w:author="Unknown"/>
          <w:rFonts w:ascii="Consolas" w:eastAsia="Times New Roman" w:hAnsi="Consolas" w:cs="Consolas"/>
          <w:color w:val="F8F8F2"/>
          <w:sz w:val="27"/>
        </w:rPr>
      </w:pPr>
      <w:ins w:id="132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&gt;PostMaster by CodeWithHarry!&lt;/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75" w:author="Unknown"/>
          <w:rFonts w:ascii="Consolas" w:eastAsia="Times New Roman" w:hAnsi="Consolas" w:cs="Consolas"/>
          <w:color w:val="F8F8F2"/>
          <w:sz w:val="27"/>
        </w:rPr>
      </w:pPr>
      <w:ins w:id="1327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7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78" w:author="Unknown"/>
          <w:rFonts w:ascii="Consolas" w:eastAsia="Times New Roman" w:hAnsi="Consolas" w:cs="Consolas"/>
          <w:color w:val="F8F8F2"/>
          <w:sz w:val="27"/>
        </w:rPr>
      </w:pPr>
      <w:ins w:id="1327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80" w:author="Unknown"/>
          <w:rFonts w:ascii="Consolas" w:eastAsia="Times New Roman" w:hAnsi="Consolas" w:cs="Consolas"/>
          <w:color w:val="F8F8F2"/>
          <w:sz w:val="27"/>
        </w:rPr>
      </w:pPr>
      <w:ins w:id="1328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nav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 navbar-expand-lg navbar-dark bg-dark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82" w:author="Unknown"/>
          <w:rFonts w:ascii="Consolas" w:eastAsia="Times New Roman" w:hAnsi="Consolas" w:cs="Consolas"/>
          <w:color w:val="F8F8F2"/>
          <w:sz w:val="27"/>
        </w:rPr>
      </w:pPr>
      <w:ins w:id="132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navbar-brand</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"&gt;PostMaster&lt;/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84" w:author="Unknown"/>
          <w:rFonts w:ascii="Consolas" w:eastAsia="Times New Roman" w:hAnsi="Consolas" w:cs="Consolas"/>
          <w:color w:val="F92672"/>
          <w:sz w:val="27"/>
        </w:rPr>
      </w:pPr>
      <w:ins w:id="132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button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data-toggle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data-target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#navbarText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86" w:author="Unknown"/>
          <w:rFonts w:ascii="Consolas" w:eastAsia="Times New Roman" w:hAnsi="Consolas" w:cs="Consolas"/>
          <w:color w:val="F8F8F2"/>
          <w:sz w:val="27"/>
        </w:rPr>
      </w:pPr>
      <w:ins w:id="1328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aria-controls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aria-expanded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false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aria-label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Toggle navigation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88" w:author="Unknown"/>
          <w:rFonts w:ascii="Consolas" w:eastAsia="Times New Roman" w:hAnsi="Consolas" w:cs="Consolas"/>
          <w:color w:val="F8F8F2"/>
          <w:sz w:val="27"/>
        </w:rPr>
      </w:pPr>
      <w:ins w:id="1328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navbar-toggler-icon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90" w:author="Unknown"/>
          <w:rFonts w:ascii="Consolas" w:eastAsia="Times New Roman" w:hAnsi="Consolas" w:cs="Consolas"/>
          <w:color w:val="F8F8F2"/>
          <w:sz w:val="27"/>
        </w:rPr>
      </w:pPr>
      <w:ins w:id="1329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92" w:author="Unknown"/>
          <w:rFonts w:ascii="Consolas" w:eastAsia="Times New Roman" w:hAnsi="Consolas" w:cs="Consolas"/>
          <w:color w:val="F8F8F2"/>
          <w:sz w:val="27"/>
        </w:rPr>
      </w:pPr>
      <w:ins w:id="1329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collapse navbar-collapse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navbarText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94" w:author="Unknown"/>
          <w:rFonts w:ascii="Consolas" w:eastAsia="Times New Roman" w:hAnsi="Consolas" w:cs="Consolas"/>
          <w:color w:val="F8F8F2"/>
          <w:sz w:val="27"/>
        </w:rPr>
      </w:pPr>
      <w:ins w:id="1329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ul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navbar-nav mr-auto</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96" w:author="Unknown"/>
          <w:rFonts w:ascii="Consolas" w:eastAsia="Times New Roman" w:hAnsi="Consolas" w:cs="Consolas"/>
          <w:color w:val="F8F8F2"/>
          <w:sz w:val="27"/>
        </w:rPr>
      </w:pPr>
      <w:ins w:id="132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 active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298" w:author="Unknown"/>
          <w:rFonts w:ascii="Consolas" w:eastAsia="Times New Roman" w:hAnsi="Consolas" w:cs="Consolas"/>
          <w:color w:val="F8F8F2"/>
          <w:sz w:val="27"/>
        </w:rPr>
      </w:pPr>
      <w:ins w:id="13299"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"&gt;Home &lt;</w:t>
        </w:r>
        <w:r w:rsidRPr="0089304D">
          <w:rPr>
            <w:rFonts w:ascii="Consolas" w:eastAsia="Times New Roman" w:hAnsi="Consolas" w:cs="Consolas"/>
            <w:color w:val="F92672"/>
            <w:sz w:val="27"/>
          </w:rPr>
          <w:t xml:space="preserve">span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sr-only</w:t>
        </w:r>
        <w:r w:rsidRPr="0089304D">
          <w:rPr>
            <w:rFonts w:ascii="Consolas" w:eastAsia="Times New Roman" w:hAnsi="Consolas" w:cs="Consolas"/>
            <w:color w:val="F8F8F2"/>
            <w:sz w:val="27"/>
          </w:rPr>
          <w:t>"&gt;(current)&lt;/</w:t>
        </w:r>
        <w:r w:rsidRPr="0089304D">
          <w:rPr>
            <w:rFonts w:ascii="Consolas" w:eastAsia="Times New Roman" w:hAnsi="Consolas" w:cs="Consolas"/>
            <w:color w:val="F92672"/>
            <w:sz w:val="27"/>
          </w:rPr>
          <w:t>span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00" w:author="Unknown"/>
          <w:rFonts w:ascii="Consolas" w:eastAsia="Times New Roman" w:hAnsi="Consolas" w:cs="Consolas"/>
          <w:color w:val="F8F8F2"/>
          <w:sz w:val="27"/>
        </w:rPr>
      </w:pPr>
      <w:ins w:id="133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02" w:author="Unknown"/>
          <w:rFonts w:ascii="Consolas" w:eastAsia="Times New Roman" w:hAnsi="Consolas" w:cs="Consolas"/>
          <w:color w:val="F8F8F2"/>
          <w:sz w:val="27"/>
        </w:rPr>
      </w:pPr>
      <w:ins w:id="133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04" w:author="Unknown"/>
          <w:rFonts w:ascii="Consolas" w:eastAsia="Times New Roman" w:hAnsi="Consolas" w:cs="Consolas"/>
          <w:color w:val="F8F8F2"/>
          <w:sz w:val="27"/>
        </w:rPr>
      </w:pPr>
      <w:ins w:id="1330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"&gt;About&lt;/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06" w:author="Unknown"/>
          <w:rFonts w:ascii="Consolas" w:eastAsia="Times New Roman" w:hAnsi="Consolas" w:cs="Consolas"/>
          <w:color w:val="F8F8F2"/>
          <w:sz w:val="27"/>
        </w:rPr>
      </w:pPr>
      <w:ins w:id="1330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08" w:author="Unknown"/>
          <w:rFonts w:ascii="Consolas" w:eastAsia="Times New Roman" w:hAnsi="Consolas" w:cs="Consolas"/>
          <w:color w:val="F8F8F2"/>
          <w:sz w:val="27"/>
        </w:rPr>
      </w:pPr>
      <w:ins w:id="1330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nav-item</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0" w:author="Unknown"/>
          <w:rFonts w:ascii="Consolas" w:eastAsia="Times New Roman" w:hAnsi="Consolas" w:cs="Consolas"/>
          <w:color w:val="F8F8F2"/>
          <w:sz w:val="27"/>
        </w:rPr>
      </w:pPr>
      <w:ins w:id="1331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nav-link</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t>
        </w:r>
        <w:r w:rsidRPr="0089304D">
          <w:rPr>
            <w:rFonts w:ascii="Consolas" w:eastAsia="Times New Roman" w:hAnsi="Consolas" w:cs="Consolas"/>
            <w:color w:val="F8F8F2"/>
            <w:sz w:val="27"/>
          </w:rPr>
          <w:t>"&gt;Contact us&lt;/</w:t>
        </w:r>
        <w:r w:rsidRPr="0089304D">
          <w:rPr>
            <w:rFonts w:ascii="Consolas" w:eastAsia="Times New Roman" w:hAnsi="Consolas" w:cs="Consolas"/>
            <w:color w:val="F92672"/>
            <w:sz w:val="27"/>
          </w:rPr>
          <w:t>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2" w:author="Unknown"/>
          <w:rFonts w:ascii="Consolas" w:eastAsia="Times New Roman" w:hAnsi="Consolas" w:cs="Consolas"/>
          <w:color w:val="F8F8F2"/>
          <w:sz w:val="27"/>
        </w:rPr>
      </w:pPr>
      <w:ins w:id="1331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li</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4" w:author="Unknown"/>
          <w:rFonts w:ascii="Consolas" w:eastAsia="Times New Roman" w:hAnsi="Consolas" w:cs="Consolas"/>
          <w:color w:val="F8F8F2"/>
          <w:sz w:val="27"/>
        </w:rPr>
      </w:pPr>
      <w:ins w:id="1331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ul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7" w:author="Unknown"/>
          <w:rFonts w:ascii="Consolas" w:eastAsia="Times New Roman" w:hAnsi="Consolas" w:cs="Consolas"/>
          <w:color w:val="F8F8F2"/>
          <w:sz w:val="27"/>
        </w:rPr>
      </w:pPr>
      <w:ins w:id="133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19" w:author="Unknown"/>
          <w:rFonts w:ascii="Consolas" w:eastAsia="Times New Roman" w:hAnsi="Consolas" w:cs="Consolas"/>
          <w:color w:val="F8F8F2"/>
          <w:sz w:val="27"/>
        </w:rPr>
      </w:pPr>
      <w:ins w:id="1332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nav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2" w:author="Unknown"/>
          <w:rFonts w:ascii="Consolas" w:eastAsia="Times New Roman" w:hAnsi="Consolas" w:cs="Consolas"/>
          <w:color w:val="F8F8F2"/>
          <w:sz w:val="27"/>
        </w:rPr>
      </w:pPr>
      <w:ins w:id="1332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4" w:author="Unknown"/>
          <w:rFonts w:ascii="Consolas" w:eastAsia="Times New Roman" w:hAnsi="Consolas" w:cs="Consolas"/>
          <w:color w:val="F8F8F2"/>
          <w:sz w:val="27"/>
        </w:rPr>
      </w:pPr>
      <w:ins w:id="1332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h1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my-3</w:t>
        </w:r>
        <w:r w:rsidRPr="0089304D">
          <w:rPr>
            <w:rFonts w:ascii="Consolas" w:eastAsia="Times New Roman" w:hAnsi="Consolas" w:cs="Consolas"/>
            <w:color w:val="F8F8F2"/>
            <w:sz w:val="27"/>
          </w:rPr>
          <w:t>"&gt;Welcome to PostMaster&lt;/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6" w:author="Unknown"/>
          <w:rFonts w:ascii="Consolas" w:eastAsia="Times New Roman" w:hAnsi="Consolas" w:cs="Consolas"/>
          <w:color w:val="F8F8F2"/>
          <w:sz w:val="27"/>
        </w:rPr>
      </w:pPr>
      <w:ins w:id="133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29" w:author="Unknown"/>
          <w:rFonts w:ascii="Consolas" w:eastAsia="Times New Roman" w:hAnsi="Consolas" w:cs="Consolas"/>
          <w:color w:val="F8F8F2"/>
          <w:sz w:val="27"/>
        </w:rPr>
      </w:pPr>
      <w:ins w:id="133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2" w:author="Unknown"/>
          <w:rFonts w:ascii="Consolas" w:eastAsia="Times New Roman" w:hAnsi="Consolas" w:cs="Consolas"/>
          <w:color w:val="F8F8F2"/>
          <w:sz w:val="27"/>
        </w:rPr>
      </w:pPr>
      <w:ins w:id="1333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URL box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4" w:author="Unknown"/>
          <w:rFonts w:ascii="Consolas" w:eastAsia="Times New Roman" w:hAnsi="Consolas" w:cs="Consolas"/>
          <w:color w:val="F8F8F2"/>
          <w:sz w:val="27"/>
        </w:rPr>
      </w:pPr>
      <w:ins w:id="1333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6" w:author="Unknown"/>
          <w:rFonts w:ascii="Consolas" w:eastAsia="Times New Roman" w:hAnsi="Consolas" w:cs="Consolas"/>
          <w:color w:val="F8F8F2"/>
          <w:sz w:val="27"/>
        </w:rPr>
      </w:pPr>
      <w:ins w:id="1333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url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"&gt;URL&lt;/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38" w:author="Unknown"/>
          <w:rFonts w:ascii="Consolas" w:eastAsia="Times New Roman" w:hAnsi="Consolas" w:cs="Consolas"/>
          <w:color w:val="F8F8F2"/>
          <w:sz w:val="27"/>
        </w:rPr>
      </w:pPr>
      <w:ins w:id="133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0" w:author="Unknown"/>
          <w:rFonts w:ascii="Consolas" w:eastAsia="Times New Roman" w:hAnsi="Consolas" w:cs="Consolas"/>
          <w:color w:val="F8F8F2"/>
          <w:sz w:val="27"/>
        </w:rPr>
      </w:pPr>
      <w:ins w:id="1334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url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Enter URL here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2" w:author="Unknown"/>
          <w:rFonts w:ascii="Consolas" w:eastAsia="Times New Roman" w:hAnsi="Consolas" w:cs="Consolas"/>
          <w:color w:val="F8F8F2"/>
          <w:sz w:val="27"/>
        </w:rPr>
      </w:pPr>
      <w:ins w:id="133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4" w:author="Unknown"/>
          <w:rFonts w:ascii="Consolas" w:eastAsia="Times New Roman" w:hAnsi="Consolas" w:cs="Consolas"/>
          <w:color w:val="F8F8F2"/>
          <w:sz w:val="27"/>
        </w:rPr>
      </w:pPr>
      <w:ins w:id="1334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7" w:author="Unknown"/>
          <w:rFonts w:ascii="Consolas" w:eastAsia="Times New Roman" w:hAnsi="Consolas" w:cs="Consolas"/>
          <w:color w:val="F8F8F2"/>
          <w:sz w:val="27"/>
        </w:rPr>
      </w:pPr>
      <w:ins w:id="133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Request type box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49" w:author="Unknown"/>
          <w:rFonts w:ascii="Consolas" w:eastAsia="Times New Roman" w:hAnsi="Consolas" w:cs="Consolas"/>
          <w:color w:val="F8F8F2"/>
          <w:sz w:val="27"/>
        </w:rPr>
      </w:pPr>
      <w:ins w:id="133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fieldset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51" w:author="Unknown"/>
          <w:rFonts w:ascii="Consolas" w:eastAsia="Times New Roman" w:hAnsi="Consolas" w:cs="Consolas"/>
          <w:color w:val="F8F8F2"/>
          <w:sz w:val="27"/>
        </w:rPr>
      </w:pPr>
      <w:ins w:id="133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53" w:author="Unknown"/>
          <w:rFonts w:ascii="Consolas" w:eastAsia="Times New Roman" w:hAnsi="Consolas" w:cs="Consolas"/>
          <w:color w:val="F8F8F2"/>
          <w:sz w:val="27"/>
        </w:rPr>
      </w:pPr>
      <w:ins w:id="133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legend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col-form-label col-sm-2 pt-0</w:t>
        </w:r>
        <w:r w:rsidRPr="0089304D">
          <w:rPr>
            <w:rFonts w:ascii="Consolas" w:eastAsia="Times New Roman" w:hAnsi="Consolas" w:cs="Consolas"/>
            <w:color w:val="F8F8F2"/>
            <w:sz w:val="27"/>
          </w:rPr>
          <w:t>"&gt;Request Type&lt;/</w:t>
        </w:r>
        <w:r w:rsidRPr="0089304D">
          <w:rPr>
            <w:rFonts w:ascii="Consolas" w:eastAsia="Times New Roman" w:hAnsi="Consolas" w:cs="Consolas"/>
            <w:color w:val="F92672"/>
            <w:sz w:val="27"/>
          </w:rPr>
          <w:t>legend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55" w:author="Unknown"/>
          <w:rFonts w:ascii="Consolas" w:eastAsia="Times New Roman" w:hAnsi="Consolas" w:cs="Consolas"/>
          <w:color w:val="F8F8F2"/>
          <w:sz w:val="27"/>
        </w:rPr>
      </w:pPr>
      <w:ins w:id="133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57" w:author="Unknown"/>
          <w:rFonts w:ascii="Consolas" w:eastAsia="Times New Roman" w:hAnsi="Consolas" w:cs="Consolas"/>
          <w:color w:val="F8F8F2"/>
          <w:sz w:val="27"/>
        </w:rPr>
      </w:pPr>
      <w:ins w:id="133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59" w:author="Unknown"/>
          <w:rFonts w:ascii="Consolas" w:eastAsia="Times New Roman" w:hAnsi="Consolas" w:cs="Consolas"/>
          <w:color w:val="F8F8F2"/>
          <w:sz w:val="27"/>
        </w:rPr>
      </w:pPr>
      <w:ins w:id="133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requestType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get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GET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checked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61" w:author="Unknown"/>
          <w:rFonts w:ascii="Consolas" w:eastAsia="Times New Roman" w:hAnsi="Consolas" w:cs="Consolas"/>
          <w:color w:val="F8F8F2"/>
          <w:sz w:val="27"/>
        </w:rPr>
      </w:pPr>
      <w:ins w:id="133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get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63" w:author="Unknown"/>
          <w:rFonts w:ascii="Consolas" w:eastAsia="Times New Roman" w:hAnsi="Consolas" w:cs="Consolas"/>
          <w:color w:val="F8F8F2"/>
          <w:sz w:val="27"/>
        </w:rPr>
      </w:pPr>
      <w:ins w:id="13364" w:author="Unknown">
        <w:r w:rsidRPr="0089304D">
          <w:rPr>
            <w:rFonts w:ascii="Consolas" w:eastAsia="Times New Roman" w:hAnsi="Consolas" w:cs="Consolas"/>
            <w:color w:val="F8F8F2"/>
            <w:sz w:val="27"/>
          </w:rPr>
          <w:t xml:space="preserve">                            GET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65" w:author="Unknown"/>
          <w:rFonts w:ascii="Consolas" w:eastAsia="Times New Roman" w:hAnsi="Consolas" w:cs="Consolas"/>
          <w:color w:val="F8F8F2"/>
          <w:sz w:val="27"/>
        </w:rPr>
      </w:pPr>
      <w:ins w:id="133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67" w:author="Unknown"/>
          <w:rFonts w:ascii="Consolas" w:eastAsia="Times New Roman" w:hAnsi="Consolas" w:cs="Consolas"/>
          <w:color w:val="F8F8F2"/>
          <w:sz w:val="27"/>
        </w:rPr>
      </w:pPr>
      <w:ins w:id="133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69" w:author="Unknown"/>
          <w:rFonts w:ascii="Consolas" w:eastAsia="Times New Roman" w:hAnsi="Consolas" w:cs="Consolas"/>
          <w:color w:val="F8F8F2"/>
          <w:sz w:val="27"/>
        </w:rPr>
      </w:pPr>
      <w:ins w:id="133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71" w:author="Unknown"/>
          <w:rFonts w:ascii="Consolas" w:eastAsia="Times New Roman" w:hAnsi="Consolas" w:cs="Consolas"/>
          <w:color w:val="F8F8F2"/>
          <w:sz w:val="27"/>
        </w:rPr>
      </w:pPr>
      <w:ins w:id="133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requestType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73" w:author="Unknown"/>
          <w:rFonts w:ascii="Consolas" w:eastAsia="Times New Roman" w:hAnsi="Consolas" w:cs="Consolas"/>
          <w:color w:val="F8F8F2"/>
          <w:sz w:val="27"/>
        </w:rPr>
      </w:pPr>
      <w:ins w:id="133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post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75" w:author="Unknown"/>
          <w:rFonts w:ascii="Consolas" w:eastAsia="Times New Roman" w:hAnsi="Consolas" w:cs="Consolas"/>
          <w:color w:val="F8F8F2"/>
          <w:sz w:val="27"/>
        </w:rPr>
      </w:pPr>
      <w:ins w:id="13376" w:author="Unknown">
        <w:r w:rsidRPr="0089304D">
          <w:rPr>
            <w:rFonts w:ascii="Consolas" w:eastAsia="Times New Roman" w:hAnsi="Consolas" w:cs="Consolas"/>
            <w:color w:val="F8F8F2"/>
            <w:sz w:val="27"/>
          </w:rPr>
          <w:t xml:space="preserve">                            POST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77" w:author="Unknown"/>
          <w:rFonts w:ascii="Consolas" w:eastAsia="Times New Roman" w:hAnsi="Consolas" w:cs="Consolas"/>
          <w:color w:val="F8F8F2"/>
          <w:sz w:val="27"/>
        </w:rPr>
      </w:pPr>
      <w:ins w:id="133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79" w:author="Unknown"/>
          <w:rFonts w:ascii="Consolas" w:eastAsia="Times New Roman" w:hAnsi="Consolas" w:cs="Consolas"/>
          <w:color w:val="F8F8F2"/>
          <w:sz w:val="27"/>
        </w:rPr>
      </w:pPr>
      <w:ins w:id="133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2" w:author="Unknown"/>
          <w:rFonts w:ascii="Consolas" w:eastAsia="Times New Roman" w:hAnsi="Consolas" w:cs="Consolas"/>
          <w:color w:val="F8F8F2"/>
          <w:sz w:val="27"/>
        </w:rPr>
      </w:pPr>
      <w:ins w:id="1338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4" w:author="Unknown"/>
          <w:rFonts w:ascii="Consolas" w:eastAsia="Times New Roman" w:hAnsi="Consolas" w:cs="Consolas"/>
          <w:color w:val="F8F8F2"/>
          <w:sz w:val="27"/>
        </w:rPr>
      </w:pPr>
      <w:ins w:id="1338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6" w:author="Unknown"/>
          <w:rFonts w:ascii="Consolas" w:eastAsia="Times New Roman" w:hAnsi="Consolas" w:cs="Consolas"/>
          <w:color w:val="F8F8F2"/>
          <w:sz w:val="27"/>
        </w:rPr>
      </w:pPr>
      <w:ins w:id="1338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fieldset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89" w:author="Unknown"/>
          <w:rFonts w:ascii="Consolas" w:eastAsia="Times New Roman" w:hAnsi="Consolas" w:cs="Consolas"/>
          <w:color w:val="F8F8F2"/>
          <w:sz w:val="27"/>
        </w:rPr>
      </w:pPr>
      <w:ins w:id="1339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Content type box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91" w:author="Unknown"/>
          <w:rFonts w:ascii="Consolas" w:eastAsia="Times New Roman" w:hAnsi="Consolas" w:cs="Consolas"/>
          <w:color w:val="F8F8F2"/>
          <w:sz w:val="27"/>
        </w:rPr>
      </w:pPr>
      <w:ins w:id="133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fieldset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93" w:author="Unknown"/>
          <w:rFonts w:ascii="Consolas" w:eastAsia="Times New Roman" w:hAnsi="Consolas" w:cs="Consolas"/>
          <w:color w:val="F8F8F2"/>
          <w:sz w:val="27"/>
        </w:rPr>
      </w:pPr>
      <w:ins w:id="13394"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95" w:author="Unknown"/>
          <w:rFonts w:ascii="Consolas" w:eastAsia="Times New Roman" w:hAnsi="Consolas" w:cs="Consolas"/>
          <w:color w:val="F8F8F2"/>
          <w:sz w:val="27"/>
        </w:rPr>
      </w:pPr>
      <w:ins w:id="1339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legend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col-form-label col-sm-2 pt-0</w:t>
        </w:r>
        <w:r w:rsidRPr="0089304D">
          <w:rPr>
            <w:rFonts w:ascii="Consolas" w:eastAsia="Times New Roman" w:hAnsi="Consolas" w:cs="Consolas"/>
            <w:color w:val="F8F8F2"/>
            <w:sz w:val="27"/>
          </w:rPr>
          <w:t>"&gt;Content Type&lt;/</w:t>
        </w:r>
        <w:r w:rsidRPr="0089304D">
          <w:rPr>
            <w:rFonts w:ascii="Consolas" w:eastAsia="Times New Roman" w:hAnsi="Consolas" w:cs="Consolas"/>
            <w:color w:val="F92672"/>
            <w:sz w:val="27"/>
          </w:rPr>
          <w:t>legend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97" w:author="Unknown"/>
          <w:rFonts w:ascii="Consolas" w:eastAsia="Times New Roman" w:hAnsi="Consolas" w:cs="Consolas"/>
          <w:color w:val="F8F8F2"/>
          <w:sz w:val="27"/>
        </w:rPr>
      </w:pPr>
      <w:ins w:id="133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399" w:author="Unknown"/>
          <w:rFonts w:ascii="Consolas" w:eastAsia="Times New Roman" w:hAnsi="Consolas" w:cs="Consolas"/>
          <w:color w:val="F8F8F2"/>
          <w:sz w:val="27"/>
        </w:rPr>
      </w:pPr>
      <w:ins w:id="134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01" w:author="Unknown"/>
          <w:rFonts w:ascii="Consolas" w:eastAsia="Times New Roman" w:hAnsi="Consolas" w:cs="Consolas"/>
          <w:color w:val="F92672"/>
          <w:sz w:val="27"/>
        </w:rPr>
      </w:pPr>
      <w:ins w:id="134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jsonRadio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03" w:author="Unknown"/>
          <w:rFonts w:ascii="Consolas" w:eastAsia="Times New Roman" w:hAnsi="Consolas" w:cs="Consolas"/>
          <w:color w:val="F8F8F2"/>
          <w:sz w:val="27"/>
        </w:rPr>
      </w:pPr>
      <w:ins w:id="13404"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checked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05" w:author="Unknown"/>
          <w:rFonts w:ascii="Consolas" w:eastAsia="Times New Roman" w:hAnsi="Consolas" w:cs="Consolas"/>
          <w:color w:val="F8F8F2"/>
          <w:sz w:val="27"/>
        </w:rPr>
      </w:pPr>
      <w:ins w:id="134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json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07" w:author="Unknown"/>
          <w:rFonts w:ascii="Consolas" w:eastAsia="Times New Roman" w:hAnsi="Consolas" w:cs="Consolas"/>
          <w:color w:val="F8F8F2"/>
          <w:sz w:val="27"/>
        </w:rPr>
      </w:pPr>
      <w:ins w:id="13408" w:author="Unknown">
        <w:r w:rsidRPr="0089304D">
          <w:rPr>
            <w:rFonts w:ascii="Consolas" w:eastAsia="Times New Roman" w:hAnsi="Consolas" w:cs="Consolas"/>
            <w:color w:val="F8F8F2"/>
            <w:sz w:val="27"/>
          </w:rPr>
          <w:t xml:space="preserve">                            JSON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09" w:author="Unknown"/>
          <w:rFonts w:ascii="Consolas" w:eastAsia="Times New Roman" w:hAnsi="Consolas" w:cs="Consolas"/>
          <w:color w:val="F8F8F2"/>
          <w:sz w:val="27"/>
        </w:rPr>
      </w:pPr>
      <w:ins w:id="134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11" w:author="Unknown"/>
          <w:rFonts w:ascii="Consolas" w:eastAsia="Times New Roman" w:hAnsi="Consolas" w:cs="Consolas"/>
          <w:color w:val="F8F8F2"/>
          <w:sz w:val="27"/>
        </w:rPr>
      </w:pPr>
      <w:ins w:id="134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13" w:author="Unknown"/>
          <w:rFonts w:ascii="Consolas" w:eastAsia="Times New Roman" w:hAnsi="Consolas" w:cs="Consolas"/>
          <w:color w:val="F8F8F2"/>
          <w:sz w:val="27"/>
        </w:rPr>
      </w:pPr>
      <w:ins w:id="134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15" w:author="Unknown"/>
          <w:rFonts w:ascii="Consolas" w:eastAsia="Times New Roman" w:hAnsi="Consolas" w:cs="Consolas"/>
          <w:color w:val="F8F8F2"/>
          <w:sz w:val="27"/>
        </w:rPr>
      </w:pPr>
      <w:ins w:id="134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form-check-input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contentType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paramsRadio</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value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17" w:author="Unknown"/>
          <w:rFonts w:ascii="Consolas" w:eastAsia="Times New Roman" w:hAnsi="Consolas" w:cs="Consolas"/>
          <w:color w:val="F8F8F2"/>
          <w:sz w:val="27"/>
        </w:rPr>
      </w:pPr>
      <w:ins w:id="134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form-check-label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19" w:author="Unknown"/>
          <w:rFonts w:ascii="Consolas" w:eastAsia="Times New Roman" w:hAnsi="Consolas" w:cs="Consolas"/>
          <w:color w:val="F8F8F2"/>
          <w:sz w:val="27"/>
        </w:rPr>
      </w:pPr>
      <w:ins w:id="13420" w:author="Unknown">
        <w:r w:rsidRPr="0089304D">
          <w:rPr>
            <w:rFonts w:ascii="Consolas" w:eastAsia="Times New Roman" w:hAnsi="Consolas" w:cs="Consolas"/>
            <w:color w:val="F8F8F2"/>
            <w:sz w:val="27"/>
          </w:rPr>
          <w:t xml:space="preserve">                            Custom 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21" w:author="Unknown"/>
          <w:rFonts w:ascii="Consolas" w:eastAsia="Times New Roman" w:hAnsi="Consolas" w:cs="Consolas"/>
          <w:color w:val="F8F8F2"/>
          <w:sz w:val="27"/>
        </w:rPr>
      </w:pPr>
      <w:ins w:id="1342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23" w:author="Unknown"/>
          <w:rFonts w:ascii="Consolas" w:eastAsia="Times New Roman" w:hAnsi="Consolas" w:cs="Consolas"/>
          <w:color w:val="F8F8F2"/>
          <w:sz w:val="27"/>
        </w:rPr>
      </w:pPr>
      <w:ins w:id="1342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2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26" w:author="Unknown"/>
          <w:rFonts w:ascii="Consolas" w:eastAsia="Times New Roman" w:hAnsi="Consolas" w:cs="Consolas"/>
          <w:color w:val="F8F8F2"/>
          <w:sz w:val="27"/>
        </w:rPr>
      </w:pPr>
      <w:ins w:id="134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28" w:author="Unknown"/>
          <w:rFonts w:ascii="Consolas" w:eastAsia="Times New Roman" w:hAnsi="Consolas" w:cs="Consolas"/>
          <w:color w:val="F8F8F2"/>
          <w:sz w:val="27"/>
        </w:rPr>
      </w:pPr>
      <w:ins w:id="1342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0" w:author="Unknown"/>
          <w:rFonts w:ascii="Consolas" w:eastAsia="Times New Roman" w:hAnsi="Consolas" w:cs="Consolas"/>
          <w:color w:val="F8F8F2"/>
          <w:sz w:val="27"/>
        </w:rPr>
      </w:pPr>
      <w:ins w:id="1343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fieldset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3" w:author="Unknown"/>
          <w:rFonts w:ascii="Consolas" w:eastAsia="Times New Roman" w:hAnsi="Consolas" w:cs="Consolas"/>
          <w:color w:val="F8F8F2"/>
          <w:sz w:val="27"/>
        </w:rPr>
      </w:pPr>
      <w:ins w:id="1343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Parameters box - This will hide on clicking json option in content type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5" w:author="Unknown"/>
          <w:rFonts w:ascii="Consolas" w:eastAsia="Times New Roman" w:hAnsi="Consolas" w:cs="Consolas"/>
          <w:color w:val="F8F8F2"/>
          <w:sz w:val="27"/>
        </w:rPr>
      </w:pPr>
      <w:ins w:id="1343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parametersBox</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7" w:author="Unknown"/>
          <w:rFonts w:ascii="Consolas" w:eastAsia="Times New Roman" w:hAnsi="Consolas" w:cs="Consolas"/>
          <w:color w:val="F8F8F2"/>
          <w:sz w:val="27"/>
        </w:rPr>
      </w:pPr>
      <w:ins w:id="13438"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39" w:author="Unknown"/>
          <w:rFonts w:ascii="Consolas" w:eastAsia="Times New Roman" w:hAnsi="Consolas" w:cs="Consolas"/>
          <w:color w:val="F8F8F2"/>
          <w:sz w:val="27"/>
        </w:rPr>
      </w:pPr>
      <w:ins w:id="1344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url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"&gt;Parameter 1&lt;/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41" w:author="Unknown"/>
          <w:rFonts w:ascii="Consolas" w:eastAsia="Times New Roman" w:hAnsi="Consolas" w:cs="Consolas"/>
          <w:color w:val="F8F8F2"/>
          <w:sz w:val="27"/>
        </w:rPr>
      </w:pPr>
      <w:ins w:id="1344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col-md-4</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43" w:author="Unknown"/>
          <w:rFonts w:ascii="Consolas" w:eastAsia="Times New Roman" w:hAnsi="Consolas" w:cs="Consolas"/>
          <w:color w:val="F8F8F2"/>
          <w:sz w:val="27"/>
        </w:rPr>
      </w:pPr>
      <w:ins w:id="1344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parameterKey1</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Enter Parameter 1 Key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45" w:author="Unknown"/>
          <w:rFonts w:ascii="Consolas" w:eastAsia="Times New Roman" w:hAnsi="Consolas" w:cs="Consolas"/>
          <w:color w:val="F8F8F2"/>
          <w:sz w:val="27"/>
        </w:rPr>
      </w:pPr>
      <w:ins w:id="134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47" w:author="Unknown"/>
          <w:rFonts w:ascii="Consolas" w:eastAsia="Times New Roman" w:hAnsi="Consolas" w:cs="Consolas"/>
          <w:color w:val="F8F8F2"/>
          <w:sz w:val="27"/>
        </w:rPr>
      </w:pPr>
      <w:ins w:id="134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col-md-4</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49" w:author="Unknown"/>
          <w:rFonts w:ascii="Consolas" w:eastAsia="Times New Roman" w:hAnsi="Consolas" w:cs="Consolas"/>
          <w:color w:val="F8F8F2"/>
          <w:sz w:val="27"/>
        </w:rPr>
      </w:pPr>
      <w:ins w:id="134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parameterValue1</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placeholder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Enter Parameter 1 Value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1" w:author="Unknown"/>
          <w:rFonts w:ascii="Consolas" w:eastAsia="Times New Roman" w:hAnsi="Consolas" w:cs="Consolas"/>
          <w:color w:val="F8F8F2"/>
          <w:sz w:val="27"/>
        </w:rPr>
      </w:pPr>
      <w:ins w:id="134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3" w:author="Unknown"/>
          <w:rFonts w:ascii="Consolas" w:eastAsia="Times New Roman" w:hAnsi="Consolas" w:cs="Consolas"/>
          <w:color w:val="F8F8F2"/>
          <w:sz w:val="27"/>
        </w:rPr>
      </w:pPr>
      <w:ins w:id="134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addParam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5" w:author="Unknown"/>
          <w:rFonts w:ascii="Consolas" w:eastAsia="Times New Roman" w:hAnsi="Consolas" w:cs="Consolas"/>
          <w:color w:val="F8F8F2"/>
          <w:sz w:val="27"/>
        </w:rPr>
      </w:pPr>
      <w:ins w:id="134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7" w:author="Unknown"/>
          <w:rFonts w:ascii="Consolas" w:eastAsia="Times New Roman" w:hAnsi="Consolas" w:cs="Consolas"/>
          <w:color w:val="F8F8F2"/>
          <w:sz w:val="27"/>
        </w:rPr>
      </w:pPr>
      <w:ins w:id="134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params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59" w:author="Unknown"/>
          <w:rFonts w:ascii="Consolas" w:eastAsia="Times New Roman" w:hAnsi="Consolas" w:cs="Consolas"/>
          <w:color w:val="F8F8F2"/>
          <w:sz w:val="27"/>
        </w:rPr>
      </w:pPr>
      <w:ins w:id="134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6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62" w:author="Unknown"/>
          <w:rFonts w:ascii="Consolas" w:eastAsia="Times New Roman" w:hAnsi="Consolas" w:cs="Consolas"/>
          <w:color w:val="F8F8F2"/>
          <w:sz w:val="27"/>
        </w:rPr>
      </w:pPr>
      <w:ins w:id="134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Json Request box - This will hide on clicking parameters option in content type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64" w:author="Unknown"/>
          <w:rFonts w:ascii="Consolas" w:eastAsia="Times New Roman" w:hAnsi="Consolas" w:cs="Consolas"/>
          <w:color w:val="F8F8F2"/>
          <w:sz w:val="27"/>
        </w:rPr>
      </w:pPr>
      <w:ins w:id="1346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my-3</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requestJsonBox</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66" w:author="Unknown"/>
          <w:rFonts w:ascii="Consolas" w:eastAsia="Times New Roman" w:hAnsi="Consolas" w:cs="Consolas"/>
          <w:color w:val="F8F8F2"/>
          <w:sz w:val="27"/>
        </w:rPr>
      </w:pPr>
      <w:ins w:id="1346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68" w:author="Unknown"/>
          <w:rFonts w:ascii="Consolas" w:eastAsia="Times New Roman" w:hAnsi="Consolas" w:cs="Consolas"/>
          <w:color w:val="F8F8F2"/>
          <w:sz w:val="27"/>
        </w:rPr>
      </w:pPr>
      <w:ins w:id="1346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requestJsonText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"&gt;Enter Request Json&lt;/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70" w:author="Unknown"/>
          <w:rFonts w:ascii="Consolas" w:eastAsia="Times New Roman" w:hAnsi="Consolas" w:cs="Consolas"/>
          <w:color w:val="F8F8F2"/>
          <w:sz w:val="27"/>
        </w:rPr>
      </w:pPr>
      <w:ins w:id="1347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72" w:author="Unknown"/>
          <w:rFonts w:ascii="Consolas" w:eastAsia="Times New Roman" w:hAnsi="Consolas" w:cs="Consolas"/>
          <w:color w:val="F8F8F2"/>
          <w:sz w:val="27"/>
        </w:rPr>
      </w:pPr>
      <w:ins w:id="1347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textarea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form-control</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requestJsonText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rows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3</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textarea</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74" w:author="Unknown"/>
          <w:rFonts w:ascii="Consolas" w:eastAsia="Times New Roman" w:hAnsi="Consolas" w:cs="Consolas"/>
          <w:color w:val="F8F8F2"/>
          <w:sz w:val="27"/>
        </w:rPr>
      </w:pPr>
      <w:ins w:id="13475"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76" w:author="Unknown"/>
          <w:rFonts w:ascii="Consolas" w:eastAsia="Times New Roman" w:hAnsi="Consolas" w:cs="Consolas"/>
          <w:color w:val="F8F8F2"/>
          <w:sz w:val="27"/>
        </w:rPr>
      </w:pPr>
      <w:ins w:id="1347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78" w:author="Unknown"/>
          <w:rFonts w:ascii="Consolas" w:eastAsia="Times New Roman" w:hAnsi="Consolas" w:cs="Consolas"/>
          <w:color w:val="F8F8F2"/>
          <w:sz w:val="27"/>
        </w:rPr>
      </w:pPr>
      <w:ins w:id="1347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1" w:author="Unknown"/>
          <w:rFonts w:ascii="Consolas" w:eastAsia="Times New Roman" w:hAnsi="Consolas" w:cs="Consolas"/>
          <w:color w:val="F8F8F2"/>
          <w:sz w:val="27"/>
        </w:rPr>
      </w:pPr>
      <w:ins w:id="13482"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&lt;!-- Submit button which will trigger fetch api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3" w:author="Unknown"/>
          <w:rFonts w:ascii="Consolas" w:eastAsia="Times New Roman" w:hAnsi="Consolas" w:cs="Consolas"/>
          <w:color w:val="F8F8F2"/>
          <w:sz w:val="27"/>
        </w:rPr>
      </w:pPr>
      <w:ins w:id="134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 my-2</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5" w:author="Unknown"/>
          <w:rFonts w:ascii="Consolas" w:eastAsia="Times New Roman" w:hAnsi="Consolas" w:cs="Consolas"/>
          <w:color w:val="F8F8F2"/>
          <w:sz w:val="27"/>
        </w:rPr>
      </w:pPr>
      <w:ins w:id="134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7" w:author="Unknown"/>
          <w:rFonts w:ascii="Consolas" w:eastAsia="Times New Roman" w:hAnsi="Consolas" w:cs="Consolas"/>
          <w:color w:val="F8F8F2"/>
          <w:sz w:val="27"/>
        </w:rPr>
      </w:pPr>
      <w:ins w:id="134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button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submit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btn btn-primary</w:t>
        </w:r>
        <w:r w:rsidRPr="0089304D">
          <w:rPr>
            <w:rFonts w:ascii="Consolas" w:eastAsia="Times New Roman" w:hAnsi="Consolas" w:cs="Consolas"/>
            <w:color w:val="F8F8F2"/>
            <w:sz w:val="27"/>
          </w:rPr>
          <w:t>"&gt;Submit&lt;/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89" w:author="Unknown"/>
          <w:rFonts w:ascii="Consolas" w:eastAsia="Times New Roman" w:hAnsi="Consolas" w:cs="Consolas"/>
          <w:color w:val="F8F8F2"/>
          <w:sz w:val="27"/>
        </w:rPr>
      </w:pPr>
      <w:ins w:id="134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91" w:author="Unknown"/>
          <w:rFonts w:ascii="Consolas" w:eastAsia="Times New Roman" w:hAnsi="Consolas" w:cs="Consolas"/>
          <w:color w:val="F8F8F2"/>
          <w:sz w:val="27"/>
        </w:rPr>
      </w:pPr>
      <w:ins w:id="134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9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94" w:author="Unknown"/>
          <w:rFonts w:ascii="Consolas" w:eastAsia="Times New Roman" w:hAnsi="Consolas" w:cs="Consolas"/>
          <w:color w:val="F8F8F2"/>
          <w:sz w:val="27"/>
        </w:rPr>
      </w:pPr>
      <w:ins w:id="1349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96" w:author="Unknown"/>
          <w:rFonts w:ascii="Consolas" w:eastAsia="Times New Roman" w:hAnsi="Consolas" w:cs="Consolas"/>
          <w:color w:val="F8F8F2"/>
          <w:sz w:val="27"/>
        </w:rPr>
      </w:pPr>
      <w:ins w:id="1349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my-3</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responseJsonBox</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498" w:author="Unknown"/>
          <w:rFonts w:ascii="Consolas" w:eastAsia="Times New Roman" w:hAnsi="Consolas" w:cs="Consolas"/>
          <w:color w:val="F8F8F2"/>
          <w:sz w:val="27"/>
        </w:rPr>
      </w:pPr>
      <w:ins w:id="1349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form-group row</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0" w:author="Unknown"/>
          <w:rFonts w:ascii="Consolas" w:eastAsia="Times New Roman" w:hAnsi="Consolas" w:cs="Consolas"/>
          <w:color w:val="F8F8F2"/>
          <w:sz w:val="27"/>
        </w:rPr>
      </w:pPr>
      <w:ins w:id="13501"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label </w:t>
        </w:r>
        <w:r w:rsidRPr="0089304D">
          <w:rPr>
            <w:rFonts w:ascii="Consolas" w:eastAsia="Times New Roman" w:hAnsi="Consolas" w:cs="Consolas"/>
            <w:color w:val="A6E22E"/>
            <w:sz w:val="27"/>
          </w:rPr>
          <w:t>for</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responseJsonText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col-sm-2 col-form-label</w:t>
        </w:r>
        <w:r w:rsidRPr="0089304D">
          <w:rPr>
            <w:rFonts w:ascii="Consolas" w:eastAsia="Times New Roman" w:hAnsi="Consolas" w:cs="Consolas"/>
            <w:color w:val="F8F8F2"/>
            <w:sz w:val="27"/>
          </w:rPr>
          <w:t>"&gt;Response&lt;/</w:t>
        </w:r>
        <w:r w:rsidRPr="0089304D">
          <w:rPr>
            <w:rFonts w:ascii="Consolas" w:eastAsia="Times New Roman" w:hAnsi="Consolas" w:cs="Consolas"/>
            <w:color w:val="F92672"/>
            <w:sz w:val="27"/>
          </w:rPr>
          <w:t>label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2" w:author="Unknown"/>
          <w:rFonts w:ascii="Consolas" w:eastAsia="Times New Roman" w:hAnsi="Consolas" w:cs="Consolas"/>
          <w:color w:val="F8F8F2"/>
          <w:sz w:val="27"/>
        </w:rPr>
      </w:pPr>
      <w:ins w:id="1350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col-sm-10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4" w:author="Unknown"/>
          <w:rFonts w:ascii="Consolas" w:eastAsia="Times New Roman" w:hAnsi="Consolas" w:cs="Consolas"/>
          <w:color w:val="F8F8F2"/>
          <w:sz w:val="27"/>
        </w:rPr>
      </w:pPr>
      <w:ins w:id="1350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&lt;textarea class="form-control" id="responseJsonText" rows="3"&gt;Your response will appear here&lt;/textarea&gt;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7" w:author="Unknown"/>
          <w:rFonts w:ascii="Consolas" w:eastAsia="Times New Roman" w:hAnsi="Consolas" w:cs="Consolas"/>
          <w:color w:val="F8F8F2"/>
          <w:sz w:val="27"/>
        </w:rPr>
      </w:pPr>
      <w:ins w:id="135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pre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responsePre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language-javascript</w:t>
        </w:r>
        <w:r w:rsidRPr="0089304D">
          <w:rPr>
            <w:rFonts w:ascii="Consolas" w:eastAsia="Times New Roman" w:hAnsi="Consolas" w:cs="Consolas"/>
            <w:color w:val="F8F8F2"/>
            <w:sz w:val="27"/>
          </w:rPr>
          <w:t>"&gt; &lt;</w:t>
        </w:r>
        <w:r w:rsidRPr="0089304D">
          <w:rPr>
            <w:rFonts w:ascii="Consolas" w:eastAsia="Times New Roman" w:hAnsi="Consolas" w:cs="Consolas"/>
            <w:color w:val="F92672"/>
            <w:sz w:val="27"/>
          </w:rPr>
          <w:t xml:space="preserve">code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responsePrism</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language-javascript</w:t>
        </w:r>
        <w:r w:rsidRPr="0089304D">
          <w:rPr>
            <w:rFonts w:ascii="Consolas" w:eastAsia="Times New Roman" w:hAnsi="Consolas" w:cs="Consolas"/>
            <w:color w:val="F8F8F2"/>
            <w:sz w:val="27"/>
          </w:rPr>
          <w:t>"&gt; Your response will appear here &lt;/</w:t>
        </w:r>
        <w:r w:rsidRPr="0089304D">
          <w:rPr>
            <w:rFonts w:ascii="Consolas" w:eastAsia="Times New Roman" w:hAnsi="Consolas" w:cs="Consolas"/>
            <w:color w:val="F92672"/>
            <w:sz w:val="27"/>
          </w:rPr>
          <w:t>code</w:t>
        </w:r>
        <w:r w:rsidRPr="0089304D">
          <w:rPr>
            <w:rFonts w:ascii="Consolas" w:eastAsia="Times New Roman" w:hAnsi="Consolas" w:cs="Consolas"/>
            <w:color w:val="F8F8F2"/>
            <w:sz w:val="27"/>
          </w:rPr>
          <w:t>&gt; &lt;/</w:t>
        </w:r>
        <w:r w:rsidRPr="0089304D">
          <w:rPr>
            <w:rFonts w:ascii="Consolas" w:eastAsia="Times New Roman" w:hAnsi="Consolas" w:cs="Consolas"/>
            <w:color w:val="F92672"/>
            <w:sz w:val="27"/>
          </w:rPr>
          <w:t>pre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09" w:author="Unknown"/>
          <w:rFonts w:ascii="Consolas" w:eastAsia="Times New Roman" w:hAnsi="Consolas" w:cs="Consolas"/>
          <w:color w:val="F8F8F2"/>
          <w:sz w:val="27"/>
        </w:rPr>
      </w:pPr>
      <w:ins w:id="135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1" w:author="Unknown"/>
          <w:rFonts w:ascii="Consolas" w:eastAsia="Times New Roman" w:hAnsi="Consolas" w:cs="Consolas"/>
          <w:color w:val="F8F8F2"/>
          <w:sz w:val="27"/>
        </w:rPr>
      </w:pPr>
      <w:ins w:id="135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3" w:author="Unknown"/>
          <w:rFonts w:ascii="Consolas" w:eastAsia="Times New Roman" w:hAnsi="Consolas" w:cs="Consolas"/>
          <w:color w:val="F8F8F2"/>
          <w:sz w:val="27"/>
        </w:rPr>
      </w:pPr>
      <w:ins w:id="135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5" w:author="Unknown"/>
          <w:rFonts w:ascii="Consolas" w:eastAsia="Times New Roman" w:hAnsi="Consolas" w:cs="Consolas"/>
          <w:color w:val="F8F8F2"/>
          <w:sz w:val="27"/>
        </w:rPr>
      </w:pPr>
      <w:ins w:id="1351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7" w:author="Unknown"/>
          <w:rFonts w:ascii="Consolas" w:eastAsia="Times New Roman" w:hAnsi="Consolas" w:cs="Consolas"/>
          <w:color w:val="F8F8F2"/>
          <w:sz w:val="27"/>
        </w:rPr>
      </w:pPr>
      <w:ins w:id="1351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1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2" w:author="Unknown"/>
          <w:rFonts w:ascii="Consolas" w:eastAsia="Times New Roman" w:hAnsi="Consolas" w:cs="Consolas"/>
          <w:color w:val="F8F8F2"/>
          <w:sz w:val="27"/>
        </w:rPr>
      </w:pPr>
      <w:ins w:id="135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&lt;!-- Optional JavaScript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4" w:author="Unknown"/>
          <w:rFonts w:ascii="Consolas" w:eastAsia="Times New Roman" w:hAnsi="Consolas" w:cs="Consolas"/>
          <w:color w:val="F8F8F2"/>
          <w:sz w:val="27"/>
        </w:rPr>
      </w:pPr>
      <w:ins w:id="13525"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&lt;!-- jQuery first, then Popper.js, then Bootstrap JS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6" w:author="Unknown"/>
          <w:rFonts w:ascii="Consolas" w:eastAsia="Times New Roman" w:hAnsi="Consolas" w:cs="Consolas"/>
          <w:color w:val="F92672"/>
          <w:sz w:val="27"/>
        </w:rPr>
      </w:pPr>
      <w:ins w:id="13527"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https://code.jquery.com/jquery-3.3.1.slim.min.js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28" w:author="Unknown"/>
          <w:rFonts w:ascii="Consolas" w:eastAsia="Times New Roman" w:hAnsi="Consolas" w:cs="Consolas"/>
          <w:color w:val="F92672"/>
          <w:sz w:val="27"/>
        </w:rPr>
      </w:pPr>
      <w:ins w:id="13529"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sha384-q8i/X+965DzO0rT7abK41JStQIAqVgRVzpbzo5smXKp4YfRvH+8abtTE1Pi6jizo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0" w:author="Unknown"/>
          <w:rFonts w:ascii="Consolas" w:eastAsia="Times New Roman" w:hAnsi="Consolas" w:cs="Consolas"/>
          <w:color w:val="F8F8F2"/>
          <w:sz w:val="27"/>
        </w:rPr>
      </w:pPr>
      <w:ins w:id="1353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2" w:author="Unknown"/>
          <w:rFonts w:ascii="Consolas" w:eastAsia="Times New Roman" w:hAnsi="Consolas" w:cs="Consolas"/>
          <w:color w:val="F92672"/>
          <w:sz w:val="27"/>
        </w:rPr>
      </w:pPr>
      <w:ins w:id="1353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https://cdnjs.cloudflare.com/ajax/libs/popper.js/1.14.7/umd/popper.min.js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4" w:author="Unknown"/>
          <w:rFonts w:ascii="Consolas" w:eastAsia="Times New Roman" w:hAnsi="Consolas" w:cs="Consolas"/>
          <w:color w:val="F92672"/>
          <w:sz w:val="27"/>
        </w:rPr>
      </w:pPr>
      <w:ins w:id="13535"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sha384-UO2eT0CpHqdSJQ6hJty5KVphtPhzWj9WO1clHTMGa3JDZwrnQq4sF86dIHNDz0W1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6" w:author="Unknown"/>
          <w:rFonts w:ascii="Consolas" w:eastAsia="Times New Roman" w:hAnsi="Consolas" w:cs="Consolas"/>
          <w:color w:val="F8F8F2"/>
          <w:sz w:val="27"/>
        </w:rPr>
      </w:pPr>
      <w:ins w:id="13537"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38" w:author="Unknown"/>
          <w:rFonts w:ascii="Consolas" w:eastAsia="Times New Roman" w:hAnsi="Consolas" w:cs="Consolas"/>
          <w:color w:val="F92672"/>
          <w:sz w:val="27"/>
        </w:rPr>
      </w:pPr>
      <w:ins w:id="13539"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https://stackpath.bootstrapcdn.com/bootstrap/4.3.1/js/bootstrap.min.js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0" w:author="Unknown"/>
          <w:rFonts w:ascii="Consolas" w:eastAsia="Times New Roman" w:hAnsi="Consolas" w:cs="Consolas"/>
          <w:color w:val="F92672"/>
          <w:sz w:val="27"/>
        </w:rPr>
      </w:pPr>
      <w:ins w:id="13541"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integrity</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sha384-JjSmVgyd0p3pXB1rRibZUAYoIIy6OrQ6VrjIEaFf/nJGzIxFDsf4x0xIM+B07jRM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2" w:author="Unknown"/>
          <w:rFonts w:ascii="Consolas" w:eastAsia="Times New Roman" w:hAnsi="Consolas" w:cs="Consolas"/>
          <w:color w:val="F8F8F2"/>
          <w:sz w:val="27"/>
        </w:rPr>
      </w:pPr>
      <w:ins w:id="13543" w:author="Unknown">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crossorigin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anonymous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5" w:author="Unknown"/>
          <w:rFonts w:ascii="Consolas" w:eastAsia="Times New Roman" w:hAnsi="Consolas" w:cs="Consolas"/>
          <w:color w:val="F8F8F2"/>
          <w:sz w:val="27"/>
        </w:rPr>
      </w:pPr>
      <w:ins w:id="135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index.js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 xml:space="preserve">&gt;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7" w:author="Unknown"/>
          <w:rFonts w:ascii="Consolas" w:eastAsia="Times New Roman" w:hAnsi="Consolas" w:cs="Consolas"/>
          <w:color w:val="F8F8F2"/>
          <w:sz w:val="27"/>
        </w:rPr>
      </w:pPr>
      <w:ins w:id="135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prism.js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 xml:space="preserve">&gt;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49" w:author="Unknown"/>
          <w:rFonts w:ascii="Consolas" w:eastAsia="Times New Roman" w:hAnsi="Consolas" w:cs="Consolas"/>
          <w:color w:val="F8F8F2"/>
          <w:sz w:val="27"/>
        </w:rPr>
      </w:pPr>
      <w:ins w:id="13550"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5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52" w:author="Unknown"/>
          <w:rFonts w:ascii="Consolas" w:eastAsia="Times New Roman" w:hAnsi="Consolas" w:cs="Consolas"/>
          <w:color w:val="F8F8F2"/>
          <w:sz w:val="27"/>
        </w:rPr>
      </w:pPr>
      <w:ins w:id="13553"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3554" w:author="Unknown"/>
          <w:rFonts w:ascii="Segoe UI" w:eastAsia="Times New Roman" w:hAnsi="Segoe UI" w:cs="Segoe UI"/>
          <w:color w:val="000000"/>
          <w:sz w:val="27"/>
          <w:szCs w:val="27"/>
        </w:rPr>
      </w:pPr>
      <w:ins w:id="13555"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556" w:author="Unknown"/>
          <w:rFonts w:ascii="Segoe UI" w:eastAsia="Times New Roman" w:hAnsi="Segoe UI" w:cs="Segoe UI"/>
          <w:b/>
          <w:bCs/>
          <w:color w:val="000000"/>
          <w:sz w:val="24"/>
          <w:szCs w:val="24"/>
        </w:rPr>
      </w:pPr>
      <w:ins w:id="13557" w:author="Unknown">
        <w:r w:rsidRPr="0089304D">
          <w:rPr>
            <w:rFonts w:ascii="Segoe UI" w:eastAsia="Times New Roman" w:hAnsi="Segoe UI" w:cs="Segoe UI"/>
            <w:b/>
            <w:bCs/>
            <w:color w:val="000000"/>
            <w:sz w:val="24"/>
            <w:szCs w:val="24"/>
          </w:rPr>
          <w:t>Code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58" w:author="Unknown"/>
          <w:rFonts w:ascii="Consolas" w:eastAsia="Times New Roman" w:hAnsi="Consolas" w:cs="Consolas"/>
          <w:color w:val="F8F8F2"/>
          <w:sz w:val="27"/>
        </w:rPr>
      </w:pPr>
      <w:ins w:id="13559" w:author="Unknown">
        <w:r w:rsidRPr="0089304D">
          <w:rPr>
            <w:rFonts w:ascii="Consolas" w:eastAsia="Times New Roman" w:hAnsi="Consolas" w:cs="Consolas"/>
            <w:color w:val="F8F8F2"/>
            <w:sz w:val="27"/>
          </w:rPr>
          <w:t>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'This is my project 6 from JavaScript course'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1" w:author="Unknown"/>
          <w:rFonts w:ascii="Consolas" w:eastAsia="Times New Roman" w:hAnsi="Consolas" w:cs="Consolas"/>
          <w:color w:val="F8F8F2"/>
          <w:sz w:val="27"/>
        </w:rPr>
      </w:pPr>
      <w:ins w:id="13562" w:author="Unknown">
        <w:r w:rsidRPr="0089304D">
          <w:rPr>
            <w:rFonts w:ascii="Consolas" w:eastAsia="Times New Roman" w:hAnsi="Consolas" w:cs="Consolas"/>
            <w:color w:val="8292A2"/>
            <w:sz w:val="27"/>
          </w:rPr>
          <w:t>// Utility functions: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3" w:author="Unknown"/>
          <w:rFonts w:ascii="Consolas" w:eastAsia="Times New Roman" w:hAnsi="Consolas" w:cs="Consolas"/>
          <w:color w:val="F8F8F2"/>
          <w:sz w:val="27"/>
        </w:rPr>
      </w:pPr>
      <w:ins w:id="13564" w:author="Unknown">
        <w:r w:rsidRPr="0089304D">
          <w:rPr>
            <w:rFonts w:ascii="Consolas" w:eastAsia="Times New Roman" w:hAnsi="Consolas" w:cs="Consolas"/>
            <w:color w:val="8292A2"/>
            <w:sz w:val="27"/>
          </w:rPr>
          <w:t>// 1. Utility function to get DOM element from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5" w:author="Unknown"/>
          <w:rFonts w:ascii="Consolas" w:eastAsia="Times New Roman" w:hAnsi="Consolas" w:cs="Consolas"/>
          <w:color w:val="F8F8F2"/>
          <w:sz w:val="27"/>
        </w:rPr>
      </w:pPr>
      <w:ins w:id="13566" w:author="Unknown">
        <w:r w:rsidRPr="0089304D">
          <w:rPr>
            <w:rFonts w:ascii="Consolas" w:eastAsia="Times New Roman" w:hAnsi="Consolas" w:cs="Consolas"/>
            <w:color w:val="66D9EF"/>
            <w:sz w:val="27"/>
          </w:rPr>
          <w:t>function</w:t>
        </w:r>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getElementFromString</w:t>
        </w:r>
        <w:r w:rsidRPr="0089304D">
          <w:rPr>
            <w:rFonts w:ascii="Consolas" w:eastAsia="Times New Roman" w:hAnsi="Consolas" w:cs="Consolas"/>
            <w:color w:val="F8F8F2"/>
            <w:sz w:val="27"/>
          </w:rPr>
          <w:t>(string)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7" w:author="Unknown"/>
          <w:rFonts w:ascii="Consolas" w:eastAsia="Times New Roman" w:hAnsi="Consolas" w:cs="Consolas"/>
          <w:color w:val="F8F8F2"/>
          <w:sz w:val="27"/>
        </w:rPr>
      </w:pPr>
      <w:ins w:id="1356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div = document.</w:t>
        </w:r>
        <w:r w:rsidRPr="0089304D">
          <w:rPr>
            <w:rFonts w:ascii="Consolas" w:eastAsia="Times New Roman" w:hAnsi="Consolas" w:cs="Consolas"/>
            <w:color w:val="E6DB74"/>
            <w:sz w:val="27"/>
          </w:rPr>
          <w:t>createElement</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'div'</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69" w:author="Unknown"/>
          <w:rFonts w:ascii="Consolas" w:eastAsia="Times New Roman" w:hAnsi="Consolas" w:cs="Consolas"/>
          <w:color w:val="F8F8F2"/>
          <w:sz w:val="27"/>
        </w:rPr>
      </w:pPr>
      <w:ins w:id="13570" w:author="Unknown">
        <w:r w:rsidRPr="0089304D">
          <w:rPr>
            <w:rFonts w:ascii="Consolas" w:eastAsia="Times New Roman" w:hAnsi="Consolas" w:cs="Consolas"/>
            <w:color w:val="F8F8F2"/>
            <w:sz w:val="27"/>
          </w:rPr>
          <w:t xml:space="preserve">    div.innerHTML = 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1" w:author="Unknown"/>
          <w:rFonts w:ascii="Consolas" w:eastAsia="Times New Roman" w:hAnsi="Consolas" w:cs="Consolas"/>
          <w:color w:val="F8F8F2"/>
          <w:sz w:val="27"/>
        </w:rPr>
      </w:pPr>
      <w:ins w:id="1357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return</w:t>
        </w:r>
        <w:r w:rsidRPr="0089304D">
          <w:rPr>
            <w:rFonts w:ascii="Consolas" w:eastAsia="Times New Roman" w:hAnsi="Consolas" w:cs="Consolas"/>
            <w:color w:val="F8F8F2"/>
            <w:sz w:val="27"/>
          </w:rPr>
          <w:t xml:space="preserve"> div.firstElementChild;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3" w:author="Unknown"/>
          <w:rFonts w:ascii="Consolas" w:eastAsia="Times New Roman" w:hAnsi="Consolas" w:cs="Consolas"/>
          <w:color w:val="F8F8F2"/>
          <w:sz w:val="27"/>
        </w:rPr>
      </w:pPr>
      <w:ins w:id="13574"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5"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6" w:author="Unknown"/>
          <w:rFonts w:ascii="Consolas" w:eastAsia="Times New Roman" w:hAnsi="Consolas" w:cs="Consolas"/>
          <w:color w:val="F8F8F2"/>
          <w:sz w:val="27"/>
        </w:rPr>
      </w:pPr>
      <w:ins w:id="13577" w:author="Unknown">
        <w:r w:rsidRPr="0089304D">
          <w:rPr>
            <w:rFonts w:ascii="Consolas" w:eastAsia="Times New Roman" w:hAnsi="Consolas" w:cs="Consolas"/>
            <w:color w:val="8292A2"/>
            <w:sz w:val="27"/>
          </w:rPr>
          <w:t>// Initialize no of 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78" w:author="Unknown"/>
          <w:rFonts w:ascii="Consolas" w:eastAsia="Times New Roman" w:hAnsi="Consolas" w:cs="Consolas"/>
          <w:color w:val="F8F8F2"/>
          <w:sz w:val="27"/>
        </w:rPr>
      </w:pPr>
      <w:ins w:id="13579"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addedParamCount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1" w:author="Unknown"/>
          <w:rFonts w:ascii="Consolas" w:eastAsia="Times New Roman" w:hAnsi="Consolas" w:cs="Consolas"/>
          <w:color w:val="F8F8F2"/>
          <w:sz w:val="27"/>
        </w:rPr>
      </w:pPr>
      <w:ins w:id="13582" w:author="Unknown">
        <w:r w:rsidRPr="0089304D">
          <w:rPr>
            <w:rFonts w:ascii="Consolas" w:eastAsia="Times New Roman" w:hAnsi="Consolas" w:cs="Consolas"/>
            <w:color w:val="8292A2"/>
            <w:sz w:val="27"/>
          </w:rPr>
          <w:t>// Hide the parameters box initially</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3" w:author="Unknown"/>
          <w:rFonts w:ascii="Consolas" w:eastAsia="Times New Roman" w:hAnsi="Consolas" w:cs="Consolas"/>
          <w:color w:val="F8F8F2"/>
          <w:sz w:val="27"/>
        </w:rPr>
      </w:pPr>
      <w:ins w:id="1358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parametersBox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'parametersBox'</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5" w:author="Unknown"/>
          <w:rFonts w:ascii="Consolas" w:eastAsia="Times New Roman" w:hAnsi="Consolas" w:cs="Consolas"/>
          <w:color w:val="F8F8F2"/>
          <w:sz w:val="27"/>
        </w:rPr>
      </w:pPr>
      <w:ins w:id="13586" w:author="Unknown">
        <w:r w:rsidRPr="0089304D">
          <w:rPr>
            <w:rFonts w:ascii="Consolas" w:eastAsia="Times New Roman" w:hAnsi="Consolas" w:cs="Consolas"/>
            <w:color w:val="F8F8F2"/>
            <w:sz w:val="27"/>
          </w:rPr>
          <w:t xml:space="preserve">parametersBox.style.display = </w:t>
        </w:r>
        <w:r w:rsidRPr="0089304D">
          <w:rPr>
            <w:rFonts w:ascii="Consolas" w:eastAsia="Times New Roman" w:hAnsi="Consolas" w:cs="Consolas"/>
            <w:color w:val="A6E22E"/>
            <w:sz w:val="27"/>
          </w:rPr>
          <w:t>'none'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88" w:author="Unknown"/>
          <w:rFonts w:ascii="Consolas" w:eastAsia="Times New Roman" w:hAnsi="Consolas" w:cs="Consolas"/>
          <w:color w:val="F8F8F2"/>
          <w:sz w:val="27"/>
        </w:rPr>
      </w:pPr>
      <w:ins w:id="13589" w:author="Unknown">
        <w:r w:rsidRPr="0089304D">
          <w:rPr>
            <w:rFonts w:ascii="Consolas" w:eastAsia="Times New Roman" w:hAnsi="Consolas" w:cs="Consolas"/>
            <w:color w:val="8292A2"/>
            <w:sz w:val="27"/>
          </w:rPr>
          <w:t>// If the user clicks on params box, hide the json box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0" w:author="Unknown"/>
          <w:rFonts w:ascii="Consolas" w:eastAsia="Times New Roman" w:hAnsi="Consolas" w:cs="Consolas"/>
          <w:color w:val="F8F8F2"/>
          <w:sz w:val="27"/>
        </w:rPr>
      </w:pPr>
      <w:ins w:id="1359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paramsRadio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'paramsRadio'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2" w:author="Unknown"/>
          <w:rFonts w:ascii="Consolas" w:eastAsia="Times New Roman" w:hAnsi="Consolas" w:cs="Consolas"/>
          <w:color w:val="F8F8F2"/>
          <w:sz w:val="27"/>
        </w:rPr>
      </w:pPr>
      <w:ins w:id="13593" w:author="Unknown">
        <w:r w:rsidRPr="0089304D">
          <w:rPr>
            <w:rFonts w:ascii="Consolas" w:eastAsia="Times New Roman" w:hAnsi="Consolas" w:cs="Consolas"/>
            <w:color w:val="F8F8F2"/>
            <w:sz w:val="27"/>
          </w:rPr>
          <w:t>paramsRadio.</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4" w:author="Unknown"/>
          <w:rFonts w:ascii="Consolas" w:eastAsia="Times New Roman" w:hAnsi="Consolas" w:cs="Consolas"/>
          <w:color w:val="F8F8F2"/>
          <w:sz w:val="27"/>
        </w:rPr>
      </w:pPr>
      <w:ins w:id="13595"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'requestJsonBox'</w:t>
        </w:r>
        <w:r w:rsidRPr="0089304D">
          <w:rPr>
            <w:rFonts w:ascii="Consolas" w:eastAsia="Times New Roman" w:hAnsi="Consolas" w:cs="Consolas"/>
            <w:color w:val="F8F8F2"/>
            <w:sz w:val="27"/>
          </w:rPr>
          <w:t xml:space="preserve">).style.display = </w:t>
        </w:r>
        <w:r w:rsidRPr="0089304D">
          <w:rPr>
            <w:rFonts w:ascii="Consolas" w:eastAsia="Times New Roman" w:hAnsi="Consolas" w:cs="Consolas"/>
            <w:color w:val="A6E22E"/>
            <w:sz w:val="27"/>
          </w:rPr>
          <w:t>'none'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6" w:author="Unknown"/>
          <w:rFonts w:ascii="Consolas" w:eastAsia="Times New Roman" w:hAnsi="Consolas" w:cs="Consolas"/>
          <w:color w:val="F8F8F2"/>
          <w:sz w:val="27"/>
        </w:rPr>
      </w:pPr>
      <w:ins w:id="13597"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'parametersBox'</w:t>
        </w:r>
        <w:r w:rsidRPr="0089304D">
          <w:rPr>
            <w:rFonts w:ascii="Consolas" w:eastAsia="Times New Roman" w:hAnsi="Consolas" w:cs="Consolas"/>
            <w:color w:val="F8F8F2"/>
            <w:sz w:val="27"/>
          </w:rPr>
          <w:t xml:space="preserve">).style.display = </w:t>
        </w:r>
        <w:r w:rsidRPr="0089304D">
          <w:rPr>
            <w:rFonts w:ascii="Consolas" w:eastAsia="Times New Roman" w:hAnsi="Consolas" w:cs="Consolas"/>
            <w:color w:val="A6E22E"/>
            <w:sz w:val="27"/>
          </w:rPr>
          <w:t>'block'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598" w:author="Unknown"/>
          <w:rFonts w:ascii="Consolas" w:eastAsia="Times New Roman" w:hAnsi="Consolas" w:cs="Consolas"/>
          <w:color w:val="F8F8F2"/>
          <w:sz w:val="27"/>
        </w:rPr>
      </w:pPr>
      <w:ins w:id="13599"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1" w:author="Unknown"/>
          <w:rFonts w:ascii="Consolas" w:eastAsia="Times New Roman" w:hAnsi="Consolas" w:cs="Consolas"/>
          <w:color w:val="F8F8F2"/>
          <w:sz w:val="27"/>
        </w:rPr>
      </w:pPr>
      <w:ins w:id="13602" w:author="Unknown">
        <w:r w:rsidRPr="0089304D">
          <w:rPr>
            <w:rFonts w:ascii="Consolas" w:eastAsia="Times New Roman" w:hAnsi="Consolas" w:cs="Consolas"/>
            <w:color w:val="8292A2"/>
            <w:sz w:val="27"/>
          </w:rPr>
          <w:t>// If the user clicks on json box, hide the params box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3" w:author="Unknown"/>
          <w:rFonts w:ascii="Consolas" w:eastAsia="Times New Roman" w:hAnsi="Consolas" w:cs="Consolas"/>
          <w:color w:val="F8F8F2"/>
          <w:sz w:val="27"/>
        </w:rPr>
      </w:pPr>
      <w:ins w:id="13604"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jsonRadio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'jsonRadio'</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5" w:author="Unknown"/>
          <w:rFonts w:ascii="Consolas" w:eastAsia="Times New Roman" w:hAnsi="Consolas" w:cs="Consolas"/>
          <w:color w:val="F8F8F2"/>
          <w:sz w:val="27"/>
        </w:rPr>
      </w:pPr>
      <w:ins w:id="13606" w:author="Unknown">
        <w:r w:rsidRPr="0089304D">
          <w:rPr>
            <w:rFonts w:ascii="Consolas" w:eastAsia="Times New Roman" w:hAnsi="Consolas" w:cs="Consolas"/>
            <w:color w:val="F8F8F2"/>
            <w:sz w:val="27"/>
          </w:rPr>
          <w:t>jsonRadio.</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7" w:author="Unknown"/>
          <w:rFonts w:ascii="Consolas" w:eastAsia="Times New Roman" w:hAnsi="Consolas" w:cs="Consolas"/>
          <w:color w:val="F8F8F2"/>
          <w:sz w:val="27"/>
        </w:rPr>
      </w:pPr>
      <w:ins w:id="13608" w:author="Unknown">
        <w:r w:rsidRPr="0089304D">
          <w:rPr>
            <w:rFonts w:ascii="Consolas" w:eastAsia="Times New Roman" w:hAnsi="Consolas" w:cs="Consolas"/>
            <w:color w:val="F8F8F2"/>
            <w:sz w:val="27"/>
          </w:rPr>
          <w:lastRenderedPageBreak/>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'requestJsonBox'</w:t>
        </w:r>
        <w:r w:rsidRPr="0089304D">
          <w:rPr>
            <w:rFonts w:ascii="Consolas" w:eastAsia="Times New Roman" w:hAnsi="Consolas" w:cs="Consolas"/>
            <w:color w:val="F8F8F2"/>
            <w:sz w:val="27"/>
          </w:rPr>
          <w:t xml:space="preserve">).style.display = </w:t>
        </w:r>
        <w:r w:rsidRPr="0089304D">
          <w:rPr>
            <w:rFonts w:ascii="Consolas" w:eastAsia="Times New Roman" w:hAnsi="Consolas" w:cs="Consolas"/>
            <w:color w:val="A6E22E"/>
            <w:sz w:val="27"/>
          </w:rPr>
          <w:t>'block'</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09" w:author="Unknown"/>
          <w:rFonts w:ascii="Consolas" w:eastAsia="Times New Roman" w:hAnsi="Consolas" w:cs="Consolas"/>
          <w:color w:val="F8F8F2"/>
          <w:sz w:val="27"/>
        </w:rPr>
      </w:pPr>
      <w:ins w:id="13610"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'parametersBox'</w:t>
        </w:r>
        <w:r w:rsidRPr="0089304D">
          <w:rPr>
            <w:rFonts w:ascii="Consolas" w:eastAsia="Times New Roman" w:hAnsi="Consolas" w:cs="Consolas"/>
            <w:color w:val="F8F8F2"/>
            <w:sz w:val="27"/>
          </w:rPr>
          <w:t xml:space="preserve">).style.display = </w:t>
        </w:r>
        <w:r w:rsidRPr="0089304D">
          <w:rPr>
            <w:rFonts w:ascii="Consolas" w:eastAsia="Times New Roman" w:hAnsi="Consolas" w:cs="Consolas"/>
            <w:color w:val="A6E22E"/>
            <w:sz w:val="27"/>
          </w:rPr>
          <w:t>'none'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11" w:author="Unknown"/>
          <w:rFonts w:ascii="Consolas" w:eastAsia="Times New Roman" w:hAnsi="Consolas" w:cs="Consolas"/>
          <w:color w:val="F8F8F2"/>
          <w:sz w:val="27"/>
        </w:rPr>
      </w:pPr>
      <w:ins w:id="1361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1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14" w:author="Unknown"/>
          <w:rFonts w:ascii="Consolas" w:eastAsia="Times New Roman" w:hAnsi="Consolas" w:cs="Consolas"/>
          <w:color w:val="F8F8F2"/>
          <w:sz w:val="27"/>
        </w:rPr>
      </w:pPr>
      <w:ins w:id="13615" w:author="Unknown">
        <w:r w:rsidRPr="0089304D">
          <w:rPr>
            <w:rFonts w:ascii="Consolas" w:eastAsia="Times New Roman" w:hAnsi="Consolas" w:cs="Consolas"/>
            <w:color w:val="8292A2"/>
            <w:sz w:val="27"/>
          </w:rPr>
          <w:t>// If the user clicks on + button, add more parameters</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16" w:author="Unknown"/>
          <w:rFonts w:ascii="Consolas" w:eastAsia="Times New Roman" w:hAnsi="Consolas" w:cs="Consolas"/>
          <w:color w:val="F8F8F2"/>
          <w:sz w:val="27"/>
        </w:rPr>
      </w:pPr>
      <w:ins w:id="1361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addParam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'addParam'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18" w:author="Unknown"/>
          <w:rFonts w:ascii="Consolas" w:eastAsia="Times New Roman" w:hAnsi="Consolas" w:cs="Consolas"/>
          <w:color w:val="F8F8F2"/>
          <w:sz w:val="27"/>
        </w:rPr>
      </w:pPr>
      <w:ins w:id="13619" w:author="Unknown">
        <w:r w:rsidRPr="0089304D">
          <w:rPr>
            <w:rFonts w:ascii="Consolas" w:eastAsia="Times New Roman" w:hAnsi="Consolas" w:cs="Consolas"/>
            <w:color w:val="F8F8F2"/>
            <w:sz w:val="27"/>
          </w:rPr>
          <w:t>addParam.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20" w:author="Unknown"/>
          <w:rFonts w:ascii="Consolas" w:eastAsia="Times New Roman" w:hAnsi="Consolas" w:cs="Consolas"/>
          <w:color w:val="F8F8F2"/>
          <w:sz w:val="27"/>
        </w:rPr>
      </w:pPr>
      <w:ins w:id="1362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params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'params'</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22" w:author="Unknown"/>
          <w:rFonts w:ascii="Consolas" w:eastAsia="Times New Roman" w:hAnsi="Consolas" w:cs="Consolas"/>
          <w:color w:val="A6E22E"/>
          <w:sz w:val="27"/>
        </w:rPr>
      </w:pPr>
      <w:ins w:id="1362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string = </w:t>
        </w:r>
        <w:r w:rsidRPr="0089304D">
          <w:rPr>
            <w:rFonts w:ascii="Consolas" w:eastAsia="Times New Roman" w:hAnsi="Consolas" w:cs="Consolas"/>
            <w:color w:val="A6E22E"/>
            <w:sz w:val="27"/>
          </w:rPr>
          <w:t>`&lt;div class="form-row my-2"&gt;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24" w:author="Unknown"/>
          <w:rFonts w:ascii="Consolas" w:eastAsia="Times New Roman" w:hAnsi="Consolas" w:cs="Consolas"/>
          <w:color w:val="A6E22E"/>
          <w:sz w:val="27"/>
        </w:rPr>
      </w:pPr>
      <w:ins w:id="13625" w:author="Unknown">
        <w:r w:rsidRPr="0089304D">
          <w:rPr>
            <w:rFonts w:ascii="Consolas" w:eastAsia="Times New Roman" w:hAnsi="Consolas" w:cs="Consolas"/>
            <w:color w:val="A6E22E"/>
            <w:sz w:val="27"/>
          </w:rPr>
          <w:t xml:space="preserve">                    &lt;label for="url" class="col-sm-2 col-form-label"&gt;Parameter </w:t>
        </w:r>
        <w:r w:rsidRPr="0089304D">
          <w:rPr>
            <w:rFonts w:ascii="Consolas" w:eastAsia="Times New Roman" w:hAnsi="Consolas" w:cs="Consolas"/>
            <w:color w:val="F8F8F2"/>
            <w:sz w:val="27"/>
          </w:rPr>
          <w:t xml:space="preserve">${addedParamCount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&lt;/label&gt;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26" w:author="Unknown"/>
          <w:rFonts w:ascii="Consolas" w:eastAsia="Times New Roman" w:hAnsi="Consolas" w:cs="Consolas"/>
          <w:color w:val="A6E22E"/>
          <w:sz w:val="27"/>
        </w:rPr>
      </w:pPr>
      <w:ins w:id="13627" w:author="Unknown">
        <w:r w:rsidRPr="0089304D">
          <w:rPr>
            <w:rFonts w:ascii="Consolas" w:eastAsia="Times New Roman" w:hAnsi="Consolas" w:cs="Consolas"/>
            <w:color w:val="A6E22E"/>
            <w:sz w:val="27"/>
          </w:rPr>
          <w:t xml:space="preserve">                    &lt;div class="col-md-4"&gt;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28" w:author="Unknown"/>
          <w:rFonts w:ascii="Consolas" w:eastAsia="Times New Roman" w:hAnsi="Consolas" w:cs="Consolas"/>
          <w:color w:val="A6E22E"/>
          <w:sz w:val="27"/>
        </w:rPr>
      </w:pPr>
      <w:ins w:id="13629" w:author="Unknown">
        <w:r w:rsidRPr="0089304D">
          <w:rPr>
            <w:rFonts w:ascii="Consolas" w:eastAsia="Times New Roman" w:hAnsi="Consolas" w:cs="Consolas"/>
            <w:color w:val="A6E22E"/>
            <w:sz w:val="27"/>
          </w:rPr>
          <w:t xml:space="preserve">                        &lt;input type="text" class="form-control" id="parameterKey</w:t>
        </w:r>
        <w:r w:rsidRPr="0089304D">
          <w:rPr>
            <w:rFonts w:ascii="Consolas" w:eastAsia="Times New Roman" w:hAnsi="Consolas" w:cs="Consolas"/>
            <w:color w:val="F8F8F2"/>
            <w:sz w:val="27"/>
          </w:rPr>
          <w:t xml:space="preserve">${addedParamCount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 placeholder="Enter Parameter </w:t>
        </w:r>
        <w:r w:rsidRPr="0089304D">
          <w:rPr>
            <w:rFonts w:ascii="Consolas" w:eastAsia="Times New Roman" w:hAnsi="Consolas" w:cs="Consolas"/>
            <w:color w:val="F8F8F2"/>
            <w:sz w:val="27"/>
          </w:rPr>
          <w:t xml:space="preserve">${addedParamCount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 Key"&gt;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30" w:author="Unknown"/>
          <w:rFonts w:ascii="Consolas" w:eastAsia="Times New Roman" w:hAnsi="Consolas" w:cs="Consolas"/>
          <w:color w:val="A6E22E"/>
          <w:sz w:val="27"/>
        </w:rPr>
      </w:pPr>
      <w:ins w:id="13631"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32" w:author="Unknown"/>
          <w:rFonts w:ascii="Consolas" w:eastAsia="Times New Roman" w:hAnsi="Consolas" w:cs="Consolas"/>
          <w:color w:val="A6E22E"/>
          <w:sz w:val="27"/>
        </w:rPr>
      </w:pPr>
      <w:ins w:id="13633" w:author="Unknown">
        <w:r w:rsidRPr="0089304D">
          <w:rPr>
            <w:rFonts w:ascii="Consolas" w:eastAsia="Times New Roman" w:hAnsi="Consolas" w:cs="Consolas"/>
            <w:color w:val="A6E22E"/>
            <w:sz w:val="27"/>
          </w:rPr>
          <w:t xml:space="preserve">                    &lt;div class="col-md-4"&gt;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34" w:author="Unknown"/>
          <w:rFonts w:ascii="Consolas" w:eastAsia="Times New Roman" w:hAnsi="Consolas" w:cs="Consolas"/>
          <w:color w:val="A6E22E"/>
          <w:sz w:val="27"/>
        </w:rPr>
      </w:pPr>
      <w:ins w:id="13635" w:author="Unknown">
        <w:r w:rsidRPr="0089304D">
          <w:rPr>
            <w:rFonts w:ascii="Consolas" w:eastAsia="Times New Roman" w:hAnsi="Consolas" w:cs="Consolas"/>
            <w:color w:val="A6E22E"/>
            <w:sz w:val="27"/>
          </w:rPr>
          <w:t xml:space="preserve">                        &lt;input type="text" class="form-control" id="parameterValue</w:t>
        </w:r>
        <w:r w:rsidRPr="0089304D">
          <w:rPr>
            <w:rFonts w:ascii="Consolas" w:eastAsia="Times New Roman" w:hAnsi="Consolas" w:cs="Consolas"/>
            <w:color w:val="F8F8F2"/>
            <w:sz w:val="27"/>
          </w:rPr>
          <w:t xml:space="preserve">${addedParamCount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 placeholder="Enter Parameter </w:t>
        </w:r>
        <w:r w:rsidRPr="0089304D">
          <w:rPr>
            <w:rFonts w:ascii="Consolas" w:eastAsia="Times New Roman" w:hAnsi="Consolas" w:cs="Consolas"/>
            <w:color w:val="F8F8F2"/>
            <w:sz w:val="27"/>
          </w:rPr>
          <w:t xml:space="preserve">${addedParamCount + </w:t>
        </w:r>
        <w:r w:rsidRPr="0089304D">
          <w:rPr>
            <w:rFonts w:ascii="Consolas" w:eastAsia="Times New Roman" w:hAnsi="Consolas" w:cs="Consolas"/>
            <w:color w:val="AE81FF"/>
            <w:sz w:val="27"/>
          </w:rPr>
          <w:t>2</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 xml:space="preserve"> Value"&gt;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36" w:author="Unknown"/>
          <w:rFonts w:ascii="Consolas" w:eastAsia="Times New Roman" w:hAnsi="Consolas" w:cs="Consolas"/>
          <w:color w:val="A6E22E"/>
          <w:sz w:val="27"/>
        </w:rPr>
      </w:pPr>
      <w:ins w:id="13637" w:author="Unknown">
        <w:r w:rsidRPr="0089304D">
          <w:rPr>
            <w:rFonts w:ascii="Consolas" w:eastAsia="Times New Roman" w:hAnsi="Consolas" w:cs="Consolas"/>
            <w:color w:val="A6E22E"/>
            <w:sz w:val="27"/>
          </w:rPr>
          <w:t xml:space="preserve">                    &lt;/div&gt;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38" w:author="Unknown"/>
          <w:rFonts w:ascii="Consolas" w:eastAsia="Times New Roman" w:hAnsi="Consolas" w:cs="Consolas"/>
          <w:color w:val="A6E22E"/>
          <w:sz w:val="27"/>
        </w:rPr>
      </w:pPr>
      <w:ins w:id="13639" w:author="Unknown">
        <w:r w:rsidRPr="0089304D">
          <w:rPr>
            <w:rFonts w:ascii="Consolas" w:eastAsia="Times New Roman" w:hAnsi="Consolas" w:cs="Consolas"/>
            <w:color w:val="A6E22E"/>
            <w:sz w:val="27"/>
          </w:rPr>
          <w:t xml:space="preserve">                    &lt;button class="btn btn-primary deleteParam"&gt; - &lt;/button&gt;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40" w:author="Unknown"/>
          <w:rFonts w:ascii="Consolas" w:eastAsia="Times New Roman" w:hAnsi="Consolas" w:cs="Consolas"/>
          <w:color w:val="F8F8F2"/>
          <w:sz w:val="27"/>
        </w:rPr>
      </w:pPr>
      <w:ins w:id="13641" w:author="Unknown">
        <w:r w:rsidRPr="0089304D">
          <w:rPr>
            <w:rFonts w:ascii="Consolas" w:eastAsia="Times New Roman" w:hAnsi="Consolas" w:cs="Consolas"/>
            <w:color w:val="A6E22E"/>
            <w:sz w:val="27"/>
          </w:rPr>
          <w:t xml:space="preserve">                    &lt;/div&gt;`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42" w:author="Unknown"/>
          <w:rFonts w:ascii="Consolas" w:eastAsia="Times New Roman" w:hAnsi="Consolas" w:cs="Consolas"/>
          <w:color w:val="F8F8F2"/>
          <w:sz w:val="27"/>
        </w:rPr>
      </w:pPr>
      <w:ins w:id="1364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Convert the element string to DOM node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44" w:author="Unknown"/>
          <w:rFonts w:ascii="Consolas" w:eastAsia="Times New Roman" w:hAnsi="Consolas" w:cs="Consolas"/>
          <w:color w:val="F8F8F2"/>
          <w:sz w:val="27"/>
        </w:rPr>
      </w:pPr>
      <w:ins w:id="136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paramElement = </w:t>
        </w:r>
        <w:r w:rsidRPr="0089304D">
          <w:rPr>
            <w:rFonts w:ascii="Consolas" w:eastAsia="Times New Roman" w:hAnsi="Consolas" w:cs="Consolas"/>
            <w:color w:val="E6DB74"/>
            <w:sz w:val="27"/>
          </w:rPr>
          <w:t>getElementFromString</w:t>
        </w:r>
        <w:r w:rsidRPr="0089304D">
          <w:rPr>
            <w:rFonts w:ascii="Consolas" w:eastAsia="Times New Roman" w:hAnsi="Consolas" w:cs="Consolas"/>
            <w:color w:val="F8F8F2"/>
            <w:sz w:val="27"/>
          </w:rPr>
          <w:t>(string);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46" w:author="Unknown"/>
          <w:rFonts w:ascii="Consolas" w:eastAsia="Times New Roman" w:hAnsi="Consolas" w:cs="Consolas"/>
          <w:color w:val="F8F8F2"/>
          <w:sz w:val="27"/>
        </w:rPr>
      </w:pPr>
      <w:ins w:id="13647" w:author="Unknown">
        <w:r w:rsidRPr="0089304D">
          <w:rPr>
            <w:rFonts w:ascii="Consolas" w:eastAsia="Times New Roman" w:hAnsi="Consolas" w:cs="Consolas"/>
            <w:color w:val="F8F8F2"/>
            <w:sz w:val="27"/>
          </w:rPr>
          <w:t xml:space="preserve">    params.</w:t>
        </w:r>
        <w:r w:rsidRPr="0089304D">
          <w:rPr>
            <w:rFonts w:ascii="Consolas" w:eastAsia="Times New Roman" w:hAnsi="Consolas" w:cs="Consolas"/>
            <w:color w:val="E6DB74"/>
            <w:sz w:val="27"/>
          </w:rPr>
          <w:t>appendChild</w:t>
        </w:r>
        <w:r w:rsidRPr="0089304D">
          <w:rPr>
            <w:rFonts w:ascii="Consolas" w:eastAsia="Times New Roman" w:hAnsi="Consolas" w:cs="Consolas"/>
            <w:color w:val="F8F8F2"/>
            <w:sz w:val="27"/>
          </w:rPr>
          <w:t>(paramElement);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48" w:author="Unknown"/>
          <w:rFonts w:ascii="Consolas" w:eastAsia="Times New Roman" w:hAnsi="Consolas" w:cs="Consolas"/>
          <w:color w:val="F8F8F2"/>
          <w:sz w:val="27"/>
        </w:rPr>
      </w:pPr>
      <w:ins w:id="1364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Add an event listener to remove the parameter on clicking - button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50" w:author="Unknown"/>
          <w:rFonts w:ascii="Consolas" w:eastAsia="Times New Roman" w:hAnsi="Consolas" w:cs="Consolas"/>
          <w:color w:val="F8F8F2"/>
          <w:sz w:val="27"/>
        </w:rPr>
      </w:pPr>
      <w:ins w:id="13651"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deleteParam = document.</w:t>
        </w:r>
        <w:r w:rsidRPr="0089304D">
          <w:rPr>
            <w:rFonts w:ascii="Consolas" w:eastAsia="Times New Roman" w:hAnsi="Consolas" w:cs="Consolas"/>
            <w:color w:val="E6DB74"/>
            <w:sz w:val="27"/>
          </w:rPr>
          <w:t>getElementsByClassName</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'deleteParam'</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52" w:author="Unknown"/>
          <w:rFonts w:ascii="Consolas" w:eastAsia="Times New Roman" w:hAnsi="Consolas" w:cs="Consolas"/>
          <w:color w:val="F8F8F2"/>
          <w:sz w:val="27"/>
        </w:rPr>
      </w:pPr>
      <w:ins w:id="1365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(item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deleteParam)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54" w:author="Unknown"/>
          <w:rFonts w:ascii="Consolas" w:eastAsia="Times New Roman" w:hAnsi="Consolas" w:cs="Consolas"/>
          <w:color w:val="F8F8F2"/>
          <w:sz w:val="27"/>
        </w:rPr>
      </w:pPr>
      <w:ins w:id="13655" w:author="Unknown">
        <w:r w:rsidRPr="0089304D">
          <w:rPr>
            <w:rFonts w:ascii="Consolas" w:eastAsia="Times New Roman" w:hAnsi="Consolas" w:cs="Consolas"/>
            <w:color w:val="F8F8F2"/>
            <w:sz w:val="27"/>
          </w:rPr>
          <w:t xml:space="preserve">        item.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56" w:author="Unknown"/>
          <w:rFonts w:ascii="Consolas" w:eastAsia="Times New Roman" w:hAnsi="Consolas" w:cs="Consolas"/>
          <w:color w:val="F8F8F2"/>
          <w:sz w:val="27"/>
        </w:rPr>
      </w:pPr>
      <w:ins w:id="1365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TODO: add a confirmation box to confirm parameter deletion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58" w:author="Unknown"/>
          <w:rFonts w:ascii="Consolas" w:eastAsia="Times New Roman" w:hAnsi="Consolas" w:cs="Consolas"/>
          <w:color w:val="F8F8F2"/>
          <w:sz w:val="27"/>
        </w:rPr>
      </w:pPr>
      <w:ins w:id="13659" w:author="Unknown">
        <w:r w:rsidRPr="0089304D">
          <w:rPr>
            <w:rFonts w:ascii="Consolas" w:eastAsia="Times New Roman" w:hAnsi="Consolas" w:cs="Consolas"/>
            <w:color w:val="F8F8F2"/>
            <w:sz w:val="27"/>
          </w:rPr>
          <w:t xml:space="preserve">            e.target.parentElement.</w:t>
        </w:r>
        <w:r w:rsidRPr="0089304D">
          <w:rPr>
            <w:rFonts w:ascii="Consolas" w:eastAsia="Times New Roman" w:hAnsi="Consolas" w:cs="Consolas"/>
            <w:color w:val="E6DB74"/>
            <w:sz w:val="27"/>
          </w:rPr>
          <w:t>remove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0" w:author="Unknown"/>
          <w:rFonts w:ascii="Consolas" w:eastAsia="Times New Roman" w:hAnsi="Consolas" w:cs="Consolas"/>
          <w:color w:val="F8F8F2"/>
          <w:sz w:val="27"/>
        </w:rPr>
      </w:pPr>
      <w:ins w:id="1366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2" w:author="Unknown"/>
          <w:rFonts w:ascii="Consolas" w:eastAsia="Times New Roman" w:hAnsi="Consolas" w:cs="Consolas"/>
          <w:color w:val="F8F8F2"/>
          <w:sz w:val="27"/>
        </w:rPr>
      </w:pPr>
      <w:ins w:id="1366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4" w:author="Unknown"/>
          <w:rFonts w:ascii="Consolas" w:eastAsia="Times New Roman" w:hAnsi="Consolas" w:cs="Consolas"/>
          <w:color w:val="F8F8F2"/>
          <w:sz w:val="27"/>
        </w:rPr>
      </w:pPr>
      <w:ins w:id="13665" w:author="Unknown">
        <w:r w:rsidRPr="0089304D">
          <w:rPr>
            <w:rFonts w:ascii="Consolas" w:eastAsia="Times New Roman" w:hAnsi="Consolas" w:cs="Consolas"/>
            <w:color w:val="F8F8F2"/>
            <w:sz w:val="27"/>
          </w:rPr>
          <w:t xml:space="preserve">    addedParamCount++;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6" w:author="Unknown"/>
          <w:rFonts w:ascii="Consolas" w:eastAsia="Times New Roman" w:hAnsi="Consolas" w:cs="Consolas"/>
          <w:color w:val="F8F8F2"/>
          <w:sz w:val="27"/>
        </w:rPr>
      </w:pPr>
      <w:ins w:id="13667"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69" w:author="Unknown"/>
          <w:rFonts w:ascii="Consolas" w:eastAsia="Times New Roman" w:hAnsi="Consolas" w:cs="Consolas"/>
          <w:color w:val="F8F8F2"/>
          <w:sz w:val="27"/>
        </w:rPr>
      </w:pPr>
      <w:ins w:id="13670" w:author="Unknown">
        <w:r w:rsidRPr="0089304D">
          <w:rPr>
            <w:rFonts w:ascii="Consolas" w:eastAsia="Times New Roman" w:hAnsi="Consolas" w:cs="Consolas"/>
            <w:color w:val="8292A2"/>
            <w:sz w:val="27"/>
          </w:rPr>
          <w:t>// If the user clicks on submit button</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71" w:author="Unknown"/>
          <w:rFonts w:ascii="Consolas" w:eastAsia="Times New Roman" w:hAnsi="Consolas" w:cs="Consolas"/>
          <w:color w:val="F8F8F2"/>
          <w:sz w:val="27"/>
        </w:rPr>
      </w:pPr>
      <w:ins w:id="13672"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submit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'submit'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73" w:author="Unknown"/>
          <w:rFonts w:ascii="Consolas" w:eastAsia="Times New Roman" w:hAnsi="Consolas" w:cs="Consolas"/>
          <w:color w:val="F8F8F2"/>
          <w:sz w:val="27"/>
        </w:rPr>
      </w:pPr>
      <w:ins w:id="13674" w:author="Unknown">
        <w:r w:rsidRPr="0089304D">
          <w:rPr>
            <w:rFonts w:ascii="Consolas" w:eastAsia="Times New Roman" w:hAnsi="Consolas" w:cs="Consolas"/>
            <w:color w:val="F8F8F2"/>
            <w:sz w:val="27"/>
          </w:rPr>
          <w:t>submit.</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75" w:author="Unknown"/>
          <w:rFonts w:ascii="Consolas" w:eastAsia="Times New Roman" w:hAnsi="Consolas" w:cs="Consolas"/>
          <w:color w:val="F8F8F2"/>
          <w:sz w:val="27"/>
        </w:rPr>
      </w:pPr>
      <w:ins w:id="136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Show please wait in the response box to request patience from the user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77" w:author="Unknown"/>
          <w:rFonts w:ascii="Consolas" w:eastAsia="Times New Roman" w:hAnsi="Consolas" w:cs="Consolas"/>
          <w:color w:val="F8F8F2"/>
          <w:sz w:val="27"/>
        </w:rPr>
      </w:pPr>
      <w:ins w:id="1367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document.getElementById('responseJsonText').value = "Please wait.. Fetching response...";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79" w:author="Unknown"/>
          <w:rFonts w:ascii="Consolas" w:eastAsia="Times New Roman" w:hAnsi="Consolas" w:cs="Consolas"/>
          <w:color w:val="F8F8F2"/>
          <w:sz w:val="27"/>
        </w:rPr>
      </w:pPr>
      <w:ins w:id="13680"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'responsePrism'</w:t>
        </w:r>
        <w:r w:rsidRPr="0089304D">
          <w:rPr>
            <w:rFonts w:ascii="Consolas" w:eastAsia="Times New Roman" w:hAnsi="Consolas" w:cs="Consolas"/>
            <w:color w:val="F8F8F2"/>
            <w:sz w:val="27"/>
          </w:rPr>
          <w:t xml:space="preserve">).innerHTML = </w:t>
        </w:r>
        <w:r w:rsidRPr="0089304D">
          <w:rPr>
            <w:rFonts w:ascii="Consolas" w:eastAsia="Times New Roman" w:hAnsi="Consolas" w:cs="Consolas"/>
            <w:color w:val="A6E22E"/>
            <w:sz w:val="27"/>
          </w:rPr>
          <w:t>"Please wait.. Fetching response..."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8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82" w:author="Unknown"/>
          <w:rFonts w:ascii="Consolas" w:eastAsia="Times New Roman" w:hAnsi="Consolas" w:cs="Consolas"/>
          <w:color w:val="F8F8F2"/>
          <w:sz w:val="27"/>
        </w:rPr>
      </w:pPr>
      <w:ins w:id="1368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Fetch all the values user has entered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84" w:author="Unknown"/>
          <w:rFonts w:ascii="Consolas" w:eastAsia="Times New Roman" w:hAnsi="Consolas" w:cs="Consolas"/>
          <w:color w:val="F8F8F2"/>
          <w:sz w:val="27"/>
        </w:rPr>
      </w:pPr>
      <w:ins w:id="1368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url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"url"</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86" w:author="Unknown"/>
          <w:rFonts w:ascii="Consolas" w:eastAsia="Times New Roman" w:hAnsi="Consolas" w:cs="Consolas"/>
          <w:color w:val="F8F8F2"/>
          <w:sz w:val="27"/>
        </w:rPr>
      </w:pPr>
      <w:ins w:id="1368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requestType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"input[name='requestType']:checked"</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88" w:author="Unknown"/>
          <w:rFonts w:ascii="Consolas" w:eastAsia="Times New Roman" w:hAnsi="Consolas" w:cs="Consolas"/>
          <w:color w:val="F8F8F2"/>
          <w:sz w:val="27"/>
        </w:rPr>
      </w:pPr>
      <w:ins w:id="1368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contentType = document.</w:t>
        </w:r>
        <w:r w:rsidRPr="0089304D">
          <w:rPr>
            <w:rFonts w:ascii="Consolas" w:eastAsia="Times New Roman" w:hAnsi="Consolas" w:cs="Consolas"/>
            <w:color w:val="E6DB74"/>
            <w:sz w:val="27"/>
          </w:rPr>
          <w:t>querySelector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"input[name='contentType']:checked"</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90" w:author="Unknown"/>
          <w:rFonts w:ascii="Consolas" w:eastAsia="Times New Roman" w:hAnsi="Consolas" w:cs="Consolas"/>
          <w:color w:val="F8F8F2"/>
          <w:sz w:val="27"/>
        </w:rPr>
      </w:pPr>
      <w:ins w:id="1369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92" w:author="Unknown"/>
          <w:rFonts w:ascii="Consolas" w:eastAsia="Times New Roman" w:hAnsi="Consolas" w:cs="Consolas"/>
          <w:color w:val="F8F8F2"/>
          <w:sz w:val="27"/>
        </w:rPr>
      </w:pPr>
      <w:ins w:id="13693"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8292A2"/>
            <w:sz w:val="27"/>
          </w:rPr>
          <w:t>// If user has used params option instead of json, collect all the parameters in an object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94" w:author="Unknown"/>
          <w:rFonts w:ascii="Consolas" w:eastAsia="Times New Roman" w:hAnsi="Consolas" w:cs="Consolas"/>
          <w:color w:val="F8F8F2"/>
          <w:sz w:val="27"/>
        </w:rPr>
      </w:pPr>
      <w:ins w:id="1369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(contentType == </w:t>
        </w:r>
        <w:r w:rsidRPr="0089304D">
          <w:rPr>
            <w:rFonts w:ascii="Consolas" w:eastAsia="Times New Roman" w:hAnsi="Consolas" w:cs="Consolas"/>
            <w:color w:val="A6E22E"/>
            <w:sz w:val="27"/>
          </w:rPr>
          <w:t>'params'</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96" w:author="Unknown"/>
          <w:rFonts w:ascii="Consolas" w:eastAsia="Times New Roman" w:hAnsi="Consolas" w:cs="Consolas"/>
          <w:color w:val="F8F8F2"/>
          <w:sz w:val="27"/>
        </w:rPr>
      </w:pPr>
      <w:ins w:id="13697" w:author="Unknown">
        <w:r w:rsidRPr="0089304D">
          <w:rPr>
            <w:rFonts w:ascii="Consolas" w:eastAsia="Times New Roman" w:hAnsi="Consolas" w:cs="Consolas"/>
            <w:color w:val="F8F8F2"/>
            <w:sz w:val="27"/>
          </w:rPr>
          <w:t xml:space="preserve">        data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698" w:author="Unknown"/>
          <w:rFonts w:ascii="Consolas" w:eastAsia="Times New Roman" w:hAnsi="Consolas" w:cs="Consolas"/>
          <w:color w:val="F8F8F2"/>
          <w:sz w:val="27"/>
        </w:rPr>
      </w:pPr>
      <w:ins w:id="1369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i = </w:t>
        </w:r>
        <w:r w:rsidRPr="0089304D">
          <w:rPr>
            <w:rFonts w:ascii="Consolas" w:eastAsia="Times New Roman" w:hAnsi="Consolas" w:cs="Consolas"/>
            <w:color w:val="AE81FF"/>
            <w:sz w:val="27"/>
          </w:rPr>
          <w:t>0</w:t>
        </w:r>
        <w:r w:rsidRPr="0089304D">
          <w:rPr>
            <w:rFonts w:ascii="Consolas" w:eastAsia="Times New Roman" w:hAnsi="Consolas" w:cs="Consolas"/>
            <w:color w:val="F8F8F2"/>
            <w:sz w:val="27"/>
          </w:rPr>
          <w:t xml:space="preserve">; i &lt; addedParamCount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i++)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00" w:author="Unknown"/>
          <w:rFonts w:ascii="Consolas" w:eastAsia="Times New Roman" w:hAnsi="Consolas" w:cs="Consolas"/>
          <w:color w:val="F8F8F2"/>
          <w:sz w:val="27"/>
        </w:rPr>
      </w:pPr>
      <w:ins w:id="1370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'parameterKey'</w:t>
        </w:r>
        <w:r w:rsidRPr="0089304D">
          <w:rPr>
            <w:rFonts w:ascii="Consolas" w:eastAsia="Times New Roman" w:hAnsi="Consolas" w:cs="Consolas"/>
            <w:color w:val="F8F8F2"/>
            <w:sz w:val="27"/>
          </w:rPr>
          <w:t xml:space="preserve"> +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 xml:space="preserve">)) != </w:t>
        </w:r>
        <w:r w:rsidRPr="0089304D">
          <w:rPr>
            <w:rFonts w:ascii="Consolas" w:eastAsia="Times New Roman" w:hAnsi="Consolas" w:cs="Consolas"/>
            <w:color w:val="66D9EF"/>
            <w:sz w:val="27"/>
          </w:rPr>
          <w:t>undefined</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02" w:author="Unknown"/>
          <w:rFonts w:ascii="Consolas" w:eastAsia="Times New Roman" w:hAnsi="Consolas" w:cs="Consolas"/>
          <w:color w:val="F8F8F2"/>
          <w:sz w:val="27"/>
        </w:rPr>
      </w:pPr>
      <w:ins w:id="1370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key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'parameterKey'</w:t>
        </w:r>
        <w:r w:rsidRPr="0089304D">
          <w:rPr>
            <w:rFonts w:ascii="Consolas" w:eastAsia="Times New Roman" w:hAnsi="Consolas" w:cs="Consolas"/>
            <w:color w:val="F8F8F2"/>
            <w:sz w:val="27"/>
          </w:rPr>
          <w:t xml:space="preserve"> +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04" w:author="Unknown"/>
          <w:rFonts w:ascii="Consolas" w:eastAsia="Times New Roman" w:hAnsi="Consolas" w:cs="Consolas"/>
          <w:color w:val="F8F8F2"/>
          <w:sz w:val="27"/>
        </w:rPr>
      </w:pPr>
      <w:ins w:id="1370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value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'parameterValue'</w:t>
        </w:r>
        <w:r w:rsidRPr="0089304D">
          <w:rPr>
            <w:rFonts w:ascii="Consolas" w:eastAsia="Times New Roman" w:hAnsi="Consolas" w:cs="Consolas"/>
            <w:color w:val="F8F8F2"/>
            <w:sz w:val="27"/>
          </w:rPr>
          <w:t xml:space="preserve"> + (i + </w:t>
        </w:r>
        <w:r w:rsidRPr="0089304D">
          <w:rPr>
            <w:rFonts w:ascii="Consolas" w:eastAsia="Times New Roman" w:hAnsi="Consolas" w:cs="Consolas"/>
            <w:color w:val="AE81FF"/>
            <w:sz w:val="27"/>
          </w:rPr>
          <w:t>1</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06" w:author="Unknown"/>
          <w:rFonts w:ascii="Consolas" w:eastAsia="Times New Roman" w:hAnsi="Consolas" w:cs="Consolas"/>
          <w:color w:val="F8F8F2"/>
          <w:sz w:val="27"/>
        </w:rPr>
      </w:pPr>
      <w:ins w:id="13707" w:author="Unknown">
        <w:r w:rsidRPr="0089304D">
          <w:rPr>
            <w:rFonts w:ascii="Consolas" w:eastAsia="Times New Roman" w:hAnsi="Consolas" w:cs="Consolas"/>
            <w:color w:val="F8F8F2"/>
            <w:sz w:val="27"/>
          </w:rPr>
          <w:t xml:space="preserve">                data[key] = value;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08" w:author="Unknown"/>
          <w:rFonts w:ascii="Consolas" w:eastAsia="Times New Roman" w:hAnsi="Consolas" w:cs="Consolas"/>
          <w:color w:val="F8F8F2"/>
          <w:sz w:val="27"/>
        </w:rPr>
      </w:pPr>
      <w:ins w:id="1370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10" w:author="Unknown"/>
          <w:rFonts w:ascii="Consolas" w:eastAsia="Times New Roman" w:hAnsi="Consolas" w:cs="Consolas"/>
          <w:color w:val="F8F8F2"/>
          <w:sz w:val="27"/>
        </w:rPr>
      </w:pPr>
      <w:ins w:id="1371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12" w:author="Unknown"/>
          <w:rFonts w:ascii="Consolas" w:eastAsia="Times New Roman" w:hAnsi="Consolas" w:cs="Consolas"/>
          <w:color w:val="F8F8F2"/>
          <w:sz w:val="27"/>
        </w:rPr>
      </w:pPr>
      <w:ins w:id="13713" w:author="Unknown">
        <w:r w:rsidRPr="0089304D">
          <w:rPr>
            <w:rFonts w:ascii="Consolas" w:eastAsia="Times New Roman" w:hAnsi="Consolas" w:cs="Consolas"/>
            <w:color w:val="F8F8F2"/>
            <w:sz w:val="27"/>
          </w:rPr>
          <w:t xml:space="preserve">        data = </w:t>
        </w:r>
        <w:r w:rsidRPr="0089304D">
          <w:rPr>
            <w:rFonts w:ascii="Consolas" w:eastAsia="Times New Roman" w:hAnsi="Consolas" w:cs="Consolas"/>
            <w:color w:val="F92672"/>
            <w:sz w:val="27"/>
          </w:rPr>
          <w:t>JSON</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stringify</w:t>
        </w:r>
        <w:r w:rsidRPr="0089304D">
          <w:rPr>
            <w:rFonts w:ascii="Consolas" w:eastAsia="Times New Roman" w:hAnsi="Consolas" w:cs="Consolas"/>
            <w:color w:val="F8F8F2"/>
            <w:sz w:val="27"/>
          </w:rPr>
          <w:t>(data);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14" w:author="Unknown"/>
          <w:rFonts w:ascii="Consolas" w:eastAsia="Times New Roman" w:hAnsi="Consolas" w:cs="Consolas"/>
          <w:color w:val="F8F8F2"/>
          <w:sz w:val="27"/>
        </w:rPr>
      </w:pPr>
      <w:ins w:id="1371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16" w:author="Unknown"/>
          <w:rFonts w:ascii="Consolas" w:eastAsia="Times New Roman" w:hAnsi="Consolas" w:cs="Consolas"/>
          <w:color w:val="F8F8F2"/>
          <w:sz w:val="27"/>
        </w:rPr>
      </w:pPr>
      <w:ins w:id="1371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18" w:author="Unknown"/>
          <w:rFonts w:ascii="Consolas" w:eastAsia="Times New Roman" w:hAnsi="Consolas" w:cs="Consolas"/>
          <w:color w:val="F8F8F2"/>
          <w:sz w:val="27"/>
        </w:rPr>
      </w:pPr>
      <w:ins w:id="13719" w:author="Unknown">
        <w:r w:rsidRPr="0089304D">
          <w:rPr>
            <w:rFonts w:ascii="Consolas" w:eastAsia="Times New Roman" w:hAnsi="Consolas" w:cs="Consolas"/>
            <w:color w:val="F8F8F2"/>
            <w:sz w:val="27"/>
          </w:rPr>
          <w:t xml:space="preserve">        data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'requestJsonText'</w:t>
        </w:r>
        <w:r w:rsidRPr="0089304D">
          <w:rPr>
            <w:rFonts w:ascii="Consolas" w:eastAsia="Times New Roman" w:hAnsi="Consolas" w:cs="Consolas"/>
            <w:color w:val="F8F8F2"/>
            <w:sz w:val="27"/>
          </w:rPr>
          <w:t>).value;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0" w:author="Unknown"/>
          <w:rFonts w:ascii="Consolas" w:eastAsia="Times New Roman" w:hAnsi="Consolas" w:cs="Consolas"/>
          <w:color w:val="F8F8F2"/>
          <w:sz w:val="27"/>
        </w:rPr>
      </w:pPr>
      <w:ins w:id="1372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3" w:author="Unknown"/>
          <w:rFonts w:ascii="Consolas" w:eastAsia="Times New Roman" w:hAnsi="Consolas" w:cs="Consolas"/>
          <w:color w:val="F8F8F2"/>
          <w:sz w:val="27"/>
        </w:rPr>
      </w:pPr>
      <w:ins w:id="1372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Log all the values in the console for debugging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5" w:author="Unknown"/>
          <w:rFonts w:ascii="Consolas" w:eastAsia="Times New Roman" w:hAnsi="Consolas" w:cs="Consolas"/>
          <w:color w:val="F8F8F2"/>
          <w:sz w:val="27"/>
        </w:rPr>
      </w:pPr>
      <w:ins w:id="13726"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'URL is '</w:t>
        </w:r>
        <w:r w:rsidRPr="0089304D">
          <w:rPr>
            <w:rFonts w:ascii="Consolas" w:eastAsia="Times New Roman" w:hAnsi="Consolas" w:cs="Consolas"/>
            <w:color w:val="F8F8F2"/>
            <w:sz w:val="27"/>
          </w:rPr>
          <w:t>, url);</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7" w:author="Unknown"/>
          <w:rFonts w:ascii="Consolas" w:eastAsia="Times New Roman" w:hAnsi="Consolas" w:cs="Consolas"/>
          <w:color w:val="F8F8F2"/>
          <w:sz w:val="27"/>
        </w:rPr>
      </w:pPr>
      <w:ins w:id="13728"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'requestType is '</w:t>
        </w:r>
        <w:r w:rsidRPr="0089304D">
          <w:rPr>
            <w:rFonts w:ascii="Consolas" w:eastAsia="Times New Roman" w:hAnsi="Consolas" w:cs="Consolas"/>
            <w:color w:val="F8F8F2"/>
            <w:sz w:val="27"/>
          </w:rPr>
          <w:t>, requestType);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29" w:author="Unknown"/>
          <w:rFonts w:ascii="Consolas" w:eastAsia="Times New Roman" w:hAnsi="Consolas" w:cs="Consolas"/>
          <w:color w:val="F8F8F2"/>
          <w:sz w:val="27"/>
        </w:rPr>
      </w:pPr>
      <w:ins w:id="13730"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'contentType is '</w:t>
        </w:r>
        <w:r w:rsidRPr="0089304D">
          <w:rPr>
            <w:rFonts w:ascii="Consolas" w:eastAsia="Times New Roman" w:hAnsi="Consolas" w:cs="Consolas"/>
            <w:color w:val="F8F8F2"/>
            <w:sz w:val="27"/>
          </w:rPr>
          <w:t>, contentType);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31" w:author="Unknown"/>
          <w:rFonts w:ascii="Consolas" w:eastAsia="Times New Roman" w:hAnsi="Consolas" w:cs="Consolas"/>
          <w:color w:val="F8F8F2"/>
          <w:sz w:val="27"/>
        </w:rPr>
      </w:pPr>
      <w:ins w:id="13732"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'data is '</w:t>
        </w:r>
        <w:r w:rsidRPr="0089304D">
          <w:rPr>
            <w:rFonts w:ascii="Consolas" w:eastAsia="Times New Roman" w:hAnsi="Consolas" w:cs="Consolas"/>
            <w:color w:val="F8F8F2"/>
            <w:sz w:val="27"/>
          </w:rPr>
          <w:t>, data);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3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34" w:author="Unknown"/>
          <w:rFonts w:ascii="Consolas" w:eastAsia="Times New Roman" w:hAnsi="Consolas" w:cs="Consolas"/>
          <w:color w:val="F8F8F2"/>
          <w:sz w:val="27"/>
        </w:rPr>
      </w:pPr>
      <w:ins w:id="1373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if the request type is get, invoke fetch api to create a post request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36" w:author="Unknown"/>
          <w:rFonts w:ascii="Consolas" w:eastAsia="Times New Roman" w:hAnsi="Consolas" w:cs="Consolas"/>
          <w:color w:val="F8F8F2"/>
          <w:sz w:val="27"/>
        </w:rPr>
      </w:pPr>
      <w:ins w:id="1373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(requestType==</w:t>
        </w:r>
        <w:r w:rsidRPr="0089304D">
          <w:rPr>
            <w:rFonts w:ascii="Consolas" w:eastAsia="Times New Roman" w:hAnsi="Consolas" w:cs="Consolas"/>
            <w:color w:val="A6E22E"/>
            <w:sz w:val="27"/>
          </w:rPr>
          <w:t>'GET'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38" w:author="Unknown"/>
          <w:rFonts w:ascii="Consolas" w:eastAsia="Times New Roman" w:hAnsi="Consolas" w:cs="Consolas"/>
          <w:color w:val="F8F8F2"/>
          <w:sz w:val="27"/>
        </w:rPr>
      </w:pPr>
      <w:ins w:id="13739"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E6DB74"/>
            <w:sz w:val="27"/>
          </w:rPr>
          <w:t>fetch</w:t>
        </w:r>
        <w:r w:rsidRPr="0089304D">
          <w:rPr>
            <w:rFonts w:ascii="Consolas" w:eastAsia="Times New Roman" w:hAnsi="Consolas" w:cs="Consolas"/>
            <w:color w:val="F8F8F2"/>
            <w:sz w:val="27"/>
          </w:rPr>
          <w:t>(url,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40" w:author="Unknown"/>
          <w:rFonts w:ascii="Consolas" w:eastAsia="Times New Roman" w:hAnsi="Consolas" w:cs="Consolas"/>
          <w:color w:val="F8F8F2"/>
          <w:sz w:val="27"/>
        </w:rPr>
      </w:pPr>
      <w:ins w:id="13741" w:author="Unknown">
        <w:r w:rsidRPr="0089304D">
          <w:rPr>
            <w:rFonts w:ascii="Consolas" w:eastAsia="Times New Roman" w:hAnsi="Consolas" w:cs="Consolas"/>
            <w:color w:val="F8F8F2"/>
            <w:sz w:val="27"/>
          </w:rPr>
          <w:t xml:space="preserve">            method: </w:t>
        </w:r>
        <w:r w:rsidRPr="0089304D">
          <w:rPr>
            <w:rFonts w:ascii="Consolas" w:eastAsia="Times New Roman" w:hAnsi="Consolas" w:cs="Consolas"/>
            <w:color w:val="A6E22E"/>
            <w:sz w:val="27"/>
          </w:rPr>
          <w:t>'GET'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42" w:author="Unknown"/>
          <w:rFonts w:ascii="Consolas" w:eastAsia="Times New Roman" w:hAnsi="Consolas" w:cs="Consolas"/>
          <w:color w:val="F8F8F2"/>
          <w:sz w:val="27"/>
        </w:rPr>
      </w:pPr>
      <w:ins w:id="1374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44" w:author="Unknown"/>
          <w:rFonts w:ascii="Consolas" w:eastAsia="Times New Roman" w:hAnsi="Consolas" w:cs="Consolas"/>
          <w:color w:val="F8F8F2"/>
          <w:sz w:val="27"/>
        </w:rPr>
      </w:pPr>
      <w:ins w:id="137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(response=&gt; response.</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46" w:author="Unknown"/>
          <w:rFonts w:ascii="Consolas" w:eastAsia="Times New Roman" w:hAnsi="Consolas" w:cs="Consolas"/>
          <w:color w:val="F8F8F2"/>
          <w:sz w:val="27"/>
        </w:rPr>
      </w:pPr>
      <w:ins w:id="1374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((text)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48" w:author="Unknown"/>
          <w:rFonts w:ascii="Consolas" w:eastAsia="Times New Roman" w:hAnsi="Consolas" w:cs="Consolas"/>
          <w:color w:val="F8F8F2"/>
          <w:sz w:val="27"/>
        </w:rPr>
      </w:pPr>
      <w:ins w:id="1374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document.getElementById('responseJsonText').value =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0" w:author="Unknown"/>
          <w:rFonts w:ascii="Consolas" w:eastAsia="Times New Roman" w:hAnsi="Consolas" w:cs="Consolas"/>
          <w:color w:val="F8F8F2"/>
          <w:sz w:val="27"/>
        </w:rPr>
      </w:pPr>
      <w:ins w:id="13751"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'responsePrism'</w:t>
        </w:r>
        <w:r w:rsidRPr="0089304D">
          <w:rPr>
            <w:rFonts w:ascii="Consolas" w:eastAsia="Times New Roman" w:hAnsi="Consolas" w:cs="Consolas"/>
            <w:color w:val="F8F8F2"/>
            <w:sz w:val="27"/>
          </w:rPr>
          <w:t>).innerHTML =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2" w:author="Unknown"/>
          <w:rFonts w:ascii="Consolas" w:eastAsia="Times New Roman" w:hAnsi="Consolas" w:cs="Consolas"/>
          <w:color w:val="F8F8F2"/>
          <w:sz w:val="27"/>
        </w:rPr>
      </w:pPr>
      <w:ins w:id="13753" w:author="Unknown">
        <w:r w:rsidRPr="0089304D">
          <w:rPr>
            <w:rFonts w:ascii="Consolas" w:eastAsia="Times New Roman" w:hAnsi="Consolas" w:cs="Consolas"/>
            <w:color w:val="F8F8F2"/>
            <w:sz w:val="27"/>
          </w:rPr>
          <w:t xml:space="preserve">            Prism.</w:t>
        </w:r>
        <w:r w:rsidRPr="0089304D">
          <w:rPr>
            <w:rFonts w:ascii="Consolas" w:eastAsia="Times New Roman" w:hAnsi="Consolas" w:cs="Consolas"/>
            <w:color w:val="E6DB74"/>
            <w:sz w:val="27"/>
          </w:rPr>
          <w:t>highlightAll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4" w:author="Unknown"/>
          <w:rFonts w:ascii="Consolas" w:eastAsia="Times New Roman" w:hAnsi="Consolas" w:cs="Consolas"/>
          <w:color w:val="F8F8F2"/>
          <w:sz w:val="27"/>
        </w:rPr>
      </w:pPr>
      <w:ins w:id="13755"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6" w:author="Unknown"/>
          <w:rFonts w:ascii="Consolas" w:eastAsia="Times New Roman" w:hAnsi="Consolas" w:cs="Consolas"/>
          <w:color w:val="F8F8F2"/>
          <w:sz w:val="27"/>
        </w:rPr>
      </w:pPr>
      <w:ins w:id="1375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8"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59" w:author="Unknown"/>
          <w:rFonts w:ascii="Consolas" w:eastAsia="Times New Roman" w:hAnsi="Consolas" w:cs="Consolas"/>
          <w:color w:val="F8F8F2"/>
          <w:sz w:val="27"/>
        </w:rPr>
      </w:pPr>
      <w:ins w:id="1376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61" w:author="Unknown"/>
          <w:rFonts w:ascii="Consolas" w:eastAsia="Times New Roman" w:hAnsi="Consolas" w:cs="Consolas"/>
          <w:color w:val="F8F8F2"/>
          <w:sz w:val="27"/>
        </w:rPr>
      </w:pPr>
      <w:ins w:id="1376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fetch</w:t>
        </w:r>
        <w:r w:rsidRPr="0089304D">
          <w:rPr>
            <w:rFonts w:ascii="Consolas" w:eastAsia="Times New Roman" w:hAnsi="Consolas" w:cs="Consolas"/>
            <w:color w:val="F8F8F2"/>
            <w:sz w:val="27"/>
          </w:rPr>
          <w:t>(url,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63" w:author="Unknown"/>
          <w:rFonts w:ascii="Consolas" w:eastAsia="Times New Roman" w:hAnsi="Consolas" w:cs="Consolas"/>
          <w:color w:val="F8F8F2"/>
          <w:sz w:val="27"/>
        </w:rPr>
      </w:pPr>
      <w:ins w:id="13764" w:author="Unknown">
        <w:r w:rsidRPr="0089304D">
          <w:rPr>
            <w:rFonts w:ascii="Consolas" w:eastAsia="Times New Roman" w:hAnsi="Consolas" w:cs="Consolas"/>
            <w:color w:val="F8F8F2"/>
            <w:sz w:val="27"/>
          </w:rPr>
          <w:t xml:space="preserve">            method: </w:t>
        </w:r>
        <w:r w:rsidRPr="0089304D">
          <w:rPr>
            <w:rFonts w:ascii="Consolas" w:eastAsia="Times New Roman" w:hAnsi="Consolas" w:cs="Consolas"/>
            <w:color w:val="A6E22E"/>
            <w:sz w:val="27"/>
          </w:rPr>
          <w:t>'POST'</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65" w:author="Unknown"/>
          <w:rFonts w:ascii="Consolas" w:eastAsia="Times New Roman" w:hAnsi="Consolas" w:cs="Consolas"/>
          <w:color w:val="F8F8F2"/>
          <w:sz w:val="27"/>
        </w:rPr>
      </w:pPr>
      <w:ins w:id="13766" w:author="Unknown">
        <w:r w:rsidRPr="0089304D">
          <w:rPr>
            <w:rFonts w:ascii="Consolas" w:eastAsia="Times New Roman" w:hAnsi="Consolas" w:cs="Consolas"/>
            <w:color w:val="F8F8F2"/>
            <w:sz w:val="27"/>
          </w:rPr>
          <w:t xml:space="preserve">            body: data,</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67" w:author="Unknown"/>
          <w:rFonts w:ascii="Consolas" w:eastAsia="Times New Roman" w:hAnsi="Consolas" w:cs="Consolas"/>
          <w:color w:val="F8F8F2"/>
          <w:sz w:val="27"/>
        </w:rPr>
      </w:pPr>
      <w:ins w:id="13768" w:author="Unknown">
        <w:r w:rsidRPr="0089304D">
          <w:rPr>
            <w:rFonts w:ascii="Consolas" w:eastAsia="Times New Roman" w:hAnsi="Consolas" w:cs="Consolas"/>
            <w:color w:val="F8F8F2"/>
            <w:sz w:val="27"/>
          </w:rPr>
          <w:t xml:space="preserve">            headers: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69" w:author="Unknown"/>
          <w:rFonts w:ascii="Consolas" w:eastAsia="Times New Roman" w:hAnsi="Consolas" w:cs="Consolas"/>
          <w:color w:val="F8F8F2"/>
          <w:sz w:val="27"/>
        </w:rPr>
      </w:pPr>
      <w:ins w:id="1377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"Content-type"</w:t>
        </w:r>
        <w:r w:rsidRPr="0089304D">
          <w:rPr>
            <w:rFonts w:ascii="Consolas" w:eastAsia="Times New Roman" w:hAnsi="Consolas" w:cs="Consolas"/>
            <w:color w:val="F8F8F2"/>
            <w:sz w:val="27"/>
          </w:rPr>
          <w:t xml:space="preserve">: </w:t>
        </w:r>
        <w:r w:rsidRPr="0089304D">
          <w:rPr>
            <w:rFonts w:ascii="Consolas" w:eastAsia="Times New Roman" w:hAnsi="Consolas" w:cs="Consolas"/>
            <w:color w:val="A6E22E"/>
            <w:sz w:val="27"/>
          </w:rPr>
          <w:t>"application/json; charset=UTF-8"</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71" w:author="Unknown"/>
          <w:rFonts w:ascii="Consolas" w:eastAsia="Times New Roman" w:hAnsi="Consolas" w:cs="Consolas"/>
          <w:color w:val="F8F8F2"/>
          <w:sz w:val="27"/>
        </w:rPr>
      </w:pPr>
      <w:ins w:id="13772" w:author="Unknown">
        <w:r w:rsidRPr="0089304D">
          <w:rPr>
            <w:rFonts w:ascii="Consolas" w:eastAsia="Times New Roman" w:hAnsi="Consolas" w:cs="Consolas"/>
            <w:color w:val="F8F8F2"/>
            <w:sz w:val="27"/>
          </w:rPr>
          <w:t xml:space="preserve">              }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73" w:author="Unknown"/>
          <w:rFonts w:ascii="Consolas" w:eastAsia="Times New Roman" w:hAnsi="Consolas" w:cs="Consolas"/>
          <w:color w:val="F8F8F2"/>
          <w:sz w:val="27"/>
        </w:rPr>
      </w:pPr>
      <w:ins w:id="1377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75" w:author="Unknown"/>
          <w:rFonts w:ascii="Consolas" w:eastAsia="Times New Roman" w:hAnsi="Consolas" w:cs="Consolas"/>
          <w:color w:val="F8F8F2"/>
          <w:sz w:val="27"/>
        </w:rPr>
      </w:pPr>
      <w:ins w:id="1377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(response=&gt; response.</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77" w:author="Unknown"/>
          <w:rFonts w:ascii="Consolas" w:eastAsia="Times New Roman" w:hAnsi="Consolas" w:cs="Consolas"/>
          <w:color w:val="F8F8F2"/>
          <w:sz w:val="27"/>
        </w:rPr>
      </w:pPr>
      <w:ins w:id="1377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E6DB74"/>
            <w:sz w:val="27"/>
          </w:rPr>
          <w:t>then</w:t>
        </w:r>
        <w:r w:rsidRPr="0089304D">
          <w:rPr>
            <w:rFonts w:ascii="Consolas" w:eastAsia="Times New Roman" w:hAnsi="Consolas" w:cs="Consolas"/>
            <w:color w:val="F8F8F2"/>
            <w:sz w:val="27"/>
          </w:rPr>
          <w:t>((text) =&gt;{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79" w:author="Unknown"/>
          <w:rFonts w:ascii="Consolas" w:eastAsia="Times New Roman" w:hAnsi="Consolas" w:cs="Consolas"/>
          <w:color w:val="F8F8F2"/>
          <w:sz w:val="27"/>
        </w:rPr>
      </w:pPr>
      <w:ins w:id="137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8292A2"/>
            <w:sz w:val="27"/>
          </w:rPr>
          <w:t>// document.getElementById('responseJsonText').value =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81" w:author="Unknown"/>
          <w:rFonts w:ascii="Consolas" w:eastAsia="Times New Roman" w:hAnsi="Consolas" w:cs="Consolas"/>
          <w:color w:val="F8F8F2"/>
          <w:sz w:val="27"/>
        </w:rPr>
      </w:pPr>
      <w:ins w:id="13782" w:author="Unknown">
        <w:r w:rsidRPr="0089304D">
          <w:rPr>
            <w:rFonts w:ascii="Consolas" w:eastAsia="Times New Roman" w:hAnsi="Consolas" w:cs="Consolas"/>
            <w:color w:val="F8F8F2"/>
            <w:sz w:val="27"/>
          </w:rPr>
          <w:t xml:space="preserve">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'responsePrism'</w:t>
        </w:r>
        <w:r w:rsidRPr="0089304D">
          <w:rPr>
            <w:rFonts w:ascii="Consolas" w:eastAsia="Times New Roman" w:hAnsi="Consolas" w:cs="Consolas"/>
            <w:color w:val="F8F8F2"/>
            <w:sz w:val="27"/>
          </w:rPr>
          <w:t>).innerHTML = 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83" w:author="Unknown"/>
          <w:rFonts w:ascii="Consolas" w:eastAsia="Times New Roman" w:hAnsi="Consolas" w:cs="Consolas"/>
          <w:color w:val="F8F8F2"/>
          <w:sz w:val="27"/>
        </w:rPr>
      </w:pPr>
      <w:ins w:id="13784" w:author="Unknown">
        <w:r w:rsidRPr="0089304D">
          <w:rPr>
            <w:rFonts w:ascii="Consolas" w:eastAsia="Times New Roman" w:hAnsi="Consolas" w:cs="Consolas"/>
            <w:color w:val="F8F8F2"/>
            <w:sz w:val="27"/>
          </w:rPr>
          <w:t xml:space="preserve">            Prism.</w:t>
        </w:r>
        <w:r w:rsidRPr="0089304D">
          <w:rPr>
            <w:rFonts w:ascii="Consolas" w:eastAsia="Times New Roman" w:hAnsi="Consolas" w:cs="Consolas"/>
            <w:color w:val="E6DB74"/>
            <w:sz w:val="27"/>
          </w:rPr>
          <w:t>highlightAll</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85" w:author="Unknown"/>
          <w:rFonts w:ascii="Consolas" w:eastAsia="Times New Roman" w:hAnsi="Consolas" w:cs="Consolas"/>
          <w:color w:val="F8F8F2"/>
          <w:sz w:val="27"/>
        </w:rPr>
      </w:pPr>
      <w:ins w:id="13786"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8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88" w:author="Unknown"/>
          <w:rFonts w:ascii="Consolas" w:eastAsia="Times New Roman" w:hAnsi="Consolas" w:cs="Consolas"/>
          <w:color w:val="F8F8F2"/>
          <w:sz w:val="27"/>
        </w:rPr>
      </w:pPr>
      <w:ins w:id="1378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90"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91"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92" w:author="Unknown"/>
          <w:rFonts w:ascii="Consolas" w:eastAsia="Times New Roman" w:hAnsi="Consolas" w:cs="Consolas"/>
          <w:color w:val="F8F8F2"/>
          <w:sz w:val="27"/>
        </w:rPr>
      </w:pPr>
      <w:ins w:id="1379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794" w:author="Unknown"/>
          <w:rFonts w:ascii="Consolas" w:eastAsia="Times New Roman" w:hAnsi="Consolas" w:cs="Consolas"/>
          <w:color w:val="F8F8F2"/>
          <w:sz w:val="27"/>
        </w:rPr>
      </w:pPr>
    </w:p>
    <w:p w:rsidR="0089304D" w:rsidRPr="0089304D" w:rsidRDefault="0089304D" w:rsidP="0089304D">
      <w:pPr>
        <w:spacing w:after="0" w:line="240" w:lineRule="auto"/>
        <w:rPr>
          <w:ins w:id="13795" w:author="Unknown"/>
          <w:rFonts w:ascii="Segoe UI" w:eastAsia="Times New Roman" w:hAnsi="Segoe UI" w:cs="Segoe UI"/>
          <w:color w:val="000000"/>
          <w:sz w:val="27"/>
          <w:szCs w:val="27"/>
        </w:rPr>
      </w:pPr>
      <w:ins w:id="1379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3797" w:author="Unknown"/>
          <w:rFonts w:ascii="Segoe UI" w:eastAsia="Times New Roman" w:hAnsi="Segoe UI" w:cs="Segoe UI"/>
          <w:color w:val="000000"/>
          <w:sz w:val="27"/>
          <w:szCs w:val="27"/>
        </w:rPr>
      </w:pPr>
      <w:ins w:id="13798"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3799"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98" name="Picture 98"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3800" w:author="Unknown">
        <w:r w:rsidRPr="0089304D">
          <w:rPr>
            <w:rFonts w:ascii="Segoe UI" w:eastAsia="Times New Roman" w:hAnsi="Segoe UI" w:cs="Segoe UI"/>
            <w:color w:val="000000"/>
            <w:sz w:val="27"/>
          </w:rPr>
          <w:t>CodeWithHarry</w:t>
        </w:r>
      </w:ins>
    </w:p>
    <w:p w:rsidR="0089304D" w:rsidRPr="0089304D" w:rsidRDefault="0089304D" w:rsidP="0089304D">
      <w:pPr>
        <w:pBdr>
          <w:top w:val="single" w:sz="2" w:space="0" w:color="auto"/>
          <w:left w:val="single" w:sz="12" w:space="0" w:color="auto"/>
          <w:bottom w:val="single" w:sz="2" w:space="0" w:color="auto"/>
          <w:right w:val="single" w:sz="2" w:space="0" w:color="auto"/>
        </w:pBdr>
        <w:spacing w:before="100" w:beforeAutospacing="1" w:after="100" w:afterAutospacing="1" w:line="240" w:lineRule="auto"/>
        <w:jc w:val="center"/>
        <w:rPr>
          <w:ins w:id="13801" w:author="Unknown"/>
          <w:rFonts w:ascii="Segoe UI" w:eastAsia="Times New Roman" w:hAnsi="Segoe UI" w:cs="Segoe UI"/>
          <w:color w:val="000000"/>
          <w:sz w:val="27"/>
          <w:szCs w:val="27"/>
        </w:rPr>
      </w:pPr>
      <w:ins w:id="13802" w:author="Unknown">
        <w:r w:rsidRPr="0089304D">
          <w:rPr>
            <w:rFonts w:ascii="Segoe UI" w:eastAsia="Times New Roman" w:hAnsi="Segoe UI" w:cs="Segoe UI"/>
            <w:color w:val="000000"/>
            <w:sz w:val="27"/>
            <w:szCs w:val="27"/>
          </w:rPr>
          <w:t>Copyright © 2</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304D">
        <w:rPr>
          <w:rFonts w:ascii="Times New Roman" w:eastAsia="Times New Roman" w:hAnsi="Times New Roman" w:cs="Times New Roman"/>
          <w:b/>
          <w:bCs/>
          <w:kern w:val="36"/>
          <w:sz w:val="48"/>
          <w:szCs w:val="48"/>
        </w:rPr>
        <w:t>Drag &amp; Drop Elements with JavaScript and HTML | JavaScript Tutorial In Hindi #64</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Are you trying to add the drag &amp; drop functionality to your website, but you don't know exactly how to do it? Well, worry not, this tutorial explains how to add this functionality to the website. In this tutorial, we will build a drag-and-drop example using HTML and JavaScript to use the event handlers.</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Prerequisites: </w:t>
      </w:r>
      <w:r w:rsidRPr="0089304D">
        <w:rPr>
          <w:rFonts w:ascii="Times New Roman" w:eastAsia="Times New Roman" w:hAnsi="Times New Roman" w:cs="Times New Roman"/>
          <w:sz w:val="24"/>
          <w:szCs w:val="24"/>
        </w:rPr>
        <w:t>To complete this tutorial, we need basic HTML and JavaScript knowledge.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As we know, drag and drop is a very common feature. It is when we "grab" an object and drag it to a different location. With JavaScript event handlers, we can turn any element into a draggable item or an item that can be dropped into. Drag and drop is a great interface solution. Taking something and drag and drop it is a simple way to do many things, from copying and moving documents as in file managers or dropping items into a cart.</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803" w:author="Unknown"/>
          <w:rFonts w:ascii="Times New Roman" w:eastAsia="Times New Roman" w:hAnsi="Times New Roman" w:cs="Times New Roman"/>
          <w:b/>
          <w:bCs/>
          <w:sz w:val="24"/>
          <w:szCs w:val="24"/>
        </w:rPr>
      </w:pPr>
      <w:ins w:id="13804" w:author="Unknown">
        <w:r w:rsidRPr="0089304D">
          <w:rPr>
            <w:rFonts w:ascii="Times New Roman" w:eastAsia="Times New Roman" w:hAnsi="Times New Roman" w:cs="Times New Roman"/>
            <w:b/>
            <w:bCs/>
            <w:sz w:val="24"/>
            <w:szCs w:val="24"/>
          </w:rPr>
          <w:t>Drag Events:-</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805" w:author="Unknown"/>
          <w:rFonts w:ascii="Times New Roman" w:eastAsia="Times New Roman" w:hAnsi="Times New Roman" w:cs="Times New Roman"/>
          <w:sz w:val="24"/>
          <w:szCs w:val="24"/>
        </w:rPr>
      </w:pPr>
      <w:ins w:id="13806" w:author="Unknown">
        <w:r w:rsidRPr="0089304D">
          <w:rPr>
            <w:rFonts w:ascii="Times New Roman" w:eastAsia="Times New Roman" w:hAnsi="Times New Roman" w:cs="Times New Roman"/>
            <w:sz w:val="24"/>
            <w:szCs w:val="24"/>
          </w:rPr>
          <w:t xml:space="preserve">A typical drag operation begins when a user selects a draggable element, drags the element to a droppable element, and then releases the dragged element. During drag operations, several event </w:t>
        </w:r>
        <w:r w:rsidRPr="0089304D">
          <w:rPr>
            <w:rFonts w:ascii="Times New Roman" w:eastAsia="Times New Roman" w:hAnsi="Times New Roman" w:cs="Times New Roman"/>
            <w:sz w:val="24"/>
            <w:szCs w:val="24"/>
          </w:rPr>
          <w:lastRenderedPageBreak/>
          <w:t>types are fired, and some events might fire many times, such as the drag and dragover events. Here are some drag events</w:t>
        </w:r>
      </w:ins>
    </w:p>
    <w:tbl>
      <w:tblPr>
        <w:tblW w:w="630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108"/>
        <w:gridCol w:w="5198"/>
      </w:tblGrid>
      <w:tr w:rsidR="0089304D" w:rsidRPr="0089304D" w:rsidTr="0089304D">
        <w:trPr>
          <w:tblHeader/>
        </w:trPr>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Event</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b/>
                <w:bCs/>
                <w:sz w:val="24"/>
                <w:szCs w:val="24"/>
              </w:rPr>
              <w:t>Description</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 </w:t>
            </w:r>
            <w:r w:rsidRPr="0089304D">
              <w:rPr>
                <w:rFonts w:ascii="Times New Roman" w:eastAsia="Times New Roman" w:hAnsi="Times New Roman" w:cs="Times New Roman"/>
                <w:i/>
                <w:iCs/>
                <w:sz w:val="24"/>
                <w:szCs w:val="24"/>
              </w:rPr>
              <w:t>dragged item </w:t>
            </w:r>
            <w:r w:rsidRPr="0089304D">
              <w:rPr>
                <w:rFonts w:ascii="Times New Roman" w:eastAsia="Times New Roman" w:hAnsi="Times New Roman" w:cs="Times New Roman"/>
                <w:sz w:val="24"/>
                <w:szCs w:val="24"/>
              </w:rPr>
              <w:t>is dragged.</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dragend</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 drag operation ends, such as releasing a mouse button or hitting the Esc key.</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dragenter</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 dragged item enters a valid drop target.</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dragexit</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an element is no longer the drag operation's immediate selection target.</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dragleave</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 dragged item leaves a valid drop target.</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dragover</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 dragged item is being dragged over a valid drop target, every few hundred milliseconds.</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dragstart</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the user starts dragging an item.</w:t>
            </w:r>
          </w:p>
        </w:tc>
      </w:tr>
      <w:tr w:rsidR="0089304D" w:rsidRPr="0089304D" w:rsidTr="0089304D">
        <w:tc>
          <w:tcPr>
            <w:tcW w:w="110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drop</w:t>
            </w:r>
          </w:p>
        </w:tc>
        <w:tc>
          <w:tcPr>
            <w:tcW w:w="5198" w:type="dxa"/>
            <w:tcBorders>
              <w:top w:val="single" w:sz="2" w:space="0" w:color="auto"/>
              <w:left w:val="single" w:sz="2" w:space="0" w:color="auto"/>
              <w:bottom w:val="single" w:sz="2" w:space="0" w:color="auto"/>
              <w:right w:val="single" w:sz="2" w:space="0" w:color="auto"/>
            </w:tcBorders>
            <w:vAlign w:val="center"/>
            <w:hideMark/>
          </w:tcPr>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89304D">
              <w:rPr>
                <w:rFonts w:ascii="Times New Roman" w:eastAsia="Times New Roman" w:hAnsi="Times New Roman" w:cs="Times New Roman"/>
                <w:sz w:val="24"/>
                <w:szCs w:val="24"/>
              </w:rPr>
              <w:t>It is fired when an item is dropped on a valid drop target.</w:t>
            </w:r>
          </w:p>
        </w:tc>
      </w:tr>
    </w:tbl>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3807" w:author="Unknown"/>
          <w:rFonts w:ascii="Times New Roman" w:eastAsia="Times New Roman" w:hAnsi="Times New Roman" w:cs="Times New Roman"/>
          <w:sz w:val="24"/>
          <w:szCs w:val="24"/>
        </w:rPr>
      </w:pPr>
      <w:ins w:id="13808" w:author="Unknown">
        <w:r w:rsidRPr="0089304D">
          <w:rPr>
            <w:rFonts w:ascii="Times New Roman" w:eastAsia="Times New Roman" w:hAnsi="Times New Roman" w:cs="Times New Roman"/>
            <w:sz w:val="24"/>
            <w:szCs w:val="24"/>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809" w:author="Unknown"/>
          <w:rFonts w:ascii="Times New Roman" w:eastAsia="Times New Roman" w:hAnsi="Times New Roman" w:cs="Times New Roman"/>
          <w:b/>
          <w:bCs/>
          <w:sz w:val="24"/>
          <w:szCs w:val="24"/>
        </w:rPr>
      </w:pPr>
      <w:ins w:id="13810" w:author="Unknown">
        <w:r w:rsidRPr="0089304D">
          <w:rPr>
            <w:rFonts w:ascii="Times New Roman" w:eastAsia="Times New Roman" w:hAnsi="Times New Roman" w:cs="Times New Roman"/>
            <w:b/>
            <w:bCs/>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1" w:author="Unknown"/>
          <w:rFonts w:ascii="Consolas" w:eastAsia="Times New Roman" w:hAnsi="Consolas" w:cs="Consolas"/>
          <w:color w:val="F8F8F2"/>
          <w:sz w:val="24"/>
        </w:rPr>
      </w:pPr>
      <w:ins w:id="13812" w:author="Unknown">
        <w:r w:rsidRPr="0089304D">
          <w:rPr>
            <w:rFonts w:ascii="Consolas" w:eastAsia="Times New Roman" w:hAnsi="Consolas" w:cs="Consolas"/>
            <w:color w:val="F8F8F2"/>
            <w:sz w:val="24"/>
          </w:rPr>
          <w:t>&lt;!</w:t>
        </w:r>
        <w:r w:rsidRPr="0089304D">
          <w:rPr>
            <w:rFonts w:ascii="Consolas" w:eastAsia="Times New Roman" w:hAnsi="Consolas" w:cs="Consolas"/>
            <w:color w:val="8292A2"/>
            <w:sz w:val="24"/>
          </w:rPr>
          <w:t>DOCTYPE html</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3" w:author="Unknown"/>
          <w:rFonts w:ascii="Consolas" w:eastAsia="Times New Roman" w:hAnsi="Consolas" w:cs="Consolas"/>
          <w:color w:val="F8F8F2"/>
          <w:sz w:val="24"/>
        </w:rPr>
      </w:pPr>
      <w:ins w:id="13814"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html </w:t>
        </w:r>
        <w:r w:rsidRPr="0089304D">
          <w:rPr>
            <w:rFonts w:ascii="Consolas" w:eastAsia="Times New Roman" w:hAnsi="Consolas" w:cs="Consolas"/>
            <w:color w:val="A6E22E"/>
            <w:sz w:val="24"/>
          </w:rPr>
          <w:t>lang</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en</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5" w:author="Unknown"/>
          <w:rFonts w:ascii="Consolas" w:eastAsia="Times New Roman" w:hAnsi="Consolas" w:cs="Consolas"/>
          <w:color w:val="F8F8F2"/>
          <w:sz w:val="24"/>
        </w:rPr>
      </w:pPr>
      <w:ins w:id="13816"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head</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7" w:author="Unknown"/>
          <w:rFonts w:ascii="Consolas" w:eastAsia="Times New Roman" w:hAnsi="Consolas" w:cs="Consolas"/>
          <w:color w:val="F8F8F2"/>
          <w:sz w:val="24"/>
        </w:rPr>
      </w:pPr>
      <w:ins w:id="13818"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meta </w:t>
        </w:r>
        <w:r w:rsidRPr="0089304D">
          <w:rPr>
            <w:rFonts w:ascii="Consolas" w:eastAsia="Times New Roman" w:hAnsi="Consolas" w:cs="Consolas"/>
            <w:color w:val="A6E22E"/>
            <w:sz w:val="24"/>
          </w:rPr>
          <w:t>charset</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UTF-8</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19" w:author="Unknown"/>
          <w:rFonts w:ascii="Consolas" w:eastAsia="Times New Roman" w:hAnsi="Consolas" w:cs="Consolas"/>
          <w:color w:val="F8F8F2"/>
          <w:sz w:val="24"/>
        </w:rPr>
      </w:pPr>
      <w:ins w:id="13820"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meta </w:t>
        </w:r>
        <w:r w:rsidRPr="0089304D">
          <w:rPr>
            <w:rFonts w:ascii="Consolas" w:eastAsia="Times New Roman" w:hAnsi="Consolas" w:cs="Consolas"/>
            <w:color w:val="A6E22E"/>
            <w:sz w:val="24"/>
          </w:rPr>
          <w:t>name</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viewport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content</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width=device-width, initial-scale=1.0</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21" w:author="Unknown"/>
          <w:rFonts w:ascii="Consolas" w:eastAsia="Times New Roman" w:hAnsi="Consolas" w:cs="Consolas"/>
          <w:color w:val="F8F8F2"/>
          <w:sz w:val="24"/>
        </w:rPr>
      </w:pPr>
      <w:ins w:id="13822"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meta </w:t>
        </w:r>
        <w:r w:rsidRPr="0089304D">
          <w:rPr>
            <w:rFonts w:ascii="Consolas" w:eastAsia="Times New Roman" w:hAnsi="Consolas" w:cs="Consolas"/>
            <w:color w:val="A6E22E"/>
            <w:sz w:val="24"/>
          </w:rPr>
          <w:t>http-equiv</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X-UA-Compatible</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content</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ie=edge</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23" w:author="Unknown"/>
          <w:rFonts w:ascii="Consolas" w:eastAsia="Times New Roman" w:hAnsi="Consolas" w:cs="Consolas"/>
          <w:color w:val="F8F8F2"/>
          <w:sz w:val="24"/>
        </w:rPr>
      </w:pPr>
      <w:ins w:id="13824"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title</w:t>
        </w:r>
        <w:r w:rsidRPr="0089304D">
          <w:rPr>
            <w:rFonts w:ascii="Consolas" w:eastAsia="Times New Roman" w:hAnsi="Consolas" w:cs="Consolas"/>
            <w:color w:val="F8F8F2"/>
            <w:sz w:val="24"/>
          </w:rPr>
          <w:t>&gt;Drag and Drop - Js Tutorial 64&lt;/</w:t>
        </w:r>
        <w:r w:rsidRPr="0089304D">
          <w:rPr>
            <w:rFonts w:ascii="Consolas" w:eastAsia="Times New Roman" w:hAnsi="Consolas" w:cs="Consolas"/>
            <w:color w:val="F92672"/>
            <w:sz w:val="24"/>
          </w:rPr>
          <w:t>title</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25" w:author="Unknown"/>
          <w:rFonts w:ascii="Consolas" w:eastAsia="Times New Roman" w:hAnsi="Consolas" w:cs="Consolas"/>
          <w:color w:val="F8F8F2"/>
          <w:sz w:val="24"/>
        </w:rPr>
      </w:pPr>
      <w:ins w:id="13826"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link </w:t>
        </w:r>
        <w:r w:rsidRPr="0089304D">
          <w:rPr>
            <w:rFonts w:ascii="Consolas" w:eastAsia="Times New Roman" w:hAnsi="Consolas" w:cs="Consolas"/>
            <w:color w:val="A6E22E"/>
            <w:sz w:val="24"/>
          </w:rPr>
          <w:t>rel</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stylesheet</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href</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style.css</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27" w:author="Unknown"/>
          <w:rFonts w:ascii="Consolas" w:eastAsia="Times New Roman" w:hAnsi="Consolas" w:cs="Consolas"/>
          <w:color w:val="F8F8F2"/>
          <w:sz w:val="24"/>
        </w:rPr>
      </w:pPr>
      <w:ins w:id="13828"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head</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29" w:author="Unknown"/>
          <w:rFonts w:ascii="Consolas" w:eastAsia="Times New Roman" w:hAnsi="Consolas" w:cs="Consolas"/>
          <w:color w:val="F8F8F2"/>
          <w:sz w:val="24"/>
        </w:rPr>
      </w:pPr>
      <w:ins w:id="13830"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body</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31"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32" w:author="Unknown"/>
          <w:rFonts w:ascii="Consolas" w:eastAsia="Times New Roman" w:hAnsi="Consolas" w:cs="Consolas"/>
          <w:color w:val="F8F8F2"/>
          <w:sz w:val="24"/>
        </w:rPr>
      </w:pPr>
      <w:ins w:id="1383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whiteBox</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34" w:author="Unknown"/>
          <w:rFonts w:ascii="Consolas" w:eastAsia="Times New Roman" w:hAnsi="Consolas" w:cs="Consolas"/>
          <w:color w:val="F8F8F2"/>
          <w:sz w:val="24"/>
        </w:rPr>
      </w:pPr>
      <w:ins w:id="13835"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imgBox</w:t>
        </w:r>
        <w:r w:rsidRPr="0089304D">
          <w:rPr>
            <w:rFonts w:ascii="Consolas" w:eastAsia="Times New Roman" w:hAnsi="Consolas" w:cs="Consolas"/>
            <w:color w:val="F8F8F2"/>
            <w:sz w:val="24"/>
          </w:rPr>
          <w:t>"</w:t>
        </w:r>
        <w:r w:rsidRPr="0089304D">
          <w:rPr>
            <w:rFonts w:ascii="Consolas" w:eastAsia="Times New Roman" w:hAnsi="Consolas" w:cs="Consolas"/>
            <w:color w:val="F92672"/>
            <w:sz w:val="24"/>
          </w:rPr>
          <w:t xml:space="preserve"> </w:t>
        </w:r>
        <w:r w:rsidRPr="0089304D">
          <w:rPr>
            <w:rFonts w:ascii="Consolas" w:eastAsia="Times New Roman" w:hAnsi="Consolas" w:cs="Consolas"/>
            <w:color w:val="A6E22E"/>
            <w:sz w:val="24"/>
          </w:rPr>
          <w:t>draggable</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true</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36" w:author="Unknown"/>
          <w:rFonts w:ascii="Consolas" w:eastAsia="Times New Roman" w:hAnsi="Consolas" w:cs="Consolas"/>
          <w:color w:val="F8F8F2"/>
          <w:sz w:val="24"/>
        </w:rPr>
      </w:pPr>
      <w:ins w:id="13837"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38" w:author="Unknown"/>
          <w:rFonts w:ascii="Consolas" w:eastAsia="Times New Roman" w:hAnsi="Consolas" w:cs="Consolas"/>
          <w:color w:val="F8F8F2"/>
          <w:sz w:val="24"/>
        </w:rPr>
      </w:pPr>
      <w:ins w:id="13839"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whiteBox</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40" w:author="Unknown"/>
          <w:rFonts w:ascii="Consolas" w:eastAsia="Times New Roman" w:hAnsi="Consolas" w:cs="Consolas"/>
          <w:color w:val="F8F8F2"/>
          <w:sz w:val="24"/>
        </w:rPr>
      </w:pPr>
      <w:ins w:id="13841" w:author="Unknown">
        <w:r w:rsidRPr="0089304D">
          <w:rPr>
            <w:rFonts w:ascii="Consolas" w:eastAsia="Times New Roman" w:hAnsi="Consolas" w:cs="Consolas"/>
            <w:color w:val="F8F8F2"/>
            <w:sz w:val="24"/>
          </w:rPr>
          <w:lastRenderedPageBreak/>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whiteBox</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42" w:author="Unknown"/>
          <w:rFonts w:ascii="Consolas" w:eastAsia="Times New Roman" w:hAnsi="Consolas" w:cs="Consolas"/>
          <w:color w:val="F8F8F2"/>
          <w:sz w:val="24"/>
        </w:rPr>
      </w:pPr>
      <w:ins w:id="13843" w:author="Unknown">
        <w:r w:rsidRPr="0089304D">
          <w:rPr>
            <w:rFonts w:ascii="Consolas" w:eastAsia="Times New Roman" w:hAnsi="Consolas" w:cs="Consolas"/>
            <w:color w:val="F8F8F2"/>
            <w:sz w:val="24"/>
          </w:rPr>
          <w:t xml:space="preserve">    &lt;</w:t>
        </w:r>
        <w:r w:rsidRPr="0089304D">
          <w:rPr>
            <w:rFonts w:ascii="Consolas" w:eastAsia="Times New Roman" w:hAnsi="Consolas" w:cs="Consolas"/>
            <w:color w:val="F92672"/>
            <w:sz w:val="24"/>
          </w:rPr>
          <w:t xml:space="preserve">div </w:t>
        </w:r>
        <w:r w:rsidRPr="0089304D">
          <w:rPr>
            <w:rFonts w:ascii="Consolas" w:eastAsia="Times New Roman" w:hAnsi="Consolas" w:cs="Consolas"/>
            <w:color w:val="A6E22E"/>
            <w:sz w:val="24"/>
          </w:rPr>
          <w:t>class</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whiteBox</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div</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44" w:author="Unknown"/>
          <w:rFonts w:ascii="Consolas" w:eastAsia="Times New Roman" w:hAnsi="Consolas" w:cs="Consolas"/>
          <w:color w:val="F8F8F2"/>
          <w:sz w:val="24"/>
        </w:rPr>
      </w:pPr>
      <w:ins w:id="13845"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46" w:author="Unknown"/>
          <w:rFonts w:ascii="Consolas" w:eastAsia="Times New Roman" w:hAnsi="Consolas" w:cs="Consolas"/>
          <w:color w:val="F8F8F2"/>
          <w:sz w:val="24"/>
        </w:rPr>
      </w:pPr>
      <w:ins w:id="13847"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body</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48" w:author="Unknown"/>
          <w:rFonts w:ascii="Consolas" w:eastAsia="Times New Roman" w:hAnsi="Consolas" w:cs="Consolas"/>
          <w:color w:val="F8F8F2"/>
          <w:sz w:val="24"/>
        </w:rPr>
      </w:pPr>
      <w:ins w:id="13849"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 xml:space="preserve">script </w:t>
        </w:r>
        <w:r w:rsidRPr="0089304D">
          <w:rPr>
            <w:rFonts w:ascii="Consolas" w:eastAsia="Times New Roman" w:hAnsi="Consolas" w:cs="Consolas"/>
            <w:color w:val="A6E22E"/>
            <w:sz w:val="24"/>
          </w:rPr>
          <w:t>src</w:t>
        </w:r>
        <w:r w:rsidRPr="0089304D">
          <w:rPr>
            <w:rFonts w:ascii="Consolas" w:eastAsia="Times New Roman" w:hAnsi="Consolas" w:cs="Consolas"/>
            <w:color w:val="F8F8F2"/>
            <w:sz w:val="24"/>
          </w:rPr>
          <w:t>="</w:t>
        </w:r>
        <w:r w:rsidRPr="0089304D">
          <w:rPr>
            <w:rFonts w:ascii="Consolas" w:eastAsia="Times New Roman" w:hAnsi="Consolas" w:cs="Consolas"/>
            <w:color w:val="E6DB74"/>
            <w:sz w:val="24"/>
          </w:rPr>
          <w:t>index.js</w:t>
        </w:r>
        <w:r w:rsidRPr="0089304D">
          <w:rPr>
            <w:rFonts w:ascii="Consolas" w:eastAsia="Times New Roman" w:hAnsi="Consolas" w:cs="Consolas"/>
            <w:color w:val="F8F8F2"/>
            <w:sz w:val="24"/>
          </w:rPr>
          <w:t>"&gt;&lt;/</w:t>
        </w:r>
        <w:r w:rsidRPr="0089304D">
          <w:rPr>
            <w:rFonts w:ascii="Consolas" w:eastAsia="Times New Roman" w:hAnsi="Consolas" w:cs="Consolas"/>
            <w:color w:val="F92672"/>
            <w:sz w:val="24"/>
          </w:rPr>
          <w:t>script</w:t>
        </w:r>
        <w:r w:rsidRPr="0089304D">
          <w:rPr>
            <w:rFonts w:ascii="Consolas" w:eastAsia="Times New Roman" w:hAnsi="Consolas" w:cs="Consolas"/>
            <w:color w:val="F8F8F2"/>
            <w:sz w:val="24"/>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50" w:author="Unknown"/>
          <w:rFonts w:ascii="Consolas" w:eastAsia="Times New Roman" w:hAnsi="Consolas" w:cs="Consolas"/>
          <w:color w:val="F8F8F2"/>
          <w:sz w:val="24"/>
        </w:rPr>
      </w:pPr>
      <w:ins w:id="13851" w:author="Unknown">
        <w:r w:rsidRPr="0089304D">
          <w:rPr>
            <w:rFonts w:ascii="Consolas" w:eastAsia="Times New Roman" w:hAnsi="Consolas" w:cs="Consolas"/>
            <w:color w:val="F8F8F2"/>
            <w:sz w:val="24"/>
          </w:rPr>
          <w:t>&lt;/</w:t>
        </w:r>
        <w:r w:rsidRPr="0089304D">
          <w:rPr>
            <w:rFonts w:ascii="Consolas" w:eastAsia="Times New Roman" w:hAnsi="Consolas" w:cs="Consolas"/>
            <w:color w:val="F92672"/>
            <w:sz w:val="24"/>
          </w:rPr>
          <w:t>html</w:t>
        </w:r>
        <w:r w:rsidRPr="0089304D">
          <w:rPr>
            <w:rFonts w:ascii="Consolas" w:eastAsia="Times New Roman" w:hAnsi="Consolas" w:cs="Consolas"/>
            <w:color w:val="F8F8F2"/>
            <w:sz w:val="24"/>
          </w:rPr>
          <w:t>&gt;</w:t>
        </w:r>
      </w:ins>
    </w:p>
    <w:p w:rsidR="0089304D" w:rsidRPr="0089304D" w:rsidRDefault="0089304D" w:rsidP="0089304D">
      <w:pPr>
        <w:spacing w:after="0" w:line="240" w:lineRule="auto"/>
        <w:rPr>
          <w:ins w:id="13852" w:author="Unknown"/>
          <w:rFonts w:ascii="Times New Roman" w:eastAsia="Times New Roman" w:hAnsi="Times New Roman" w:cs="Times New Roman"/>
          <w:sz w:val="24"/>
          <w:szCs w:val="24"/>
        </w:rPr>
      </w:pPr>
      <w:ins w:id="13853"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854" w:author="Unknown"/>
          <w:rFonts w:ascii="Times New Roman" w:eastAsia="Times New Roman" w:hAnsi="Times New Roman" w:cs="Times New Roman"/>
          <w:b/>
          <w:bCs/>
          <w:sz w:val="24"/>
          <w:szCs w:val="24"/>
        </w:rPr>
      </w:pPr>
      <w:ins w:id="13855" w:author="Unknown">
        <w:r w:rsidRPr="0089304D">
          <w:rPr>
            <w:rFonts w:ascii="Times New Roman" w:eastAsia="Times New Roman" w:hAnsi="Times New Roman" w:cs="Times New Roman"/>
            <w:b/>
            <w:bCs/>
            <w:sz w:val="24"/>
            <w:szCs w:val="24"/>
          </w:rPr>
          <w:t>Code index.js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56" w:author="Unknown"/>
          <w:rFonts w:ascii="Consolas" w:eastAsia="Times New Roman" w:hAnsi="Consolas" w:cs="Consolas"/>
          <w:color w:val="F8F8F2"/>
          <w:sz w:val="24"/>
        </w:rPr>
      </w:pPr>
      <w:ins w:id="13857" w:author="Unknown">
        <w:r w:rsidRPr="0089304D">
          <w:rPr>
            <w:rFonts w:ascii="Consolas" w:eastAsia="Times New Roman" w:hAnsi="Consolas" w:cs="Consolas"/>
            <w:color w:val="F8F8F2"/>
            <w:sz w:val="24"/>
          </w:rPr>
          <w:t>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'This is drag and drop utility'</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58"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59" w:author="Unknown"/>
          <w:rFonts w:ascii="Consolas" w:eastAsia="Times New Roman" w:hAnsi="Consolas" w:cs="Consolas"/>
          <w:color w:val="F8F8F2"/>
          <w:sz w:val="24"/>
        </w:rPr>
      </w:pPr>
      <w:ins w:id="13860" w:author="Unknown">
        <w:r w:rsidRPr="0089304D">
          <w:rPr>
            <w:rFonts w:ascii="Consolas" w:eastAsia="Times New Roman" w:hAnsi="Consolas" w:cs="Consolas"/>
            <w:color w:val="66D9EF"/>
            <w:sz w:val="24"/>
          </w:rPr>
          <w:t>const</w:t>
        </w:r>
        <w:r w:rsidRPr="0089304D">
          <w:rPr>
            <w:rFonts w:ascii="Consolas" w:eastAsia="Times New Roman" w:hAnsi="Consolas" w:cs="Consolas"/>
            <w:color w:val="F8F8F2"/>
            <w:sz w:val="24"/>
          </w:rPr>
          <w:t xml:space="preserve"> imgBox = document.</w:t>
        </w:r>
        <w:r w:rsidRPr="0089304D">
          <w:rPr>
            <w:rFonts w:ascii="Consolas" w:eastAsia="Times New Roman" w:hAnsi="Consolas" w:cs="Consolas"/>
            <w:color w:val="E6DB74"/>
            <w:sz w:val="24"/>
          </w:rPr>
          <w:t>querySelector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'.imgBox'</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61" w:author="Unknown"/>
          <w:rFonts w:ascii="Consolas" w:eastAsia="Times New Roman" w:hAnsi="Consolas" w:cs="Consolas"/>
          <w:color w:val="F8F8F2"/>
          <w:sz w:val="24"/>
        </w:rPr>
      </w:pPr>
      <w:ins w:id="13862" w:author="Unknown">
        <w:r w:rsidRPr="0089304D">
          <w:rPr>
            <w:rFonts w:ascii="Consolas" w:eastAsia="Times New Roman" w:hAnsi="Consolas" w:cs="Consolas"/>
            <w:color w:val="66D9EF"/>
            <w:sz w:val="24"/>
          </w:rPr>
          <w:t>const</w:t>
        </w:r>
        <w:r w:rsidRPr="0089304D">
          <w:rPr>
            <w:rFonts w:ascii="Consolas" w:eastAsia="Times New Roman" w:hAnsi="Consolas" w:cs="Consolas"/>
            <w:color w:val="F8F8F2"/>
            <w:sz w:val="24"/>
          </w:rPr>
          <w:t xml:space="preserve"> whiteBoxes = document.</w:t>
        </w:r>
        <w:r w:rsidRPr="0089304D">
          <w:rPr>
            <w:rFonts w:ascii="Consolas" w:eastAsia="Times New Roman" w:hAnsi="Consolas" w:cs="Consolas"/>
            <w:color w:val="E6DB74"/>
            <w:sz w:val="24"/>
          </w:rPr>
          <w:t>getElementsByClassName</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'whiteBox'</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63"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64" w:author="Unknown"/>
          <w:rFonts w:ascii="Consolas" w:eastAsia="Times New Roman" w:hAnsi="Consolas" w:cs="Consolas"/>
          <w:color w:val="F8F8F2"/>
          <w:sz w:val="24"/>
        </w:rPr>
      </w:pPr>
      <w:ins w:id="13865" w:author="Unknown">
        <w:r w:rsidRPr="0089304D">
          <w:rPr>
            <w:rFonts w:ascii="Consolas" w:eastAsia="Times New Roman" w:hAnsi="Consolas" w:cs="Consolas"/>
            <w:color w:val="8292A2"/>
            <w:sz w:val="24"/>
          </w:rPr>
          <w:t>// Event listeners for draggable element imgBox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66" w:author="Unknown"/>
          <w:rFonts w:ascii="Consolas" w:eastAsia="Times New Roman" w:hAnsi="Consolas" w:cs="Consolas"/>
          <w:color w:val="F8F8F2"/>
          <w:sz w:val="24"/>
        </w:rPr>
      </w:pPr>
      <w:ins w:id="13867" w:author="Unknown">
        <w:r w:rsidRPr="0089304D">
          <w:rPr>
            <w:rFonts w:ascii="Consolas" w:eastAsia="Times New Roman" w:hAnsi="Consolas" w:cs="Consolas"/>
            <w:color w:val="F8F8F2"/>
            <w:sz w:val="24"/>
          </w:rPr>
          <w:t>imgBox.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'dragstart'</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68" w:author="Unknown"/>
          <w:rFonts w:ascii="Consolas" w:eastAsia="Times New Roman" w:hAnsi="Consolas" w:cs="Consolas"/>
          <w:color w:val="F8F8F2"/>
          <w:sz w:val="24"/>
        </w:rPr>
      </w:pPr>
      <w:ins w:id="13869"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'DragStart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0" w:author="Unknown"/>
          <w:rFonts w:ascii="Consolas" w:eastAsia="Times New Roman" w:hAnsi="Consolas" w:cs="Consolas"/>
          <w:color w:val="F8F8F2"/>
          <w:sz w:val="24"/>
        </w:rPr>
      </w:pPr>
      <w:ins w:id="13871" w:author="Unknown">
        <w:r w:rsidRPr="0089304D">
          <w:rPr>
            <w:rFonts w:ascii="Consolas" w:eastAsia="Times New Roman" w:hAnsi="Consolas" w:cs="Consolas"/>
            <w:color w:val="F8F8F2"/>
            <w:sz w:val="24"/>
          </w:rPr>
          <w:t xml:space="preserve">    e.target.className += </w:t>
        </w:r>
        <w:r w:rsidRPr="0089304D">
          <w:rPr>
            <w:rFonts w:ascii="Consolas" w:eastAsia="Times New Roman" w:hAnsi="Consolas" w:cs="Consolas"/>
            <w:color w:val="A6E22E"/>
            <w:sz w:val="24"/>
          </w:rPr>
          <w:t>' hold'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2" w:author="Unknown"/>
          <w:rFonts w:ascii="Consolas" w:eastAsia="Times New Roman" w:hAnsi="Consolas" w:cs="Consolas"/>
          <w:color w:val="F8F8F2"/>
          <w:sz w:val="24"/>
        </w:rPr>
      </w:pPr>
      <w:ins w:id="13873"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setTimeout</w:t>
        </w:r>
        <w:r w:rsidRPr="0089304D">
          <w:rPr>
            <w:rFonts w:ascii="Consolas" w:eastAsia="Times New Roman" w:hAnsi="Consolas" w:cs="Consolas"/>
            <w:color w:val="F8F8F2"/>
            <w:sz w:val="24"/>
          </w:rPr>
          <w:t>(()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4" w:author="Unknown"/>
          <w:rFonts w:ascii="Consolas" w:eastAsia="Times New Roman" w:hAnsi="Consolas" w:cs="Consolas"/>
          <w:color w:val="F8F8F2"/>
          <w:sz w:val="24"/>
        </w:rPr>
      </w:pPr>
      <w:ins w:id="13875" w:author="Unknown">
        <w:r w:rsidRPr="0089304D">
          <w:rPr>
            <w:rFonts w:ascii="Consolas" w:eastAsia="Times New Roman" w:hAnsi="Consolas" w:cs="Consolas"/>
            <w:color w:val="F8F8F2"/>
            <w:sz w:val="24"/>
          </w:rPr>
          <w:t xml:space="preserve">        e.target.className = </w:t>
        </w:r>
        <w:r w:rsidRPr="0089304D">
          <w:rPr>
            <w:rFonts w:ascii="Consolas" w:eastAsia="Times New Roman" w:hAnsi="Consolas" w:cs="Consolas"/>
            <w:color w:val="A6E22E"/>
            <w:sz w:val="24"/>
          </w:rPr>
          <w:t>'hide'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6" w:author="Unknown"/>
          <w:rFonts w:ascii="Consolas" w:eastAsia="Times New Roman" w:hAnsi="Consolas" w:cs="Consolas"/>
          <w:color w:val="F8F8F2"/>
          <w:sz w:val="24"/>
        </w:rPr>
      </w:pPr>
      <w:ins w:id="13877" w:author="Unknown">
        <w:r w:rsidRPr="0089304D">
          <w:rPr>
            <w:rFonts w:ascii="Consolas" w:eastAsia="Times New Roman" w:hAnsi="Consolas" w:cs="Consolas"/>
            <w:color w:val="F8F8F2"/>
            <w:sz w:val="24"/>
          </w:rPr>
          <w:t xml:space="preserve">    }, </w:t>
        </w:r>
        <w:r w:rsidRPr="0089304D">
          <w:rPr>
            <w:rFonts w:ascii="Consolas" w:eastAsia="Times New Roman" w:hAnsi="Consolas" w:cs="Consolas"/>
            <w:color w:val="AE81FF"/>
            <w:sz w:val="24"/>
          </w:rPr>
          <w:t>0</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8"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79" w:author="Unknown"/>
          <w:rFonts w:ascii="Consolas" w:eastAsia="Times New Roman" w:hAnsi="Consolas" w:cs="Consolas"/>
          <w:color w:val="F8F8F2"/>
          <w:sz w:val="24"/>
        </w:rPr>
      </w:pPr>
      <w:ins w:id="13880"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81"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82" w:author="Unknown"/>
          <w:rFonts w:ascii="Consolas" w:eastAsia="Times New Roman" w:hAnsi="Consolas" w:cs="Consolas"/>
          <w:color w:val="F8F8F2"/>
          <w:sz w:val="24"/>
        </w:rPr>
      </w:pPr>
      <w:ins w:id="13883" w:author="Unknown">
        <w:r w:rsidRPr="0089304D">
          <w:rPr>
            <w:rFonts w:ascii="Consolas" w:eastAsia="Times New Roman" w:hAnsi="Consolas" w:cs="Consolas"/>
            <w:color w:val="F8F8F2"/>
            <w:sz w:val="24"/>
          </w:rPr>
          <w:t>imgBox.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'dragend'</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84" w:author="Unknown"/>
          <w:rFonts w:ascii="Consolas" w:eastAsia="Times New Roman" w:hAnsi="Consolas" w:cs="Consolas"/>
          <w:color w:val="F8F8F2"/>
          <w:sz w:val="24"/>
        </w:rPr>
      </w:pPr>
      <w:ins w:id="13885"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'DragEnd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86" w:author="Unknown"/>
          <w:rFonts w:ascii="Consolas" w:eastAsia="Times New Roman" w:hAnsi="Consolas" w:cs="Consolas"/>
          <w:color w:val="F8F8F2"/>
          <w:sz w:val="24"/>
        </w:rPr>
      </w:pPr>
      <w:ins w:id="13887" w:author="Unknown">
        <w:r w:rsidRPr="0089304D">
          <w:rPr>
            <w:rFonts w:ascii="Consolas" w:eastAsia="Times New Roman" w:hAnsi="Consolas" w:cs="Consolas"/>
            <w:color w:val="F8F8F2"/>
            <w:sz w:val="24"/>
          </w:rPr>
          <w:t xml:space="preserve">    e.target.className = </w:t>
        </w:r>
        <w:r w:rsidRPr="0089304D">
          <w:rPr>
            <w:rFonts w:ascii="Consolas" w:eastAsia="Times New Roman" w:hAnsi="Consolas" w:cs="Consolas"/>
            <w:color w:val="A6E22E"/>
            <w:sz w:val="24"/>
          </w:rPr>
          <w:t>'imgBox'</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88" w:author="Unknown"/>
          <w:rFonts w:ascii="Consolas" w:eastAsia="Times New Roman" w:hAnsi="Consolas" w:cs="Consolas"/>
          <w:color w:val="F8F8F2"/>
          <w:sz w:val="24"/>
        </w:rPr>
      </w:pPr>
      <w:ins w:id="13889"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0"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1" w:author="Unknown"/>
          <w:rFonts w:ascii="Consolas" w:eastAsia="Times New Roman" w:hAnsi="Consolas" w:cs="Consolas"/>
          <w:color w:val="F8F8F2"/>
          <w:sz w:val="24"/>
        </w:rPr>
      </w:pPr>
      <w:ins w:id="13892" w:author="Unknown">
        <w:r w:rsidRPr="0089304D">
          <w:rPr>
            <w:rFonts w:ascii="Consolas" w:eastAsia="Times New Roman" w:hAnsi="Consolas" w:cs="Consolas"/>
            <w:color w:val="66D9EF"/>
            <w:sz w:val="24"/>
          </w:rPr>
          <w:t>for</w:t>
        </w:r>
        <w:r w:rsidRPr="0089304D">
          <w:rPr>
            <w:rFonts w:ascii="Consolas" w:eastAsia="Times New Roman" w:hAnsi="Consolas" w:cs="Consolas"/>
            <w:color w:val="F8F8F2"/>
            <w:sz w:val="24"/>
          </w:rPr>
          <w:t xml:space="preserve"> (whiteBox </w:t>
        </w:r>
        <w:r w:rsidRPr="0089304D">
          <w:rPr>
            <w:rFonts w:ascii="Consolas" w:eastAsia="Times New Roman" w:hAnsi="Consolas" w:cs="Consolas"/>
            <w:color w:val="66D9EF"/>
            <w:sz w:val="24"/>
          </w:rPr>
          <w:t>of</w:t>
        </w:r>
        <w:r w:rsidRPr="0089304D">
          <w:rPr>
            <w:rFonts w:ascii="Consolas" w:eastAsia="Times New Roman" w:hAnsi="Consolas" w:cs="Consolas"/>
            <w:color w:val="F8F8F2"/>
            <w:sz w:val="24"/>
          </w:rPr>
          <w:t xml:space="preserve"> whiteBoxes)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3" w:author="Unknown"/>
          <w:rFonts w:ascii="Consolas" w:eastAsia="Times New Roman" w:hAnsi="Consolas" w:cs="Consolas"/>
          <w:color w:val="F8F8F2"/>
          <w:sz w:val="24"/>
        </w:rPr>
      </w:pPr>
      <w:ins w:id="13894" w:author="Unknown">
        <w:r w:rsidRPr="0089304D">
          <w:rPr>
            <w:rFonts w:ascii="Consolas" w:eastAsia="Times New Roman" w:hAnsi="Consolas" w:cs="Consolas"/>
            <w:color w:val="F8F8F2"/>
            <w:sz w:val="24"/>
          </w:rPr>
          <w:lastRenderedPageBreak/>
          <w:t xml:space="preserve">    whiteBox.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'dragover'</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5" w:author="Unknown"/>
          <w:rFonts w:ascii="Consolas" w:eastAsia="Times New Roman" w:hAnsi="Consolas" w:cs="Consolas"/>
          <w:color w:val="F8F8F2"/>
          <w:sz w:val="24"/>
        </w:rPr>
      </w:pPr>
      <w:ins w:id="13896" w:author="Unknown">
        <w:r w:rsidRPr="0089304D">
          <w:rPr>
            <w:rFonts w:ascii="Consolas" w:eastAsia="Times New Roman" w:hAnsi="Consolas" w:cs="Consolas"/>
            <w:color w:val="F8F8F2"/>
            <w:sz w:val="24"/>
          </w:rPr>
          <w:t xml:space="preserve">        e.</w:t>
        </w:r>
        <w:r w:rsidRPr="0089304D">
          <w:rPr>
            <w:rFonts w:ascii="Consolas" w:eastAsia="Times New Roman" w:hAnsi="Consolas" w:cs="Consolas"/>
            <w:color w:val="E6DB74"/>
            <w:sz w:val="24"/>
          </w:rPr>
          <w:t>preventDefault</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7" w:author="Unknown"/>
          <w:rFonts w:ascii="Consolas" w:eastAsia="Times New Roman" w:hAnsi="Consolas" w:cs="Consolas"/>
          <w:color w:val="F8F8F2"/>
          <w:sz w:val="24"/>
        </w:rPr>
      </w:pPr>
      <w:ins w:id="13898"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'DragOver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899" w:author="Unknown"/>
          <w:rFonts w:ascii="Consolas" w:eastAsia="Times New Roman" w:hAnsi="Consolas" w:cs="Consolas"/>
          <w:color w:val="F8F8F2"/>
          <w:sz w:val="24"/>
        </w:rPr>
      </w:pPr>
      <w:ins w:id="13900"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01"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02" w:author="Unknown"/>
          <w:rFonts w:ascii="Consolas" w:eastAsia="Times New Roman" w:hAnsi="Consolas" w:cs="Consolas"/>
          <w:color w:val="F8F8F2"/>
          <w:sz w:val="24"/>
        </w:rPr>
      </w:pPr>
      <w:ins w:id="13903" w:author="Unknown">
        <w:r w:rsidRPr="0089304D">
          <w:rPr>
            <w:rFonts w:ascii="Consolas" w:eastAsia="Times New Roman" w:hAnsi="Consolas" w:cs="Consolas"/>
            <w:color w:val="F8F8F2"/>
            <w:sz w:val="24"/>
          </w:rPr>
          <w:t xml:space="preserve">    whiteBox.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'dragenter'</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04" w:author="Unknown"/>
          <w:rFonts w:ascii="Consolas" w:eastAsia="Times New Roman" w:hAnsi="Consolas" w:cs="Consolas"/>
          <w:color w:val="F8F8F2"/>
          <w:sz w:val="24"/>
        </w:rPr>
      </w:pPr>
      <w:ins w:id="13905"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'DragEnter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06" w:author="Unknown"/>
          <w:rFonts w:ascii="Consolas" w:eastAsia="Times New Roman" w:hAnsi="Consolas" w:cs="Consolas"/>
          <w:color w:val="F8F8F2"/>
          <w:sz w:val="24"/>
        </w:rPr>
      </w:pPr>
      <w:ins w:id="13907" w:author="Unknown">
        <w:r w:rsidRPr="0089304D">
          <w:rPr>
            <w:rFonts w:ascii="Consolas" w:eastAsia="Times New Roman" w:hAnsi="Consolas" w:cs="Consolas"/>
            <w:color w:val="F8F8F2"/>
            <w:sz w:val="24"/>
          </w:rPr>
          <w:t xml:space="preserve">        e.target.className += </w:t>
        </w:r>
        <w:r w:rsidRPr="0089304D">
          <w:rPr>
            <w:rFonts w:ascii="Consolas" w:eastAsia="Times New Roman" w:hAnsi="Consolas" w:cs="Consolas"/>
            <w:color w:val="A6E22E"/>
            <w:sz w:val="24"/>
          </w:rPr>
          <w:t>' dashed'</w:t>
        </w:r>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08" w:author="Unknown"/>
          <w:rFonts w:ascii="Consolas" w:eastAsia="Times New Roman" w:hAnsi="Consolas" w:cs="Consolas"/>
          <w:color w:val="F8F8F2"/>
          <w:sz w:val="24"/>
        </w:rPr>
      </w:pPr>
      <w:ins w:id="13909"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0"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1" w:author="Unknown"/>
          <w:rFonts w:ascii="Consolas" w:eastAsia="Times New Roman" w:hAnsi="Consolas" w:cs="Consolas"/>
          <w:color w:val="F8F8F2"/>
          <w:sz w:val="24"/>
        </w:rPr>
      </w:pPr>
      <w:ins w:id="13912" w:author="Unknown">
        <w:r w:rsidRPr="0089304D">
          <w:rPr>
            <w:rFonts w:ascii="Consolas" w:eastAsia="Times New Roman" w:hAnsi="Consolas" w:cs="Consolas"/>
            <w:color w:val="F8F8F2"/>
            <w:sz w:val="24"/>
          </w:rPr>
          <w:t xml:space="preserve">    whiteBox.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'dragleave'</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3" w:author="Unknown"/>
          <w:rFonts w:ascii="Consolas" w:eastAsia="Times New Roman" w:hAnsi="Consolas" w:cs="Consolas"/>
          <w:color w:val="F8F8F2"/>
          <w:sz w:val="24"/>
        </w:rPr>
      </w:pPr>
      <w:ins w:id="13914"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'DragLeave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5" w:author="Unknown"/>
          <w:rFonts w:ascii="Consolas" w:eastAsia="Times New Roman" w:hAnsi="Consolas" w:cs="Consolas"/>
          <w:color w:val="F8F8F2"/>
          <w:sz w:val="24"/>
        </w:rPr>
      </w:pPr>
      <w:ins w:id="13916" w:author="Unknown">
        <w:r w:rsidRPr="0089304D">
          <w:rPr>
            <w:rFonts w:ascii="Consolas" w:eastAsia="Times New Roman" w:hAnsi="Consolas" w:cs="Consolas"/>
            <w:color w:val="F8F8F2"/>
            <w:sz w:val="24"/>
          </w:rPr>
          <w:t xml:space="preserve">        e.target.className = </w:t>
        </w:r>
        <w:r w:rsidRPr="0089304D">
          <w:rPr>
            <w:rFonts w:ascii="Consolas" w:eastAsia="Times New Roman" w:hAnsi="Consolas" w:cs="Consolas"/>
            <w:color w:val="A6E22E"/>
            <w:sz w:val="24"/>
          </w:rPr>
          <w:t>'whiteBox'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7" w:author="Unknown"/>
          <w:rFonts w:ascii="Consolas" w:eastAsia="Times New Roman" w:hAnsi="Consolas" w:cs="Consolas"/>
          <w:color w:val="F8F8F2"/>
          <w:sz w:val="24"/>
        </w:rPr>
      </w:pPr>
      <w:ins w:id="13918"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19"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20" w:author="Unknown"/>
          <w:rFonts w:ascii="Consolas" w:eastAsia="Times New Roman" w:hAnsi="Consolas" w:cs="Consolas"/>
          <w:color w:val="F8F8F2"/>
          <w:sz w:val="24"/>
        </w:rPr>
      </w:pPr>
      <w:ins w:id="13921" w:author="Unknown">
        <w:r w:rsidRPr="0089304D">
          <w:rPr>
            <w:rFonts w:ascii="Consolas" w:eastAsia="Times New Roman" w:hAnsi="Consolas" w:cs="Consolas"/>
            <w:color w:val="F8F8F2"/>
            <w:sz w:val="24"/>
          </w:rPr>
          <w:t xml:space="preserve">    whiteBox.</w:t>
        </w:r>
        <w:r w:rsidRPr="0089304D">
          <w:rPr>
            <w:rFonts w:ascii="Consolas" w:eastAsia="Times New Roman" w:hAnsi="Consolas" w:cs="Consolas"/>
            <w:color w:val="E6DB74"/>
            <w:sz w:val="24"/>
          </w:rPr>
          <w:t>addEventListener</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'drop'</w:t>
        </w:r>
        <w:r w:rsidRPr="0089304D">
          <w:rPr>
            <w:rFonts w:ascii="Consolas" w:eastAsia="Times New Roman" w:hAnsi="Consolas" w:cs="Consolas"/>
            <w:color w:val="F8F8F2"/>
            <w:sz w:val="24"/>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22" w:author="Unknown"/>
          <w:rFonts w:ascii="Consolas" w:eastAsia="Times New Roman" w:hAnsi="Consolas" w:cs="Consolas"/>
          <w:color w:val="F8F8F2"/>
          <w:sz w:val="24"/>
        </w:rPr>
      </w:pPr>
      <w:ins w:id="13923" w:author="Unknown">
        <w:r w:rsidRPr="0089304D">
          <w:rPr>
            <w:rFonts w:ascii="Consolas" w:eastAsia="Times New Roman" w:hAnsi="Consolas" w:cs="Consolas"/>
            <w:color w:val="F8F8F2"/>
            <w:sz w:val="24"/>
          </w:rPr>
          <w:t xml:space="preserve">        console.</w:t>
        </w:r>
        <w:r w:rsidRPr="0089304D">
          <w:rPr>
            <w:rFonts w:ascii="Consolas" w:eastAsia="Times New Roman" w:hAnsi="Consolas" w:cs="Consolas"/>
            <w:color w:val="E6DB74"/>
            <w:sz w:val="24"/>
          </w:rPr>
          <w:t>log</w:t>
        </w:r>
        <w:r w:rsidRPr="0089304D">
          <w:rPr>
            <w:rFonts w:ascii="Consolas" w:eastAsia="Times New Roman" w:hAnsi="Consolas" w:cs="Consolas"/>
            <w:color w:val="F8F8F2"/>
            <w:sz w:val="24"/>
          </w:rPr>
          <w:t>(</w:t>
        </w:r>
        <w:r w:rsidRPr="0089304D">
          <w:rPr>
            <w:rFonts w:ascii="Consolas" w:eastAsia="Times New Roman" w:hAnsi="Consolas" w:cs="Consolas"/>
            <w:color w:val="A6E22E"/>
            <w:sz w:val="24"/>
          </w:rPr>
          <w:t>'Drop has been triggered'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24" w:author="Unknown"/>
          <w:rFonts w:ascii="Consolas" w:eastAsia="Times New Roman" w:hAnsi="Consolas" w:cs="Consolas"/>
          <w:color w:val="F8F8F2"/>
          <w:sz w:val="24"/>
        </w:rPr>
      </w:pPr>
      <w:ins w:id="13925" w:author="Unknown">
        <w:r w:rsidRPr="0089304D">
          <w:rPr>
            <w:rFonts w:ascii="Consolas" w:eastAsia="Times New Roman" w:hAnsi="Consolas" w:cs="Consolas"/>
            <w:color w:val="F8F8F2"/>
            <w:sz w:val="24"/>
          </w:rPr>
          <w:t xml:space="preserve">        e.target.</w:t>
        </w:r>
        <w:r w:rsidRPr="0089304D">
          <w:rPr>
            <w:rFonts w:ascii="Consolas" w:eastAsia="Times New Roman" w:hAnsi="Consolas" w:cs="Consolas"/>
            <w:color w:val="E6DB74"/>
            <w:sz w:val="24"/>
          </w:rPr>
          <w:t>append</w:t>
        </w:r>
        <w:r w:rsidRPr="0089304D">
          <w:rPr>
            <w:rFonts w:ascii="Consolas" w:eastAsia="Times New Roman" w:hAnsi="Consolas" w:cs="Consolas"/>
            <w:color w:val="F8F8F2"/>
            <w:sz w:val="24"/>
          </w:rPr>
          <w:t>(imgBox);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26" w:author="Unknown"/>
          <w:rFonts w:ascii="Consolas" w:eastAsia="Times New Roman" w:hAnsi="Consolas" w:cs="Consolas"/>
          <w:color w:val="F8F8F2"/>
          <w:sz w:val="24"/>
        </w:rPr>
      </w:pPr>
      <w:ins w:id="13927" w:author="Unknown">
        <w:r w:rsidRPr="0089304D">
          <w:rPr>
            <w:rFonts w:ascii="Consolas" w:eastAsia="Times New Roman" w:hAnsi="Consolas" w:cs="Consolas"/>
            <w:color w:val="F8F8F2"/>
            <w:sz w:val="24"/>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28" w:author="Unknown"/>
          <w:rFonts w:ascii="Consolas" w:eastAsia="Times New Roman" w:hAnsi="Consolas" w:cs="Consolas"/>
          <w:color w:val="F8F8F2"/>
          <w:sz w:val="24"/>
        </w:rPr>
      </w:pPr>
      <w:ins w:id="13929" w:author="Unknown">
        <w:r w:rsidRPr="0089304D">
          <w:rPr>
            <w:rFonts w:ascii="Consolas" w:eastAsia="Times New Roman" w:hAnsi="Consolas" w:cs="Consolas"/>
            <w:color w:val="F8F8F2"/>
            <w:sz w:val="24"/>
          </w:rPr>
          <w:t>}</w:t>
        </w:r>
      </w:ins>
    </w:p>
    <w:p w:rsidR="0089304D" w:rsidRPr="0089304D" w:rsidRDefault="0089304D" w:rsidP="0089304D">
      <w:pPr>
        <w:spacing w:after="0" w:line="240" w:lineRule="auto"/>
        <w:rPr>
          <w:ins w:id="13930" w:author="Unknown"/>
          <w:rFonts w:ascii="Times New Roman" w:eastAsia="Times New Roman" w:hAnsi="Times New Roman" w:cs="Times New Roman"/>
          <w:sz w:val="24"/>
          <w:szCs w:val="24"/>
        </w:rPr>
      </w:pPr>
      <w:ins w:id="13931"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3932" w:author="Unknown"/>
          <w:rFonts w:ascii="Times New Roman" w:eastAsia="Times New Roman" w:hAnsi="Times New Roman" w:cs="Times New Roman"/>
          <w:b/>
          <w:bCs/>
          <w:sz w:val="24"/>
          <w:szCs w:val="24"/>
        </w:rPr>
      </w:pPr>
      <w:ins w:id="13933" w:author="Unknown">
        <w:r w:rsidRPr="0089304D">
          <w:rPr>
            <w:rFonts w:ascii="Times New Roman" w:eastAsia="Times New Roman" w:hAnsi="Times New Roman" w:cs="Times New Roman"/>
            <w:b/>
            <w:bCs/>
            <w:sz w:val="24"/>
            <w:szCs w:val="24"/>
          </w:rPr>
          <w:t>Code style.css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34" w:author="Unknown"/>
          <w:rFonts w:ascii="Consolas" w:eastAsia="Times New Roman" w:hAnsi="Consolas" w:cs="Consolas"/>
          <w:color w:val="F8F8F2"/>
          <w:sz w:val="24"/>
        </w:rPr>
      </w:pPr>
      <w:ins w:id="13935" w:author="Unknown">
        <w:r w:rsidRPr="0089304D">
          <w:rPr>
            <w:rFonts w:ascii="Consolas" w:eastAsia="Times New Roman" w:hAnsi="Consolas" w:cs="Consolas"/>
            <w:color w:val="A6E22E"/>
            <w:sz w:val="24"/>
          </w:rPr>
          <w:t>body</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36" w:author="Unknown"/>
          <w:rFonts w:ascii="Consolas" w:eastAsia="Times New Roman" w:hAnsi="Consolas" w:cs="Consolas"/>
          <w:color w:val="F8F8F2"/>
          <w:sz w:val="24"/>
        </w:rPr>
      </w:pPr>
      <w:ins w:id="13937"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background</w:t>
        </w:r>
        <w:r w:rsidRPr="0089304D">
          <w:rPr>
            <w:rFonts w:ascii="Consolas" w:eastAsia="Times New Roman" w:hAnsi="Consolas" w:cs="Consolas"/>
            <w:color w:val="F8F8F2"/>
            <w:sz w:val="24"/>
          </w:rPr>
          <w:t>: darkslateblue;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38" w:author="Unknown"/>
          <w:rFonts w:ascii="Consolas" w:eastAsia="Times New Roman" w:hAnsi="Consolas" w:cs="Consolas"/>
          <w:color w:val="F8F8F2"/>
          <w:sz w:val="24"/>
        </w:rPr>
      </w:pPr>
      <w:ins w:id="13939"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0"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1" w:author="Unknown"/>
          <w:rFonts w:ascii="Consolas" w:eastAsia="Times New Roman" w:hAnsi="Consolas" w:cs="Consolas"/>
          <w:color w:val="F8F8F2"/>
          <w:sz w:val="24"/>
        </w:rPr>
      </w:pPr>
      <w:ins w:id="13942" w:author="Unknown">
        <w:r w:rsidRPr="0089304D">
          <w:rPr>
            <w:rFonts w:ascii="Consolas" w:eastAsia="Times New Roman" w:hAnsi="Consolas" w:cs="Consolas"/>
            <w:color w:val="A6E22E"/>
            <w:sz w:val="24"/>
          </w:rPr>
          <w:t>.imgBox</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3" w:author="Unknown"/>
          <w:rFonts w:ascii="Consolas" w:eastAsia="Times New Roman" w:hAnsi="Consolas" w:cs="Consolas"/>
          <w:color w:val="F8F8F2"/>
          <w:sz w:val="24"/>
        </w:rPr>
      </w:pPr>
      <w:ins w:id="13944"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background-image</w:t>
        </w:r>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url</w:t>
        </w:r>
        <w:r w:rsidRPr="0089304D">
          <w:rPr>
            <w:rFonts w:ascii="Consolas" w:eastAsia="Times New Roman" w:hAnsi="Consolas" w:cs="Consolas"/>
            <w:color w:val="F8F8F2"/>
            <w:sz w:val="24"/>
          </w:rPr>
          <w:t>('photo.png');</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5" w:author="Unknown"/>
          <w:rFonts w:ascii="Consolas" w:eastAsia="Times New Roman" w:hAnsi="Consolas" w:cs="Consolas"/>
          <w:color w:val="F8F8F2"/>
          <w:sz w:val="24"/>
        </w:rPr>
      </w:pPr>
      <w:ins w:id="1394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position</w:t>
        </w:r>
        <w:r w:rsidRPr="0089304D">
          <w:rPr>
            <w:rFonts w:ascii="Consolas" w:eastAsia="Times New Roman" w:hAnsi="Consolas" w:cs="Consolas"/>
            <w:color w:val="F8F8F2"/>
            <w:sz w:val="24"/>
          </w:rPr>
          <w:t>: relative;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7" w:author="Unknown"/>
          <w:rFonts w:ascii="Consolas" w:eastAsia="Times New Roman" w:hAnsi="Consolas" w:cs="Consolas"/>
          <w:color w:val="F8F8F2"/>
          <w:sz w:val="24"/>
        </w:rPr>
      </w:pPr>
      <w:ins w:id="13948" w:author="Unknown">
        <w:r w:rsidRPr="0089304D">
          <w:rPr>
            <w:rFonts w:ascii="Consolas" w:eastAsia="Times New Roman" w:hAnsi="Consolas" w:cs="Consolas"/>
            <w:color w:val="F8F8F2"/>
            <w:sz w:val="24"/>
          </w:rPr>
          <w:lastRenderedPageBreak/>
          <w:t xml:space="preserve">    </w:t>
        </w:r>
        <w:r w:rsidRPr="0089304D">
          <w:rPr>
            <w:rFonts w:ascii="Consolas" w:eastAsia="Times New Roman" w:hAnsi="Consolas" w:cs="Consolas"/>
            <w:color w:val="F92672"/>
            <w:sz w:val="24"/>
          </w:rPr>
          <w:t>top</w:t>
        </w:r>
        <w:r w:rsidRPr="0089304D">
          <w:rPr>
            <w:rFonts w:ascii="Consolas" w:eastAsia="Times New Roman" w:hAnsi="Consolas" w:cs="Consolas"/>
            <w:color w:val="F8F8F2"/>
            <w:sz w:val="24"/>
          </w:rPr>
          <w:t>: 7px;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49" w:author="Unknown"/>
          <w:rFonts w:ascii="Consolas" w:eastAsia="Times New Roman" w:hAnsi="Consolas" w:cs="Consolas"/>
          <w:color w:val="F8F8F2"/>
          <w:sz w:val="24"/>
        </w:rPr>
      </w:pPr>
      <w:ins w:id="13950"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left</w:t>
        </w:r>
        <w:r w:rsidRPr="0089304D">
          <w:rPr>
            <w:rFonts w:ascii="Consolas" w:eastAsia="Times New Roman" w:hAnsi="Consolas" w:cs="Consolas"/>
            <w:color w:val="F8F8F2"/>
            <w:sz w:val="24"/>
          </w:rPr>
          <w:t>: 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1" w:author="Unknown"/>
          <w:rFonts w:ascii="Consolas" w:eastAsia="Times New Roman" w:hAnsi="Consolas" w:cs="Consolas"/>
          <w:color w:val="F8F8F2"/>
          <w:sz w:val="24"/>
        </w:rPr>
      </w:pPr>
      <w:ins w:id="13952"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height</w:t>
        </w:r>
        <w:r w:rsidRPr="0089304D">
          <w:rPr>
            <w:rFonts w:ascii="Consolas" w:eastAsia="Times New Roman" w:hAnsi="Consolas" w:cs="Consolas"/>
            <w:color w:val="F8F8F2"/>
            <w:sz w:val="24"/>
          </w:rPr>
          <w:t>: 145px;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3" w:author="Unknown"/>
          <w:rFonts w:ascii="Consolas" w:eastAsia="Times New Roman" w:hAnsi="Consolas" w:cs="Consolas"/>
          <w:color w:val="F8F8F2"/>
          <w:sz w:val="24"/>
        </w:rPr>
      </w:pPr>
      <w:ins w:id="13954"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width</w:t>
        </w:r>
        <w:r w:rsidRPr="0089304D">
          <w:rPr>
            <w:rFonts w:ascii="Consolas" w:eastAsia="Times New Roman" w:hAnsi="Consolas" w:cs="Consolas"/>
            <w:color w:val="F8F8F2"/>
            <w:sz w:val="24"/>
          </w:rPr>
          <w:t>: 145px;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5" w:author="Unknown"/>
          <w:rFonts w:ascii="Consolas" w:eastAsia="Times New Roman" w:hAnsi="Consolas" w:cs="Consolas"/>
          <w:color w:val="F8F8F2"/>
          <w:sz w:val="24"/>
        </w:rPr>
      </w:pPr>
      <w:ins w:id="1395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cursor</w:t>
        </w:r>
        <w:r w:rsidRPr="0089304D">
          <w:rPr>
            <w:rFonts w:ascii="Consolas" w:eastAsia="Times New Roman" w:hAnsi="Consolas" w:cs="Consolas"/>
            <w:color w:val="F8F8F2"/>
            <w:sz w:val="24"/>
          </w:rPr>
          <w:t>: pointer;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7" w:author="Unknown"/>
          <w:rFonts w:ascii="Consolas" w:eastAsia="Times New Roman" w:hAnsi="Consolas" w:cs="Consolas"/>
          <w:color w:val="F8F8F2"/>
          <w:sz w:val="24"/>
        </w:rPr>
      </w:pPr>
      <w:ins w:id="13958"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59"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60" w:author="Unknown"/>
          <w:rFonts w:ascii="Consolas" w:eastAsia="Times New Roman" w:hAnsi="Consolas" w:cs="Consolas"/>
          <w:color w:val="F8F8F2"/>
          <w:sz w:val="24"/>
        </w:rPr>
      </w:pPr>
      <w:ins w:id="13961" w:author="Unknown">
        <w:r w:rsidRPr="0089304D">
          <w:rPr>
            <w:rFonts w:ascii="Consolas" w:eastAsia="Times New Roman" w:hAnsi="Consolas" w:cs="Consolas"/>
            <w:color w:val="A6E22E"/>
            <w:sz w:val="24"/>
          </w:rPr>
          <w:t>.whiteBox</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62" w:author="Unknown"/>
          <w:rFonts w:ascii="Consolas" w:eastAsia="Times New Roman" w:hAnsi="Consolas" w:cs="Consolas"/>
          <w:color w:val="F8F8F2"/>
          <w:sz w:val="24"/>
        </w:rPr>
      </w:pPr>
      <w:ins w:id="13963"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display</w:t>
        </w:r>
        <w:r w:rsidRPr="0089304D">
          <w:rPr>
            <w:rFonts w:ascii="Consolas" w:eastAsia="Times New Roman" w:hAnsi="Consolas" w:cs="Consolas"/>
            <w:color w:val="F8F8F2"/>
            <w:sz w:val="24"/>
          </w:rPr>
          <w:t>: inline-block;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64" w:author="Unknown"/>
          <w:rFonts w:ascii="Consolas" w:eastAsia="Times New Roman" w:hAnsi="Consolas" w:cs="Consolas"/>
          <w:color w:val="F8F8F2"/>
          <w:sz w:val="24"/>
        </w:rPr>
      </w:pPr>
      <w:ins w:id="13965"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height</w:t>
        </w:r>
        <w:r w:rsidRPr="0089304D">
          <w:rPr>
            <w:rFonts w:ascii="Consolas" w:eastAsia="Times New Roman" w:hAnsi="Consolas" w:cs="Consolas"/>
            <w:color w:val="F8F8F2"/>
            <w:sz w:val="24"/>
          </w:rPr>
          <w:t>: 155px;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66" w:author="Unknown"/>
          <w:rFonts w:ascii="Consolas" w:eastAsia="Times New Roman" w:hAnsi="Consolas" w:cs="Consolas"/>
          <w:color w:val="F8F8F2"/>
          <w:sz w:val="24"/>
        </w:rPr>
      </w:pPr>
      <w:ins w:id="13967"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width</w:t>
        </w:r>
        <w:r w:rsidRPr="0089304D">
          <w:rPr>
            <w:rFonts w:ascii="Consolas" w:eastAsia="Times New Roman" w:hAnsi="Consolas" w:cs="Consolas"/>
            <w:color w:val="F8F8F2"/>
            <w:sz w:val="24"/>
          </w:rPr>
          <w:t>: 155px;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68" w:author="Unknown"/>
          <w:rFonts w:ascii="Consolas" w:eastAsia="Times New Roman" w:hAnsi="Consolas" w:cs="Consolas"/>
          <w:color w:val="F8F8F2"/>
          <w:sz w:val="24"/>
        </w:rPr>
      </w:pPr>
      <w:ins w:id="13969"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margin</w:t>
        </w:r>
        <w:r w:rsidRPr="0089304D">
          <w:rPr>
            <w:rFonts w:ascii="Consolas" w:eastAsia="Times New Roman" w:hAnsi="Consolas" w:cs="Consolas"/>
            <w:color w:val="F8F8F2"/>
            <w:sz w:val="24"/>
          </w:rPr>
          <w:t>: 10px;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0" w:author="Unknown"/>
          <w:rFonts w:ascii="Consolas" w:eastAsia="Times New Roman" w:hAnsi="Consolas" w:cs="Consolas"/>
          <w:color w:val="F8F8F2"/>
          <w:sz w:val="24"/>
        </w:rPr>
      </w:pPr>
      <w:ins w:id="13971"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background-color</w:t>
        </w:r>
        <w:r w:rsidRPr="0089304D">
          <w:rPr>
            <w:rFonts w:ascii="Consolas" w:eastAsia="Times New Roman" w:hAnsi="Consolas" w:cs="Consolas"/>
            <w:color w:val="F8F8F2"/>
            <w:sz w:val="24"/>
          </w:rPr>
          <w:t>: white;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2" w:author="Unknown"/>
          <w:rFonts w:ascii="Consolas" w:eastAsia="Times New Roman" w:hAnsi="Consolas" w:cs="Consolas"/>
          <w:color w:val="F8F8F2"/>
          <w:sz w:val="24"/>
        </w:rPr>
      </w:pPr>
      <w:ins w:id="13973"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border</w:t>
        </w:r>
        <w:r w:rsidRPr="0089304D">
          <w:rPr>
            <w:rFonts w:ascii="Consolas" w:eastAsia="Times New Roman" w:hAnsi="Consolas" w:cs="Consolas"/>
            <w:color w:val="F8F8F2"/>
            <w:sz w:val="24"/>
          </w:rPr>
          <w:t>: 3px black solid;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4" w:author="Unknown"/>
          <w:rFonts w:ascii="Consolas" w:eastAsia="Times New Roman" w:hAnsi="Consolas" w:cs="Consolas"/>
          <w:color w:val="F8F8F2"/>
          <w:sz w:val="24"/>
        </w:rPr>
      </w:pPr>
      <w:ins w:id="13975"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6"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7" w:author="Unknown"/>
          <w:rFonts w:ascii="Consolas" w:eastAsia="Times New Roman" w:hAnsi="Consolas" w:cs="Consolas"/>
          <w:color w:val="F8F8F2"/>
          <w:sz w:val="24"/>
        </w:rPr>
      </w:pPr>
      <w:ins w:id="13978" w:author="Unknown">
        <w:r w:rsidRPr="0089304D">
          <w:rPr>
            <w:rFonts w:ascii="Consolas" w:eastAsia="Times New Roman" w:hAnsi="Consolas" w:cs="Consolas"/>
            <w:color w:val="A6E22E"/>
            <w:sz w:val="24"/>
          </w:rPr>
          <w:t>.hold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79" w:author="Unknown"/>
          <w:rFonts w:ascii="Consolas" w:eastAsia="Times New Roman" w:hAnsi="Consolas" w:cs="Consolas"/>
          <w:color w:val="F8F8F2"/>
          <w:sz w:val="24"/>
        </w:rPr>
      </w:pPr>
      <w:ins w:id="13980"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border</w:t>
        </w:r>
        <w:r w:rsidRPr="0089304D">
          <w:rPr>
            <w:rFonts w:ascii="Consolas" w:eastAsia="Times New Roman" w:hAnsi="Consolas" w:cs="Consolas"/>
            <w:color w:val="F8F8F2"/>
            <w:sz w:val="24"/>
          </w:rPr>
          <w:t>: solid red 4px;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81" w:author="Unknown"/>
          <w:rFonts w:ascii="Consolas" w:eastAsia="Times New Roman" w:hAnsi="Consolas" w:cs="Consolas"/>
          <w:color w:val="F8F8F2"/>
          <w:sz w:val="24"/>
        </w:rPr>
      </w:pPr>
      <w:ins w:id="13982"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83"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84" w:author="Unknown"/>
          <w:rFonts w:ascii="Consolas" w:eastAsia="Times New Roman" w:hAnsi="Consolas" w:cs="Consolas"/>
          <w:color w:val="F8F8F2"/>
          <w:sz w:val="24"/>
        </w:rPr>
      </w:pPr>
      <w:ins w:id="13985" w:author="Unknown">
        <w:r w:rsidRPr="0089304D">
          <w:rPr>
            <w:rFonts w:ascii="Consolas" w:eastAsia="Times New Roman" w:hAnsi="Consolas" w:cs="Consolas"/>
            <w:color w:val="A6E22E"/>
            <w:sz w:val="24"/>
          </w:rPr>
          <w:t>.dashed</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86" w:author="Unknown"/>
          <w:rFonts w:ascii="Consolas" w:eastAsia="Times New Roman" w:hAnsi="Consolas" w:cs="Consolas"/>
          <w:color w:val="F8F8F2"/>
          <w:sz w:val="24"/>
        </w:rPr>
      </w:pPr>
      <w:ins w:id="13987"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background</w:t>
        </w:r>
        <w:r w:rsidRPr="0089304D">
          <w:rPr>
            <w:rFonts w:ascii="Consolas" w:eastAsia="Times New Roman" w:hAnsi="Consolas" w:cs="Consolas"/>
            <w:color w:val="F8F8F2"/>
            <w:sz w:val="24"/>
          </w:rPr>
          <w:t xml:space="preserve">: </w:t>
        </w:r>
        <w:r w:rsidRPr="0089304D">
          <w:rPr>
            <w:rFonts w:ascii="Consolas" w:eastAsia="Times New Roman" w:hAnsi="Consolas" w:cs="Consolas"/>
            <w:color w:val="E6DB74"/>
            <w:sz w:val="24"/>
          </w:rPr>
          <w:t>rgb</w:t>
        </w:r>
        <w:r w:rsidRPr="0089304D">
          <w:rPr>
            <w:rFonts w:ascii="Consolas" w:eastAsia="Times New Roman" w:hAnsi="Consolas" w:cs="Consolas"/>
            <w:color w:val="F8F8F2"/>
            <w:sz w:val="24"/>
          </w:rPr>
          <w:t>(214, 206, 206);</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88" w:author="Unknown"/>
          <w:rFonts w:ascii="Consolas" w:eastAsia="Times New Roman" w:hAnsi="Consolas" w:cs="Consolas"/>
          <w:color w:val="F8F8F2"/>
          <w:sz w:val="24"/>
        </w:rPr>
      </w:pPr>
      <w:ins w:id="13989"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border-style</w:t>
        </w:r>
        <w:r w:rsidRPr="0089304D">
          <w:rPr>
            <w:rFonts w:ascii="Consolas" w:eastAsia="Times New Roman" w:hAnsi="Consolas" w:cs="Consolas"/>
            <w:color w:val="F8F8F2"/>
            <w:sz w:val="24"/>
          </w:rPr>
          <w:t>: dashed;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90" w:author="Unknown"/>
          <w:rFonts w:ascii="Consolas" w:eastAsia="Times New Roman" w:hAnsi="Consolas" w:cs="Consolas"/>
          <w:color w:val="F8F8F2"/>
          <w:sz w:val="24"/>
        </w:rPr>
      </w:pPr>
      <w:ins w:id="13991" w:author="Unknown">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92" w:author="Unknown"/>
          <w:rFonts w:ascii="Consolas" w:eastAsia="Times New Roman" w:hAnsi="Consolas" w:cs="Consolas"/>
          <w:color w:val="F8F8F2"/>
          <w:sz w:val="24"/>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93" w:author="Unknown"/>
          <w:rFonts w:ascii="Consolas" w:eastAsia="Times New Roman" w:hAnsi="Consolas" w:cs="Consolas"/>
          <w:color w:val="F8F8F2"/>
          <w:sz w:val="24"/>
        </w:rPr>
      </w:pPr>
      <w:ins w:id="13994" w:author="Unknown">
        <w:r w:rsidRPr="0089304D">
          <w:rPr>
            <w:rFonts w:ascii="Consolas" w:eastAsia="Times New Roman" w:hAnsi="Consolas" w:cs="Consolas"/>
            <w:color w:val="A6E22E"/>
            <w:sz w:val="24"/>
          </w:rPr>
          <w:t>.hide</w:t>
        </w:r>
        <w:r w:rsidRPr="0089304D">
          <w:rPr>
            <w:rFonts w:ascii="Consolas" w:eastAsia="Times New Roman" w:hAnsi="Consolas" w:cs="Consolas"/>
            <w:color w:val="F8F8F2"/>
            <w:sz w:val="24"/>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95" w:author="Unknown"/>
          <w:rFonts w:ascii="Consolas" w:eastAsia="Times New Roman" w:hAnsi="Consolas" w:cs="Consolas"/>
          <w:color w:val="F8F8F2"/>
          <w:sz w:val="24"/>
        </w:rPr>
      </w:pPr>
      <w:ins w:id="13996" w:author="Unknown">
        <w:r w:rsidRPr="0089304D">
          <w:rPr>
            <w:rFonts w:ascii="Consolas" w:eastAsia="Times New Roman" w:hAnsi="Consolas" w:cs="Consolas"/>
            <w:color w:val="F8F8F2"/>
            <w:sz w:val="24"/>
          </w:rPr>
          <w:t xml:space="preserve">    </w:t>
        </w:r>
        <w:r w:rsidRPr="0089304D">
          <w:rPr>
            <w:rFonts w:ascii="Consolas" w:eastAsia="Times New Roman" w:hAnsi="Consolas" w:cs="Consolas"/>
            <w:color w:val="F92672"/>
            <w:sz w:val="24"/>
          </w:rPr>
          <w:t>display</w:t>
        </w:r>
        <w:r w:rsidRPr="0089304D">
          <w:rPr>
            <w:rFonts w:ascii="Consolas" w:eastAsia="Times New Roman" w:hAnsi="Consolas" w:cs="Consolas"/>
            <w:color w:val="F8F8F2"/>
            <w:sz w:val="24"/>
          </w:rPr>
          <w:t>: none;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3997" w:author="Unknown"/>
          <w:rFonts w:ascii="Consolas" w:eastAsia="Times New Roman" w:hAnsi="Consolas" w:cs="Consolas"/>
          <w:color w:val="F8F8F2"/>
          <w:sz w:val="24"/>
        </w:rPr>
      </w:pPr>
      <w:ins w:id="13998" w:author="Unknown">
        <w:r w:rsidRPr="0089304D">
          <w:rPr>
            <w:rFonts w:ascii="Consolas" w:eastAsia="Times New Roman" w:hAnsi="Consolas" w:cs="Consolas"/>
            <w:color w:val="F8F8F2"/>
            <w:sz w:val="24"/>
          </w:rPr>
          <w:t>}</w:t>
        </w:r>
      </w:ins>
    </w:p>
    <w:p w:rsidR="0089304D" w:rsidRPr="0089304D" w:rsidRDefault="0089304D" w:rsidP="0089304D">
      <w:pPr>
        <w:spacing w:after="0" w:line="240" w:lineRule="auto"/>
        <w:rPr>
          <w:ins w:id="13999" w:author="Unknown"/>
          <w:rFonts w:ascii="Times New Roman" w:eastAsia="Times New Roman" w:hAnsi="Times New Roman" w:cs="Times New Roman"/>
          <w:sz w:val="24"/>
          <w:szCs w:val="24"/>
        </w:rPr>
      </w:pPr>
      <w:ins w:id="14000" w:author="Unknown">
        <w:r w:rsidRPr="0089304D">
          <w:rPr>
            <w:rFonts w:ascii="Times New Roman" w:eastAsia="Times New Roman" w:hAnsi="Times New Roman" w:cs="Times New Roman"/>
            <w:sz w:val="24"/>
            <w:szCs w:val="24"/>
            <w:bdr w:val="single" w:sz="2" w:space="0" w:color="auto" w:frame="1"/>
          </w:rPr>
          <w:t>Copy</w:t>
        </w:r>
      </w:ins>
    </w:p>
    <w:p w:rsidR="0089304D" w:rsidRPr="0089304D" w:rsidRDefault="0089304D" w:rsidP="0089304D">
      <w:pPr>
        <w:spacing w:after="0" w:line="240" w:lineRule="auto"/>
        <w:rPr>
          <w:ins w:id="14001" w:author="Unknown"/>
          <w:rFonts w:ascii="Times New Roman" w:eastAsia="Times New Roman" w:hAnsi="Times New Roman" w:cs="Times New Roman"/>
          <w:sz w:val="24"/>
          <w:szCs w:val="24"/>
        </w:rPr>
      </w:pPr>
      <w:ins w:id="14002" w:author="Unknown">
        <w:r w:rsidRPr="0089304D">
          <w:rPr>
            <w:rFonts w:ascii="Times New Roman" w:eastAsia="Times New Roman" w:hAnsi="Times New Roman" w:cs="Times New Roman"/>
            <w:b/>
            <w:bCs/>
            <w:sz w:val="24"/>
            <w:szCs w:val="24"/>
          </w:rPr>
          <w:t>PreviousNext</w:t>
        </w:r>
      </w:ins>
    </w:p>
    <w:p w:rsidR="0089304D" w:rsidRP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noProof/>
          <w:sz w:val="27"/>
          <w:szCs w:val="27"/>
          <w:bdr w:val="single" w:sz="2" w:space="0" w:color="auto" w:frame="1"/>
          <w:shd w:val="clear" w:color="auto" w:fill="FFFFFF"/>
        </w:rPr>
        <w:lastRenderedPageBreak/>
        <w:drawing>
          <wp:inline distT="0" distB="0" distL="0" distR="0">
            <wp:extent cx="1388745" cy="1388745"/>
            <wp:effectExtent l="0" t="0" r="0" b="0"/>
            <wp:docPr id="101" name="Picture 101"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003" w:author="Unknown">
        <w:r w:rsidRPr="0089304D">
          <w:rPr>
            <w:rFonts w:ascii="Segoe UI" w:hAnsi="Segoe UI" w:cs="Segoe UI"/>
            <w:sz w:val="27"/>
          </w:rPr>
          <w:t>CodeWithHarry</w:t>
        </w:r>
      </w:ins>
      <w:r w:rsidRPr="0089304D">
        <w:rPr>
          <w:rFonts w:ascii="Segoe UI" w:hAnsi="Segoe UI" w:cs="Segoe UI"/>
          <w:color w:val="000000"/>
        </w:rPr>
        <w:t>Project 7: Creating a Calculator using HTML, CSS &amp; JS | JavaScript Tutorial In Hindi #65</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project we are going to do is to create a </w:t>
      </w:r>
      <w:r w:rsidRPr="0089304D">
        <w:rPr>
          <w:rFonts w:ascii="Segoe UI" w:eastAsia="Times New Roman" w:hAnsi="Segoe UI" w:cs="Segoe UI"/>
          <w:b/>
          <w:bCs/>
          <w:i/>
          <w:iCs/>
          <w:color w:val="000000"/>
          <w:sz w:val="27"/>
        </w:rPr>
        <w:t>calculator using HTML, CSS, and JavaScript</w:t>
      </w:r>
      <w:r w:rsidRPr="0089304D">
        <w:rPr>
          <w:rFonts w:ascii="Segoe UI" w:eastAsia="Times New Roman" w:hAnsi="Segoe UI" w:cs="Segoe UI"/>
          <w:color w:val="000000"/>
          <w:sz w:val="27"/>
          <w:szCs w:val="27"/>
        </w:rPr>
        <w:t>.The prerequisites of this project are the basic knowledge of HTML CSS and javaScript. Here are the project details:</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rFonts w:ascii="Segoe UI" w:eastAsia="Times New Roman" w:hAnsi="Segoe UI" w:cs="Segoe UI"/>
          <w:b/>
          <w:bCs/>
          <w:color w:val="000000"/>
          <w:sz w:val="24"/>
          <w:szCs w:val="24"/>
        </w:rPr>
      </w:pPr>
      <w:r w:rsidRPr="0089304D">
        <w:rPr>
          <w:rFonts w:ascii="Segoe UI" w:eastAsia="Times New Roman" w:hAnsi="Segoe UI" w:cs="Segoe UI"/>
          <w:b/>
          <w:bCs/>
          <w:color w:val="000000"/>
          <w:sz w:val="24"/>
          <w:szCs w:val="24"/>
        </w:rPr>
        <w:t>Project Explanation:-</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As we know that a calculator is a machine which allows us to do math operations more easily. For </w:t>
      </w:r>
      <w:r w:rsidRPr="0089304D">
        <w:rPr>
          <w:rFonts w:ascii="Segoe UI" w:eastAsia="Times New Roman" w:hAnsi="Segoe UI" w:cs="Segoe UI"/>
          <w:b/>
          <w:bCs/>
          <w:color w:val="000000"/>
          <w:sz w:val="27"/>
        </w:rPr>
        <w:t>example</w:t>
      </w:r>
      <w:r w:rsidRPr="0089304D">
        <w:rPr>
          <w:rFonts w:ascii="Segoe UI" w:eastAsia="Times New Roman" w:hAnsi="Segoe UI" w:cs="Segoe UI"/>
          <w:color w:val="000000"/>
          <w:sz w:val="27"/>
          <w:szCs w:val="27"/>
        </w:rPr>
        <w:t>, most calculators will add, subtract, multiply, and divide. Some also do square roots, and more complex calculators can help with calculus and draw function graphs. Calculators are found everywhere. You can even build a more advanced level calculator, but we will keep it simple.</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The website we are going to build in this tutorial looks like the following:</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lastRenderedPageBreak/>
        <w:drawing>
          <wp:inline distT="0" distB="0" distL="0" distR="0">
            <wp:extent cx="6564630" cy="7832725"/>
            <wp:effectExtent l="19050" t="0" r="7620" b="0"/>
            <wp:docPr id="103" name="Picture 103" descr="https://api.codewithharry.com/media/videoSeriesFiles/courseFiles/javascript-tutorials-in-hindi-6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api.codewithharry.com/media/videoSeriesFiles/courseFiles/javascript-tutorials-in-hindi-65/base64.png"/>
                    <pic:cNvPicPr>
                      <a:picLocks noChangeAspect="1" noChangeArrowheads="1"/>
                    </pic:cNvPicPr>
                  </pic:nvPicPr>
                  <pic:blipFill>
                    <a:blip r:embed="rId63"/>
                    <a:srcRect/>
                    <a:stretch>
                      <a:fillRect/>
                    </a:stretch>
                  </pic:blipFill>
                  <pic:spPr bwMode="auto">
                    <a:xfrm>
                      <a:off x="0" y="0"/>
                      <a:ext cx="6564630" cy="7832725"/>
                    </a:xfrm>
                    <a:prstGeom prst="rect">
                      <a:avLst/>
                    </a:prstGeom>
                    <a:noFill/>
                    <a:ln w="9525">
                      <a:noFill/>
                      <a:miter lim="800000"/>
                      <a:headEnd/>
                      <a:tailEnd/>
                    </a:ln>
                  </pic:spPr>
                </pic:pic>
              </a:graphicData>
            </a:graphic>
          </wp:inline>
        </w:drawing>
      </w:r>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rPr>
      </w:pPr>
      <w:r w:rsidRPr="0089304D">
        <w:rPr>
          <w:rFonts w:ascii="Segoe UI" w:eastAsia="Times New Roman" w:hAnsi="Segoe UI" w:cs="Segoe UI"/>
          <w:color w:val="000000"/>
          <w:sz w:val="27"/>
          <w:szCs w:val="27"/>
        </w:rPr>
        <w:t> </w:t>
      </w:r>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004" w:author="Unknown"/>
          <w:rFonts w:ascii="Segoe UI" w:eastAsia="Times New Roman" w:hAnsi="Segoe UI" w:cs="Segoe UI"/>
          <w:b/>
          <w:bCs/>
          <w:color w:val="000000"/>
          <w:sz w:val="24"/>
          <w:szCs w:val="24"/>
        </w:rPr>
      </w:pPr>
      <w:ins w:id="14005" w:author="Unknown">
        <w:r w:rsidRPr="0089304D">
          <w:rPr>
            <w:rFonts w:ascii="Segoe UI" w:eastAsia="Times New Roman" w:hAnsi="Segoe UI" w:cs="Segoe UI"/>
            <w:b/>
            <w:bCs/>
            <w:color w:val="000000"/>
            <w:sz w:val="24"/>
            <w:szCs w:val="24"/>
          </w:rPr>
          <w:lastRenderedPageBreak/>
          <w:t>Setting Up the Project:-</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06" w:author="Unknown"/>
          <w:rFonts w:ascii="Segoe UI" w:eastAsia="Times New Roman" w:hAnsi="Segoe UI" w:cs="Segoe UI"/>
          <w:color w:val="000000"/>
          <w:sz w:val="27"/>
          <w:szCs w:val="27"/>
        </w:rPr>
      </w:pPr>
      <w:ins w:id="14007" w:author="Unknown">
        <w:r w:rsidRPr="0089304D">
          <w:rPr>
            <w:rFonts w:ascii="Segoe UI" w:eastAsia="Times New Roman" w:hAnsi="Segoe UI" w:cs="Segoe UI"/>
            <w:color w:val="000000"/>
            <w:sz w:val="27"/>
            <w:szCs w:val="27"/>
          </w:rPr>
          <w:t>For this project, we will use the VS Code. </w:t>
        </w:r>
        <w:r w:rsidRPr="0089304D">
          <w:rPr>
            <w:rFonts w:ascii="Segoe UI" w:eastAsia="Times New Roman" w:hAnsi="Segoe UI" w:cs="Segoe UI"/>
            <w:b/>
            <w:bCs/>
            <w:color w:val="000000"/>
            <w:sz w:val="27"/>
          </w:rPr>
          <w:t>Visual Studio Code</w:t>
        </w:r>
        <w:r w:rsidRPr="0089304D">
          <w:rPr>
            <w:rFonts w:ascii="Segoe UI" w:eastAsia="Times New Roman" w:hAnsi="Segoe UI" w:cs="Segoe UI"/>
            <w:color w:val="000000"/>
            <w:sz w:val="27"/>
            <w:szCs w:val="27"/>
          </w:rPr>
          <w:t> is a free and powerful source-code editor that runs on the desktop. If you have not installed the Visual Studio Code yet, then click on the link below for installation guidance:</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08" w:author="Unknown"/>
          <w:rFonts w:ascii="Segoe UI" w:eastAsia="Times New Roman" w:hAnsi="Segoe UI" w:cs="Segoe UI"/>
          <w:color w:val="000000"/>
          <w:sz w:val="27"/>
          <w:szCs w:val="27"/>
        </w:rPr>
      </w:pPr>
      <w:ins w:id="14009" w:author="Unknown">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"https://codewithharry.com/videos/javascript-tutorials-in-hindi-1"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b/>
            <w:bCs/>
            <w:i/>
            <w:iCs/>
            <w:color w:val="0000FF"/>
            <w:sz w:val="27"/>
            <w:u w:val="single"/>
          </w:rPr>
          <w:t>https://codewithharry.com/videos/javascript-tutorials-in-hindi-1</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10" w:author="Unknown"/>
          <w:rFonts w:ascii="Segoe UI" w:eastAsia="Times New Roman" w:hAnsi="Segoe UI" w:cs="Segoe UI"/>
          <w:color w:val="000000"/>
          <w:sz w:val="27"/>
          <w:szCs w:val="27"/>
        </w:rPr>
      </w:pPr>
      <w:ins w:id="14011" w:author="Unknown">
        <w:r w:rsidRPr="0089304D">
          <w:rPr>
            <w:rFonts w:ascii="Segoe UI" w:eastAsia="Times New Roman" w:hAnsi="Segoe UI" w:cs="Segoe UI"/>
            <w:color w:val="000000"/>
            <w:sz w:val="27"/>
            <w:szCs w:val="27"/>
          </w:rPr>
          <w:t>The project setup is really simple. Because we only want to use JavaScript without any frameworks. Start by creating a new project folder in VS Code, and inside that project folder, create three empty new files</w:t>
        </w:r>
        <w:r w:rsidRPr="0089304D">
          <w:rPr>
            <w:rFonts w:ascii="Segoe UI" w:eastAsia="Times New Roman" w:hAnsi="Segoe UI" w:cs="Segoe UI"/>
            <w:i/>
            <w:iCs/>
            <w:color w:val="000000"/>
            <w:sz w:val="27"/>
          </w:rPr>
          <w:t> of HTML</w:t>
        </w:r>
        <w:r w:rsidRPr="0089304D">
          <w:rPr>
            <w:rFonts w:ascii="Segoe UI" w:eastAsia="Times New Roman" w:hAnsi="Segoe UI" w:cs="Segoe UI"/>
            <w:color w:val="000000"/>
            <w:sz w:val="27"/>
            <w:szCs w:val="27"/>
          </w:rPr>
          <w:t>, CSS and javaScript. The </w:t>
        </w:r>
        <w:r w:rsidRPr="0089304D">
          <w:rPr>
            <w:rFonts w:ascii="Segoe UI" w:eastAsia="Times New Roman" w:hAnsi="Segoe UI" w:cs="Segoe UI"/>
            <w:i/>
            <w:iCs/>
            <w:color w:val="000000"/>
            <w:sz w:val="27"/>
          </w:rPr>
          <w:t>Html file</w:t>
        </w:r>
        <w:r w:rsidRPr="0089304D">
          <w:rPr>
            <w:rFonts w:ascii="Segoe UI" w:eastAsia="Times New Roman" w:hAnsi="Segoe UI" w:cs="Segoe UI"/>
            <w:color w:val="000000"/>
            <w:sz w:val="27"/>
            <w:szCs w:val="27"/>
          </w:rPr>
          <w:t> is the entry point for our website and contains the HTML code. And the CSS file designs of the content of the HTML. Whereas the javascript add functionality in the calculator.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12" w:author="Unknown"/>
          <w:rFonts w:ascii="Segoe UI" w:eastAsia="Times New Roman" w:hAnsi="Segoe UI" w:cs="Segoe UI"/>
          <w:color w:val="000000"/>
          <w:sz w:val="27"/>
          <w:szCs w:val="27"/>
        </w:rPr>
      </w:pPr>
      <w:ins w:id="14013" w:author="Unknown">
        <w:r w:rsidRPr="0089304D">
          <w:rPr>
            <w:rFonts w:ascii="Segoe UI" w:eastAsia="Times New Roman" w:hAnsi="Segoe UI" w:cs="Segoe UI"/>
            <w:color w:val="000000"/>
            <w:sz w:val="27"/>
            <w:szCs w:val="27"/>
          </w:rPr>
          <w:t>This project belongs to the javaScript series for beginners. To access the complete playlist, click on the link </w:t>
        </w:r>
        <w:r w:rsidRPr="0089304D">
          <w:rPr>
            <w:rFonts w:ascii="Segoe UI" w:eastAsia="Times New Roman" w:hAnsi="Segoe UI" w:cs="Segoe UI"/>
            <w:color w:val="000000"/>
            <w:sz w:val="27"/>
            <w:szCs w:val="27"/>
          </w:rPr>
          <w:fldChar w:fldCharType="begin"/>
        </w:r>
        <w:r w:rsidRPr="0089304D">
          <w:rPr>
            <w:rFonts w:ascii="Segoe UI" w:eastAsia="Times New Roman" w:hAnsi="Segoe UI" w:cs="Segoe UI"/>
            <w:color w:val="000000"/>
            <w:sz w:val="27"/>
            <w:szCs w:val="27"/>
          </w:rPr>
          <w:instrText xml:space="preserve"> HYPERLINK "https://codewithharry.com/videos/javascript-tutorials-in-hindi-1" </w:instrText>
        </w:r>
        <w:r w:rsidRPr="0089304D">
          <w:rPr>
            <w:rFonts w:ascii="Segoe UI" w:eastAsia="Times New Roman" w:hAnsi="Segoe UI" w:cs="Segoe UI"/>
            <w:color w:val="000000"/>
            <w:sz w:val="27"/>
            <w:szCs w:val="27"/>
          </w:rPr>
          <w:fldChar w:fldCharType="separate"/>
        </w:r>
        <w:r w:rsidRPr="0089304D">
          <w:rPr>
            <w:rFonts w:ascii="Segoe UI" w:eastAsia="Times New Roman" w:hAnsi="Segoe UI" w:cs="Segoe UI"/>
            <w:color w:val="0000FF"/>
            <w:sz w:val="27"/>
            <w:u w:val="single"/>
          </w:rPr>
          <w:t>https://codewithharry.com/videos/javascript-tutorials-in-hindi-1</w:t>
        </w:r>
        <w:r w:rsidRPr="0089304D">
          <w:rPr>
            <w:rFonts w:ascii="Segoe UI" w:eastAsia="Times New Roman" w:hAnsi="Segoe UI" w:cs="Segoe UI"/>
            <w:color w:val="000000"/>
            <w:sz w:val="27"/>
            <w:szCs w:val="27"/>
          </w:rPr>
          <w:fldChar w:fldCharType="end"/>
        </w:r>
      </w:ins>
    </w:p>
    <w:p w:rsidR="0089304D" w:rsidRPr="0089304D" w:rsidRDefault="0089304D" w:rsidP="0089304D">
      <w:pPr>
        <w:pBdr>
          <w:top w:val="single" w:sz="2" w:space="0" w:color="auto"/>
          <w:left w:val="single" w:sz="2" w:space="0" w:color="auto"/>
          <w:bottom w:val="single" w:sz="2" w:space="0" w:color="auto"/>
          <w:right w:val="single" w:sz="2" w:space="0" w:color="auto"/>
        </w:pBdr>
        <w:spacing w:after="0" w:line="240" w:lineRule="auto"/>
        <w:rPr>
          <w:ins w:id="14014" w:author="Unknown"/>
          <w:rFonts w:ascii="Segoe UI" w:eastAsia="Times New Roman" w:hAnsi="Segoe UI" w:cs="Segoe UI"/>
          <w:color w:val="000000"/>
          <w:sz w:val="27"/>
          <w:szCs w:val="27"/>
        </w:rPr>
      </w:pPr>
      <w:ins w:id="14015" w:author="Unknown">
        <w:r w:rsidRPr="0089304D">
          <w:rPr>
            <w:rFonts w:ascii="Segoe UI" w:eastAsia="Times New Roman" w:hAnsi="Segoe UI" w:cs="Segoe UI"/>
            <w:color w:val="000000"/>
            <w:sz w:val="27"/>
            <w:szCs w:val="27"/>
          </w:rPr>
          <w:t> </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016" w:author="Unknown"/>
          <w:rFonts w:ascii="Segoe UI" w:eastAsia="Times New Roman" w:hAnsi="Segoe UI" w:cs="Segoe UI"/>
          <w:b/>
          <w:bCs/>
          <w:color w:val="000000"/>
          <w:sz w:val="24"/>
          <w:szCs w:val="24"/>
        </w:rPr>
      </w:pPr>
      <w:ins w:id="14017" w:author="Unknown">
        <w:r w:rsidRPr="0089304D">
          <w:rPr>
            <w:rFonts w:ascii="Segoe UI" w:eastAsia="Times New Roman" w:hAnsi="Segoe UI" w:cs="Segoe UI"/>
            <w:b/>
            <w:bCs/>
            <w:color w:val="000000"/>
            <w:sz w:val="24"/>
            <w:szCs w:val="24"/>
          </w:rPr>
          <w:t>Code index.html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18" w:author="Unknown"/>
          <w:rFonts w:ascii="Consolas" w:eastAsia="Times New Roman" w:hAnsi="Consolas" w:cs="Consolas"/>
          <w:color w:val="F8F8F2"/>
          <w:sz w:val="27"/>
        </w:rPr>
      </w:pPr>
      <w:ins w:id="14019" w:author="Unknown">
        <w:r w:rsidRPr="0089304D">
          <w:rPr>
            <w:rFonts w:ascii="Consolas" w:eastAsia="Times New Roman" w:hAnsi="Consolas" w:cs="Consolas"/>
            <w:color w:val="F8F8F2"/>
            <w:sz w:val="27"/>
          </w:rPr>
          <w:t>&lt;!</w:t>
        </w:r>
        <w:r w:rsidRPr="0089304D">
          <w:rPr>
            <w:rFonts w:ascii="Consolas" w:eastAsia="Times New Roman" w:hAnsi="Consolas" w:cs="Consolas"/>
            <w:color w:val="8292A2"/>
            <w:sz w:val="27"/>
          </w:rPr>
          <w:t>DOCTYPE html</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0" w:author="Unknown"/>
          <w:rFonts w:ascii="Consolas" w:eastAsia="Times New Roman" w:hAnsi="Consolas" w:cs="Consolas"/>
          <w:color w:val="F8F8F2"/>
          <w:sz w:val="27"/>
        </w:rPr>
      </w:pPr>
      <w:ins w:id="1402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html </w:t>
        </w:r>
        <w:r w:rsidRPr="0089304D">
          <w:rPr>
            <w:rFonts w:ascii="Consolas" w:eastAsia="Times New Roman" w:hAnsi="Consolas" w:cs="Consolas"/>
            <w:color w:val="A6E22E"/>
            <w:sz w:val="27"/>
          </w:rPr>
          <w:t>lang</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3" w:author="Unknown"/>
          <w:rFonts w:ascii="Consolas" w:eastAsia="Times New Roman" w:hAnsi="Consolas" w:cs="Consolas"/>
          <w:color w:val="F8F8F2"/>
          <w:sz w:val="27"/>
        </w:rPr>
      </w:pPr>
      <w:ins w:id="1402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5" w:author="Unknown"/>
          <w:rFonts w:ascii="Consolas" w:eastAsia="Times New Roman" w:hAnsi="Consolas" w:cs="Consolas"/>
          <w:color w:val="F8F8F2"/>
          <w:sz w:val="27"/>
        </w:rPr>
      </w:pPr>
      <w:ins w:id="1402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charset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UTF-8</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7" w:author="Unknown"/>
          <w:rFonts w:ascii="Consolas" w:eastAsia="Times New Roman" w:hAnsi="Consolas" w:cs="Consolas"/>
          <w:color w:val="F8F8F2"/>
          <w:sz w:val="27"/>
        </w:rPr>
      </w:pPr>
      <w:ins w:id="1402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viewport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width=device-width, initial-scale=1.0</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29" w:author="Unknown"/>
          <w:rFonts w:ascii="Consolas" w:eastAsia="Times New Roman" w:hAnsi="Consolas" w:cs="Consolas"/>
          <w:color w:val="F8F8F2"/>
          <w:sz w:val="27"/>
        </w:rPr>
      </w:pPr>
      <w:ins w:id="1403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meta </w:t>
        </w:r>
        <w:r w:rsidRPr="0089304D">
          <w:rPr>
            <w:rFonts w:ascii="Consolas" w:eastAsia="Times New Roman" w:hAnsi="Consolas" w:cs="Consolas"/>
            <w:color w:val="A6E22E"/>
            <w:sz w:val="27"/>
          </w:rPr>
          <w:t>http-equiv</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X-UA-Compatible</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content</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ie=edge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31" w:author="Unknown"/>
          <w:rFonts w:ascii="Consolas" w:eastAsia="Times New Roman" w:hAnsi="Consolas" w:cs="Consolas"/>
          <w:color w:val="F8F8F2"/>
          <w:sz w:val="27"/>
        </w:rPr>
      </w:pPr>
      <w:ins w:id="1403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link </w:t>
        </w:r>
        <w:r w:rsidRPr="0089304D">
          <w:rPr>
            <w:rFonts w:ascii="Consolas" w:eastAsia="Times New Roman" w:hAnsi="Consolas" w:cs="Consolas"/>
            <w:color w:val="A6E22E"/>
            <w:sz w:val="27"/>
          </w:rPr>
          <w:t>rel</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stylesheet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href</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style.css</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33" w:author="Unknown"/>
          <w:rFonts w:ascii="Consolas" w:eastAsia="Times New Roman" w:hAnsi="Consolas" w:cs="Consolas"/>
          <w:color w:val="F8F8F2"/>
          <w:sz w:val="27"/>
        </w:rPr>
      </w:pPr>
      <w:ins w:id="1403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&gt;Calculator&lt;/</w:t>
        </w:r>
        <w:r w:rsidRPr="0089304D">
          <w:rPr>
            <w:rFonts w:ascii="Consolas" w:eastAsia="Times New Roman" w:hAnsi="Consolas" w:cs="Consolas"/>
            <w:color w:val="F92672"/>
            <w:sz w:val="27"/>
          </w:rPr>
          <w:t>title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35" w:author="Unknown"/>
          <w:rFonts w:ascii="Consolas" w:eastAsia="Times New Roman" w:hAnsi="Consolas" w:cs="Consolas"/>
          <w:color w:val="F8F8F2"/>
          <w:sz w:val="27"/>
        </w:rPr>
      </w:pPr>
      <w:ins w:id="14036"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head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38" w:author="Unknown"/>
          <w:rFonts w:ascii="Consolas" w:eastAsia="Times New Roman" w:hAnsi="Consolas" w:cs="Consolas"/>
          <w:color w:val="F8F8F2"/>
          <w:sz w:val="27"/>
        </w:rPr>
      </w:pPr>
      <w:ins w:id="1403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0" w:author="Unknown"/>
          <w:rFonts w:ascii="Consolas" w:eastAsia="Times New Roman" w:hAnsi="Consolas" w:cs="Consolas"/>
          <w:color w:val="F8F8F2"/>
          <w:sz w:val="27"/>
        </w:rPr>
      </w:pPr>
      <w:ins w:id="14041"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container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2" w:author="Unknown"/>
          <w:rFonts w:ascii="Consolas" w:eastAsia="Times New Roman" w:hAnsi="Consolas" w:cs="Consolas"/>
          <w:color w:val="F8F8F2"/>
          <w:sz w:val="27"/>
        </w:rPr>
      </w:pPr>
      <w:ins w:id="14043"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&gt;Calculator By CodeWithHarry&lt;/</w:t>
        </w:r>
        <w:r w:rsidRPr="0089304D">
          <w:rPr>
            <w:rFonts w:ascii="Consolas" w:eastAsia="Times New Roman" w:hAnsi="Consolas" w:cs="Consolas"/>
            <w:color w:val="F92672"/>
            <w:sz w:val="27"/>
          </w:rPr>
          <w:t>h1</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5" w:author="Unknown"/>
          <w:rFonts w:ascii="Consolas" w:eastAsia="Times New Roman" w:hAnsi="Consolas" w:cs="Consolas"/>
          <w:color w:val="F8F8F2"/>
          <w:sz w:val="27"/>
        </w:rPr>
      </w:pPr>
      <w:ins w:id="1404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div </w:t>
        </w:r>
        <w:r w:rsidRPr="0089304D">
          <w:rPr>
            <w:rFonts w:ascii="Consolas" w:eastAsia="Times New Roman" w:hAnsi="Consolas" w:cs="Consolas"/>
            <w:color w:val="A6E22E"/>
            <w:sz w:val="27"/>
          </w:rPr>
          <w:t>class</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calculator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7" w:author="Unknown"/>
          <w:rFonts w:ascii="Consolas" w:eastAsia="Times New Roman" w:hAnsi="Consolas" w:cs="Consolas"/>
          <w:color w:val="F8F8F2"/>
          <w:sz w:val="27"/>
        </w:rPr>
      </w:pPr>
      <w:ins w:id="1404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 xml:space="preserve">input </w:t>
        </w:r>
        <w:r w:rsidRPr="0089304D">
          <w:rPr>
            <w:rFonts w:ascii="Consolas" w:eastAsia="Times New Roman" w:hAnsi="Consolas" w:cs="Consolas"/>
            <w:color w:val="A6E22E"/>
            <w:sz w:val="27"/>
          </w:rPr>
          <w:t>type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text</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name</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screen</w:t>
        </w:r>
        <w:r w:rsidRPr="0089304D">
          <w:rPr>
            <w:rFonts w:ascii="Consolas" w:eastAsia="Times New Roman" w:hAnsi="Consolas" w:cs="Consolas"/>
            <w:color w:val="F8F8F2"/>
            <w:sz w:val="27"/>
          </w:rPr>
          <w:t>"</w:t>
        </w:r>
        <w:r w:rsidRPr="0089304D">
          <w:rPr>
            <w:rFonts w:ascii="Consolas" w:eastAsia="Times New Roman" w:hAnsi="Consolas" w:cs="Consolas"/>
            <w:color w:val="F92672"/>
            <w:sz w:val="27"/>
          </w:rPr>
          <w:t xml:space="preserve"> </w:t>
        </w:r>
        <w:r w:rsidRPr="0089304D">
          <w:rPr>
            <w:rFonts w:ascii="Consolas" w:eastAsia="Times New Roman" w:hAnsi="Consolas" w:cs="Consolas"/>
            <w:color w:val="A6E22E"/>
            <w:sz w:val="27"/>
          </w:rPr>
          <w:t>id</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screen</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49" w:author="Unknown"/>
          <w:rFonts w:ascii="Consolas" w:eastAsia="Times New Roman" w:hAnsi="Consolas" w:cs="Consolas"/>
          <w:color w:val="F8F8F2"/>
          <w:sz w:val="27"/>
        </w:rPr>
      </w:pPr>
      <w:ins w:id="1405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table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51" w:author="Unknown"/>
          <w:rFonts w:ascii="Consolas" w:eastAsia="Times New Roman" w:hAnsi="Consolas" w:cs="Consolas"/>
          <w:color w:val="F8F8F2"/>
          <w:sz w:val="27"/>
        </w:rPr>
      </w:pPr>
      <w:ins w:id="1405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53" w:author="Unknown"/>
          <w:rFonts w:ascii="Consolas" w:eastAsia="Times New Roman" w:hAnsi="Consolas" w:cs="Consolas"/>
          <w:color w:val="F8F8F2"/>
          <w:sz w:val="27"/>
        </w:rPr>
      </w:pPr>
      <w:ins w:id="1405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55" w:author="Unknown"/>
          <w:rFonts w:ascii="Consolas" w:eastAsia="Times New Roman" w:hAnsi="Consolas" w:cs="Consolas"/>
          <w:color w:val="F8F8F2"/>
          <w:sz w:val="27"/>
        </w:rPr>
      </w:pPr>
      <w:ins w:id="1405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57" w:author="Unknown"/>
          <w:rFonts w:ascii="Consolas" w:eastAsia="Times New Roman" w:hAnsi="Consolas" w:cs="Consolas"/>
          <w:color w:val="F8F8F2"/>
          <w:sz w:val="27"/>
        </w:rPr>
      </w:pPr>
      <w:ins w:id="1405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&gt;C&lt;/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59" w:author="Unknown"/>
          <w:rFonts w:ascii="Consolas" w:eastAsia="Times New Roman" w:hAnsi="Consolas" w:cs="Consolas"/>
          <w:color w:val="F8F8F2"/>
          <w:sz w:val="27"/>
        </w:rPr>
      </w:pPr>
      <w:ins w:id="1406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61" w:author="Unknown"/>
          <w:rFonts w:ascii="Consolas" w:eastAsia="Times New Roman" w:hAnsi="Consolas" w:cs="Consolas"/>
          <w:color w:val="F8F8F2"/>
          <w:sz w:val="27"/>
        </w:rPr>
      </w:pPr>
      <w:ins w:id="1406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63" w:author="Unknown"/>
          <w:rFonts w:ascii="Consolas" w:eastAsia="Times New Roman" w:hAnsi="Consolas" w:cs="Consolas"/>
          <w:color w:val="F8F8F2"/>
          <w:sz w:val="27"/>
        </w:rPr>
      </w:pPr>
      <w:ins w:id="1406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65" w:author="Unknown"/>
          <w:rFonts w:ascii="Consolas" w:eastAsia="Times New Roman" w:hAnsi="Consolas" w:cs="Consolas"/>
          <w:color w:val="F8F8F2"/>
          <w:sz w:val="27"/>
        </w:rPr>
      </w:pPr>
      <w:ins w:id="1406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&gt;7&lt;/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67" w:author="Unknown"/>
          <w:rFonts w:ascii="Consolas" w:eastAsia="Times New Roman" w:hAnsi="Consolas" w:cs="Consolas"/>
          <w:color w:val="F8F8F2"/>
          <w:sz w:val="27"/>
        </w:rPr>
      </w:pPr>
      <w:ins w:id="1406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&gt;8&lt;/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69" w:author="Unknown"/>
          <w:rFonts w:ascii="Consolas" w:eastAsia="Times New Roman" w:hAnsi="Consolas" w:cs="Consolas"/>
          <w:color w:val="F8F8F2"/>
          <w:sz w:val="27"/>
        </w:rPr>
      </w:pPr>
      <w:ins w:id="1407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&gt;9&lt;/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71" w:author="Unknown"/>
          <w:rFonts w:ascii="Consolas" w:eastAsia="Times New Roman" w:hAnsi="Consolas" w:cs="Consolas"/>
          <w:color w:val="F8F8F2"/>
          <w:sz w:val="27"/>
        </w:rPr>
      </w:pPr>
      <w:ins w:id="1407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&gt;X&lt;/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73" w:author="Unknown"/>
          <w:rFonts w:ascii="Consolas" w:eastAsia="Times New Roman" w:hAnsi="Consolas" w:cs="Consolas"/>
          <w:color w:val="F8F8F2"/>
          <w:sz w:val="27"/>
        </w:rPr>
      </w:pPr>
      <w:ins w:id="1407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75" w:author="Unknown"/>
          <w:rFonts w:ascii="Consolas" w:eastAsia="Times New Roman" w:hAnsi="Consolas" w:cs="Consolas"/>
          <w:color w:val="F8F8F2"/>
          <w:sz w:val="27"/>
        </w:rPr>
      </w:pPr>
      <w:ins w:id="1407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77" w:author="Unknown"/>
          <w:rFonts w:ascii="Consolas" w:eastAsia="Times New Roman" w:hAnsi="Consolas" w:cs="Consolas"/>
          <w:color w:val="F8F8F2"/>
          <w:sz w:val="27"/>
        </w:rPr>
      </w:pPr>
      <w:ins w:id="1407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&gt;4&lt;/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79" w:author="Unknown"/>
          <w:rFonts w:ascii="Consolas" w:eastAsia="Times New Roman" w:hAnsi="Consolas" w:cs="Consolas"/>
          <w:color w:val="F8F8F2"/>
          <w:sz w:val="27"/>
        </w:rPr>
      </w:pPr>
      <w:ins w:id="1408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&gt;5&lt;/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81" w:author="Unknown"/>
          <w:rFonts w:ascii="Consolas" w:eastAsia="Times New Roman" w:hAnsi="Consolas" w:cs="Consolas"/>
          <w:color w:val="F8F8F2"/>
          <w:sz w:val="27"/>
        </w:rPr>
      </w:pPr>
      <w:ins w:id="1408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&gt;6&lt;/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83" w:author="Unknown"/>
          <w:rFonts w:ascii="Consolas" w:eastAsia="Times New Roman" w:hAnsi="Consolas" w:cs="Consolas"/>
          <w:color w:val="F8F8F2"/>
          <w:sz w:val="27"/>
        </w:rPr>
      </w:pPr>
      <w:ins w:id="1408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85" w:author="Unknown"/>
          <w:rFonts w:ascii="Consolas" w:eastAsia="Times New Roman" w:hAnsi="Consolas" w:cs="Consolas"/>
          <w:color w:val="F8F8F2"/>
          <w:sz w:val="27"/>
        </w:rPr>
      </w:pPr>
      <w:ins w:id="1408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87" w:author="Unknown"/>
          <w:rFonts w:ascii="Consolas" w:eastAsia="Times New Roman" w:hAnsi="Consolas" w:cs="Consolas"/>
          <w:color w:val="F8F8F2"/>
          <w:sz w:val="27"/>
        </w:rPr>
      </w:pPr>
      <w:ins w:id="1408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89" w:author="Unknown"/>
          <w:rFonts w:ascii="Consolas" w:eastAsia="Times New Roman" w:hAnsi="Consolas" w:cs="Consolas"/>
          <w:color w:val="F8F8F2"/>
          <w:sz w:val="27"/>
        </w:rPr>
      </w:pPr>
      <w:ins w:id="1409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&gt;1&lt;/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1" w:author="Unknown"/>
          <w:rFonts w:ascii="Consolas" w:eastAsia="Times New Roman" w:hAnsi="Consolas" w:cs="Consolas"/>
          <w:color w:val="F8F8F2"/>
          <w:sz w:val="27"/>
        </w:rPr>
      </w:pPr>
      <w:ins w:id="1409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&gt;2&lt;/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3" w:author="Unknown"/>
          <w:rFonts w:ascii="Consolas" w:eastAsia="Times New Roman" w:hAnsi="Consolas" w:cs="Consolas"/>
          <w:color w:val="F8F8F2"/>
          <w:sz w:val="27"/>
        </w:rPr>
      </w:pPr>
      <w:ins w:id="1409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&gt;3&lt;/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5" w:author="Unknown"/>
          <w:rFonts w:ascii="Consolas" w:eastAsia="Times New Roman" w:hAnsi="Consolas" w:cs="Consolas"/>
          <w:color w:val="F8F8F2"/>
          <w:sz w:val="27"/>
        </w:rPr>
      </w:pPr>
      <w:ins w:id="14096" w:author="Unknown">
        <w:r w:rsidRPr="0089304D">
          <w:rPr>
            <w:rFonts w:ascii="Consolas" w:eastAsia="Times New Roman" w:hAnsi="Consolas" w:cs="Consolas"/>
            <w:color w:val="F8F8F2"/>
            <w:sz w:val="27"/>
          </w:rPr>
          <w:lastRenderedPageBreak/>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7" w:author="Unknown"/>
          <w:rFonts w:ascii="Consolas" w:eastAsia="Times New Roman" w:hAnsi="Consolas" w:cs="Consolas"/>
          <w:color w:val="F8F8F2"/>
          <w:sz w:val="27"/>
        </w:rPr>
      </w:pPr>
      <w:ins w:id="1409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099" w:author="Unknown"/>
          <w:rFonts w:ascii="Consolas" w:eastAsia="Times New Roman" w:hAnsi="Consolas" w:cs="Consolas"/>
          <w:color w:val="F8F8F2"/>
          <w:sz w:val="27"/>
        </w:rPr>
      </w:pPr>
      <w:ins w:id="1410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01" w:author="Unknown"/>
          <w:rFonts w:ascii="Consolas" w:eastAsia="Times New Roman" w:hAnsi="Consolas" w:cs="Consolas"/>
          <w:color w:val="F8F8F2"/>
          <w:sz w:val="27"/>
        </w:rPr>
      </w:pPr>
      <w:ins w:id="1410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&gt;0&lt;/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03" w:author="Unknown"/>
          <w:rFonts w:ascii="Consolas" w:eastAsia="Times New Roman" w:hAnsi="Consolas" w:cs="Consolas"/>
          <w:color w:val="F8F8F2"/>
          <w:sz w:val="27"/>
        </w:rPr>
      </w:pPr>
      <w:ins w:id="1410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05" w:author="Unknown"/>
          <w:rFonts w:ascii="Consolas" w:eastAsia="Times New Roman" w:hAnsi="Consolas" w:cs="Consolas"/>
          <w:color w:val="F8F8F2"/>
          <w:sz w:val="27"/>
        </w:rPr>
      </w:pPr>
      <w:ins w:id="1410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07" w:author="Unknown"/>
          <w:rFonts w:ascii="Consolas" w:eastAsia="Times New Roman" w:hAnsi="Consolas" w:cs="Consolas"/>
          <w:color w:val="F8F8F2"/>
          <w:sz w:val="27"/>
        </w:rPr>
      </w:pPr>
      <w:ins w:id="14108"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button</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td</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09" w:author="Unknown"/>
          <w:rFonts w:ascii="Consolas" w:eastAsia="Times New Roman" w:hAnsi="Consolas" w:cs="Consolas"/>
          <w:color w:val="F8F8F2"/>
          <w:sz w:val="27"/>
        </w:rPr>
      </w:pPr>
      <w:ins w:id="14110"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tr</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1" w:author="Unknown"/>
          <w:rFonts w:ascii="Consolas" w:eastAsia="Times New Roman" w:hAnsi="Consolas" w:cs="Consolas"/>
          <w:color w:val="F8F8F2"/>
          <w:sz w:val="27"/>
        </w:rPr>
      </w:pPr>
      <w:ins w:id="14112"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table</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3" w:author="Unknown"/>
          <w:rFonts w:ascii="Consolas" w:eastAsia="Times New Roman" w:hAnsi="Consolas" w:cs="Consolas"/>
          <w:color w:val="F8F8F2"/>
          <w:sz w:val="27"/>
        </w:rPr>
      </w:pPr>
      <w:ins w:id="14114"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5" w:author="Unknown"/>
          <w:rFonts w:ascii="Consolas" w:eastAsia="Times New Roman" w:hAnsi="Consolas" w:cs="Consolas"/>
          <w:color w:val="F8F8F2"/>
          <w:sz w:val="27"/>
        </w:rPr>
      </w:pPr>
      <w:ins w:id="14116" w:author="Unknown">
        <w:r w:rsidRPr="0089304D">
          <w:rPr>
            <w:rFonts w:ascii="Consolas" w:eastAsia="Times New Roman" w:hAnsi="Consolas" w:cs="Consolas"/>
            <w:color w:val="F8F8F2"/>
            <w:sz w:val="27"/>
          </w:rPr>
          <w:t xml:space="preserve">    &lt;/</w:t>
        </w:r>
        <w:r w:rsidRPr="0089304D">
          <w:rPr>
            <w:rFonts w:ascii="Consolas" w:eastAsia="Times New Roman" w:hAnsi="Consolas" w:cs="Consolas"/>
            <w:color w:val="F92672"/>
            <w:sz w:val="27"/>
          </w:rPr>
          <w:t>div</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18" w:author="Unknown"/>
          <w:rFonts w:ascii="Consolas" w:eastAsia="Times New Roman" w:hAnsi="Consolas" w:cs="Consolas"/>
          <w:color w:val="F8F8F2"/>
          <w:sz w:val="27"/>
        </w:rPr>
      </w:pPr>
      <w:ins w:id="14119"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body</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20" w:author="Unknown"/>
          <w:rFonts w:ascii="Consolas" w:eastAsia="Times New Roman" w:hAnsi="Consolas" w:cs="Consolas"/>
          <w:color w:val="F8F8F2"/>
          <w:sz w:val="27"/>
        </w:rPr>
      </w:pPr>
      <w:ins w:id="14121"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 xml:space="preserve">script </w:t>
        </w:r>
        <w:r w:rsidRPr="0089304D">
          <w:rPr>
            <w:rFonts w:ascii="Consolas" w:eastAsia="Times New Roman" w:hAnsi="Consolas" w:cs="Consolas"/>
            <w:color w:val="A6E22E"/>
            <w:sz w:val="27"/>
          </w:rPr>
          <w:t>src</w:t>
        </w:r>
        <w:r w:rsidRPr="0089304D">
          <w:rPr>
            <w:rFonts w:ascii="Consolas" w:eastAsia="Times New Roman" w:hAnsi="Consolas" w:cs="Consolas"/>
            <w:color w:val="F8F8F2"/>
            <w:sz w:val="27"/>
          </w:rPr>
          <w:t>="</w:t>
        </w:r>
        <w:r w:rsidRPr="0089304D">
          <w:rPr>
            <w:rFonts w:ascii="Consolas" w:eastAsia="Times New Roman" w:hAnsi="Consolas" w:cs="Consolas"/>
            <w:color w:val="E6DB74"/>
            <w:sz w:val="27"/>
          </w:rPr>
          <w:t>index.js</w:t>
        </w:r>
        <w:r w:rsidRPr="0089304D">
          <w:rPr>
            <w:rFonts w:ascii="Consolas" w:eastAsia="Times New Roman" w:hAnsi="Consolas" w:cs="Consolas"/>
            <w:color w:val="F8F8F2"/>
            <w:sz w:val="27"/>
          </w:rPr>
          <w:t>"&gt;&lt;/</w:t>
        </w:r>
        <w:r w:rsidRPr="0089304D">
          <w:rPr>
            <w:rFonts w:ascii="Consolas" w:eastAsia="Times New Roman" w:hAnsi="Consolas" w:cs="Consolas"/>
            <w:color w:val="F92672"/>
            <w:sz w:val="27"/>
          </w:rPr>
          <w:t>script</w:t>
        </w:r>
        <w:r w:rsidRPr="0089304D">
          <w:rPr>
            <w:rFonts w:ascii="Consolas" w:eastAsia="Times New Roman" w:hAnsi="Consolas" w:cs="Consolas"/>
            <w:color w:val="F8F8F2"/>
            <w:sz w:val="27"/>
          </w:rPr>
          <w:t>&gt;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2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23" w:author="Unknown"/>
          <w:rFonts w:ascii="Consolas" w:eastAsia="Times New Roman" w:hAnsi="Consolas" w:cs="Consolas"/>
          <w:color w:val="F8F8F2"/>
          <w:sz w:val="27"/>
        </w:rPr>
      </w:pPr>
      <w:ins w:id="14124" w:author="Unknown">
        <w:r w:rsidRPr="0089304D">
          <w:rPr>
            <w:rFonts w:ascii="Consolas" w:eastAsia="Times New Roman" w:hAnsi="Consolas" w:cs="Consolas"/>
            <w:color w:val="F8F8F2"/>
            <w:sz w:val="27"/>
          </w:rPr>
          <w:t>&lt;/</w:t>
        </w:r>
        <w:r w:rsidRPr="0089304D">
          <w:rPr>
            <w:rFonts w:ascii="Consolas" w:eastAsia="Times New Roman" w:hAnsi="Consolas" w:cs="Consolas"/>
            <w:color w:val="F92672"/>
            <w:sz w:val="27"/>
          </w:rPr>
          <w:t>html</w:t>
        </w:r>
        <w:r w:rsidRPr="0089304D">
          <w:rPr>
            <w:rFonts w:ascii="Consolas" w:eastAsia="Times New Roman" w:hAnsi="Consolas" w:cs="Consolas"/>
            <w:color w:val="F8F8F2"/>
            <w:sz w:val="27"/>
          </w:rPr>
          <w:t>&gt;</w:t>
        </w:r>
      </w:ins>
    </w:p>
    <w:p w:rsidR="0089304D" w:rsidRPr="0089304D" w:rsidRDefault="0089304D" w:rsidP="0089304D">
      <w:pPr>
        <w:spacing w:after="0" w:line="240" w:lineRule="auto"/>
        <w:rPr>
          <w:ins w:id="14125" w:author="Unknown"/>
          <w:rFonts w:ascii="Segoe UI" w:eastAsia="Times New Roman" w:hAnsi="Segoe UI" w:cs="Segoe UI"/>
          <w:color w:val="000000"/>
          <w:sz w:val="27"/>
          <w:szCs w:val="27"/>
        </w:rPr>
      </w:pPr>
      <w:ins w:id="14126"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127" w:author="Unknown"/>
          <w:rFonts w:ascii="Segoe UI" w:eastAsia="Times New Roman" w:hAnsi="Segoe UI" w:cs="Segoe UI"/>
          <w:b/>
          <w:bCs/>
          <w:color w:val="000000"/>
          <w:sz w:val="24"/>
          <w:szCs w:val="24"/>
        </w:rPr>
      </w:pPr>
      <w:ins w:id="14128" w:author="Unknown">
        <w:r w:rsidRPr="0089304D">
          <w:rPr>
            <w:rFonts w:ascii="Segoe UI" w:eastAsia="Times New Roman" w:hAnsi="Segoe UI" w:cs="Segoe UI"/>
            <w:b/>
            <w:bCs/>
            <w:color w:val="000000"/>
            <w:sz w:val="24"/>
            <w:szCs w:val="24"/>
          </w:rPr>
          <w:t>Code style.css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29" w:author="Unknown"/>
          <w:rFonts w:ascii="Consolas" w:eastAsia="Times New Roman" w:hAnsi="Consolas" w:cs="Consolas"/>
          <w:color w:val="F8F8F2"/>
          <w:sz w:val="27"/>
        </w:rPr>
      </w:pPr>
      <w:ins w:id="14130" w:author="Unknown">
        <w:r w:rsidRPr="0089304D">
          <w:rPr>
            <w:rFonts w:ascii="Consolas" w:eastAsia="Times New Roman" w:hAnsi="Consolas" w:cs="Consolas"/>
            <w:color w:val="A6E22E"/>
            <w:sz w:val="27"/>
          </w:rPr>
          <w:t>.container</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1" w:author="Unknown"/>
          <w:rFonts w:ascii="Consolas" w:eastAsia="Times New Roman" w:hAnsi="Consolas" w:cs="Consolas"/>
          <w:color w:val="F8F8F2"/>
          <w:sz w:val="27"/>
        </w:rPr>
      </w:pPr>
      <w:ins w:id="1413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text-align</w:t>
        </w:r>
        <w:r w:rsidRPr="0089304D">
          <w:rPr>
            <w:rFonts w:ascii="Consolas" w:eastAsia="Times New Roman" w:hAnsi="Consolas" w:cs="Consolas"/>
            <w:color w:val="F8F8F2"/>
            <w:sz w:val="27"/>
          </w:rPr>
          <w:t>: center;</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3" w:author="Unknown"/>
          <w:rFonts w:ascii="Consolas" w:eastAsia="Times New Roman" w:hAnsi="Consolas" w:cs="Consolas"/>
          <w:color w:val="F8F8F2"/>
          <w:sz w:val="27"/>
        </w:rPr>
      </w:pPr>
      <w:ins w:id="1413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margin-top</w:t>
        </w:r>
        <w:r w:rsidRPr="0089304D">
          <w:rPr>
            <w:rFonts w:ascii="Consolas" w:eastAsia="Times New Roman" w:hAnsi="Consolas" w:cs="Consolas"/>
            <w:color w:val="F8F8F2"/>
            <w:sz w:val="27"/>
          </w:rPr>
          <w:t>:23px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5" w:author="Unknown"/>
          <w:rFonts w:ascii="Consolas" w:eastAsia="Times New Roman" w:hAnsi="Consolas" w:cs="Consolas"/>
          <w:color w:val="F8F8F2"/>
          <w:sz w:val="27"/>
        </w:rPr>
      </w:pPr>
      <w:ins w:id="1413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7"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38" w:author="Unknown"/>
          <w:rFonts w:ascii="Consolas" w:eastAsia="Times New Roman" w:hAnsi="Consolas" w:cs="Consolas"/>
          <w:color w:val="F8F8F2"/>
          <w:sz w:val="27"/>
        </w:rPr>
      </w:pPr>
      <w:ins w:id="14139" w:author="Unknown">
        <w:r w:rsidRPr="0089304D">
          <w:rPr>
            <w:rFonts w:ascii="Consolas" w:eastAsia="Times New Roman" w:hAnsi="Consolas" w:cs="Consolas"/>
            <w:color w:val="A6E22E"/>
            <w:sz w:val="27"/>
          </w:rPr>
          <w:t>table</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0" w:author="Unknown"/>
          <w:rFonts w:ascii="Consolas" w:eastAsia="Times New Roman" w:hAnsi="Consolas" w:cs="Consolas"/>
          <w:color w:val="F8F8F2"/>
          <w:sz w:val="27"/>
        </w:rPr>
      </w:pPr>
      <w:ins w:id="1414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margin</w:t>
        </w:r>
        <w:r w:rsidRPr="0089304D">
          <w:rPr>
            <w:rFonts w:ascii="Consolas" w:eastAsia="Times New Roman" w:hAnsi="Consolas" w:cs="Consolas"/>
            <w:color w:val="F8F8F2"/>
            <w:sz w:val="27"/>
          </w:rPr>
          <w:t>: auto;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2" w:author="Unknown"/>
          <w:rFonts w:ascii="Consolas" w:eastAsia="Times New Roman" w:hAnsi="Consolas" w:cs="Consolas"/>
          <w:color w:val="F8F8F2"/>
          <w:sz w:val="27"/>
        </w:rPr>
      </w:pPr>
      <w:ins w:id="14143"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4"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5" w:author="Unknown"/>
          <w:rFonts w:ascii="Consolas" w:eastAsia="Times New Roman" w:hAnsi="Consolas" w:cs="Consolas"/>
          <w:color w:val="F8F8F2"/>
          <w:sz w:val="27"/>
        </w:rPr>
      </w:pPr>
      <w:ins w:id="14146" w:author="Unknown">
        <w:r w:rsidRPr="0089304D">
          <w:rPr>
            <w:rFonts w:ascii="Consolas" w:eastAsia="Times New Roman" w:hAnsi="Consolas" w:cs="Consolas"/>
            <w:color w:val="A6E22E"/>
            <w:sz w:val="27"/>
          </w:rPr>
          <w:lastRenderedPageBreak/>
          <w:t>input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7" w:author="Unknown"/>
          <w:rFonts w:ascii="Consolas" w:eastAsia="Times New Roman" w:hAnsi="Consolas" w:cs="Consolas"/>
          <w:color w:val="F8F8F2"/>
          <w:sz w:val="27"/>
        </w:rPr>
      </w:pPr>
      <w:ins w:id="1414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border-radius</w:t>
        </w:r>
        <w:r w:rsidRPr="0089304D">
          <w:rPr>
            <w:rFonts w:ascii="Consolas" w:eastAsia="Times New Roman" w:hAnsi="Consolas" w:cs="Consolas"/>
            <w:color w:val="F8F8F2"/>
            <w:sz w:val="27"/>
          </w:rPr>
          <w:t>: 21px;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49" w:author="Unknown"/>
          <w:rFonts w:ascii="Consolas" w:eastAsia="Times New Roman" w:hAnsi="Consolas" w:cs="Consolas"/>
          <w:color w:val="F8F8F2"/>
          <w:sz w:val="27"/>
        </w:rPr>
      </w:pPr>
      <w:ins w:id="1415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border</w:t>
        </w:r>
        <w:r w:rsidRPr="0089304D">
          <w:rPr>
            <w:rFonts w:ascii="Consolas" w:eastAsia="Times New Roman" w:hAnsi="Consolas" w:cs="Consolas"/>
            <w:color w:val="F8F8F2"/>
            <w:sz w:val="27"/>
          </w:rPr>
          <w:t>: 5px solid #244624;</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1" w:author="Unknown"/>
          <w:rFonts w:ascii="Consolas" w:eastAsia="Times New Roman" w:hAnsi="Consolas" w:cs="Consolas"/>
          <w:color w:val="F8F8F2"/>
          <w:sz w:val="27"/>
        </w:rPr>
      </w:pPr>
      <w:ins w:id="1415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font-size</w:t>
        </w:r>
        <w:r w:rsidRPr="0089304D">
          <w:rPr>
            <w:rFonts w:ascii="Consolas" w:eastAsia="Times New Roman" w:hAnsi="Consolas" w:cs="Consolas"/>
            <w:color w:val="F8F8F2"/>
            <w:sz w:val="27"/>
          </w:rPr>
          <w:t>:34px;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3" w:author="Unknown"/>
          <w:rFonts w:ascii="Consolas" w:eastAsia="Times New Roman" w:hAnsi="Consolas" w:cs="Consolas"/>
          <w:color w:val="F8F8F2"/>
          <w:sz w:val="27"/>
        </w:rPr>
      </w:pPr>
      <w:ins w:id="1415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height</w:t>
        </w:r>
        <w:r w:rsidRPr="0089304D">
          <w:rPr>
            <w:rFonts w:ascii="Consolas" w:eastAsia="Times New Roman" w:hAnsi="Consolas" w:cs="Consolas"/>
            <w:color w:val="F8F8F2"/>
            <w:sz w:val="27"/>
          </w:rPr>
          <w:t>: 65px;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5" w:author="Unknown"/>
          <w:rFonts w:ascii="Consolas" w:eastAsia="Times New Roman" w:hAnsi="Consolas" w:cs="Consolas"/>
          <w:color w:val="F8F8F2"/>
          <w:sz w:val="27"/>
        </w:rPr>
      </w:pPr>
      <w:ins w:id="1415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width</w:t>
        </w:r>
        <w:r w:rsidRPr="0089304D">
          <w:rPr>
            <w:rFonts w:ascii="Consolas" w:eastAsia="Times New Roman" w:hAnsi="Consolas" w:cs="Consolas"/>
            <w:color w:val="F8F8F2"/>
            <w:sz w:val="27"/>
          </w:rPr>
          <w:t>: 456px;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7" w:author="Unknown"/>
          <w:rFonts w:ascii="Consolas" w:eastAsia="Times New Roman" w:hAnsi="Consolas" w:cs="Consolas"/>
          <w:color w:val="F8F8F2"/>
          <w:sz w:val="27"/>
        </w:rPr>
      </w:pPr>
      <w:ins w:id="14158"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59"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60" w:author="Unknown"/>
          <w:rFonts w:ascii="Consolas" w:eastAsia="Times New Roman" w:hAnsi="Consolas" w:cs="Consolas"/>
          <w:color w:val="F8F8F2"/>
          <w:sz w:val="27"/>
        </w:rPr>
      </w:pPr>
      <w:ins w:id="14161" w:author="Unknown">
        <w:r w:rsidRPr="0089304D">
          <w:rPr>
            <w:rFonts w:ascii="Consolas" w:eastAsia="Times New Roman" w:hAnsi="Consolas" w:cs="Consolas"/>
            <w:color w:val="A6E22E"/>
            <w:sz w:val="27"/>
          </w:rPr>
          <w:t>button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62" w:author="Unknown"/>
          <w:rFonts w:ascii="Consolas" w:eastAsia="Times New Roman" w:hAnsi="Consolas" w:cs="Consolas"/>
          <w:color w:val="F8F8F2"/>
          <w:sz w:val="27"/>
        </w:rPr>
      </w:pPr>
      <w:ins w:id="1416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border-radius</w:t>
        </w:r>
        <w:r w:rsidRPr="0089304D">
          <w:rPr>
            <w:rFonts w:ascii="Consolas" w:eastAsia="Times New Roman" w:hAnsi="Consolas" w:cs="Consolas"/>
            <w:color w:val="F8F8F2"/>
            <w:sz w:val="27"/>
          </w:rPr>
          <w:t>: 20px;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64" w:author="Unknown"/>
          <w:rFonts w:ascii="Consolas" w:eastAsia="Times New Roman" w:hAnsi="Consolas" w:cs="Consolas"/>
          <w:color w:val="F8F8F2"/>
          <w:sz w:val="27"/>
        </w:rPr>
      </w:pPr>
      <w:ins w:id="1416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font-size</w:t>
        </w:r>
        <w:r w:rsidRPr="0089304D">
          <w:rPr>
            <w:rFonts w:ascii="Consolas" w:eastAsia="Times New Roman" w:hAnsi="Consolas" w:cs="Consolas"/>
            <w:color w:val="F8F8F2"/>
            <w:sz w:val="27"/>
          </w:rPr>
          <w:t>: 40px;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66" w:author="Unknown"/>
          <w:rFonts w:ascii="Consolas" w:eastAsia="Times New Roman" w:hAnsi="Consolas" w:cs="Consolas"/>
          <w:color w:val="F8F8F2"/>
          <w:sz w:val="27"/>
        </w:rPr>
      </w:pPr>
      <w:ins w:id="1416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background</w:t>
        </w:r>
        <w:r w:rsidRPr="0089304D">
          <w:rPr>
            <w:rFonts w:ascii="Consolas" w:eastAsia="Times New Roman" w:hAnsi="Consolas" w:cs="Consolas"/>
            <w:color w:val="F8F8F2"/>
            <w:sz w:val="27"/>
          </w:rPr>
          <w:t>: #978fa0;</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68" w:author="Unknown"/>
          <w:rFonts w:ascii="Consolas" w:eastAsia="Times New Roman" w:hAnsi="Consolas" w:cs="Consolas"/>
          <w:color w:val="F8F8F2"/>
          <w:sz w:val="27"/>
        </w:rPr>
      </w:pPr>
      <w:ins w:id="1416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width</w:t>
        </w:r>
        <w:r w:rsidRPr="0089304D">
          <w:rPr>
            <w:rFonts w:ascii="Consolas" w:eastAsia="Times New Roman" w:hAnsi="Consolas" w:cs="Consolas"/>
            <w:color w:val="F8F8F2"/>
            <w:sz w:val="27"/>
          </w:rPr>
          <w:t>: 102px;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0" w:author="Unknown"/>
          <w:rFonts w:ascii="Consolas" w:eastAsia="Times New Roman" w:hAnsi="Consolas" w:cs="Consolas"/>
          <w:color w:val="F8F8F2"/>
          <w:sz w:val="27"/>
        </w:rPr>
      </w:pPr>
      <w:ins w:id="1417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height</w:t>
        </w:r>
        <w:r w:rsidRPr="0089304D">
          <w:rPr>
            <w:rFonts w:ascii="Consolas" w:eastAsia="Times New Roman" w:hAnsi="Consolas" w:cs="Consolas"/>
            <w:color w:val="F8F8F2"/>
            <w:sz w:val="27"/>
          </w:rPr>
          <w:t>: 90px;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2" w:author="Unknown"/>
          <w:rFonts w:ascii="Consolas" w:eastAsia="Times New Roman" w:hAnsi="Consolas" w:cs="Consolas"/>
          <w:color w:val="F8F8F2"/>
          <w:sz w:val="27"/>
        </w:rPr>
      </w:pPr>
      <w:ins w:id="14173"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margin</w:t>
        </w:r>
        <w:r w:rsidRPr="0089304D">
          <w:rPr>
            <w:rFonts w:ascii="Consolas" w:eastAsia="Times New Roman" w:hAnsi="Consolas" w:cs="Consolas"/>
            <w:color w:val="F8F8F2"/>
            <w:sz w:val="27"/>
          </w:rPr>
          <w:t>: 6px;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4" w:author="Unknown"/>
          <w:rFonts w:ascii="Consolas" w:eastAsia="Times New Roman" w:hAnsi="Consolas" w:cs="Consolas"/>
          <w:color w:val="F8F8F2"/>
          <w:sz w:val="27"/>
        </w:rPr>
      </w:pPr>
      <w:ins w:id="14175"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6"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7" w:author="Unknown"/>
          <w:rFonts w:ascii="Consolas" w:eastAsia="Times New Roman" w:hAnsi="Consolas" w:cs="Consolas"/>
          <w:color w:val="F8F8F2"/>
          <w:sz w:val="27"/>
        </w:rPr>
      </w:pPr>
      <w:ins w:id="14178" w:author="Unknown">
        <w:r w:rsidRPr="0089304D">
          <w:rPr>
            <w:rFonts w:ascii="Consolas" w:eastAsia="Times New Roman" w:hAnsi="Consolas" w:cs="Consolas"/>
            <w:color w:val="A6E22E"/>
            <w:sz w:val="27"/>
          </w:rPr>
          <w:t>.calculator</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79" w:author="Unknown"/>
          <w:rFonts w:ascii="Consolas" w:eastAsia="Times New Roman" w:hAnsi="Consolas" w:cs="Consolas"/>
          <w:color w:val="F8F8F2"/>
          <w:sz w:val="27"/>
        </w:rPr>
      </w:pPr>
      <w:ins w:id="14180"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border</w:t>
        </w:r>
        <w:r w:rsidRPr="0089304D">
          <w:rPr>
            <w:rFonts w:ascii="Consolas" w:eastAsia="Times New Roman" w:hAnsi="Consolas" w:cs="Consolas"/>
            <w:color w:val="F8F8F2"/>
            <w:sz w:val="27"/>
          </w:rPr>
          <w:t>: 4px solid #13695d;</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81" w:author="Unknown"/>
          <w:rFonts w:ascii="Consolas" w:eastAsia="Times New Roman" w:hAnsi="Consolas" w:cs="Consolas"/>
          <w:color w:val="F8F8F2"/>
          <w:sz w:val="27"/>
        </w:rPr>
      </w:pPr>
      <w:ins w:id="14182"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background-color</w:t>
        </w:r>
        <w:r w:rsidRPr="0089304D">
          <w:rPr>
            <w:rFonts w:ascii="Consolas" w:eastAsia="Times New Roman" w:hAnsi="Consolas" w:cs="Consolas"/>
            <w:color w:val="F8F8F2"/>
            <w:sz w:val="27"/>
          </w:rPr>
          <w:t>: #ff99f7;</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83" w:author="Unknown"/>
          <w:rFonts w:ascii="Consolas" w:eastAsia="Times New Roman" w:hAnsi="Consolas" w:cs="Consolas"/>
          <w:color w:val="F8F8F2"/>
          <w:sz w:val="27"/>
        </w:rPr>
      </w:pPr>
      <w:ins w:id="14184"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padding</w:t>
        </w:r>
        <w:r w:rsidRPr="0089304D">
          <w:rPr>
            <w:rFonts w:ascii="Consolas" w:eastAsia="Times New Roman" w:hAnsi="Consolas" w:cs="Consolas"/>
            <w:color w:val="F8F8F2"/>
            <w:sz w:val="27"/>
          </w:rPr>
          <w:t>: 23px;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85" w:author="Unknown"/>
          <w:rFonts w:ascii="Consolas" w:eastAsia="Times New Roman" w:hAnsi="Consolas" w:cs="Consolas"/>
          <w:color w:val="F8F8F2"/>
          <w:sz w:val="27"/>
        </w:rPr>
      </w:pPr>
      <w:ins w:id="14186"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border-radius</w:t>
        </w:r>
        <w:r w:rsidRPr="0089304D">
          <w:rPr>
            <w:rFonts w:ascii="Consolas" w:eastAsia="Times New Roman" w:hAnsi="Consolas" w:cs="Consolas"/>
            <w:color w:val="F8F8F2"/>
            <w:sz w:val="27"/>
          </w:rPr>
          <w:t>: 53px;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87" w:author="Unknown"/>
          <w:rFonts w:ascii="Consolas" w:eastAsia="Times New Roman" w:hAnsi="Consolas" w:cs="Consolas"/>
          <w:color w:val="F8F8F2"/>
          <w:sz w:val="27"/>
        </w:rPr>
      </w:pPr>
      <w:ins w:id="14188"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display</w:t>
        </w:r>
        <w:r w:rsidRPr="0089304D">
          <w:rPr>
            <w:rFonts w:ascii="Consolas" w:eastAsia="Times New Roman" w:hAnsi="Consolas" w:cs="Consolas"/>
            <w:color w:val="F8F8F2"/>
            <w:sz w:val="27"/>
          </w:rPr>
          <w:t>: inline-block;</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89" w:author="Unknown"/>
          <w:rFonts w:ascii="Consolas" w:eastAsia="Times New Roman" w:hAnsi="Consolas" w:cs="Consolas"/>
          <w:color w:val="F8F8F2"/>
          <w:sz w:val="27"/>
        </w:rPr>
      </w:pPr>
      <w:ins w:id="14190"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1" w:author="Unknown"/>
          <w:rFonts w:ascii="Consolas" w:eastAsia="Times New Roman" w:hAnsi="Consolas" w:cs="Consolas"/>
          <w:color w:val="F8F8F2"/>
          <w:sz w:val="27"/>
        </w:rPr>
      </w:pPr>
      <w:ins w:id="14192"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3"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4" w:author="Unknown"/>
          <w:rFonts w:ascii="Consolas" w:eastAsia="Times New Roman" w:hAnsi="Consolas" w:cs="Consolas"/>
          <w:color w:val="F8F8F2"/>
          <w:sz w:val="27"/>
        </w:rPr>
      </w:pPr>
      <w:ins w:id="14195" w:author="Unknown">
        <w:r w:rsidRPr="0089304D">
          <w:rPr>
            <w:rFonts w:ascii="Consolas" w:eastAsia="Times New Roman" w:hAnsi="Consolas" w:cs="Consolas"/>
            <w:color w:val="A6E22E"/>
            <w:sz w:val="27"/>
          </w:rPr>
          <w:t>h1</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6" w:author="Unknown"/>
          <w:rFonts w:ascii="Consolas" w:eastAsia="Times New Roman" w:hAnsi="Consolas" w:cs="Consolas"/>
          <w:color w:val="F8F8F2"/>
          <w:sz w:val="27"/>
        </w:rPr>
      </w:pPr>
      <w:ins w:id="14197"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F92672"/>
            <w:sz w:val="27"/>
          </w:rPr>
          <w:t>font-size</w:t>
        </w:r>
        <w:r w:rsidRPr="0089304D">
          <w:rPr>
            <w:rFonts w:ascii="Consolas" w:eastAsia="Times New Roman" w:hAnsi="Consolas" w:cs="Consolas"/>
            <w:color w:val="F8F8F2"/>
            <w:sz w:val="27"/>
          </w:rPr>
          <w:t>: 28px;</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198" w:author="Unknown"/>
          <w:rFonts w:ascii="Consolas" w:eastAsia="Times New Roman" w:hAnsi="Consolas" w:cs="Consolas"/>
          <w:color w:val="F8F8F2"/>
          <w:sz w:val="27"/>
        </w:rPr>
      </w:pPr>
      <w:ins w:id="14199" w:author="Unknown">
        <w:r w:rsidRPr="0089304D">
          <w:rPr>
            <w:rFonts w:ascii="Consolas" w:eastAsia="Times New Roman" w:hAnsi="Consolas" w:cs="Consolas"/>
            <w:color w:val="F8F8F2"/>
            <w:sz w:val="27"/>
          </w:rPr>
          <w:lastRenderedPageBreak/>
          <w:t xml:space="preserve">    </w:t>
        </w:r>
        <w:r w:rsidRPr="0089304D">
          <w:rPr>
            <w:rFonts w:ascii="Consolas" w:eastAsia="Times New Roman" w:hAnsi="Consolas" w:cs="Consolas"/>
            <w:color w:val="F92672"/>
            <w:sz w:val="27"/>
          </w:rPr>
          <w:t>font-family</w:t>
        </w:r>
        <w:r w:rsidRPr="0089304D">
          <w:rPr>
            <w:rFonts w:ascii="Consolas" w:eastAsia="Times New Roman" w:hAnsi="Consolas" w:cs="Consolas"/>
            <w:color w:val="F8F8F2"/>
            <w:sz w:val="27"/>
          </w:rPr>
          <w:t>: 'Courier New', Courier, monospace;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00" w:author="Unknown"/>
          <w:rFonts w:ascii="Consolas" w:eastAsia="Times New Roman" w:hAnsi="Consolas" w:cs="Consolas"/>
          <w:color w:val="F8F8F2"/>
          <w:sz w:val="27"/>
        </w:rPr>
      </w:pPr>
      <w:ins w:id="14201" w:author="Unknown">
        <w:r w:rsidRPr="0089304D">
          <w:rPr>
            <w:rFonts w:ascii="Consolas" w:eastAsia="Times New Roman" w:hAnsi="Consolas" w:cs="Consolas"/>
            <w:color w:val="F8F8F2"/>
            <w:sz w:val="27"/>
          </w:rPr>
          <w:t>}</w:t>
        </w:r>
      </w:ins>
    </w:p>
    <w:p w:rsidR="0089304D" w:rsidRPr="0089304D" w:rsidRDefault="0089304D" w:rsidP="0089304D">
      <w:pPr>
        <w:spacing w:after="0" w:line="240" w:lineRule="auto"/>
        <w:rPr>
          <w:ins w:id="14202" w:author="Unknown"/>
          <w:rFonts w:ascii="Segoe UI" w:eastAsia="Times New Roman" w:hAnsi="Segoe UI" w:cs="Segoe UI"/>
          <w:color w:val="000000"/>
          <w:sz w:val="27"/>
          <w:szCs w:val="27"/>
        </w:rPr>
      </w:pPr>
      <w:ins w:id="14203"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pBdr>
          <w:top w:val="single" w:sz="2" w:space="0" w:color="auto"/>
          <w:left w:val="single" w:sz="2" w:space="0" w:color="auto"/>
          <w:bottom w:val="single" w:sz="2" w:space="0" w:color="auto"/>
          <w:right w:val="single" w:sz="2" w:space="0" w:color="auto"/>
        </w:pBdr>
        <w:spacing w:before="217" w:after="217" w:line="240" w:lineRule="auto"/>
        <w:outlineLvl w:val="3"/>
        <w:rPr>
          <w:ins w:id="14204" w:author="Unknown"/>
          <w:rFonts w:ascii="Segoe UI" w:eastAsia="Times New Roman" w:hAnsi="Segoe UI" w:cs="Segoe UI"/>
          <w:b/>
          <w:bCs/>
          <w:color w:val="000000"/>
          <w:sz w:val="24"/>
          <w:szCs w:val="24"/>
        </w:rPr>
      </w:pPr>
      <w:ins w:id="14205" w:author="Unknown">
        <w:r w:rsidRPr="0089304D">
          <w:rPr>
            <w:rFonts w:ascii="Segoe UI" w:eastAsia="Times New Roman" w:hAnsi="Segoe UI" w:cs="Segoe UI"/>
            <w:b/>
            <w:bCs/>
            <w:color w:val="000000"/>
            <w:sz w:val="24"/>
            <w:szCs w:val="24"/>
          </w:rPr>
          <w:t>Code index.js as described/written in the video</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06" w:author="Unknown"/>
          <w:rFonts w:ascii="Consolas" w:eastAsia="Times New Roman" w:hAnsi="Consolas" w:cs="Consolas"/>
          <w:color w:val="F8F8F2"/>
          <w:sz w:val="27"/>
        </w:rPr>
      </w:pPr>
      <w:ins w:id="14207"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screen = document.</w:t>
        </w:r>
        <w:r w:rsidRPr="0089304D">
          <w:rPr>
            <w:rFonts w:ascii="Consolas" w:eastAsia="Times New Roman" w:hAnsi="Consolas" w:cs="Consolas"/>
            <w:color w:val="E6DB74"/>
            <w:sz w:val="27"/>
          </w:rPr>
          <w:t>getElementById</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'screen'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08" w:author="Unknown"/>
          <w:rFonts w:ascii="Consolas" w:eastAsia="Times New Roman" w:hAnsi="Consolas" w:cs="Consolas"/>
          <w:color w:val="F8F8F2"/>
          <w:sz w:val="27"/>
        </w:rPr>
      </w:pPr>
      <w:ins w:id="14209" w:author="Unknown">
        <w:r w:rsidRPr="0089304D">
          <w:rPr>
            <w:rFonts w:ascii="Consolas" w:eastAsia="Times New Roman" w:hAnsi="Consolas" w:cs="Consolas"/>
            <w:color w:val="F8F8F2"/>
            <w:sz w:val="27"/>
          </w:rPr>
          <w:t>buttons = document.</w:t>
        </w:r>
        <w:r w:rsidRPr="0089304D">
          <w:rPr>
            <w:rFonts w:ascii="Consolas" w:eastAsia="Times New Roman" w:hAnsi="Consolas" w:cs="Consolas"/>
            <w:color w:val="E6DB74"/>
            <w:sz w:val="27"/>
          </w:rPr>
          <w:t>querySelectorAll</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'button'</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0" w:author="Unknown"/>
          <w:rFonts w:ascii="Consolas" w:eastAsia="Times New Roman" w:hAnsi="Consolas" w:cs="Consolas"/>
          <w:color w:val="F8F8F2"/>
          <w:sz w:val="27"/>
        </w:rPr>
      </w:pPr>
      <w:ins w:id="14211" w:author="Unknown">
        <w:r w:rsidRPr="0089304D">
          <w:rPr>
            <w:rFonts w:ascii="Consolas" w:eastAsia="Times New Roman" w:hAnsi="Consolas" w:cs="Consolas"/>
            <w:color w:val="66D9EF"/>
            <w:sz w:val="27"/>
          </w:rPr>
          <w:t>let</w:t>
        </w:r>
        <w:r w:rsidRPr="0089304D">
          <w:rPr>
            <w:rFonts w:ascii="Consolas" w:eastAsia="Times New Roman" w:hAnsi="Consolas" w:cs="Consolas"/>
            <w:color w:val="F8F8F2"/>
            <w:sz w:val="27"/>
          </w:rPr>
          <w:t xml:space="preserve"> screenValue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2" w:author="Unknown"/>
          <w:rFonts w:ascii="Consolas" w:eastAsia="Times New Roman" w:hAnsi="Consolas" w:cs="Consolas"/>
          <w:color w:val="F8F8F2"/>
          <w:sz w:val="27"/>
        </w:rPr>
      </w:pPr>
      <w:ins w:id="14213" w:author="Unknown">
        <w:r w:rsidRPr="0089304D">
          <w:rPr>
            <w:rFonts w:ascii="Consolas" w:eastAsia="Times New Roman" w:hAnsi="Consolas" w:cs="Consolas"/>
            <w:color w:val="66D9EF"/>
            <w:sz w:val="27"/>
          </w:rPr>
          <w:t>for</w:t>
        </w:r>
        <w:r w:rsidRPr="0089304D">
          <w:rPr>
            <w:rFonts w:ascii="Consolas" w:eastAsia="Times New Roman" w:hAnsi="Consolas" w:cs="Consolas"/>
            <w:color w:val="F8F8F2"/>
            <w:sz w:val="27"/>
          </w:rPr>
          <w:t xml:space="preserve"> (item </w:t>
        </w:r>
        <w:r w:rsidRPr="0089304D">
          <w:rPr>
            <w:rFonts w:ascii="Consolas" w:eastAsia="Times New Roman" w:hAnsi="Consolas" w:cs="Consolas"/>
            <w:color w:val="66D9EF"/>
            <w:sz w:val="27"/>
          </w:rPr>
          <w:t>of</w:t>
        </w:r>
        <w:r w:rsidRPr="0089304D">
          <w:rPr>
            <w:rFonts w:ascii="Consolas" w:eastAsia="Times New Roman" w:hAnsi="Consolas" w:cs="Consolas"/>
            <w:color w:val="F8F8F2"/>
            <w:sz w:val="27"/>
          </w:rPr>
          <w:t xml:space="preserve"> buttons)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4" w:author="Unknown"/>
          <w:rFonts w:ascii="Consolas" w:eastAsia="Times New Roman" w:hAnsi="Consolas" w:cs="Consolas"/>
          <w:color w:val="F8F8F2"/>
          <w:sz w:val="27"/>
        </w:rPr>
      </w:pPr>
      <w:ins w:id="14215" w:author="Unknown">
        <w:r w:rsidRPr="0089304D">
          <w:rPr>
            <w:rFonts w:ascii="Consolas" w:eastAsia="Times New Roman" w:hAnsi="Consolas" w:cs="Consolas"/>
            <w:color w:val="F8F8F2"/>
            <w:sz w:val="27"/>
          </w:rPr>
          <w:t xml:space="preserve">    item.</w:t>
        </w:r>
        <w:r w:rsidRPr="0089304D">
          <w:rPr>
            <w:rFonts w:ascii="Consolas" w:eastAsia="Times New Roman" w:hAnsi="Consolas" w:cs="Consolas"/>
            <w:color w:val="E6DB74"/>
            <w:sz w:val="27"/>
          </w:rPr>
          <w:t>addEventListener</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'click'</w:t>
        </w:r>
        <w:r w:rsidRPr="0089304D">
          <w:rPr>
            <w:rFonts w:ascii="Consolas" w:eastAsia="Times New Roman" w:hAnsi="Consolas" w:cs="Consolas"/>
            <w:color w:val="F8F8F2"/>
            <w:sz w:val="27"/>
          </w:rPr>
          <w:t>, (e) =&gt;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6" w:author="Unknown"/>
          <w:rFonts w:ascii="Consolas" w:eastAsia="Times New Roman" w:hAnsi="Consolas" w:cs="Consolas"/>
          <w:color w:val="F8F8F2"/>
          <w:sz w:val="27"/>
        </w:rPr>
      </w:pPr>
      <w:ins w:id="14217" w:author="Unknown">
        <w:r w:rsidRPr="0089304D">
          <w:rPr>
            <w:rFonts w:ascii="Consolas" w:eastAsia="Times New Roman" w:hAnsi="Consolas" w:cs="Consolas"/>
            <w:color w:val="F8F8F2"/>
            <w:sz w:val="27"/>
          </w:rPr>
          <w:t xml:space="preserve">        buttonText = e.target.innerText;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18" w:author="Unknown"/>
          <w:rFonts w:ascii="Consolas" w:eastAsia="Times New Roman" w:hAnsi="Consolas" w:cs="Consolas"/>
          <w:color w:val="F8F8F2"/>
          <w:sz w:val="27"/>
        </w:rPr>
      </w:pPr>
      <w:ins w:id="14219" w:author="Unknown">
        <w:r w:rsidRPr="0089304D">
          <w:rPr>
            <w:rFonts w:ascii="Consolas" w:eastAsia="Times New Roman" w:hAnsi="Consolas" w:cs="Consolas"/>
            <w:color w:val="F8F8F2"/>
            <w:sz w:val="27"/>
          </w:rPr>
          <w:t xml:space="preserve">        console.</w:t>
        </w:r>
        <w:r w:rsidRPr="0089304D">
          <w:rPr>
            <w:rFonts w:ascii="Consolas" w:eastAsia="Times New Roman" w:hAnsi="Consolas" w:cs="Consolas"/>
            <w:color w:val="E6DB74"/>
            <w:sz w:val="27"/>
          </w:rPr>
          <w:t>log</w:t>
        </w:r>
        <w:r w:rsidRPr="0089304D">
          <w:rPr>
            <w:rFonts w:ascii="Consolas" w:eastAsia="Times New Roman" w:hAnsi="Consolas" w:cs="Consolas"/>
            <w:color w:val="F8F8F2"/>
            <w:sz w:val="27"/>
          </w:rPr>
          <w:t>(</w:t>
        </w:r>
        <w:r w:rsidRPr="0089304D">
          <w:rPr>
            <w:rFonts w:ascii="Consolas" w:eastAsia="Times New Roman" w:hAnsi="Consolas" w:cs="Consolas"/>
            <w:color w:val="A6E22E"/>
            <w:sz w:val="27"/>
          </w:rPr>
          <w:t>'Button text is '</w:t>
        </w:r>
        <w:r w:rsidRPr="0089304D">
          <w:rPr>
            <w:rFonts w:ascii="Consolas" w:eastAsia="Times New Roman" w:hAnsi="Consolas" w:cs="Consolas"/>
            <w:color w:val="F8F8F2"/>
            <w:sz w:val="27"/>
          </w:rPr>
          <w:t>, buttonText);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20" w:author="Unknown"/>
          <w:rFonts w:ascii="Consolas" w:eastAsia="Times New Roman" w:hAnsi="Consolas" w:cs="Consolas"/>
          <w:color w:val="F8F8F2"/>
          <w:sz w:val="27"/>
        </w:rPr>
      </w:pPr>
      <w:ins w:id="1422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(buttonText == </w:t>
        </w:r>
        <w:r w:rsidRPr="0089304D">
          <w:rPr>
            <w:rFonts w:ascii="Consolas" w:eastAsia="Times New Roman" w:hAnsi="Consolas" w:cs="Consolas"/>
            <w:color w:val="A6E22E"/>
            <w:sz w:val="27"/>
          </w:rPr>
          <w:t>'X'</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22" w:author="Unknown"/>
          <w:rFonts w:ascii="Consolas" w:eastAsia="Times New Roman" w:hAnsi="Consolas" w:cs="Consolas"/>
          <w:color w:val="F8F8F2"/>
          <w:sz w:val="27"/>
        </w:rPr>
      </w:pPr>
      <w:ins w:id="14223" w:author="Unknown">
        <w:r w:rsidRPr="0089304D">
          <w:rPr>
            <w:rFonts w:ascii="Consolas" w:eastAsia="Times New Roman" w:hAnsi="Consolas" w:cs="Consolas"/>
            <w:color w:val="F8F8F2"/>
            <w:sz w:val="27"/>
          </w:rPr>
          <w:t xml:space="preserve">            buttonText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24" w:author="Unknown"/>
          <w:rFonts w:ascii="Consolas" w:eastAsia="Times New Roman" w:hAnsi="Consolas" w:cs="Consolas"/>
          <w:color w:val="F8F8F2"/>
          <w:sz w:val="27"/>
        </w:rPr>
      </w:pPr>
      <w:ins w:id="14225" w:author="Unknown">
        <w:r w:rsidRPr="0089304D">
          <w:rPr>
            <w:rFonts w:ascii="Consolas" w:eastAsia="Times New Roman" w:hAnsi="Consolas" w:cs="Consolas"/>
            <w:color w:val="F8F8F2"/>
            <w:sz w:val="27"/>
          </w:rPr>
          <w:t xml:space="preserve">            screenValue += buttonText;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26" w:author="Unknown"/>
          <w:rFonts w:ascii="Consolas" w:eastAsia="Times New Roman" w:hAnsi="Consolas" w:cs="Consolas"/>
          <w:color w:val="F8F8F2"/>
          <w:sz w:val="27"/>
        </w:rPr>
      </w:pPr>
      <w:ins w:id="14227" w:author="Unknown">
        <w:r w:rsidRPr="0089304D">
          <w:rPr>
            <w:rFonts w:ascii="Consolas" w:eastAsia="Times New Roman" w:hAnsi="Consolas" w:cs="Consolas"/>
            <w:color w:val="F8F8F2"/>
            <w:sz w:val="27"/>
          </w:rPr>
          <w:t xml:space="preserve">            screen.value = screenValue;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28" w:author="Unknown"/>
          <w:rFonts w:ascii="Consolas" w:eastAsia="Times New Roman" w:hAnsi="Consolas" w:cs="Consolas"/>
          <w:color w:val="F8F8F2"/>
          <w:sz w:val="27"/>
        </w:rPr>
      </w:pPr>
      <w:ins w:id="14229"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0" w:author="Unknown"/>
          <w:rFonts w:ascii="Consolas" w:eastAsia="Times New Roman" w:hAnsi="Consolas" w:cs="Consolas"/>
          <w:color w:val="F8F8F2"/>
          <w:sz w:val="27"/>
        </w:rPr>
      </w:pPr>
      <w:ins w:id="14231"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(buttonText == </w:t>
        </w:r>
        <w:r w:rsidRPr="0089304D">
          <w:rPr>
            <w:rFonts w:ascii="Consolas" w:eastAsia="Times New Roman" w:hAnsi="Consolas" w:cs="Consolas"/>
            <w:color w:val="A6E22E"/>
            <w:sz w:val="27"/>
          </w:rPr>
          <w:t>'C'</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2" w:author="Unknown"/>
          <w:rFonts w:ascii="Consolas" w:eastAsia="Times New Roman" w:hAnsi="Consolas" w:cs="Consolas"/>
          <w:color w:val="F8F8F2"/>
          <w:sz w:val="27"/>
        </w:rPr>
      </w:pPr>
      <w:ins w:id="14233" w:author="Unknown">
        <w:r w:rsidRPr="0089304D">
          <w:rPr>
            <w:rFonts w:ascii="Consolas" w:eastAsia="Times New Roman" w:hAnsi="Consolas" w:cs="Consolas"/>
            <w:color w:val="F8F8F2"/>
            <w:sz w:val="27"/>
          </w:rPr>
          <w:t xml:space="preserve">            screenValue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4" w:author="Unknown"/>
          <w:rFonts w:ascii="Consolas" w:eastAsia="Times New Roman" w:hAnsi="Consolas" w:cs="Consolas"/>
          <w:color w:val="F8F8F2"/>
          <w:sz w:val="27"/>
        </w:rPr>
      </w:pPr>
      <w:ins w:id="14235" w:author="Unknown">
        <w:r w:rsidRPr="0089304D">
          <w:rPr>
            <w:rFonts w:ascii="Consolas" w:eastAsia="Times New Roman" w:hAnsi="Consolas" w:cs="Consolas"/>
            <w:color w:val="F8F8F2"/>
            <w:sz w:val="27"/>
          </w:rPr>
          <w:t xml:space="preserve">            screen.value = screenValue;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6" w:author="Unknown"/>
          <w:rFonts w:ascii="Consolas" w:eastAsia="Times New Roman" w:hAnsi="Consolas" w:cs="Consolas"/>
          <w:color w:val="F8F8F2"/>
          <w:sz w:val="27"/>
        </w:rPr>
      </w:pPr>
      <w:ins w:id="14237"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38" w:author="Unknown"/>
          <w:rFonts w:ascii="Consolas" w:eastAsia="Times New Roman" w:hAnsi="Consolas" w:cs="Consolas"/>
          <w:color w:val="F8F8F2"/>
          <w:sz w:val="27"/>
        </w:rPr>
      </w:pPr>
      <w:ins w:id="14239"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if</w:t>
        </w:r>
        <w:r w:rsidRPr="0089304D">
          <w:rPr>
            <w:rFonts w:ascii="Consolas" w:eastAsia="Times New Roman" w:hAnsi="Consolas" w:cs="Consolas"/>
            <w:color w:val="F8F8F2"/>
            <w:sz w:val="27"/>
          </w:rPr>
          <w:t xml:space="preserve"> (buttonText == </w:t>
        </w:r>
        <w:r w:rsidRPr="0089304D">
          <w:rPr>
            <w:rFonts w:ascii="Consolas" w:eastAsia="Times New Roman" w:hAnsi="Consolas" w:cs="Consolas"/>
            <w:color w:val="A6E22E"/>
            <w:sz w:val="27"/>
          </w:rPr>
          <w:t>'='</w:t>
        </w:r>
        <w:r w:rsidRPr="0089304D">
          <w:rPr>
            <w:rFonts w:ascii="Consolas" w:eastAsia="Times New Roman" w:hAnsi="Consolas" w:cs="Consolas"/>
            <w:color w:val="F8F8F2"/>
            <w:sz w:val="27"/>
          </w:rPr>
          <w:t>)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40" w:author="Unknown"/>
          <w:rFonts w:ascii="Consolas" w:eastAsia="Times New Roman" w:hAnsi="Consolas" w:cs="Consolas"/>
          <w:color w:val="F8F8F2"/>
          <w:sz w:val="27"/>
        </w:rPr>
      </w:pPr>
      <w:ins w:id="14241" w:author="Unknown">
        <w:r w:rsidRPr="0089304D">
          <w:rPr>
            <w:rFonts w:ascii="Consolas" w:eastAsia="Times New Roman" w:hAnsi="Consolas" w:cs="Consolas"/>
            <w:color w:val="F8F8F2"/>
            <w:sz w:val="27"/>
          </w:rPr>
          <w:t xml:space="preserve">            screen.value = </w:t>
        </w:r>
        <w:r w:rsidRPr="0089304D">
          <w:rPr>
            <w:rFonts w:ascii="Consolas" w:eastAsia="Times New Roman" w:hAnsi="Consolas" w:cs="Consolas"/>
            <w:color w:val="E6DB74"/>
            <w:sz w:val="27"/>
          </w:rPr>
          <w:t>eval</w:t>
        </w:r>
        <w:r w:rsidRPr="0089304D">
          <w:rPr>
            <w:rFonts w:ascii="Consolas" w:eastAsia="Times New Roman" w:hAnsi="Consolas" w:cs="Consolas"/>
            <w:color w:val="F8F8F2"/>
            <w:sz w:val="27"/>
          </w:rPr>
          <w:t>(screenValue);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42" w:author="Unknown"/>
          <w:rFonts w:ascii="Consolas" w:eastAsia="Times New Roman" w:hAnsi="Consolas" w:cs="Consolas"/>
          <w:color w:val="F8F8F2"/>
          <w:sz w:val="27"/>
        </w:rPr>
      </w:pPr>
      <w:ins w:id="14243"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44" w:author="Unknown"/>
          <w:rFonts w:ascii="Consolas" w:eastAsia="Times New Roman" w:hAnsi="Consolas" w:cs="Consolas"/>
          <w:color w:val="F8F8F2"/>
          <w:sz w:val="27"/>
        </w:rPr>
      </w:pPr>
      <w:ins w:id="14245" w:author="Unknown">
        <w:r w:rsidRPr="0089304D">
          <w:rPr>
            <w:rFonts w:ascii="Consolas" w:eastAsia="Times New Roman" w:hAnsi="Consolas" w:cs="Consolas"/>
            <w:color w:val="F8F8F2"/>
            <w:sz w:val="27"/>
          </w:rPr>
          <w:t xml:space="preserve">        </w:t>
        </w:r>
        <w:r w:rsidRPr="0089304D">
          <w:rPr>
            <w:rFonts w:ascii="Consolas" w:eastAsia="Times New Roman" w:hAnsi="Consolas" w:cs="Consolas"/>
            <w:color w:val="66D9EF"/>
            <w:sz w:val="27"/>
          </w:rPr>
          <w:t>else</w:t>
        </w:r>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46" w:author="Unknown"/>
          <w:rFonts w:ascii="Consolas" w:eastAsia="Times New Roman" w:hAnsi="Consolas" w:cs="Consolas"/>
          <w:color w:val="F8F8F2"/>
          <w:sz w:val="27"/>
        </w:rPr>
      </w:pPr>
      <w:ins w:id="14247" w:author="Unknown">
        <w:r w:rsidRPr="0089304D">
          <w:rPr>
            <w:rFonts w:ascii="Consolas" w:eastAsia="Times New Roman" w:hAnsi="Consolas" w:cs="Consolas"/>
            <w:color w:val="F8F8F2"/>
            <w:sz w:val="27"/>
          </w:rPr>
          <w:t xml:space="preserve">            screenValue += buttonText;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48" w:author="Unknown"/>
          <w:rFonts w:ascii="Consolas" w:eastAsia="Times New Roman" w:hAnsi="Consolas" w:cs="Consolas"/>
          <w:color w:val="F8F8F2"/>
          <w:sz w:val="27"/>
        </w:rPr>
      </w:pPr>
      <w:ins w:id="14249" w:author="Unknown">
        <w:r w:rsidRPr="0089304D">
          <w:rPr>
            <w:rFonts w:ascii="Consolas" w:eastAsia="Times New Roman" w:hAnsi="Consolas" w:cs="Consolas"/>
            <w:color w:val="F8F8F2"/>
            <w:sz w:val="27"/>
          </w:rPr>
          <w:t xml:space="preserve">            screen.value = screenValue;</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0" w:author="Unknown"/>
          <w:rFonts w:ascii="Consolas" w:eastAsia="Times New Roman" w:hAnsi="Consolas" w:cs="Consolas"/>
          <w:color w:val="F8F8F2"/>
          <w:sz w:val="27"/>
        </w:rPr>
      </w:pPr>
      <w:ins w:id="14251"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2" w:author="Unknown"/>
          <w:rFonts w:ascii="Consolas" w:eastAsia="Times New Roman" w:hAnsi="Consolas" w:cs="Consolas"/>
          <w:color w:val="F8F8F2"/>
          <w:sz w:val="27"/>
        </w:rPr>
      </w:pPr>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3" w:author="Unknown"/>
          <w:rFonts w:ascii="Consolas" w:eastAsia="Times New Roman" w:hAnsi="Consolas" w:cs="Consolas"/>
          <w:color w:val="F8F8F2"/>
          <w:sz w:val="27"/>
        </w:rPr>
      </w:pPr>
      <w:ins w:id="14254" w:author="Unknown">
        <w:r w:rsidRPr="0089304D">
          <w:rPr>
            <w:rFonts w:ascii="Consolas" w:eastAsia="Times New Roman" w:hAnsi="Consolas" w:cs="Consolas"/>
            <w:color w:val="F8F8F2"/>
            <w:sz w:val="27"/>
          </w:rPr>
          <w:t xml:space="preserve">    })</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5" w:author="Unknown"/>
          <w:rFonts w:ascii="Consolas" w:eastAsia="Times New Roman" w:hAnsi="Consolas" w:cs="Consolas"/>
          <w:color w:val="F8F8F2"/>
          <w:sz w:val="27"/>
        </w:rPr>
      </w:pPr>
      <w:ins w:id="14256" w:author="Unknown">
        <w:r w:rsidRPr="0089304D">
          <w:rPr>
            <w:rFonts w:ascii="Consolas" w:eastAsia="Times New Roman" w:hAnsi="Consolas" w:cs="Consolas"/>
            <w:color w:val="F8F8F2"/>
            <w:sz w:val="27"/>
          </w:rPr>
          <w:t>}</w:t>
        </w:r>
      </w:ins>
    </w:p>
    <w:p w:rsidR="0089304D" w:rsidRPr="0089304D" w:rsidRDefault="0089304D" w:rsidP="0089304D">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ins w:id="14257" w:author="Unknown"/>
          <w:rFonts w:ascii="Consolas" w:eastAsia="Times New Roman" w:hAnsi="Consolas" w:cs="Consolas"/>
          <w:color w:val="F8F8F2"/>
          <w:sz w:val="27"/>
        </w:rPr>
      </w:pPr>
    </w:p>
    <w:p w:rsidR="0089304D" w:rsidRPr="0089304D" w:rsidRDefault="0089304D" w:rsidP="0089304D">
      <w:pPr>
        <w:spacing w:after="0" w:line="240" w:lineRule="auto"/>
        <w:rPr>
          <w:ins w:id="14258" w:author="Unknown"/>
          <w:rFonts w:ascii="Segoe UI" w:eastAsia="Times New Roman" w:hAnsi="Segoe UI" w:cs="Segoe UI"/>
          <w:color w:val="000000"/>
          <w:sz w:val="27"/>
          <w:szCs w:val="27"/>
        </w:rPr>
      </w:pPr>
      <w:ins w:id="14259" w:author="Unknown">
        <w:r w:rsidRPr="0089304D">
          <w:rPr>
            <w:rFonts w:ascii="Segoe UI" w:eastAsia="Times New Roman" w:hAnsi="Segoe UI" w:cs="Segoe UI"/>
            <w:color w:val="000000"/>
            <w:sz w:val="27"/>
            <w:szCs w:val="27"/>
            <w:bdr w:val="single" w:sz="2" w:space="0" w:color="auto" w:frame="1"/>
          </w:rPr>
          <w:t>Copy</w:t>
        </w:r>
      </w:ins>
    </w:p>
    <w:p w:rsidR="0089304D" w:rsidRPr="0089304D" w:rsidRDefault="0089304D" w:rsidP="0089304D">
      <w:pPr>
        <w:spacing w:after="0" w:line="240" w:lineRule="auto"/>
        <w:rPr>
          <w:ins w:id="14260" w:author="Unknown"/>
          <w:rFonts w:ascii="Segoe UI" w:eastAsia="Times New Roman" w:hAnsi="Segoe UI" w:cs="Segoe UI"/>
          <w:color w:val="000000"/>
          <w:sz w:val="27"/>
          <w:szCs w:val="27"/>
        </w:rPr>
      </w:pPr>
      <w:ins w:id="14261" w:author="Unknown">
        <w:r w:rsidRPr="0089304D">
          <w:rPr>
            <w:rFonts w:ascii="Segoe UI" w:eastAsia="Times New Roman" w:hAnsi="Segoe UI" w:cs="Segoe UI"/>
            <w:b/>
            <w:bCs/>
            <w:color w:val="000000"/>
            <w:sz w:val="27"/>
          </w:rPr>
          <w:t>PreviousNext</w:t>
        </w:r>
      </w:ins>
    </w:p>
    <w:p w:rsidR="0089304D" w:rsidRPr="0089304D" w:rsidRDefault="0089304D" w:rsidP="0089304D">
      <w:pPr>
        <w:spacing w:after="0" w:line="240" w:lineRule="auto"/>
        <w:rPr>
          <w:ins w:id="14262" w:author="Unknown"/>
          <w:rFonts w:ascii="Segoe UI" w:eastAsia="Times New Roman" w:hAnsi="Segoe UI" w:cs="Segoe UI"/>
          <w:color w:val="000000"/>
          <w:sz w:val="27"/>
          <w:szCs w:val="27"/>
        </w:rPr>
      </w:pPr>
      <w:r>
        <w:rPr>
          <w:rFonts w:ascii="Segoe UI" w:eastAsia="Times New Roman" w:hAnsi="Segoe UI" w:cs="Segoe UI"/>
          <w:noProof/>
          <w:color w:val="000000"/>
          <w:sz w:val="27"/>
          <w:szCs w:val="27"/>
          <w:bdr w:val="single" w:sz="2" w:space="0" w:color="auto" w:frame="1"/>
        </w:rPr>
        <w:drawing>
          <wp:inline distT="0" distB="0" distL="0" distR="0">
            <wp:extent cx="1388745" cy="1388745"/>
            <wp:effectExtent l="0" t="0" r="0" b="0"/>
            <wp:docPr id="104" name="Picture 104"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263" w:author="Unknown">
        <w:r w:rsidRPr="0089304D">
          <w:rPr>
            <w:rFonts w:ascii="Segoe UI" w:eastAsia="Times New Roman" w:hAnsi="Segoe UI" w:cs="Segoe UI"/>
            <w:color w:val="000000"/>
            <w:sz w:val="27"/>
          </w:rPr>
          <w:t>CodeWithHarry</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Fetch api in Javascript | JavaScript Tutorial In Hindi #42</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this tutorial, we will study about fetch API. The Fetch API is a promise-based API of JavaScript for making asynchronous HTTP requests in the browser similar to XMLHttpRequest (XHR). Unlike XHR, the fetch API is a simple and clean API that uses promises to provides more powerful features to fetch resources from the server. Fetch API is standardized now and is supported by all modern browsers except IE. The fetch() method only has one mandatory argument: the URL of the resource that we want to fetch.</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264" w:author="Unknown"/>
          <w:rFonts w:ascii="Segoe UI" w:hAnsi="Segoe UI" w:cs="Segoe UI"/>
          <w:color w:val="000000"/>
        </w:rPr>
      </w:pPr>
      <w:ins w:id="14265" w:author="Unknown">
        <w:r>
          <w:rPr>
            <w:rFonts w:ascii="Segoe UI" w:hAnsi="Segoe UI" w:cs="Segoe UI"/>
            <w:color w:val="000000"/>
          </w:rPr>
          <w:t>How to use fetch API:-</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266" w:author="Unknown"/>
          <w:rFonts w:ascii="Segoe UI" w:hAnsi="Segoe UI" w:cs="Segoe UI"/>
          <w:color w:val="000000"/>
          <w:sz w:val="27"/>
          <w:szCs w:val="27"/>
        </w:rPr>
      </w:pPr>
      <w:ins w:id="14267" w:author="Unknown">
        <w:r>
          <w:rPr>
            <w:rFonts w:ascii="Segoe UI" w:hAnsi="Segoe UI" w:cs="Segoe UI"/>
            <w:color w:val="000000"/>
            <w:sz w:val="27"/>
            <w:szCs w:val="27"/>
          </w:rPr>
          <w:t>To use a Fetch API, just pass the URL, the path to the resource we want to fetch, to fetch() method.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68" w:author="Unknown"/>
          <w:rStyle w:val="HTMLCode"/>
          <w:rFonts w:ascii="Consolas" w:hAnsi="Consolas" w:cs="Consolas"/>
          <w:color w:val="F8F8F2"/>
          <w:sz w:val="27"/>
          <w:szCs w:val="27"/>
          <w:bdr w:val="single" w:sz="2" w:space="0" w:color="auto" w:frame="1"/>
        </w:rPr>
      </w:pPr>
      <w:ins w:id="14269" w:author="Unknown">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'/js/users.json'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70" w:author="Unknown"/>
          <w:rStyle w:val="HTMLCode"/>
          <w:rFonts w:ascii="Consolas" w:hAnsi="Consolas" w:cs="Consolas"/>
          <w:color w:val="F8F8F2"/>
          <w:sz w:val="27"/>
          <w:szCs w:val="27"/>
          <w:bdr w:val="single" w:sz="2" w:space="0" w:color="auto" w:frame="1"/>
        </w:rPr>
      </w:pPr>
      <w:ins w:id="1427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(response</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72" w:author="Unknown"/>
          <w:rStyle w:val="HTMLCode"/>
          <w:rFonts w:ascii="Consolas" w:hAnsi="Consolas" w:cs="Consolas"/>
          <w:color w:val="F8F8F2"/>
          <w:sz w:val="27"/>
          <w:szCs w:val="27"/>
          <w:bdr w:val="single" w:sz="2" w:space="0" w:color="auto" w:frame="1"/>
        </w:rPr>
      </w:pPr>
      <w:ins w:id="14273"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handle response 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74" w:author="Unknown"/>
          <w:rStyle w:val="HTMLCode"/>
          <w:rFonts w:ascii="Consolas" w:hAnsi="Consolas" w:cs="Consolas"/>
          <w:color w:val="F8F8F2"/>
          <w:sz w:val="27"/>
          <w:szCs w:val="27"/>
          <w:bdr w:val="single" w:sz="2" w:space="0" w:color="auto" w:frame="1"/>
        </w:rPr>
      </w:pPr>
      <w:ins w:id="14275" w:author="Unknown">
        <w:r>
          <w:rPr>
            <w:rStyle w:val="HTMLCode"/>
            <w:rFonts w:ascii="Consolas" w:hAnsi="Consolas" w:cs="Consolas"/>
            <w:color w:val="F8F8F2"/>
            <w:sz w:val="27"/>
            <w:szCs w:val="27"/>
            <w:bdr w:val="single" w:sz="2" w:space="0" w:color="auto" w:frame="1"/>
          </w:rPr>
          <w:lastRenderedPageBreak/>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76" w:author="Unknown"/>
          <w:rStyle w:val="HTMLCode"/>
          <w:rFonts w:ascii="Consolas" w:hAnsi="Consolas" w:cs="Consolas"/>
          <w:color w:val="F8F8F2"/>
          <w:sz w:val="27"/>
          <w:szCs w:val="27"/>
          <w:bdr w:val="single" w:sz="2" w:space="0" w:color="auto" w:frame="1"/>
        </w:rPr>
      </w:pPr>
      <w:ins w:id="14277"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catch</w:t>
        </w:r>
        <w:r>
          <w:rPr>
            <w:rStyle w:val="token"/>
            <w:rFonts w:ascii="Consolas" w:hAnsi="Consolas" w:cs="Consolas"/>
            <w:color w:val="F8F8F2"/>
            <w:sz w:val="27"/>
            <w:szCs w:val="27"/>
            <w:bdr w:val="single" w:sz="2" w:space="0" w:color="auto" w:frame="1"/>
          </w:rPr>
          <w:t>(err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78" w:author="Unknown"/>
          <w:rStyle w:val="HTMLCode"/>
          <w:rFonts w:ascii="Consolas" w:hAnsi="Consolas" w:cs="Consolas"/>
          <w:color w:val="F8F8F2"/>
          <w:sz w:val="27"/>
          <w:szCs w:val="27"/>
          <w:bdr w:val="single" w:sz="2" w:space="0" w:color="auto" w:frame="1"/>
        </w:rPr>
      </w:pPr>
      <w:ins w:id="1427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handle errors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80" w:author="Unknown"/>
          <w:rFonts w:ascii="Consolas" w:hAnsi="Consolas" w:cs="Consolas"/>
          <w:color w:val="F8F8F2"/>
          <w:sz w:val="27"/>
          <w:szCs w:val="27"/>
        </w:rPr>
      </w:pPr>
      <w:ins w:id="1428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rPr>
          <w:ins w:id="14282" w:author="Unknown"/>
          <w:rFonts w:ascii="Segoe UI" w:hAnsi="Segoe UI" w:cs="Segoe UI"/>
          <w:color w:val="000000"/>
          <w:sz w:val="27"/>
          <w:szCs w:val="27"/>
        </w:rPr>
      </w:pPr>
      <w:ins w:id="14283"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284" w:author="Unknown"/>
          <w:rFonts w:ascii="Segoe UI" w:hAnsi="Segoe UI" w:cs="Segoe UI"/>
          <w:color w:val="000000"/>
          <w:sz w:val="27"/>
          <w:szCs w:val="27"/>
        </w:rPr>
      </w:pPr>
      <w:ins w:id="14285" w:author="Unknown">
        <w:r>
          <w:rPr>
            <w:rFonts w:ascii="Segoe UI" w:hAnsi="Segoe UI" w:cs="Segoe UI"/>
            <w:color w:val="000000"/>
            <w:sz w:val="27"/>
            <w:szCs w:val="27"/>
          </w:rPr>
          <w:t>Pass the path of the resource that we want to retrieve as a parameter to fetch(). We cannot block the user interface by waiting until the request finishes. That is why to fetch() returns a Promise, an object which represents a future result. We are using the then method to wait for the server's response. The catch() method is optional. Its purpose is to intercepts errors if the request fails to complete due to network failure or any other reason.</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286" w:author="Unknown"/>
          <w:rFonts w:ascii="Segoe UI" w:hAnsi="Segoe UI" w:cs="Segoe UI"/>
          <w:color w:val="000000"/>
          <w:sz w:val="27"/>
          <w:szCs w:val="27"/>
        </w:rPr>
      </w:pPr>
      <w:ins w:id="14287" w:author="Unknown">
        <w:r>
          <w:rPr>
            <w:rFonts w:ascii="Segoe UI" w:hAnsi="Segoe UI" w:cs="Segoe UI"/>
            <w:color w:val="000000"/>
            <w:sz w:val="27"/>
            <w:szCs w:val="27"/>
          </w:rPr>
          <w:t>Now let us see how we can extract the JSON from that response once the request completes: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88" w:author="Unknown"/>
          <w:rStyle w:val="HTMLCode"/>
          <w:rFonts w:ascii="Consolas" w:hAnsi="Consolas" w:cs="Consolas"/>
          <w:color w:val="F8F8F2"/>
          <w:sz w:val="27"/>
          <w:szCs w:val="27"/>
          <w:bdr w:val="single" w:sz="2" w:space="0" w:color="auto" w:frame="1"/>
        </w:rPr>
      </w:pPr>
      <w:ins w:id="14289" w:author="Unknown">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'URL here'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90" w:author="Unknown"/>
          <w:rStyle w:val="HTMLCode"/>
          <w:rFonts w:ascii="Consolas" w:hAnsi="Consolas" w:cs="Consolas"/>
          <w:color w:val="F8F8F2"/>
          <w:sz w:val="27"/>
          <w:szCs w:val="27"/>
          <w:bdr w:val="single" w:sz="2" w:space="0" w:color="auto" w:frame="1"/>
        </w:rPr>
      </w:pPr>
      <w:ins w:id="14291" w:author="Unknown">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res</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292" w:author="Unknown"/>
          <w:rFonts w:ascii="Consolas" w:hAnsi="Consolas" w:cs="Consolas"/>
          <w:color w:val="F8F8F2"/>
          <w:sz w:val="27"/>
          <w:szCs w:val="27"/>
        </w:rPr>
      </w:pPr>
      <w:ins w:id="14293" w:author="Unknown">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(json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rPr>
          <w:ins w:id="14294" w:author="Unknown"/>
          <w:rFonts w:ascii="Segoe UI" w:hAnsi="Segoe UI" w:cs="Segoe UI"/>
          <w:color w:val="000000"/>
          <w:sz w:val="27"/>
          <w:szCs w:val="27"/>
        </w:rPr>
      </w:pPr>
      <w:ins w:id="14295"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296" w:author="Unknown"/>
          <w:rFonts w:ascii="Segoe UI" w:hAnsi="Segoe UI" w:cs="Segoe UI"/>
          <w:color w:val="000000"/>
          <w:sz w:val="27"/>
          <w:szCs w:val="27"/>
        </w:rPr>
      </w:pPr>
      <w:ins w:id="14297" w:author="Unknown">
        <w:r>
          <w:rPr>
            <w:rFonts w:ascii="Segoe UI" w:hAnsi="Segoe UI" w:cs="Segoe UI"/>
            <w:color w:val="000000"/>
            <w:sz w:val="27"/>
            <w:szCs w:val="27"/>
          </w:rPr>
          <w:t>We start the request by calling fetch(). When the promise is fulfilled, it returns a response object, which exposes a json method. Within the first then(), we can call this json method to return the response body as JSON.</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298" w:author="Unknown"/>
          <w:rFonts w:ascii="Segoe UI" w:hAnsi="Segoe UI" w:cs="Segoe UI"/>
          <w:color w:val="000000"/>
        </w:rPr>
      </w:pPr>
      <w:ins w:id="14299" w:author="Unknown">
        <w:r>
          <w:rPr>
            <w:rFonts w:ascii="Segoe UI" w:hAnsi="Segoe UI" w:cs="Segoe UI"/>
            <w:color w:val="000000"/>
          </w:rPr>
          <w:t>GET Request:-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300" w:author="Unknown"/>
          <w:rFonts w:ascii="Segoe UI" w:hAnsi="Segoe UI" w:cs="Segoe UI"/>
          <w:color w:val="000000"/>
          <w:sz w:val="27"/>
          <w:szCs w:val="27"/>
        </w:rPr>
      </w:pPr>
      <w:ins w:id="14301" w:author="Unknown">
        <w:r>
          <w:rPr>
            <w:rFonts w:ascii="Segoe UI" w:hAnsi="Segoe UI" w:cs="Segoe UI"/>
            <w:color w:val="000000"/>
            <w:sz w:val="27"/>
            <w:szCs w:val="27"/>
          </w:rPr>
          <w:t>GET requests are widely used methods in APIs and websites. The purpose of this method is to retrieve data from the server at the specified resource. The Fetch API uses the GET method for asynchronous requests. Here is an example of get request: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02" w:author="Unknown"/>
          <w:rStyle w:val="HTMLCode"/>
          <w:rFonts w:ascii="Consolas" w:hAnsi="Consolas" w:cs="Consolas"/>
          <w:color w:val="F8F8F2"/>
          <w:sz w:val="27"/>
          <w:szCs w:val="27"/>
          <w:bdr w:val="single" w:sz="2" w:space="0" w:color="auto" w:frame="1"/>
        </w:rPr>
      </w:pPr>
      <w:ins w:id="14303" w:author="Unknown">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'https://api.github.com/orgs/nodejs'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04" w:author="Unknown"/>
          <w:rStyle w:val="HTMLCode"/>
          <w:rFonts w:ascii="Consolas" w:hAnsi="Consolas" w:cs="Consolas"/>
          <w:color w:val="F8F8F2"/>
          <w:sz w:val="27"/>
          <w:szCs w:val="27"/>
          <w:bdr w:val="single" w:sz="2" w:space="0" w:color="auto" w:frame="1"/>
        </w:rPr>
      </w:pPr>
      <w:ins w:id="14305" w:author="Unknown">
        <w:r>
          <w:rPr>
            <w:rStyle w:val="token"/>
            <w:rFonts w:ascii="Consolas" w:hAnsi="Consolas" w:cs="Consolas"/>
            <w:color w:val="F8F8F2"/>
            <w:sz w:val="27"/>
            <w:szCs w:val="27"/>
            <w:bdr w:val="single" w:sz="2" w:space="0" w:color="auto" w:frame="1"/>
          </w:rPr>
          <w:lastRenderedPageBreak/>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(response</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response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06" w:author="Unknown"/>
          <w:rStyle w:val="HTMLCode"/>
          <w:rFonts w:ascii="Consolas" w:hAnsi="Consolas" w:cs="Consolas"/>
          <w:color w:val="F8F8F2"/>
          <w:sz w:val="27"/>
          <w:szCs w:val="27"/>
          <w:bdr w:val="single" w:sz="2" w:space="0" w:color="auto" w:frame="1"/>
        </w:rPr>
      </w:pPr>
      <w:ins w:id="14307" w:author="Unknown">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(data</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08" w:author="Unknown"/>
          <w:rStyle w:val="HTMLCode"/>
          <w:rFonts w:ascii="Consolas" w:hAnsi="Consolas" w:cs="Consolas"/>
          <w:color w:val="F8F8F2"/>
          <w:sz w:val="27"/>
          <w:szCs w:val="27"/>
          <w:bdr w:val="single" w:sz="2" w:space="0" w:color="auto" w:frame="1"/>
        </w:rPr>
      </w:pPr>
      <w:ins w:id="14309"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data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Prints result from `response.json()` in getRequest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10" w:author="Unknown"/>
          <w:rStyle w:val="HTMLCode"/>
          <w:rFonts w:ascii="Consolas" w:hAnsi="Consolas" w:cs="Consolas"/>
          <w:color w:val="F8F8F2"/>
          <w:sz w:val="27"/>
          <w:szCs w:val="27"/>
          <w:bdr w:val="single" w:sz="2" w:space="0" w:color="auto" w:frame="1"/>
        </w:rPr>
      </w:pPr>
      <w:ins w:id="14311"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12" w:author="Unknown"/>
          <w:rFonts w:ascii="Consolas" w:hAnsi="Consolas" w:cs="Consolas"/>
          <w:color w:val="F8F8F2"/>
          <w:sz w:val="27"/>
          <w:szCs w:val="27"/>
        </w:rPr>
      </w:pPr>
      <w:ins w:id="14313" w:author="Unknown">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catch</w:t>
        </w:r>
        <w:r>
          <w:rPr>
            <w:rStyle w:val="token"/>
            <w:rFonts w:ascii="Consolas" w:hAnsi="Consolas" w:cs="Consolas"/>
            <w:color w:val="F8F8F2"/>
            <w:sz w:val="27"/>
            <w:szCs w:val="27"/>
            <w:bdr w:val="single" w:sz="2" w:space="0" w:color="auto" w:frame="1"/>
          </w:rPr>
          <w:t>(error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ins>
    </w:p>
    <w:p w:rsidR="0089304D" w:rsidRDefault="0089304D" w:rsidP="0089304D">
      <w:pPr>
        <w:rPr>
          <w:ins w:id="14314" w:author="Unknown"/>
          <w:rFonts w:ascii="Segoe UI" w:hAnsi="Segoe UI" w:cs="Segoe UI"/>
          <w:color w:val="000000"/>
          <w:sz w:val="27"/>
          <w:szCs w:val="27"/>
        </w:rPr>
      </w:pPr>
      <w:ins w:id="14315"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316" w:author="Unknown"/>
          <w:rFonts w:ascii="Segoe UI" w:hAnsi="Segoe UI" w:cs="Segoe UI"/>
          <w:color w:val="000000"/>
          <w:sz w:val="27"/>
          <w:szCs w:val="27"/>
        </w:rPr>
      </w:pPr>
      <w:ins w:id="14317" w:author="Unknown">
        <w:r>
          <w:rPr>
            <w:rFonts w:ascii="Segoe UI" w:hAnsi="Segoe UI" w:cs="Segoe UI"/>
            <w:color w:val="000000"/>
            <w:sz w:val="27"/>
            <w:szCs w:val="27"/>
          </w:rPr>
          <w:t>As we know, the fetch() method returns a promise. The response returned by the promise is a stream object, which means that it returns another promise when we call the json() method. Call to json() method indicates that we are expecting a JSON response. If we want an XML response, use the text() method</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318" w:author="Unknown"/>
          <w:rFonts w:ascii="Segoe UI" w:hAnsi="Segoe UI" w:cs="Segoe UI"/>
          <w:color w:val="000000"/>
        </w:rPr>
      </w:pPr>
      <w:ins w:id="14319" w:author="Unknown">
        <w:r>
          <w:rPr>
            <w:rFonts w:ascii="Segoe UI" w:hAnsi="Segoe UI" w:cs="Segoe UI"/>
            <w:color w:val="000000"/>
          </w:rPr>
          <w:t>POST Request:-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320" w:author="Unknown"/>
          <w:rFonts w:ascii="Segoe UI" w:hAnsi="Segoe UI" w:cs="Segoe UI"/>
          <w:color w:val="000000"/>
          <w:sz w:val="27"/>
          <w:szCs w:val="27"/>
        </w:rPr>
      </w:pPr>
      <w:ins w:id="14321" w:author="Unknown">
        <w:r>
          <w:rPr>
            <w:rFonts w:ascii="Segoe UI" w:hAnsi="Segoe UI" w:cs="Segoe UI"/>
            <w:color w:val="000000"/>
            <w:sz w:val="27"/>
            <w:szCs w:val="27"/>
          </w:rPr>
          <w:t>The purpose of the post request is to send the data to the server and creates a new resource. The resource post request creates subordinate to some other parent resource. When a new resource is posted to the parent, the API service will automatically associate the new resource by assigning it an ID. All we need to do is set the method and body parameters in the fetch() options: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22" w:author="Unknown"/>
          <w:rStyle w:val="HTMLCode"/>
          <w:rFonts w:ascii="Consolas" w:hAnsi="Consolas" w:cs="Consolas"/>
          <w:color w:val="F8F8F2"/>
          <w:sz w:val="27"/>
          <w:szCs w:val="27"/>
          <w:bdr w:val="single" w:sz="2" w:space="0" w:color="auto" w:frame="1"/>
        </w:rPr>
      </w:pPr>
      <w:ins w:id="14323"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data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24" w:author="Unknown"/>
          <w:rStyle w:val="HTMLCode"/>
          <w:rFonts w:ascii="Consolas" w:hAnsi="Consolas" w:cs="Consolas"/>
          <w:color w:val="F8F8F2"/>
          <w:sz w:val="27"/>
          <w:szCs w:val="27"/>
          <w:bdr w:val="single" w:sz="2" w:space="0" w:color="auto" w:frame="1"/>
        </w:rPr>
      </w:pPr>
      <w:ins w:id="14325" w:author="Unknown">
        <w:r>
          <w:rPr>
            <w:rStyle w:val="HTMLCode"/>
            <w:rFonts w:ascii="Consolas" w:hAnsi="Consolas" w:cs="Consolas"/>
            <w:color w:val="F8F8F2"/>
            <w:sz w:val="27"/>
            <w:szCs w:val="27"/>
            <w:bdr w:val="single" w:sz="2" w:space="0" w:color="auto" w:frame="1"/>
          </w:rPr>
          <w:t xml:space="preserve">   first_name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'John'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26" w:author="Unknown"/>
          <w:rStyle w:val="HTMLCode"/>
          <w:rFonts w:ascii="Consolas" w:hAnsi="Consolas" w:cs="Consolas"/>
          <w:color w:val="F8F8F2"/>
          <w:sz w:val="27"/>
          <w:szCs w:val="27"/>
          <w:bdr w:val="single" w:sz="2" w:space="0" w:color="auto" w:frame="1"/>
        </w:rPr>
      </w:pPr>
      <w:ins w:id="14327" w:author="Unknown">
        <w:r>
          <w:rPr>
            <w:rStyle w:val="HTMLCode"/>
            <w:rFonts w:ascii="Consolas" w:hAnsi="Consolas" w:cs="Consolas"/>
            <w:color w:val="F8F8F2"/>
            <w:sz w:val="27"/>
            <w:szCs w:val="27"/>
            <w:bdr w:val="single" w:sz="2" w:space="0" w:color="auto" w:frame="1"/>
          </w:rPr>
          <w:t xml:space="preserve">   last_name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'Adams'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28" w:author="Unknown"/>
          <w:rStyle w:val="HTMLCode"/>
          <w:rFonts w:ascii="Consolas" w:hAnsi="Consolas" w:cs="Consolas"/>
          <w:color w:val="F8F8F2"/>
          <w:sz w:val="27"/>
          <w:szCs w:val="27"/>
          <w:bdr w:val="single" w:sz="2" w:space="0" w:color="auto" w:frame="1"/>
        </w:rPr>
      </w:pPr>
      <w:ins w:id="14329" w:author="Unknown">
        <w:r>
          <w:rPr>
            <w:rStyle w:val="HTMLCode"/>
            <w:rFonts w:ascii="Consolas" w:hAnsi="Consolas" w:cs="Consolas"/>
            <w:color w:val="F8F8F2"/>
            <w:sz w:val="27"/>
            <w:szCs w:val="27"/>
            <w:bdr w:val="single" w:sz="2" w:space="0" w:color="auto" w:frame="1"/>
          </w:rPr>
          <w:t xml:space="preserve">   job_title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'Software Engineer'</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30" w:author="Unknown"/>
          <w:rStyle w:val="HTMLCode"/>
          <w:rFonts w:ascii="Consolas" w:hAnsi="Consolas" w:cs="Consolas"/>
          <w:color w:val="F8F8F2"/>
          <w:sz w:val="27"/>
          <w:szCs w:val="27"/>
          <w:bdr w:val="single" w:sz="2" w:space="0" w:color="auto" w:frame="1"/>
        </w:rPr>
      </w:pPr>
      <w:ins w:id="14331"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32" w:author="Unknown"/>
          <w:rStyle w:val="HTMLCode"/>
          <w:rFonts w:ascii="Consolas" w:hAnsi="Consolas" w:cs="Consolas"/>
          <w:color w:val="F8F8F2"/>
          <w:sz w:val="27"/>
          <w:szCs w:val="27"/>
          <w:bdr w:val="single" w:sz="2" w:space="0" w:color="auto" w:frame="1"/>
        </w:rPr>
      </w:pPr>
      <w:ins w:id="14333"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options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34" w:author="Unknown"/>
          <w:rStyle w:val="HTMLCode"/>
          <w:rFonts w:ascii="Consolas" w:hAnsi="Consolas" w:cs="Consolas"/>
          <w:color w:val="F8F8F2"/>
          <w:sz w:val="27"/>
          <w:szCs w:val="27"/>
          <w:bdr w:val="single" w:sz="2" w:space="0" w:color="auto" w:frame="1"/>
        </w:rPr>
      </w:pPr>
      <w:ins w:id="14335" w:author="Unknown">
        <w:r>
          <w:rPr>
            <w:rStyle w:val="HTMLCode"/>
            <w:rFonts w:ascii="Consolas" w:hAnsi="Consolas" w:cs="Consolas"/>
            <w:color w:val="F8F8F2"/>
            <w:sz w:val="27"/>
            <w:szCs w:val="27"/>
            <w:bdr w:val="single" w:sz="2" w:space="0" w:color="auto" w:frame="1"/>
          </w:rPr>
          <w:t xml:space="preserve">   method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'POST'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36" w:author="Unknown"/>
          <w:rStyle w:val="HTMLCode"/>
          <w:rFonts w:ascii="Consolas" w:hAnsi="Consolas" w:cs="Consolas"/>
          <w:color w:val="F8F8F2"/>
          <w:sz w:val="27"/>
          <w:szCs w:val="27"/>
          <w:bdr w:val="single" w:sz="2" w:space="0" w:color="auto" w:frame="1"/>
        </w:rPr>
      </w:pPr>
      <w:ins w:id="14337" w:author="Unknown">
        <w:r>
          <w:rPr>
            <w:rStyle w:val="HTMLCode"/>
            <w:rFonts w:ascii="Consolas" w:hAnsi="Consolas" w:cs="Consolas"/>
            <w:color w:val="F8F8F2"/>
            <w:sz w:val="27"/>
            <w:szCs w:val="27"/>
            <w:bdr w:val="single" w:sz="2" w:space="0" w:color="auto" w:frame="1"/>
          </w:rPr>
          <w:t xml:space="preserve">   body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92672"/>
            <w:sz w:val="27"/>
            <w:szCs w:val="27"/>
            <w:bdr w:val="single" w:sz="2" w:space="0" w:color="auto" w:frame="1"/>
          </w:rPr>
          <w:t>JSON</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stringify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38" w:author="Unknown"/>
          <w:rStyle w:val="HTMLCode"/>
          <w:rFonts w:ascii="Consolas" w:hAnsi="Consolas" w:cs="Consolas"/>
          <w:color w:val="F8F8F2"/>
          <w:sz w:val="27"/>
          <w:szCs w:val="27"/>
          <w:bdr w:val="single" w:sz="2" w:space="0" w:color="auto" w:frame="1"/>
        </w:rPr>
      </w:pPr>
      <w:ins w:id="14339" w:author="Unknown">
        <w:r>
          <w:rPr>
            <w:rStyle w:val="HTMLCode"/>
            <w:rFonts w:ascii="Consolas" w:hAnsi="Consolas" w:cs="Consolas"/>
            <w:color w:val="F8F8F2"/>
            <w:sz w:val="27"/>
            <w:szCs w:val="27"/>
            <w:bdr w:val="single" w:sz="2" w:space="0" w:color="auto" w:frame="1"/>
          </w:rPr>
          <w:t xml:space="preserve">   headers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40" w:author="Unknown"/>
          <w:rStyle w:val="HTMLCode"/>
          <w:rFonts w:ascii="Consolas" w:hAnsi="Consolas" w:cs="Consolas"/>
          <w:color w:val="F8F8F2"/>
          <w:sz w:val="27"/>
          <w:szCs w:val="27"/>
          <w:bdr w:val="single" w:sz="2" w:space="0" w:color="auto" w:frame="1"/>
        </w:rPr>
      </w:pPr>
      <w:ins w:id="14341" w:author="Unknown">
        <w:r>
          <w:rPr>
            <w:rStyle w:val="HTMLCode"/>
            <w:rFonts w:ascii="Consolas" w:hAnsi="Consolas" w:cs="Consolas"/>
            <w:color w:val="F8F8F2"/>
            <w:sz w:val="27"/>
            <w:szCs w:val="27"/>
            <w:bdr w:val="single" w:sz="2" w:space="0" w:color="auto" w:frame="1"/>
          </w:rPr>
          <w:lastRenderedPageBreak/>
          <w:t xml:space="preserve">     </w:t>
        </w:r>
        <w:r>
          <w:rPr>
            <w:rStyle w:val="token"/>
            <w:rFonts w:ascii="Consolas" w:hAnsi="Consolas" w:cs="Consolas"/>
            <w:color w:val="A6E22E"/>
            <w:sz w:val="27"/>
            <w:szCs w:val="27"/>
            <w:bdr w:val="single" w:sz="2" w:space="0" w:color="auto" w:frame="1"/>
          </w:rPr>
          <w:t>'Content-Type'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'application/json'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42" w:author="Unknown"/>
          <w:rStyle w:val="HTMLCode"/>
          <w:rFonts w:ascii="Consolas" w:hAnsi="Consolas" w:cs="Consolas"/>
          <w:color w:val="F8F8F2"/>
          <w:sz w:val="27"/>
          <w:szCs w:val="27"/>
          <w:bdr w:val="single" w:sz="2" w:space="0" w:color="auto" w:frame="1"/>
        </w:rPr>
      </w:pPr>
      <w:ins w:id="14343"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44" w:author="Unknown"/>
          <w:rStyle w:val="HTMLCode"/>
          <w:rFonts w:ascii="Consolas" w:hAnsi="Consolas" w:cs="Consolas"/>
          <w:color w:val="F8F8F2"/>
          <w:sz w:val="27"/>
          <w:szCs w:val="27"/>
          <w:bdr w:val="single" w:sz="2" w:space="0" w:color="auto" w:frame="1"/>
        </w:rPr>
      </w:pPr>
      <w:ins w:id="14345"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46" w:author="Unknown"/>
          <w:rStyle w:val="HTMLCode"/>
          <w:rFonts w:ascii="Consolas" w:hAnsi="Consolas" w:cs="Consolas"/>
          <w:color w:val="F8F8F2"/>
          <w:sz w:val="27"/>
          <w:szCs w:val="27"/>
          <w:bdr w:val="single" w:sz="2" w:space="0" w:color="auto" w:frame="1"/>
        </w:rPr>
      </w:pPr>
      <w:ins w:id="14347" w:author="Unknown">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'https://reqres.in/api/users'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options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48" w:author="Unknown"/>
          <w:rStyle w:val="HTMLCode"/>
          <w:rFonts w:ascii="Consolas" w:hAnsi="Consolas" w:cs="Consolas"/>
          <w:color w:val="F8F8F2"/>
          <w:sz w:val="27"/>
          <w:szCs w:val="27"/>
          <w:bdr w:val="single" w:sz="2" w:space="0" w:color="auto" w:frame="1"/>
        </w:rPr>
      </w:pPr>
      <w:ins w:id="1434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res</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50" w:author="Unknown"/>
          <w:rFonts w:ascii="Consolas" w:hAnsi="Consolas" w:cs="Consolas"/>
          <w:color w:val="F8F8F2"/>
          <w:sz w:val="27"/>
          <w:szCs w:val="27"/>
        </w:rPr>
      </w:pPr>
      <w:ins w:id="1435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res</w:t>
        </w:r>
        <w:r>
          <w:rPr>
            <w:rStyle w:val="token"/>
            <w:rFonts w:ascii="Consolas" w:hAnsi="Consolas" w:cs="Consolas"/>
            <w:color w:val="F8F8F2"/>
            <w:sz w:val="27"/>
            <w:szCs w:val="27"/>
            <w:bdr w:val="single" w:sz="2" w:space="0" w:color="auto" w:frame="1"/>
          </w:rPr>
          <w:t>));</w:t>
        </w:r>
      </w:ins>
    </w:p>
    <w:p w:rsidR="0089304D" w:rsidRDefault="0089304D" w:rsidP="0089304D">
      <w:pPr>
        <w:rPr>
          <w:ins w:id="14352" w:author="Unknown"/>
          <w:rFonts w:ascii="Segoe UI" w:hAnsi="Segoe UI" w:cs="Segoe UI"/>
          <w:color w:val="000000"/>
          <w:sz w:val="27"/>
          <w:szCs w:val="27"/>
        </w:rPr>
      </w:pPr>
      <w:ins w:id="14353" w:author="Unknown">
        <w:r>
          <w:rPr>
            <w:rFonts w:ascii="Segoe UI" w:hAnsi="Segoe UI" w:cs="Segoe UI"/>
            <w:color w:val="000000"/>
            <w:sz w:val="27"/>
            <w:szCs w:val="27"/>
            <w:bdr w:val="single" w:sz="2" w:space="0" w:color="auto" w:frame="1"/>
          </w:rPr>
          <w:t>Copy</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4354" w:author="Unknown"/>
          <w:rFonts w:ascii="Segoe UI" w:hAnsi="Segoe UI" w:cs="Segoe UI"/>
          <w:color w:val="000000"/>
          <w:sz w:val="27"/>
          <w:szCs w:val="27"/>
        </w:rPr>
      </w:pPr>
      <w:ins w:id="14355" w:author="Unknown">
        <w:r>
          <w:rPr>
            <w:rFonts w:ascii="Segoe UI" w:hAnsi="Segoe UI" w:cs="Segoe UI"/>
            <w:color w:val="000000"/>
          </w:rPr>
          <w:t>Code file tut42.js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56" w:author="Unknown"/>
          <w:rStyle w:val="HTMLCode"/>
          <w:rFonts w:ascii="Consolas" w:hAnsi="Consolas" w:cs="Consolas"/>
          <w:color w:val="F8F8F2"/>
          <w:sz w:val="27"/>
          <w:szCs w:val="27"/>
          <w:bdr w:val="single" w:sz="2" w:space="0" w:color="auto" w:frame="1"/>
        </w:rPr>
      </w:pPr>
      <w:ins w:id="14357"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my tutorial 42'</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5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59" w:author="Unknown"/>
          <w:rStyle w:val="HTMLCode"/>
          <w:rFonts w:ascii="Consolas" w:hAnsi="Consolas" w:cs="Consolas"/>
          <w:color w:val="F8F8F2"/>
          <w:sz w:val="27"/>
          <w:szCs w:val="27"/>
          <w:bdr w:val="single" w:sz="2" w:space="0" w:color="auto" w:frame="1"/>
        </w:rPr>
      </w:pPr>
      <w:ins w:id="14360" w:author="Unknown">
        <w:r>
          <w:rPr>
            <w:rStyle w:val="token"/>
            <w:rFonts w:ascii="Consolas" w:hAnsi="Consolas" w:cs="Consolas"/>
            <w:color w:val="8292A2"/>
            <w:sz w:val="27"/>
            <w:szCs w:val="27"/>
            <w:bdr w:val="single" w:sz="2" w:space="0" w:color="auto" w:frame="1"/>
          </w:rPr>
          <w:t>// Button with id myBtn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1" w:author="Unknown"/>
          <w:rStyle w:val="HTMLCode"/>
          <w:rFonts w:ascii="Consolas" w:hAnsi="Consolas" w:cs="Consolas"/>
          <w:color w:val="F8F8F2"/>
          <w:sz w:val="27"/>
          <w:szCs w:val="27"/>
          <w:bdr w:val="single" w:sz="2" w:space="0" w:color="auto" w:frame="1"/>
        </w:rPr>
      </w:pPr>
      <w:ins w:id="14362"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myBtn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document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getElementById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"myBtn"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4" w:author="Unknown"/>
          <w:rStyle w:val="HTMLCode"/>
          <w:rFonts w:ascii="Consolas" w:hAnsi="Consolas" w:cs="Consolas"/>
          <w:color w:val="F8F8F2"/>
          <w:sz w:val="27"/>
          <w:szCs w:val="27"/>
          <w:bdr w:val="single" w:sz="2" w:space="0" w:color="auto" w:frame="1"/>
        </w:rPr>
      </w:pPr>
      <w:ins w:id="14365" w:author="Unknown">
        <w:r>
          <w:rPr>
            <w:rStyle w:val="token"/>
            <w:rFonts w:ascii="Consolas" w:hAnsi="Consolas" w:cs="Consolas"/>
            <w:color w:val="8292A2"/>
            <w:sz w:val="27"/>
            <w:szCs w:val="27"/>
            <w:bdr w:val="single" w:sz="2" w:space="0" w:color="auto" w:frame="1"/>
          </w:rPr>
          <w:t xml:space="preserve">// div with id content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6" w:author="Unknown"/>
          <w:rStyle w:val="HTMLCode"/>
          <w:rFonts w:ascii="Consolas" w:hAnsi="Consolas" w:cs="Consolas"/>
          <w:color w:val="F8F8F2"/>
          <w:sz w:val="27"/>
          <w:szCs w:val="27"/>
          <w:bdr w:val="single" w:sz="2" w:space="0" w:color="auto" w:frame="1"/>
        </w:rPr>
      </w:pPr>
      <w:ins w:id="14367"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content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document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getElementById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"content"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69" w:author="Unknown"/>
          <w:rStyle w:val="HTMLCode"/>
          <w:rFonts w:ascii="Consolas" w:hAnsi="Consolas" w:cs="Consolas"/>
          <w:color w:val="F8F8F2"/>
          <w:sz w:val="27"/>
          <w:szCs w:val="27"/>
          <w:bdr w:val="single" w:sz="2" w:space="0" w:color="auto" w:frame="1"/>
        </w:rPr>
      </w:pPr>
      <w:ins w:id="14370" w:author="Unknown">
        <w:r>
          <w:rPr>
            <w:rStyle w:val="token"/>
            <w:rFonts w:ascii="Consolas" w:hAnsi="Consolas" w:cs="Consolas"/>
            <w:color w:val="8292A2"/>
            <w:sz w:val="27"/>
            <w:szCs w:val="27"/>
            <w:bdr w:val="single" w:sz="2" w:space="0" w:color="auto" w:frame="1"/>
          </w:rPr>
          <w:t>// function getData(){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71" w:author="Unknown"/>
          <w:rStyle w:val="HTMLCode"/>
          <w:rFonts w:ascii="Consolas" w:hAnsi="Consolas" w:cs="Consolas"/>
          <w:color w:val="F8F8F2"/>
          <w:sz w:val="27"/>
          <w:szCs w:val="27"/>
          <w:bdr w:val="single" w:sz="2" w:space="0" w:color="auto" w:frame="1"/>
        </w:rPr>
      </w:pPr>
      <w:ins w:id="14372" w:author="Unknown">
        <w:r>
          <w:rPr>
            <w:rStyle w:val="token"/>
            <w:rFonts w:ascii="Consolas" w:hAnsi="Consolas" w:cs="Consolas"/>
            <w:color w:val="8292A2"/>
            <w:sz w:val="27"/>
            <w:szCs w:val="27"/>
            <w:bdr w:val="single" w:sz="2" w:space="0" w:color="auto" w:frame="1"/>
          </w:rPr>
          <w:t>//     console.log("Started getData")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73" w:author="Unknown"/>
          <w:rStyle w:val="HTMLCode"/>
          <w:rFonts w:ascii="Consolas" w:hAnsi="Consolas" w:cs="Consolas"/>
          <w:color w:val="F8F8F2"/>
          <w:sz w:val="27"/>
          <w:szCs w:val="27"/>
          <w:bdr w:val="single" w:sz="2" w:space="0" w:color="auto" w:frame="1"/>
        </w:rPr>
      </w:pPr>
      <w:ins w:id="14374" w:author="Unknown">
        <w:r>
          <w:rPr>
            <w:rStyle w:val="token"/>
            <w:rFonts w:ascii="Consolas" w:hAnsi="Consolas" w:cs="Consolas"/>
            <w:color w:val="8292A2"/>
            <w:sz w:val="27"/>
            <w:szCs w:val="27"/>
            <w:bdr w:val="single" w:sz="2" w:space="0" w:color="auto" w:frame="1"/>
          </w:rPr>
          <w:t>//     url = "harry.txt";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75" w:author="Unknown"/>
          <w:rStyle w:val="HTMLCode"/>
          <w:rFonts w:ascii="Consolas" w:hAnsi="Consolas" w:cs="Consolas"/>
          <w:color w:val="F8F8F2"/>
          <w:sz w:val="27"/>
          <w:szCs w:val="27"/>
          <w:bdr w:val="single" w:sz="2" w:space="0" w:color="auto" w:frame="1"/>
        </w:rPr>
      </w:pPr>
      <w:ins w:id="14376" w:author="Unknown">
        <w:r>
          <w:rPr>
            <w:rStyle w:val="token"/>
            <w:rFonts w:ascii="Consolas" w:hAnsi="Consolas" w:cs="Consolas"/>
            <w:color w:val="8292A2"/>
            <w:sz w:val="27"/>
            <w:szCs w:val="27"/>
            <w:bdr w:val="single" w:sz="2" w:space="0" w:color="auto" w:frame="1"/>
          </w:rPr>
          <w:t>//     fetch(url).then((response)=&gt;{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77" w:author="Unknown"/>
          <w:rStyle w:val="HTMLCode"/>
          <w:rFonts w:ascii="Consolas" w:hAnsi="Consolas" w:cs="Consolas"/>
          <w:color w:val="F8F8F2"/>
          <w:sz w:val="27"/>
          <w:szCs w:val="27"/>
          <w:bdr w:val="single" w:sz="2" w:space="0" w:color="auto" w:frame="1"/>
        </w:rPr>
      </w:pPr>
      <w:ins w:id="14378" w:author="Unknown">
        <w:r>
          <w:rPr>
            <w:rStyle w:val="token"/>
            <w:rFonts w:ascii="Consolas" w:hAnsi="Consolas" w:cs="Consolas"/>
            <w:color w:val="8292A2"/>
            <w:sz w:val="27"/>
            <w:szCs w:val="27"/>
            <w:bdr w:val="single" w:sz="2" w:space="0" w:color="auto" w:frame="1"/>
          </w:rPr>
          <w:t>//         console.log("Inside first then")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79" w:author="Unknown"/>
          <w:rStyle w:val="HTMLCode"/>
          <w:rFonts w:ascii="Consolas" w:hAnsi="Consolas" w:cs="Consolas"/>
          <w:color w:val="F8F8F2"/>
          <w:sz w:val="27"/>
          <w:szCs w:val="27"/>
          <w:bdr w:val="single" w:sz="2" w:space="0" w:color="auto" w:frame="1"/>
        </w:rPr>
      </w:pPr>
      <w:ins w:id="14380" w:author="Unknown">
        <w:r>
          <w:rPr>
            <w:rStyle w:val="token"/>
            <w:rFonts w:ascii="Consolas" w:hAnsi="Consolas" w:cs="Consolas"/>
            <w:color w:val="8292A2"/>
            <w:sz w:val="27"/>
            <w:szCs w:val="27"/>
            <w:bdr w:val="single" w:sz="2" w:space="0" w:color="auto" w:frame="1"/>
          </w:rPr>
          <w:t>//         return response.text();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81" w:author="Unknown"/>
          <w:rStyle w:val="HTMLCode"/>
          <w:rFonts w:ascii="Consolas" w:hAnsi="Consolas" w:cs="Consolas"/>
          <w:color w:val="F8F8F2"/>
          <w:sz w:val="27"/>
          <w:szCs w:val="27"/>
          <w:bdr w:val="single" w:sz="2" w:space="0" w:color="auto" w:frame="1"/>
        </w:rPr>
      </w:pPr>
      <w:ins w:id="14382" w:author="Unknown">
        <w:r>
          <w:rPr>
            <w:rStyle w:val="token"/>
            <w:rFonts w:ascii="Consolas" w:hAnsi="Consolas" w:cs="Consolas"/>
            <w:color w:val="8292A2"/>
            <w:sz w:val="27"/>
            <w:szCs w:val="27"/>
            <w:bdr w:val="single" w:sz="2" w:space="0" w:color="auto" w:frame="1"/>
          </w:rPr>
          <w:t>//     }).then((data)=&gt;{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83" w:author="Unknown"/>
          <w:rStyle w:val="HTMLCode"/>
          <w:rFonts w:ascii="Consolas" w:hAnsi="Consolas" w:cs="Consolas"/>
          <w:color w:val="F8F8F2"/>
          <w:sz w:val="27"/>
          <w:szCs w:val="27"/>
          <w:bdr w:val="single" w:sz="2" w:space="0" w:color="auto" w:frame="1"/>
        </w:rPr>
      </w:pPr>
      <w:ins w:id="14384" w:author="Unknown">
        <w:r>
          <w:rPr>
            <w:rStyle w:val="token"/>
            <w:rFonts w:ascii="Consolas" w:hAnsi="Consolas" w:cs="Consolas"/>
            <w:color w:val="8292A2"/>
            <w:sz w:val="27"/>
            <w:szCs w:val="27"/>
            <w:bdr w:val="single" w:sz="2" w:space="0" w:color="auto" w:frame="1"/>
          </w:rPr>
          <w:t>//         console.log("Inside second then")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85" w:author="Unknown"/>
          <w:rStyle w:val="HTMLCode"/>
          <w:rFonts w:ascii="Consolas" w:hAnsi="Consolas" w:cs="Consolas"/>
          <w:color w:val="F8F8F2"/>
          <w:sz w:val="27"/>
          <w:szCs w:val="27"/>
          <w:bdr w:val="single" w:sz="2" w:space="0" w:color="auto" w:frame="1"/>
        </w:rPr>
      </w:pPr>
      <w:ins w:id="14386" w:author="Unknown">
        <w:r>
          <w:rPr>
            <w:rStyle w:val="token"/>
            <w:rFonts w:ascii="Consolas" w:hAnsi="Consolas" w:cs="Consolas"/>
            <w:color w:val="8292A2"/>
            <w:sz w:val="27"/>
            <w:szCs w:val="27"/>
            <w:bdr w:val="single" w:sz="2" w:space="0" w:color="auto" w:frame="1"/>
          </w:rPr>
          <w:t>//         console.log(data);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87" w:author="Unknown"/>
          <w:rStyle w:val="HTMLCode"/>
          <w:rFonts w:ascii="Consolas" w:hAnsi="Consolas" w:cs="Consolas"/>
          <w:color w:val="F8F8F2"/>
          <w:sz w:val="27"/>
          <w:szCs w:val="27"/>
          <w:bdr w:val="single" w:sz="2" w:space="0" w:color="auto" w:frame="1"/>
        </w:rPr>
      </w:pPr>
      <w:ins w:id="14388" w:author="Unknown">
        <w:r>
          <w:rPr>
            <w:rStyle w:val="token"/>
            <w:rFonts w:ascii="Consolas" w:hAnsi="Consolas" w:cs="Consolas"/>
            <w:color w:val="8292A2"/>
            <w:sz w:val="27"/>
            <w:szCs w:val="27"/>
            <w:bdr w:val="single" w:sz="2" w:space="0" w:color="auto" w:frame="1"/>
          </w:rPr>
          <w: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89" w:author="Unknown"/>
          <w:rStyle w:val="HTMLCode"/>
          <w:rFonts w:ascii="Consolas" w:hAnsi="Consolas" w:cs="Consolas"/>
          <w:color w:val="F8F8F2"/>
          <w:sz w:val="27"/>
          <w:szCs w:val="27"/>
          <w:bdr w:val="single" w:sz="2" w:space="0" w:color="auto" w:frame="1"/>
        </w:rPr>
      </w:pPr>
      <w:ins w:id="14390" w:author="Unknown">
        <w:r>
          <w:rPr>
            <w:rStyle w:val="token"/>
            <w:rFonts w:ascii="Consolas" w:hAnsi="Consolas" w:cs="Consolas"/>
            <w:color w:val="8292A2"/>
            <w:sz w:val="27"/>
            <w:szCs w:val="27"/>
            <w:bdr w:val="single" w:sz="2" w:space="0" w:color="auto" w:frame="1"/>
          </w:rPr>
          <w:lastRenderedPageBreak/>
          <w: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9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92" w:author="Unknown"/>
          <w:rStyle w:val="HTMLCode"/>
          <w:rFonts w:ascii="Consolas" w:hAnsi="Consolas" w:cs="Consolas"/>
          <w:color w:val="F8F8F2"/>
          <w:sz w:val="27"/>
          <w:szCs w:val="27"/>
          <w:bdr w:val="single" w:sz="2" w:space="0" w:color="auto" w:frame="1"/>
        </w:rPr>
      </w:pPr>
      <w:ins w:id="14393" w:author="Unknown">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getData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94" w:author="Unknown"/>
          <w:rStyle w:val="HTMLCode"/>
          <w:rFonts w:ascii="Consolas" w:hAnsi="Consolas" w:cs="Consolas"/>
          <w:color w:val="F8F8F2"/>
          <w:sz w:val="27"/>
          <w:szCs w:val="27"/>
          <w:bdr w:val="single" w:sz="2" w:space="0" w:color="auto" w:frame="1"/>
        </w:rPr>
      </w:pPr>
      <w:ins w:id="14395"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"Started getData"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96" w:author="Unknown"/>
          <w:rStyle w:val="HTMLCode"/>
          <w:rFonts w:ascii="Consolas" w:hAnsi="Consolas" w:cs="Consolas"/>
          <w:color w:val="F8F8F2"/>
          <w:sz w:val="27"/>
          <w:szCs w:val="27"/>
          <w:bdr w:val="single" w:sz="2" w:space="0" w:color="auto" w:frame="1"/>
        </w:rPr>
      </w:pPr>
      <w:ins w:id="14397" w:author="Unknown">
        <w:r>
          <w:rPr>
            <w:rStyle w:val="HTMLCode"/>
            <w:rFonts w:ascii="Consolas" w:hAnsi="Consolas" w:cs="Consolas"/>
            <w:color w:val="F8F8F2"/>
            <w:sz w:val="27"/>
            <w:szCs w:val="27"/>
            <w:bdr w:val="single" w:sz="2" w:space="0" w:color="auto" w:frame="1"/>
          </w:rPr>
          <w:t xml:space="preserve">    url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"https://api.github.com/users"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398" w:author="Unknown"/>
          <w:rStyle w:val="HTMLCode"/>
          <w:rFonts w:ascii="Consolas" w:hAnsi="Consolas" w:cs="Consolas"/>
          <w:color w:val="F8F8F2"/>
          <w:sz w:val="27"/>
          <w:szCs w:val="27"/>
          <w:bdr w:val="single" w:sz="2" w:space="0" w:color="auto" w:frame="1"/>
        </w:rPr>
      </w:pPr>
      <w:ins w:id="1439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url</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((response)=&gt;{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00" w:author="Unknown"/>
          <w:rStyle w:val="HTMLCode"/>
          <w:rFonts w:ascii="Consolas" w:hAnsi="Consolas" w:cs="Consolas"/>
          <w:color w:val="F8F8F2"/>
          <w:sz w:val="27"/>
          <w:szCs w:val="27"/>
          <w:bdr w:val="single" w:sz="2" w:space="0" w:color="auto" w:frame="1"/>
        </w:rPr>
      </w:pPr>
      <w:ins w:id="14401"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"Inside first then"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02" w:author="Unknown"/>
          <w:rStyle w:val="HTMLCode"/>
          <w:rFonts w:ascii="Consolas" w:hAnsi="Consolas" w:cs="Consolas"/>
          <w:color w:val="F8F8F2"/>
          <w:sz w:val="27"/>
          <w:szCs w:val="27"/>
          <w:bdr w:val="single" w:sz="2" w:space="0" w:color="auto" w:frame="1"/>
        </w:rPr>
      </w:pPr>
      <w:ins w:id="14403"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return</w:t>
        </w:r>
        <w:r>
          <w:rPr>
            <w:rStyle w:val="HTMLCode"/>
            <w:rFonts w:ascii="Consolas" w:hAnsi="Consolas" w:cs="Consolas"/>
            <w:color w:val="F8F8F2"/>
            <w:sz w:val="27"/>
            <w:szCs w:val="27"/>
            <w:bdr w:val="single" w:sz="2" w:space="0" w:color="auto" w:frame="1"/>
          </w:rPr>
          <w:t xml:space="preserve"> response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04" w:author="Unknown"/>
          <w:rStyle w:val="HTMLCode"/>
          <w:rFonts w:ascii="Consolas" w:hAnsi="Consolas" w:cs="Consolas"/>
          <w:color w:val="F8F8F2"/>
          <w:sz w:val="27"/>
          <w:szCs w:val="27"/>
          <w:bdr w:val="single" w:sz="2" w:space="0" w:color="auto" w:frame="1"/>
        </w:rPr>
      </w:pPr>
      <w:ins w:id="14405"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((data)=&gt;{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06" w:author="Unknown"/>
          <w:rStyle w:val="HTMLCode"/>
          <w:rFonts w:ascii="Consolas" w:hAnsi="Consolas" w:cs="Consolas"/>
          <w:color w:val="F8F8F2"/>
          <w:sz w:val="27"/>
          <w:szCs w:val="27"/>
          <w:bdr w:val="single" w:sz="2" w:space="0" w:color="auto" w:frame="1"/>
        </w:rPr>
      </w:pPr>
      <w:ins w:id="14407"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"Inside second then"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08" w:author="Unknown"/>
          <w:rStyle w:val="HTMLCode"/>
          <w:rFonts w:ascii="Consolas" w:hAnsi="Consolas" w:cs="Consolas"/>
          <w:color w:val="F8F8F2"/>
          <w:sz w:val="27"/>
          <w:szCs w:val="27"/>
          <w:bdr w:val="single" w:sz="2" w:space="0" w:color="auto" w:frame="1"/>
        </w:rPr>
      </w:pPr>
      <w:ins w:id="14409"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0" w:author="Unknown"/>
          <w:rStyle w:val="HTMLCode"/>
          <w:rFonts w:ascii="Consolas" w:hAnsi="Consolas" w:cs="Consolas"/>
          <w:color w:val="F8F8F2"/>
          <w:sz w:val="27"/>
          <w:szCs w:val="27"/>
          <w:bdr w:val="single" w:sz="2" w:space="0" w:color="auto" w:frame="1"/>
        </w:rPr>
      </w:pPr>
      <w:ins w:id="1441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2" w:author="Unknown"/>
          <w:rStyle w:val="HTMLCode"/>
          <w:rFonts w:ascii="Consolas" w:hAnsi="Consolas" w:cs="Consolas"/>
          <w:color w:val="F8F8F2"/>
          <w:sz w:val="27"/>
          <w:szCs w:val="27"/>
          <w:bdr w:val="single" w:sz="2" w:space="0" w:color="auto" w:frame="1"/>
        </w:rPr>
      </w:pPr>
      <w:ins w:id="14413"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5"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6" w:author="Unknown"/>
          <w:rStyle w:val="HTMLCode"/>
          <w:rFonts w:ascii="Consolas" w:hAnsi="Consolas" w:cs="Consolas"/>
          <w:color w:val="F8F8F2"/>
          <w:sz w:val="27"/>
          <w:szCs w:val="27"/>
          <w:bdr w:val="single" w:sz="2" w:space="0" w:color="auto" w:frame="1"/>
        </w:rPr>
      </w:pPr>
      <w:ins w:id="14417" w:author="Unknown">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postData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18" w:author="Unknown"/>
          <w:rStyle w:val="HTMLCode"/>
          <w:rFonts w:ascii="Consolas" w:hAnsi="Consolas" w:cs="Consolas"/>
          <w:color w:val="F8F8F2"/>
          <w:sz w:val="27"/>
          <w:szCs w:val="27"/>
          <w:bdr w:val="single" w:sz="2" w:space="0" w:color="auto" w:frame="1"/>
        </w:rPr>
      </w:pPr>
      <w:ins w:id="14419" w:author="Unknown">
        <w:r>
          <w:rPr>
            <w:rStyle w:val="HTMLCode"/>
            <w:rFonts w:ascii="Consolas" w:hAnsi="Consolas" w:cs="Consolas"/>
            <w:color w:val="F8F8F2"/>
            <w:sz w:val="27"/>
            <w:szCs w:val="27"/>
            <w:bdr w:val="single" w:sz="2" w:space="0" w:color="auto" w:frame="1"/>
          </w:rPr>
          <w:t xml:space="preserve">    url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"http://dummy.restapiexample.com/api/v1/create"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20" w:author="Unknown"/>
          <w:rStyle w:val="HTMLCode"/>
          <w:rFonts w:ascii="Consolas" w:hAnsi="Consolas" w:cs="Consolas"/>
          <w:color w:val="F8F8F2"/>
          <w:sz w:val="27"/>
          <w:szCs w:val="27"/>
          <w:bdr w:val="single" w:sz="2" w:space="0" w:color="auto" w:frame="1"/>
        </w:rPr>
      </w:pPr>
      <w:ins w:id="14421" w:author="Unknown">
        <w:r>
          <w:rPr>
            <w:rStyle w:val="HTMLCode"/>
            <w:rFonts w:ascii="Consolas" w:hAnsi="Consolas" w:cs="Consolas"/>
            <w:color w:val="F8F8F2"/>
            <w:sz w:val="27"/>
            <w:szCs w:val="27"/>
            <w:bdr w:val="single" w:sz="2" w:space="0" w:color="auto" w:frame="1"/>
          </w:rPr>
          <w:t xml:space="preserve">    data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'{"name":"harglry347485945","salary":"123","age":"23"}'</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22" w:author="Unknown"/>
          <w:rStyle w:val="HTMLCode"/>
          <w:rFonts w:ascii="Consolas" w:hAnsi="Consolas" w:cs="Consolas"/>
          <w:color w:val="F8F8F2"/>
          <w:sz w:val="27"/>
          <w:szCs w:val="27"/>
          <w:bdr w:val="single" w:sz="2" w:space="0" w:color="auto" w:frame="1"/>
        </w:rPr>
      </w:pPr>
      <w:ins w:id="14423" w:author="Unknown">
        <w:r>
          <w:rPr>
            <w:rStyle w:val="HTMLCode"/>
            <w:rFonts w:ascii="Consolas" w:hAnsi="Consolas" w:cs="Consolas"/>
            <w:color w:val="F8F8F2"/>
            <w:sz w:val="27"/>
            <w:szCs w:val="27"/>
            <w:bdr w:val="single" w:sz="2" w:space="0" w:color="auto" w:frame="1"/>
          </w:rPr>
          <w:t xml:space="preserve">    params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24" w:author="Unknown"/>
          <w:rStyle w:val="HTMLCode"/>
          <w:rFonts w:ascii="Consolas" w:hAnsi="Consolas" w:cs="Consolas"/>
          <w:color w:val="F8F8F2"/>
          <w:sz w:val="27"/>
          <w:szCs w:val="27"/>
          <w:bdr w:val="single" w:sz="2" w:space="0" w:color="auto" w:frame="1"/>
        </w:rPr>
      </w:pPr>
      <w:ins w:id="14425" w:author="Unknown">
        <w:r>
          <w:rPr>
            <w:rStyle w:val="HTMLCode"/>
            <w:rFonts w:ascii="Consolas" w:hAnsi="Consolas" w:cs="Consolas"/>
            <w:color w:val="F8F8F2"/>
            <w:sz w:val="27"/>
            <w:szCs w:val="27"/>
            <w:bdr w:val="single" w:sz="2" w:space="0" w:color="auto" w:frame="1"/>
          </w:rPr>
          <w:t xml:space="preserve">        method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'post'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26" w:author="Unknown"/>
          <w:rStyle w:val="HTMLCode"/>
          <w:rFonts w:ascii="Consolas" w:hAnsi="Consolas" w:cs="Consolas"/>
          <w:color w:val="F8F8F2"/>
          <w:sz w:val="27"/>
          <w:szCs w:val="27"/>
          <w:bdr w:val="single" w:sz="2" w:space="0" w:color="auto" w:frame="1"/>
        </w:rPr>
      </w:pPr>
      <w:ins w:id="14427" w:author="Unknown">
        <w:r>
          <w:rPr>
            <w:rStyle w:val="HTMLCode"/>
            <w:rFonts w:ascii="Consolas" w:hAnsi="Consolas" w:cs="Consolas"/>
            <w:color w:val="F8F8F2"/>
            <w:sz w:val="27"/>
            <w:szCs w:val="27"/>
            <w:bdr w:val="single" w:sz="2" w:space="0" w:color="auto" w:frame="1"/>
          </w:rPr>
          <w:t xml:space="preserve">        headers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28" w:author="Unknown"/>
          <w:rStyle w:val="HTMLCode"/>
          <w:rFonts w:ascii="Consolas" w:hAnsi="Consolas" w:cs="Consolas"/>
          <w:color w:val="F8F8F2"/>
          <w:sz w:val="27"/>
          <w:szCs w:val="27"/>
          <w:bdr w:val="single" w:sz="2" w:space="0" w:color="auto" w:frame="1"/>
        </w:rPr>
      </w:pPr>
      <w:ins w:id="1442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'Content-Type'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'application/json'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30" w:author="Unknown"/>
          <w:rStyle w:val="HTMLCode"/>
          <w:rFonts w:ascii="Consolas" w:hAnsi="Consolas" w:cs="Consolas"/>
          <w:color w:val="F8F8F2"/>
          <w:sz w:val="27"/>
          <w:szCs w:val="27"/>
          <w:bdr w:val="single" w:sz="2" w:space="0" w:color="auto" w:frame="1"/>
        </w:rPr>
      </w:pPr>
      <w:ins w:id="1443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32" w:author="Unknown"/>
          <w:rStyle w:val="HTMLCode"/>
          <w:rFonts w:ascii="Consolas" w:hAnsi="Consolas" w:cs="Consolas"/>
          <w:color w:val="F8F8F2"/>
          <w:sz w:val="27"/>
          <w:szCs w:val="27"/>
          <w:bdr w:val="single" w:sz="2" w:space="0" w:color="auto" w:frame="1"/>
        </w:rPr>
      </w:pPr>
      <w:ins w:id="14433" w:author="Unknown">
        <w:r>
          <w:rPr>
            <w:rStyle w:val="HTMLCode"/>
            <w:rFonts w:ascii="Consolas" w:hAnsi="Consolas" w:cs="Consolas"/>
            <w:color w:val="F8F8F2"/>
            <w:sz w:val="27"/>
            <w:szCs w:val="27"/>
            <w:bdr w:val="single" w:sz="2" w:space="0" w:color="auto" w:frame="1"/>
          </w:rPr>
          <w:t xml:space="preserve">        body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34" w:author="Unknown"/>
          <w:rStyle w:val="HTMLCode"/>
          <w:rFonts w:ascii="Consolas" w:hAnsi="Consolas" w:cs="Consolas"/>
          <w:color w:val="F8F8F2"/>
          <w:sz w:val="27"/>
          <w:szCs w:val="27"/>
          <w:bdr w:val="single" w:sz="2" w:space="0" w:color="auto" w:frame="1"/>
        </w:rPr>
      </w:pPr>
      <w:ins w:id="14435"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36" w:author="Unknown"/>
          <w:rStyle w:val="HTMLCode"/>
          <w:rFonts w:ascii="Consolas" w:hAnsi="Consolas" w:cs="Consolas"/>
          <w:color w:val="F8F8F2"/>
          <w:sz w:val="27"/>
          <w:szCs w:val="27"/>
          <w:bdr w:val="single" w:sz="2" w:space="0" w:color="auto" w:frame="1"/>
        </w:rPr>
      </w:pPr>
      <w:ins w:id="14437"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url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params</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(response=&gt;</w:t>
        </w:r>
        <w:r>
          <w:rPr>
            <w:rStyle w:val="HTMLCode"/>
            <w:rFonts w:ascii="Consolas" w:hAnsi="Consolas" w:cs="Consolas"/>
            <w:color w:val="F8F8F2"/>
            <w:sz w:val="27"/>
            <w:szCs w:val="27"/>
            <w:bdr w:val="single" w:sz="2" w:space="0" w:color="auto" w:frame="1"/>
          </w:rPr>
          <w:t xml:space="preserve"> response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38" w:author="Unknown"/>
          <w:rStyle w:val="HTMLCode"/>
          <w:rFonts w:ascii="Consolas" w:hAnsi="Consolas" w:cs="Consolas"/>
          <w:color w:val="F8F8F2"/>
          <w:sz w:val="27"/>
          <w:szCs w:val="27"/>
          <w:bdr w:val="single" w:sz="2" w:space="0" w:color="auto" w:frame="1"/>
        </w:rPr>
      </w:pPr>
      <w:ins w:id="1443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(data</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0" w:author="Unknown"/>
          <w:rStyle w:val="HTMLCode"/>
          <w:rFonts w:ascii="Consolas" w:hAnsi="Consolas" w:cs="Consolas"/>
          <w:color w:val="F8F8F2"/>
          <w:sz w:val="27"/>
          <w:szCs w:val="27"/>
          <w:bdr w:val="single" w:sz="2" w:space="0" w:color="auto" w:frame="1"/>
        </w:rPr>
      </w:pPr>
      <w:ins w:id="14441" w:author="Unknown">
        <w:r>
          <w:rPr>
            <w:rStyle w:val="HTMLCode"/>
            <w:rFonts w:ascii="Consolas" w:hAnsi="Consolas" w:cs="Consolas"/>
            <w:color w:val="F8F8F2"/>
            <w:sz w:val="27"/>
            <w:szCs w:val="27"/>
            <w:bdr w:val="single" w:sz="2" w:space="0" w:color="auto" w:frame="1"/>
          </w:rPr>
          <w:lastRenderedPageBreak/>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2" w:author="Unknown"/>
          <w:rStyle w:val="HTMLCode"/>
          <w:rFonts w:ascii="Consolas" w:hAnsi="Consolas" w:cs="Consolas"/>
          <w:color w:val="F8F8F2"/>
          <w:sz w:val="27"/>
          <w:szCs w:val="27"/>
          <w:bdr w:val="single" w:sz="2" w:space="0" w:color="auto" w:frame="1"/>
        </w:rPr>
      </w:pPr>
      <w:ins w:id="14443"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5" w:author="Unknown"/>
          <w:rStyle w:val="HTMLCode"/>
          <w:rFonts w:ascii="Consolas" w:hAnsi="Consolas" w:cs="Consolas"/>
          <w:color w:val="F8F8F2"/>
          <w:sz w:val="27"/>
          <w:szCs w:val="27"/>
          <w:bdr w:val="single" w:sz="2" w:space="0" w:color="auto" w:frame="1"/>
        </w:rPr>
      </w:pPr>
      <w:ins w:id="14446" w:author="Unknown">
        <w:r>
          <w:rPr>
            <w:rStyle w:val="token"/>
            <w:rFonts w:ascii="Consolas" w:hAnsi="Consolas" w:cs="Consolas"/>
            <w:color w:val="8292A2"/>
            <w:sz w:val="27"/>
            <w:szCs w:val="27"/>
            <w:bdr w:val="single" w:sz="2" w:space="0" w:color="auto" w:frame="1"/>
          </w:rPr>
          <w:t>// console.log("Before running getData")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7" w:author="Unknown"/>
          <w:rStyle w:val="HTMLCode"/>
          <w:rFonts w:ascii="Consolas" w:hAnsi="Consolas" w:cs="Consolas"/>
          <w:color w:val="F8F8F2"/>
          <w:sz w:val="27"/>
          <w:szCs w:val="27"/>
          <w:bdr w:val="single" w:sz="2" w:space="0" w:color="auto" w:frame="1"/>
        </w:rPr>
      </w:pPr>
      <w:ins w:id="14448" w:author="Unknown">
        <w:r>
          <w:rPr>
            <w:rStyle w:val="token"/>
            <w:rFonts w:ascii="Consolas" w:hAnsi="Consolas" w:cs="Consolas"/>
            <w:color w:val="8292A2"/>
            <w:sz w:val="27"/>
            <w:szCs w:val="27"/>
            <w:bdr w:val="single" w:sz="2" w:space="0" w:color="auto" w:frame="1"/>
          </w:rPr>
          <w:t>// getData()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49" w:author="Unknown"/>
          <w:rStyle w:val="HTMLCode"/>
          <w:rFonts w:ascii="Consolas" w:hAnsi="Consolas" w:cs="Consolas"/>
          <w:color w:val="F8F8F2"/>
          <w:sz w:val="27"/>
          <w:szCs w:val="27"/>
          <w:bdr w:val="single" w:sz="2" w:space="0" w:color="auto" w:frame="1"/>
        </w:rPr>
      </w:pPr>
      <w:ins w:id="14450" w:author="Unknown">
        <w:r>
          <w:rPr>
            <w:rStyle w:val="token"/>
            <w:rFonts w:ascii="Consolas" w:hAnsi="Consolas" w:cs="Consolas"/>
            <w:color w:val="8292A2"/>
            <w:sz w:val="27"/>
            <w:szCs w:val="27"/>
            <w:bdr w:val="single" w:sz="2" w:space="0" w:color="auto" w:frame="1"/>
          </w:rPr>
          <w:t>// console.log("After running getData")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51" w:author="Unknown"/>
          <w:rFonts w:ascii="Consolas" w:hAnsi="Consolas" w:cs="Consolas"/>
          <w:color w:val="F8F8F2"/>
          <w:sz w:val="27"/>
          <w:szCs w:val="27"/>
        </w:rPr>
      </w:pPr>
      <w:ins w:id="14452" w:author="Unknown">
        <w:r>
          <w:rPr>
            <w:rStyle w:val="token"/>
            <w:rFonts w:ascii="Consolas" w:hAnsi="Consolas" w:cs="Consolas"/>
            <w:color w:val="E6DB74"/>
            <w:sz w:val="27"/>
            <w:szCs w:val="27"/>
            <w:bdr w:val="single" w:sz="2" w:space="0" w:color="auto" w:frame="1"/>
          </w:rPr>
          <w:t>postData</w:t>
        </w:r>
        <w:r>
          <w:rPr>
            <w:rStyle w:val="token"/>
            <w:rFonts w:ascii="Consolas" w:hAnsi="Consolas" w:cs="Consolas"/>
            <w:color w:val="F8F8F2"/>
            <w:sz w:val="27"/>
            <w:szCs w:val="27"/>
            <w:bdr w:val="single" w:sz="2" w:space="0" w:color="auto" w:frame="1"/>
          </w:rPr>
          <w:t>()</w:t>
        </w:r>
      </w:ins>
    </w:p>
    <w:p w:rsidR="0089304D" w:rsidRDefault="0089304D" w:rsidP="0089304D">
      <w:pPr>
        <w:rPr>
          <w:ins w:id="14453" w:author="Unknown"/>
          <w:rFonts w:ascii="Segoe UI" w:hAnsi="Segoe UI" w:cs="Segoe UI"/>
          <w:color w:val="000000"/>
          <w:sz w:val="27"/>
          <w:szCs w:val="27"/>
        </w:rPr>
      </w:pPr>
      <w:ins w:id="14454" w:author="Unknown">
        <w:r>
          <w:rPr>
            <w:rFonts w:ascii="Segoe UI" w:hAnsi="Segoe UI" w:cs="Segoe UI"/>
            <w:color w:val="000000"/>
            <w:sz w:val="27"/>
            <w:szCs w:val="27"/>
            <w:bdr w:val="single" w:sz="2" w:space="0" w:color="auto" w:frame="1"/>
          </w:rPr>
          <w:t>Copy</w:t>
        </w:r>
      </w:ins>
    </w:p>
    <w:p w:rsidR="0089304D" w:rsidRDefault="0089304D" w:rsidP="0089304D">
      <w:pPr>
        <w:rPr>
          <w:ins w:id="14455" w:author="Unknown"/>
          <w:rFonts w:ascii="Segoe UI" w:hAnsi="Segoe UI" w:cs="Segoe UI"/>
          <w:color w:val="000000"/>
          <w:sz w:val="27"/>
          <w:szCs w:val="27"/>
        </w:rPr>
      </w:pPr>
      <w:ins w:id="14456"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4457"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07" name="Picture 107"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458" w:author="Unknown">
        <w:r>
          <w:rPr>
            <w:rStyle w:val="ml-3"/>
            <w:rFonts w:ascii="Segoe UI" w:hAnsi="Segoe UI" w:cs="Segoe UI"/>
            <w:color w:val="000000"/>
            <w:sz w:val="27"/>
            <w:szCs w:val="27"/>
            <w:bdr w:val="single" w:sz="2" w:space="0" w:color="auto" w:frame="1"/>
          </w:rPr>
          <w:t>CodeWithHarry</w:t>
        </w:r>
      </w:ins>
    </w:p>
    <w:p w:rsidR="0089304D" w:rsidRDefault="0089304D" w:rsidP="0089304D">
      <w:pPr>
        <w:pStyle w:val="text-sm"/>
        <w:pBdr>
          <w:top w:val="single" w:sz="2" w:space="0" w:color="auto"/>
          <w:left w:val="single" w:sz="12" w:space="0" w:color="auto"/>
          <w:bottom w:val="single" w:sz="2" w:space="0" w:color="auto"/>
          <w:right w:val="single" w:sz="2" w:space="0" w:color="auto"/>
        </w:pBdr>
        <w:jc w:val="center"/>
        <w:rPr>
          <w:ins w:id="14459" w:author="Unknown"/>
          <w:rFonts w:ascii="Segoe UI" w:hAnsi="Segoe UI" w:cs="Segoe UI"/>
          <w:color w:val="000000"/>
          <w:sz w:val="27"/>
          <w:szCs w:val="27"/>
        </w:rPr>
      </w:pPr>
      <w:ins w:id="14460" w:author="Unknown">
        <w:r>
          <w:rPr>
            <w:rFonts w:ascii="Segoe UI" w:hAnsi="Segoe UI" w:cs="Segoe UI"/>
            <w:color w:val="000000"/>
            <w:sz w:val="27"/>
            <w:szCs w:val="27"/>
          </w:rPr>
          <w:t>Copyright © 2022 C</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Async/Await in Javascript | JavaScript Tutorial In Hindi #43</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this tutorial, we will learn about what JavaScript Async/Await keywords do with examples. Promises provide us an easier way to deal with asynchronous programming. If you have not watched the tutorial on promises, then check </w:t>
      </w:r>
      <w:hyperlink r:id="rId64" w:history="1">
        <w:r>
          <w:rPr>
            <w:rStyle w:val="Hyperlink"/>
            <w:rFonts w:ascii="Segoe UI" w:hAnsi="Segoe UI" w:cs="Segoe UI"/>
            <w:b/>
            <w:bCs/>
            <w:i/>
            <w:iCs/>
            <w:sz w:val="27"/>
            <w:szCs w:val="27"/>
            <w:bdr w:val="single" w:sz="2" w:space="0" w:color="auto" w:frame="1"/>
          </w:rPr>
          <w:t>tutorial#39</w:t>
        </w:r>
      </w:hyperlink>
      <w:r>
        <w:rPr>
          <w:rFonts w:ascii="Segoe UI" w:hAnsi="Segoe UI" w:cs="Segoe UI"/>
          <w:color w:val="000000"/>
          <w:sz w:val="27"/>
          <w:szCs w:val="27"/>
        </w:rPr>
        <w:t>. Now let us move towards our main topic. </w:t>
      </w:r>
      <w:r>
        <w:rPr>
          <w:rStyle w:val="Strong"/>
          <w:rFonts w:ascii="Segoe UI" w:hAnsi="Segoe UI" w:cs="Segoe UI"/>
          <w:color w:val="000000"/>
          <w:sz w:val="27"/>
          <w:szCs w:val="27"/>
          <w:bdr w:val="single" w:sz="2" w:space="0" w:color="auto" w:frame="1"/>
        </w:rPr>
        <w:t>Async/await functions</w:t>
      </w:r>
      <w:r>
        <w:rPr>
          <w:rFonts w:ascii="Segoe UI" w:hAnsi="Segoe UI" w:cs="Segoe UI"/>
          <w:color w:val="000000"/>
          <w:sz w:val="27"/>
          <w:szCs w:val="27"/>
        </w:rPr>
        <w:t>, which is a new addition with ES2017, that help us even more in allowing us to write completely synchronous-looking code while performing asynchronous tasks behind the scenes. </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The functionality we can achieve using async functions can also be achieved by combining promises with generators, but async functions give us what we </w:t>
      </w:r>
      <w:r>
        <w:rPr>
          <w:rFonts w:ascii="Segoe UI" w:hAnsi="Segoe UI" w:cs="Segoe UI"/>
          <w:color w:val="000000"/>
          <w:sz w:val="27"/>
          <w:szCs w:val="27"/>
        </w:rPr>
        <w:lastRenderedPageBreak/>
        <w:t>need without any extra complex code. As the async/await keywords were introduced in the newer version of JavaScript (ES8). Some older browsers may not support the use of async/await.</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461" w:author="Unknown"/>
          <w:rFonts w:ascii="Segoe UI" w:hAnsi="Segoe UI" w:cs="Segoe UI"/>
          <w:color w:val="000000"/>
        </w:rPr>
      </w:pPr>
      <w:ins w:id="14462" w:author="Unknown">
        <w:r>
          <w:rPr>
            <w:rFonts w:ascii="Segoe UI" w:hAnsi="Segoe UI" w:cs="Segoe UI"/>
            <w:color w:val="000000"/>
          </w:rPr>
          <w:t>The Async Keyword:-</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463" w:author="Unknown"/>
          <w:rFonts w:ascii="Segoe UI" w:hAnsi="Segoe UI" w:cs="Segoe UI"/>
          <w:color w:val="000000"/>
          <w:sz w:val="27"/>
          <w:szCs w:val="27"/>
        </w:rPr>
      </w:pPr>
      <w:ins w:id="14464" w:author="Unknown">
        <w:r>
          <w:rPr>
            <w:rFonts w:ascii="Segoe UI" w:hAnsi="Segoe UI" w:cs="Segoe UI"/>
            <w:color w:val="000000"/>
            <w:sz w:val="27"/>
            <w:szCs w:val="27"/>
          </w:rPr>
          <w:t>We use the async keyword with a function to represent that the function is asynchronous. The async function always returns a promise.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465" w:author="Unknown"/>
          <w:rFonts w:ascii="Segoe UI" w:hAnsi="Segoe UI" w:cs="Segoe UI"/>
          <w:color w:val="000000"/>
          <w:sz w:val="27"/>
          <w:szCs w:val="27"/>
        </w:rPr>
      </w:pPr>
      <w:ins w:id="14466" w:author="Unknown">
        <w:r>
          <w:rPr>
            <w:rFonts w:ascii="Segoe UI" w:hAnsi="Segoe UI" w:cs="Segoe UI"/>
            <w:color w:val="000000"/>
            <w:sz w:val="27"/>
            <w:szCs w:val="27"/>
          </w:rPr>
          <w:t>Here is the syntax of async function is: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67" w:author="Unknown"/>
          <w:rStyle w:val="HTMLCode"/>
          <w:rFonts w:ascii="Consolas" w:hAnsi="Consolas" w:cs="Consolas"/>
          <w:color w:val="F8F8F2"/>
          <w:sz w:val="27"/>
          <w:szCs w:val="27"/>
          <w:bdr w:val="single" w:sz="2" w:space="0" w:color="auto" w:frame="1"/>
        </w:rPr>
      </w:pPr>
      <w:ins w:id="14468" w:author="Unknown">
        <w:r>
          <w:rPr>
            <w:rStyle w:val="token"/>
            <w:rFonts w:ascii="Consolas" w:hAnsi="Consolas" w:cs="Consolas"/>
            <w:color w:val="66D9EF"/>
            <w:sz w:val="27"/>
            <w:szCs w:val="27"/>
            <w:bdr w:val="single" w:sz="2" w:space="0" w:color="auto" w:frame="1"/>
          </w:rPr>
          <w:t>async</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name</w:t>
        </w:r>
        <w:r>
          <w:rPr>
            <w:rStyle w:val="token"/>
            <w:rFonts w:ascii="Consolas" w:hAnsi="Consolas" w:cs="Consolas"/>
            <w:color w:val="F8F8F2"/>
            <w:sz w:val="27"/>
            <w:szCs w:val="27"/>
            <w:bdr w:val="single" w:sz="2" w:space="0" w:color="auto" w:frame="1"/>
          </w:rPr>
          <w:t>(param1, param2, ...paramN)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69" w:author="Unknown"/>
          <w:rStyle w:val="HTMLCode"/>
          <w:rFonts w:ascii="Consolas" w:hAnsi="Consolas" w:cs="Consolas"/>
          <w:color w:val="F8F8F2"/>
          <w:sz w:val="27"/>
          <w:szCs w:val="27"/>
          <w:bdr w:val="single" w:sz="2" w:space="0" w:color="auto" w:frame="1"/>
        </w:rPr>
      </w:pPr>
      <w:ins w:id="1447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statements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71" w:author="Unknown"/>
          <w:rFonts w:ascii="Consolas" w:hAnsi="Consolas" w:cs="Consolas"/>
          <w:color w:val="F8F8F2"/>
          <w:sz w:val="27"/>
          <w:szCs w:val="27"/>
        </w:rPr>
      </w:pPr>
      <w:ins w:id="14472" w:author="Unknown">
        <w:r>
          <w:rPr>
            <w:rStyle w:val="token"/>
            <w:rFonts w:ascii="Consolas" w:hAnsi="Consolas" w:cs="Consolas"/>
            <w:color w:val="F8F8F2"/>
            <w:sz w:val="27"/>
            <w:szCs w:val="27"/>
            <w:bdr w:val="single" w:sz="2" w:space="0" w:color="auto" w:frame="1"/>
          </w:rPr>
          <w:t>}</w:t>
        </w:r>
      </w:ins>
    </w:p>
    <w:p w:rsidR="0089304D" w:rsidRDefault="0089304D" w:rsidP="0089304D">
      <w:pPr>
        <w:rPr>
          <w:ins w:id="14473" w:author="Unknown"/>
          <w:rFonts w:ascii="Segoe UI" w:hAnsi="Segoe UI" w:cs="Segoe UI"/>
          <w:color w:val="000000"/>
          <w:sz w:val="27"/>
          <w:szCs w:val="27"/>
        </w:rPr>
      </w:pPr>
      <w:ins w:id="14474" w:author="Unknown">
        <w:r>
          <w:rPr>
            <w:rFonts w:ascii="Segoe UI" w:hAnsi="Segoe UI" w:cs="Segoe UI"/>
            <w:color w:val="000000"/>
            <w:sz w:val="27"/>
            <w:szCs w:val="27"/>
            <w:bdr w:val="single" w:sz="2" w:space="0" w:color="auto" w:frame="1"/>
          </w:rPr>
          <w:t>Copy</w:t>
        </w:r>
      </w:ins>
    </w:p>
    <w:p w:rsidR="0089304D" w:rsidRDefault="0089304D" w:rsidP="0089304D">
      <w:pPr>
        <w:numPr>
          <w:ilvl w:val="0"/>
          <w:numId w:val="7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475" w:author="Unknown"/>
          <w:rFonts w:ascii="Segoe UI" w:hAnsi="Segoe UI" w:cs="Segoe UI"/>
          <w:color w:val="000000"/>
          <w:sz w:val="27"/>
          <w:szCs w:val="27"/>
        </w:rPr>
      </w:pPr>
      <w:ins w:id="14476" w:author="Unknown">
        <w:r>
          <w:rPr>
            <w:rStyle w:val="Strong"/>
            <w:rFonts w:ascii="Segoe UI" w:hAnsi="Segoe UI" w:cs="Segoe UI"/>
            <w:color w:val="000000"/>
            <w:sz w:val="27"/>
            <w:szCs w:val="27"/>
            <w:bdr w:val="single" w:sz="2" w:space="0" w:color="auto" w:frame="1"/>
          </w:rPr>
          <w:t>name</w:t>
        </w:r>
        <w:r>
          <w:rPr>
            <w:rFonts w:ascii="Segoe UI" w:hAnsi="Segoe UI" w:cs="Segoe UI"/>
            <w:color w:val="000000"/>
            <w:sz w:val="27"/>
            <w:szCs w:val="27"/>
          </w:rPr>
          <w:t> - This is the name of the function</w:t>
        </w:r>
      </w:ins>
    </w:p>
    <w:p w:rsidR="0089304D" w:rsidRDefault="0089304D" w:rsidP="0089304D">
      <w:pPr>
        <w:numPr>
          <w:ilvl w:val="0"/>
          <w:numId w:val="78"/>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477" w:author="Unknown"/>
          <w:rFonts w:ascii="Segoe UI" w:hAnsi="Segoe UI" w:cs="Segoe UI"/>
          <w:color w:val="000000"/>
          <w:sz w:val="27"/>
          <w:szCs w:val="27"/>
        </w:rPr>
      </w:pPr>
      <w:ins w:id="14478" w:author="Unknown">
        <w:r>
          <w:rPr>
            <w:rStyle w:val="Strong"/>
            <w:rFonts w:ascii="Segoe UI" w:hAnsi="Segoe UI" w:cs="Segoe UI"/>
            <w:color w:val="000000"/>
            <w:sz w:val="27"/>
            <w:szCs w:val="27"/>
            <w:bdr w:val="single" w:sz="2" w:space="0" w:color="auto" w:frame="1"/>
          </w:rPr>
          <w:t>param</w:t>
        </w:r>
        <w:r>
          <w:rPr>
            <w:rFonts w:ascii="Segoe UI" w:hAnsi="Segoe UI" w:cs="Segoe UI"/>
            <w:color w:val="000000"/>
            <w:sz w:val="27"/>
            <w:szCs w:val="27"/>
          </w:rPr>
          <w:t> – This is the parameters that are passed to the function</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479" w:author="Unknown"/>
          <w:rFonts w:ascii="Segoe UI" w:hAnsi="Segoe UI" w:cs="Segoe UI"/>
          <w:color w:val="000000"/>
        </w:rPr>
      </w:pPr>
      <w:ins w:id="14480" w:author="Unknown">
        <w:r>
          <w:rPr>
            <w:rFonts w:ascii="Segoe UI" w:hAnsi="Segoe UI" w:cs="Segoe UI"/>
            <w:color w:val="000000"/>
          </w:rPr>
          <w:t>Example: Async function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81" w:author="Unknown"/>
          <w:rStyle w:val="HTMLCode"/>
          <w:rFonts w:ascii="Consolas" w:hAnsi="Consolas" w:cs="Consolas"/>
          <w:color w:val="F8F8F2"/>
          <w:sz w:val="27"/>
          <w:szCs w:val="27"/>
          <w:bdr w:val="single" w:sz="2" w:space="0" w:color="auto" w:frame="1"/>
        </w:rPr>
      </w:pPr>
      <w:ins w:id="14482" w:author="Unknown">
        <w:r>
          <w:rPr>
            <w:rStyle w:val="token"/>
            <w:rFonts w:ascii="Consolas" w:hAnsi="Consolas" w:cs="Consolas"/>
            <w:color w:val="8292A2"/>
            <w:sz w:val="27"/>
            <w:szCs w:val="27"/>
            <w:bdr w:val="single" w:sz="2" w:space="0" w:color="auto" w:frame="1"/>
          </w:rPr>
          <w:t>// async function example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83" w:author="Unknown"/>
          <w:rStyle w:val="HTMLCode"/>
          <w:rFonts w:ascii="Consolas" w:hAnsi="Consolas" w:cs="Consolas"/>
          <w:color w:val="F8F8F2"/>
          <w:sz w:val="27"/>
          <w:szCs w:val="27"/>
          <w:bdr w:val="single" w:sz="2" w:space="0" w:color="auto" w:frame="1"/>
        </w:rPr>
      </w:pPr>
      <w:ins w:id="14484" w:author="Unknown">
        <w:r>
          <w:rPr>
            <w:rStyle w:val="token"/>
            <w:rFonts w:ascii="Consolas" w:hAnsi="Consolas" w:cs="Consolas"/>
            <w:color w:val="66D9EF"/>
            <w:sz w:val="27"/>
            <w:szCs w:val="27"/>
            <w:bdr w:val="single" w:sz="2" w:space="0" w:color="auto" w:frame="1"/>
          </w:rPr>
          <w:t>async</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func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85" w:author="Unknown"/>
          <w:rStyle w:val="HTMLCode"/>
          <w:rFonts w:ascii="Consolas" w:hAnsi="Consolas" w:cs="Consolas"/>
          <w:color w:val="F8F8F2"/>
          <w:sz w:val="27"/>
          <w:szCs w:val="27"/>
          <w:bdr w:val="single" w:sz="2" w:space="0" w:color="auto" w:frame="1"/>
        </w:rPr>
      </w:pPr>
      <w:ins w:id="14486"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'Async/Await tutorial.'</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87" w:author="Unknown"/>
          <w:rStyle w:val="HTMLCode"/>
          <w:rFonts w:ascii="Consolas" w:hAnsi="Consolas" w:cs="Consolas"/>
          <w:color w:val="F8F8F2"/>
          <w:sz w:val="27"/>
          <w:szCs w:val="27"/>
          <w:bdr w:val="single" w:sz="2" w:space="0" w:color="auto" w:frame="1"/>
        </w:rPr>
      </w:pPr>
      <w:ins w:id="1448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return</w:t>
        </w:r>
        <w:r>
          <w:rPr>
            <w:rStyle w:val="HTMLCode"/>
            <w:rFonts w:ascii="Consolas" w:hAnsi="Consolas" w:cs="Consolas"/>
            <w:color w:val="F8F8F2"/>
            <w:sz w:val="27"/>
            <w:szCs w:val="27"/>
            <w:bdr w:val="single" w:sz="2" w:space="0" w:color="auto" w:frame="1"/>
          </w:rPr>
          <w:t xml:space="preserve"> Promise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resolve</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1</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89" w:author="Unknown"/>
          <w:rStyle w:val="HTMLCode"/>
          <w:rFonts w:ascii="Consolas" w:hAnsi="Consolas" w:cs="Consolas"/>
          <w:color w:val="F8F8F2"/>
          <w:sz w:val="27"/>
          <w:szCs w:val="27"/>
          <w:bdr w:val="single" w:sz="2" w:space="0" w:color="auto" w:frame="1"/>
        </w:rPr>
      </w:pPr>
      <w:ins w:id="14490"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91" w:author="Unknown"/>
          <w:rFonts w:ascii="Consolas" w:hAnsi="Consolas" w:cs="Consolas"/>
          <w:color w:val="F8F8F2"/>
          <w:sz w:val="27"/>
          <w:szCs w:val="27"/>
        </w:rPr>
      </w:pPr>
      <w:ins w:id="14492" w:author="Unknown">
        <w:r>
          <w:rPr>
            <w:rStyle w:val="token"/>
            <w:rFonts w:ascii="Consolas" w:hAnsi="Consolas" w:cs="Consolas"/>
            <w:color w:val="E6DB74"/>
            <w:sz w:val="27"/>
            <w:szCs w:val="27"/>
            <w:bdr w:val="single" w:sz="2" w:space="0" w:color="auto" w:frame="1"/>
          </w:rPr>
          <w:t>func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rPr>
          <w:ins w:id="14493" w:author="Unknown"/>
          <w:rFonts w:ascii="Segoe UI" w:hAnsi="Segoe UI" w:cs="Segoe UI"/>
          <w:color w:val="000000"/>
          <w:sz w:val="27"/>
          <w:szCs w:val="27"/>
        </w:rPr>
      </w:pPr>
      <w:ins w:id="14494"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495" w:author="Unknown"/>
          <w:rFonts w:ascii="Segoe UI" w:hAnsi="Segoe UI" w:cs="Segoe UI"/>
          <w:color w:val="000000"/>
          <w:sz w:val="27"/>
          <w:szCs w:val="27"/>
        </w:rPr>
      </w:pPr>
      <w:ins w:id="14496" w:author="Unknown">
        <w:r>
          <w:rPr>
            <w:rFonts w:ascii="Segoe UI" w:hAnsi="Segoe UI" w:cs="Segoe UI"/>
            <w:color w:val="000000"/>
            <w:sz w:val="27"/>
            <w:szCs w:val="27"/>
          </w:rPr>
          <w:t>In the above example, the async keyword is used to represent that the function is asynchronous. Since this func() function returns a promise, we can use the chaining method then() like this: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97" w:author="Unknown"/>
          <w:rStyle w:val="HTMLCode"/>
          <w:rFonts w:ascii="Consolas" w:hAnsi="Consolas" w:cs="Consolas"/>
          <w:color w:val="F8F8F2"/>
          <w:sz w:val="27"/>
          <w:szCs w:val="27"/>
          <w:bdr w:val="single" w:sz="2" w:space="0" w:color="auto" w:frame="1"/>
        </w:rPr>
      </w:pPr>
      <w:ins w:id="14498" w:author="Unknown">
        <w:r>
          <w:rPr>
            <w:rStyle w:val="token"/>
            <w:rFonts w:ascii="Consolas" w:hAnsi="Consolas" w:cs="Consolas"/>
            <w:color w:val="66D9EF"/>
            <w:sz w:val="27"/>
            <w:szCs w:val="27"/>
            <w:bdr w:val="single" w:sz="2" w:space="0" w:color="auto" w:frame="1"/>
          </w:rPr>
          <w:t>async</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func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499" w:author="Unknown"/>
          <w:rStyle w:val="HTMLCode"/>
          <w:rFonts w:ascii="Consolas" w:hAnsi="Consolas" w:cs="Consolas"/>
          <w:color w:val="F8F8F2"/>
          <w:sz w:val="27"/>
          <w:szCs w:val="27"/>
          <w:bdr w:val="single" w:sz="2" w:space="0" w:color="auto" w:frame="1"/>
        </w:rPr>
      </w:pPr>
      <w:ins w:id="14500" w:author="Unknown">
        <w:r>
          <w:rPr>
            <w:rStyle w:val="HTMLCode"/>
            <w:rFonts w:ascii="Consolas" w:hAnsi="Consolas" w:cs="Consolas"/>
            <w:color w:val="F8F8F2"/>
            <w:sz w:val="27"/>
            <w:szCs w:val="27"/>
            <w:bdr w:val="single" w:sz="2" w:space="0" w:color="auto" w:frame="1"/>
          </w:rPr>
          <w:lastRenderedPageBreak/>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'Async/Await tutorial.'</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01" w:author="Unknown"/>
          <w:rStyle w:val="HTMLCode"/>
          <w:rFonts w:ascii="Consolas" w:hAnsi="Consolas" w:cs="Consolas"/>
          <w:color w:val="F8F8F2"/>
          <w:sz w:val="27"/>
          <w:szCs w:val="27"/>
          <w:bdr w:val="single" w:sz="2" w:space="0" w:color="auto" w:frame="1"/>
        </w:rPr>
      </w:pPr>
      <w:ins w:id="14502"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return</w:t>
        </w:r>
        <w:r>
          <w:rPr>
            <w:rStyle w:val="HTMLCode"/>
            <w:rFonts w:ascii="Consolas" w:hAnsi="Consolas" w:cs="Consolas"/>
            <w:color w:val="F8F8F2"/>
            <w:sz w:val="27"/>
            <w:szCs w:val="27"/>
            <w:bdr w:val="single" w:sz="2" w:space="0" w:color="auto" w:frame="1"/>
          </w:rPr>
          <w:t xml:space="preserve"> Promise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resolve</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1</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03" w:author="Unknown"/>
          <w:rStyle w:val="HTMLCode"/>
          <w:rFonts w:ascii="Consolas" w:hAnsi="Consolas" w:cs="Consolas"/>
          <w:color w:val="F8F8F2"/>
          <w:sz w:val="27"/>
          <w:szCs w:val="27"/>
          <w:bdr w:val="single" w:sz="2" w:space="0" w:color="auto" w:frame="1"/>
        </w:rPr>
      </w:pPr>
      <w:ins w:id="14504"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05" w:author="Unknown"/>
          <w:rStyle w:val="HTMLCode"/>
          <w:rFonts w:ascii="Consolas" w:hAnsi="Consolas" w:cs="Consolas"/>
          <w:color w:val="F8F8F2"/>
          <w:sz w:val="27"/>
          <w:szCs w:val="27"/>
          <w:bdr w:val="single" w:sz="2" w:space="0" w:color="auto" w:frame="1"/>
        </w:rPr>
      </w:pPr>
      <w:ins w:id="14506" w:author="Unknown">
        <w:r>
          <w:rPr>
            <w:rStyle w:val="token"/>
            <w:rFonts w:ascii="Consolas" w:hAnsi="Consolas" w:cs="Consolas"/>
            <w:color w:val="E6DB74"/>
            <w:sz w:val="27"/>
            <w:szCs w:val="27"/>
            <w:bdr w:val="single" w:sz="2" w:space="0" w:color="auto" w:frame="1"/>
          </w:rPr>
          <w:t>func</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function</w:t>
        </w:r>
        <w:r>
          <w:rPr>
            <w:rStyle w:val="token"/>
            <w:rFonts w:ascii="Consolas" w:hAnsi="Consolas" w:cs="Consolas"/>
            <w:color w:val="F8F8F2"/>
            <w:sz w:val="27"/>
            <w:szCs w:val="27"/>
            <w:bdr w:val="single" w:sz="2" w:space="0" w:color="auto" w:frame="1"/>
          </w:rPr>
          <w:t>(res)</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07" w:author="Unknown"/>
          <w:rStyle w:val="HTMLCode"/>
          <w:rFonts w:ascii="Consolas" w:hAnsi="Consolas" w:cs="Consolas"/>
          <w:color w:val="F8F8F2"/>
          <w:sz w:val="27"/>
          <w:szCs w:val="27"/>
          <w:bdr w:val="single" w:sz="2" w:space="0" w:color="auto" w:frame="1"/>
        </w:rPr>
      </w:pPr>
      <w:ins w:id="14508"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res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09" w:author="Unknown"/>
          <w:rFonts w:ascii="Consolas" w:hAnsi="Consolas" w:cs="Consolas"/>
          <w:color w:val="F8F8F2"/>
          <w:sz w:val="27"/>
          <w:szCs w:val="27"/>
        </w:rPr>
      </w:pPr>
      <w:ins w:id="14510" w:author="Unknown">
        <w:r>
          <w:rPr>
            <w:rStyle w:val="token"/>
            <w:rFonts w:ascii="Consolas" w:hAnsi="Consolas" w:cs="Consolas"/>
            <w:color w:val="F8F8F2"/>
            <w:sz w:val="27"/>
            <w:szCs w:val="27"/>
            <w:bdr w:val="single" w:sz="2" w:space="0" w:color="auto" w:frame="1"/>
          </w:rPr>
          <w:t>});</w:t>
        </w:r>
      </w:ins>
    </w:p>
    <w:p w:rsidR="0089304D" w:rsidRDefault="0089304D" w:rsidP="0089304D">
      <w:pPr>
        <w:rPr>
          <w:ins w:id="14511" w:author="Unknown"/>
          <w:rFonts w:ascii="Segoe UI" w:hAnsi="Segoe UI" w:cs="Segoe UI"/>
          <w:color w:val="000000"/>
          <w:sz w:val="27"/>
          <w:szCs w:val="27"/>
        </w:rPr>
      </w:pPr>
      <w:ins w:id="14512"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13" w:author="Unknown"/>
          <w:rFonts w:ascii="Segoe UI" w:hAnsi="Segoe UI" w:cs="Segoe UI"/>
          <w:color w:val="000000"/>
          <w:sz w:val="27"/>
          <w:szCs w:val="27"/>
        </w:rPr>
      </w:pPr>
      <w:ins w:id="14514" w:author="Unknown">
        <w:r>
          <w:rPr>
            <w:rStyle w:val="Strong"/>
            <w:rFonts w:ascii="Segoe UI" w:hAnsi="Segoe UI" w:cs="Segoe UI"/>
            <w:color w:val="000000"/>
            <w:sz w:val="27"/>
            <w:szCs w:val="27"/>
            <w:bdr w:val="single" w:sz="2" w:space="0" w:color="auto" w:frame="1"/>
          </w:rPr>
          <w:t>Output:-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15" w:author="Unknown"/>
          <w:rFonts w:ascii="Segoe UI" w:hAnsi="Segoe UI" w:cs="Segoe UI"/>
          <w:color w:val="000000"/>
          <w:sz w:val="27"/>
          <w:szCs w:val="27"/>
        </w:rPr>
      </w:pPr>
      <w:ins w:id="14516" w:author="Unknown">
        <w:r>
          <w:rPr>
            <w:rFonts w:ascii="Segoe UI" w:hAnsi="Segoe UI" w:cs="Segoe UI"/>
            <w:color w:val="000000"/>
            <w:sz w:val="27"/>
            <w:szCs w:val="27"/>
          </w:rPr>
          <w:t>Async/Await tutorial.</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17" w:author="Unknown"/>
          <w:rFonts w:ascii="Segoe UI" w:hAnsi="Segoe UI" w:cs="Segoe UI"/>
          <w:color w:val="000000"/>
          <w:sz w:val="27"/>
          <w:szCs w:val="27"/>
        </w:rPr>
      </w:pPr>
      <w:ins w:id="14518" w:author="Unknown">
        <w:r>
          <w:rPr>
            <w:rFonts w:ascii="Segoe UI" w:hAnsi="Segoe UI" w:cs="Segoe UI"/>
            <w:color w:val="000000"/>
            <w:sz w:val="27"/>
            <w:szCs w:val="27"/>
          </w:rPr>
          <w:t>1</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519" w:author="Unknown"/>
          <w:rFonts w:ascii="Segoe UI" w:hAnsi="Segoe UI" w:cs="Segoe UI"/>
          <w:color w:val="000000"/>
        </w:rPr>
      </w:pPr>
      <w:ins w:id="14520" w:author="Unknown">
        <w:r>
          <w:rPr>
            <w:rFonts w:ascii="Segoe UI" w:hAnsi="Segoe UI" w:cs="Segoe UI"/>
            <w:color w:val="000000"/>
          </w:rPr>
          <w:t>The await keyword:-</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21" w:author="Unknown"/>
          <w:rFonts w:ascii="Segoe UI" w:hAnsi="Segoe UI" w:cs="Segoe UI"/>
          <w:color w:val="000000"/>
          <w:sz w:val="27"/>
          <w:szCs w:val="27"/>
        </w:rPr>
      </w:pPr>
      <w:ins w:id="14522" w:author="Unknown">
        <w:r>
          <w:rPr>
            <w:rFonts w:ascii="Segoe UI" w:hAnsi="Segoe UI" w:cs="Segoe UI"/>
            <w:color w:val="000000"/>
            <w:sz w:val="27"/>
            <w:szCs w:val="27"/>
          </w:rPr>
          <w:t>The await keyword is used to wait for the asynchronous operation. This keyword is used inside the async function. Here is the syntax to use await is: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23" w:author="Unknown"/>
          <w:rFonts w:ascii="Consolas" w:hAnsi="Consolas" w:cs="Consolas"/>
          <w:color w:val="F8F8F2"/>
          <w:sz w:val="27"/>
          <w:szCs w:val="27"/>
        </w:rPr>
      </w:pPr>
      <w:ins w:id="14524"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result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await</w:t>
        </w:r>
        <w:r>
          <w:rPr>
            <w:rStyle w:val="HTMLCode"/>
            <w:rFonts w:ascii="Consolas" w:hAnsi="Consolas" w:cs="Consolas"/>
            <w:color w:val="F8F8F2"/>
            <w:sz w:val="27"/>
            <w:szCs w:val="27"/>
            <w:bdr w:val="single" w:sz="2" w:space="0" w:color="auto" w:frame="1"/>
          </w:rPr>
          <w:t xml:space="preserve"> promise</w:t>
        </w:r>
        <w:r>
          <w:rPr>
            <w:rStyle w:val="token"/>
            <w:rFonts w:ascii="Consolas" w:hAnsi="Consolas" w:cs="Consolas"/>
            <w:color w:val="F8F8F2"/>
            <w:sz w:val="27"/>
            <w:szCs w:val="27"/>
            <w:bdr w:val="single" w:sz="2" w:space="0" w:color="auto" w:frame="1"/>
          </w:rPr>
          <w:t>;</w:t>
        </w:r>
      </w:ins>
    </w:p>
    <w:p w:rsidR="0089304D" w:rsidRDefault="0089304D" w:rsidP="0089304D">
      <w:pPr>
        <w:rPr>
          <w:ins w:id="14525" w:author="Unknown"/>
          <w:rFonts w:ascii="Segoe UI" w:hAnsi="Segoe UI" w:cs="Segoe UI"/>
          <w:color w:val="000000"/>
          <w:sz w:val="27"/>
          <w:szCs w:val="27"/>
        </w:rPr>
      </w:pPr>
      <w:ins w:id="14526"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27" w:author="Unknown"/>
          <w:rFonts w:ascii="Segoe UI" w:hAnsi="Segoe UI" w:cs="Segoe UI"/>
          <w:color w:val="000000"/>
          <w:sz w:val="27"/>
          <w:szCs w:val="27"/>
        </w:rPr>
      </w:pPr>
      <w:ins w:id="14528" w:author="Unknown">
        <w:r>
          <w:rPr>
            <w:rFonts w:ascii="Segoe UI" w:hAnsi="Segoe UI" w:cs="Segoe UI"/>
            <w:color w:val="000000"/>
            <w:sz w:val="27"/>
            <w:szCs w:val="27"/>
          </w:rPr>
          <w:t>The await pauses the async function until the promise returns a result value.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29" w:author="Unknown"/>
          <w:rFonts w:ascii="Segoe UI" w:hAnsi="Segoe UI" w:cs="Segoe UI"/>
          <w:color w:val="000000"/>
          <w:sz w:val="27"/>
          <w:szCs w:val="27"/>
        </w:rPr>
      </w:pPr>
      <w:ins w:id="14530" w:author="Unknown">
        <w:r>
          <w:rPr>
            <w:rFonts w:ascii="Segoe UI" w:hAnsi="Segoe UI" w:cs="Segoe UI"/>
            <w:color w:val="000000"/>
            <w:sz w:val="27"/>
            <w:szCs w:val="27"/>
          </w:rPr>
          <w:t>When we want to call this function, we prepend await, and the calling code will stop until the promise is resolved or rejected. Here is another example: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31" w:author="Unknown"/>
          <w:rStyle w:val="HTMLCode"/>
          <w:rFonts w:ascii="Consolas" w:hAnsi="Consolas" w:cs="Consolas"/>
          <w:color w:val="F8F8F2"/>
          <w:sz w:val="27"/>
          <w:szCs w:val="27"/>
          <w:bdr w:val="single" w:sz="2" w:space="0" w:color="auto" w:frame="1"/>
        </w:rPr>
      </w:pPr>
      <w:ins w:id="14532" w:author="Unknown">
        <w:r>
          <w:rPr>
            <w:rStyle w:val="token"/>
            <w:rFonts w:ascii="Consolas" w:hAnsi="Consolas" w:cs="Consolas"/>
            <w:color w:val="66D9EF"/>
            <w:sz w:val="27"/>
            <w:szCs w:val="27"/>
            <w:bdr w:val="single" w:sz="2" w:space="0" w:color="auto" w:frame="1"/>
          </w:rPr>
          <w:t>async</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func1</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33" w:author="Unknown"/>
          <w:rStyle w:val="HTMLCode"/>
          <w:rFonts w:ascii="Consolas" w:hAnsi="Consolas" w:cs="Consolas"/>
          <w:color w:val="F8F8F2"/>
          <w:sz w:val="27"/>
          <w:szCs w:val="27"/>
          <w:bdr w:val="single" w:sz="2" w:space="0" w:color="auto" w:frame="1"/>
        </w:rPr>
      </w:pPr>
      <w:ins w:id="14534"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promise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Promise</w:t>
        </w:r>
        <w:r>
          <w:rPr>
            <w:rStyle w:val="token"/>
            <w:rFonts w:ascii="Consolas" w:hAnsi="Consolas" w:cs="Consolas"/>
            <w:color w:val="F8F8F2"/>
            <w:sz w:val="27"/>
            <w:szCs w:val="27"/>
            <w:bdr w:val="single" w:sz="2" w:space="0" w:color="auto" w:frame="1"/>
          </w:rPr>
          <w:t>((resolve, reject)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35" w:author="Unknown"/>
          <w:rStyle w:val="HTMLCode"/>
          <w:rFonts w:ascii="Consolas" w:hAnsi="Consolas" w:cs="Consolas"/>
          <w:color w:val="F8F8F2"/>
          <w:sz w:val="27"/>
          <w:szCs w:val="27"/>
          <w:bdr w:val="single" w:sz="2" w:space="0" w:color="auto" w:frame="1"/>
        </w:rPr>
      </w:pPr>
      <w:ins w:id="14536" w:author="Unknown">
        <w:r>
          <w:rPr>
            <w:rStyle w:val="token"/>
            <w:rFonts w:ascii="Consolas" w:hAnsi="Consolas" w:cs="Consolas"/>
            <w:color w:val="E6DB74"/>
            <w:sz w:val="27"/>
            <w:szCs w:val="27"/>
            <w:bdr w:val="single" w:sz="2" w:space="0" w:color="auto" w:frame="1"/>
          </w:rPr>
          <w:t>setTimeout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resolve</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"Done with Async/Await!"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1000</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37" w:author="Unknown"/>
          <w:rStyle w:val="HTMLCode"/>
          <w:rFonts w:ascii="Consolas" w:hAnsi="Consolas" w:cs="Consolas"/>
          <w:color w:val="F8F8F2"/>
          <w:sz w:val="27"/>
          <w:szCs w:val="27"/>
          <w:bdr w:val="single" w:sz="2" w:space="0" w:color="auto" w:frame="1"/>
        </w:rPr>
      </w:pPr>
      <w:ins w:id="14538"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39" w:author="Unknown"/>
          <w:rStyle w:val="HTMLCode"/>
          <w:rFonts w:ascii="Consolas" w:hAnsi="Consolas" w:cs="Consolas"/>
          <w:color w:val="F8F8F2"/>
          <w:sz w:val="27"/>
          <w:szCs w:val="27"/>
          <w:bdr w:val="single" w:sz="2" w:space="0" w:color="auto" w:frame="1"/>
        </w:rPr>
      </w:pPr>
      <w:ins w:id="14540"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result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await</w:t>
        </w:r>
        <w:r>
          <w:rPr>
            <w:rStyle w:val="HTMLCode"/>
            <w:rFonts w:ascii="Consolas" w:hAnsi="Consolas" w:cs="Consolas"/>
            <w:color w:val="F8F8F2"/>
            <w:sz w:val="27"/>
            <w:szCs w:val="27"/>
            <w:bdr w:val="single" w:sz="2" w:space="0" w:color="auto" w:frame="1"/>
          </w:rPr>
          <w:t xml:space="preserve"> promise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xml:space="preserve">// wait until the promise resolves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41" w:author="Unknown"/>
          <w:rStyle w:val="HTMLCode"/>
          <w:rFonts w:ascii="Consolas" w:hAnsi="Consolas" w:cs="Consolas"/>
          <w:color w:val="F8F8F2"/>
          <w:sz w:val="27"/>
          <w:szCs w:val="27"/>
          <w:bdr w:val="single" w:sz="2" w:space="0" w:color="auto" w:frame="1"/>
        </w:rPr>
      </w:pPr>
      <w:ins w:id="14542"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result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43" w:author="Unknown"/>
          <w:rStyle w:val="HTMLCode"/>
          <w:rFonts w:ascii="Consolas" w:hAnsi="Consolas" w:cs="Consolas"/>
          <w:color w:val="F8F8F2"/>
          <w:sz w:val="27"/>
          <w:szCs w:val="27"/>
          <w:bdr w:val="single" w:sz="2" w:space="0" w:color="auto" w:frame="1"/>
        </w:rPr>
      </w:pPr>
      <w:ins w:id="14544"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45" w:author="Unknown"/>
          <w:rFonts w:ascii="Consolas" w:hAnsi="Consolas" w:cs="Consolas"/>
          <w:color w:val="F8F8F2"/>
          <w:sz w:val="27"/>
          <w:szCs w:val="27"/>
        </w:rPr>
      </w:pPr>
      <w:ins w:id="14546" w:author="Unknown">
        <w:r>
          <w:rPr>
            <w:rStyle w:val="token"/>
            <w:rFonts w:ascii="Consolas" w:hAnsi="Consolas" w:cs="Consolas"/>
            <w:color w:val="E6DB74"/>
            <w:sz w:val="27"/>
            <w:szCs w:val="27"/>
            <w:bdr w:val="single" w:sz="2" w:space="0" w:color="auto" w:frame="1"/>
          </w:rPr>
          <w:lastRenderedPageBreak/>
          <w:t>f</w:t>
        </w:r>
        <w:r>
          <w:rPr>
            <w:rStyle w:val="token"/>
            <w:rFonts w:ascii="Consolas" w:hAnsi="Consolas" w:cs="Consolas"/>
            <w:color w:val="F8F8F2"/>
            <w:sz w:val="27"/>
            <w:szCs w:val="27"/>
            <w:bdr w:val="single" w:sz="2" w:space="0" w:color="auto" w:frame="1"/>
          </w:rPr>
          <w:t>();</w:t>
        </w:r>
      </w:ins>
    </w:p>
    <w:p w:rsidR="0089304D" w:rsidRDefault="0089304D" w:rsidP="0089304D">
      <w:pPr>
        <w:rPr>
          <w:ins w:id="14547" w:author="Unknown"/>
          <w:rFonts w:ascii="Segoe UI" w:hAnsi="Segoe UI" w:cs="Segoe UI"/>
          <w:color w:val="000000"/>
          <w:sz w:val="27"/>
          <w:szCs w:val="27"/>
        </w:rPr>
      </w:pPr>
      <w:ins w:id="14548" w:author="Unknown">
        <w:r>
          <w:rPr>
            <w:rFonts w:ascii="Segoe UI" w:hAnsi="Segoe UI" w:cs="Segoe UI"/>
            <w:color w:val="000000"/>
            <w:sz w:val="27"/>
            <w:szCs w:val="27"/>
            <w:bdr w:val="single" w:sz="2" w:space="0" w:color="auto" w:frame="1"/>
          </w:rPr>
          <w:t>Copy</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549" w:author="Unknown"/>
          <w:rFonts w:ascii="Segoe UI" w:hAnsi="Segoe UI" w:cs="Segoe UI"/>
          <w:color w:val="000000"/>
        </w:rPr>
      </w:pPr>
      <w:ins w:id="14550" w:author="Unknown">
        <w:r>
          <w:rPr>
            <w:rFonts w:ascii="Segoe UI" w:hAnsi="Segoe UI" w:cs="Segoe UI"/>
            <w:color w:val="000000"/>
          </w:rPr>
          <w:t>Benefits of using an async function:-</w:t>
        </w:r>
      </w:ins>
    </w:p>
    <w:p w:rsidR="0089304D" w:rsidRDefault="0089304D" w:rsidP="0089304D">
      <w:pPr>
        <w:numPr>
          <w:ilvl w:val="0"/>
          <w:numId w:val="7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551" w:author="Unknown"/>
          <w:rFonts w:ascii="Segoe UI" w:hAnsi="Segoe UI" w:cs="Segoe UI"/>
          <w:color w:val="000000"/>
          <w:sz w:val="27"/>
          <w:szCs w:val="27"/>
        </w:rPr>
      </w:pPr>
      <w:ins w:id="14552" w:author="Unknown">
        <w:r>
          <w:rPr>
            <w:rFonts w:ascii="Segoe UI" w:hAnsi="Segoe UI" w:cs="Segoe UI"/>
            <w:color w:val="000000"/>
            <w:sz w:val="27"/>
            <w:szCs w:val="27"/>
          </w:rPr>
          <w:t>Debugging using promises sometimes is very hard because the debugger will not step over the asynchronous code. But the Async/await makes this very easy because it is just like synchronous code to the compiler.</w:t>
        </w:r>
      </w:ins>
    </w:p>
    <w:p w:rsidR="0089304D" w:rsidRDefault="0089304D" w:rsidP="0089304D">
      <w:pPr>
        <w:numPr>
          <w:ilvl w:val="0"/>
          <w:numId w:val="7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553" w:author="Unknown"/>
          <w:rFonts w:ascii="Segoe UI" w:hAnsi="Segoe UI" w:cs="Segoe UI"/>
          <w:color w:val="000000"/>
          <w:sz w:val="27"/>
          <w:szCs w:val="27"/>
        </w:rPr>
      </w:pPr>
      <w:ins w:id="14554" w:author="Unknown">
        <w:r>
          <w:rPr>
            <w:rFonts w:ascii="Segoe UI" w:hAnsi="Segoe UI" w:cs="Segoe UI"/>
            <w:color w:val="000000"/>
            <w:sz w:val="27"/>
            <w:szCs w:val="27"/>
          </w:rPr>
          <w:t>As we can see from the example above, the code looks very simple compared to the code using plain promises, with chaining and callback functions.</w:t>
        </w:r>
      </w:ins>
    </w:p>
    <w:p w:rsidR="0089304D" w:rsidRDefault="0089304D" w:rsidP="0089304D">
      <w:pPr>
        <w:numPr>
          <w:ilvl w:val="0"/>
          <w:numId w:val="79"/>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555" w:author="Unknown"/>
          <w:rFonts w:ascii="Segoe UI" w:hAnsi="Segoe UI" w:cs="Segoe UI"/>
          <w:color w:val="000000"/>
          <w:sz w:val="27"/>
          <w:szCs w:val="27"/>
        </w:rPr>
      </w:pPr>
      <w:ins w:id="14556" w:author="Unknown">
        <w:r>
          <w:rPr>
            <w:rFonts w:ascii="Segoe UI" w:hAnsi="Segoe UI" w:cs="Segoe UI"/>
            <w:color w:val="000000"/>
            <w:sz w:val="27"/>
            <w:szCs w:val="27"/>
          </w:rPr>
          <w:t>Error handling is simpler in async functions.</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57" w:author="Unknown"/>
          <w:rFonts w:ascii="Segoe UI" w:hAnsi="Segoe UI" w:cs="Segoe UI"/>
          <w:color w:val="000000"/>
          <w:sz w:val="27"/>
          <w:szCs w:val="27"/>
        </w:rPr>
      </w:pPr>
      <w:ins w:id="14558" w:author="Unknown">
        <w:r>
          <w:rPr>
            <w:rFonts w:ascii="Segoe UI" w:hAnsi="Segoe UI" w:cs="Segoe UI"/>
            <w:color w:val="000000"/>
            <w:sz w:val="27"/>
            <w:szCs w:val="27"/>
          </w:rPr>
          <w:t>So, in this tutorial, we have learned about async and await keywords. Async/await provides a nice, simplified way to write async code that is easy to read and maintain.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559" w:author="Unknown"/>
          <w:rFonts w:ascii="Segoe UI" w:hAnsi="Segoe UI" w:cs="Segoe UI"/>
          <w:color w:val="000000"/>
        </w:rPr>
      </w:pPr>
      <w:ins w:id="14560" w:author="Unknown">
        <w:r>
          <w:rPr>
            <w:rFonts w:ascii="Segoe UI" w:hAnsi="Segoe UI" w:cs="Segoe UI"/>
            <w:color w:val="000000"/>
          </w:rPr>
          <w:t>Here is a quick review of what we have studied in this lecture: </w:t>
        </w:r>
      </w:ins>
    </w:p>
    <w:p w:rsidR="0089304D" w:rsidRDefault="0089304D" w:rsidP="0089304D">
      <w:pPr>
        <w:numPr>
          <w:ilvl w:val="0"/>
          <w:numId w:val="8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561" w:author="Unknown"/>
          <w:rFonts w:ascii="Segoe UI" w:hAnsi="Segoe UI" w:cs="Segoe UI"/>
          <w:color w:val="000000"/>
          <w:sz w:val="27"/>
          <w:szCs w:val="27"/>
        </w:rPr>
      </w:pPr>
      <w:ins w:id="14562" w:author="Unknown">
        <w:r>
          <w:rPr>
            <w:rFonts w:ascii="Segoe UI" w:hAnsi="Segoe UI" w:cs="Segoe UI"/>
            <w:color w:val="000000"/>
            <w:sz w:val="27"/>
            <w:szCs w:val="27"/>
          </w:rPr>
          <w:t>An async function is a function that is declared with the asynckeyword</w:t>
        </w:r>
        <w:r>
          <w:rPr>
            <w:rStyle w:val="Strong"/>
            <w:rFonts w:ascii="Segoe UI" w:hAnsi="Segoe UI" w:cs="Segoe UI"/>
            <w:color w:val="000000"/>
            <w:sz w:val="27"/>
            <w:szCs w:val="27"/>
            <w:bdr w:val="single" w:sz="2" w:space="0" w:color="auto" w:frame="1"/>
          </w:rPr>
          <w:t>. </w:t>
        </w:r>
        <w:r>
          <w:rPr>
            <w:rFonts w:ascii="Segoe UI" w:hAnsi="Segoe UI" w:cs="Segoe UI"/>
            <w:color w:val="000000"/>
            <w:sz w:val="27"/>
            <w:szCs w:val="27"/>
          </w:rPr>
          <w:t>Async functions are the instances of AsyncFunction constructor, and the await keyword is permitted within them.</w:t>
        </w:r>
      </w:ins>
    </w:p>
    <w:p w:rsidR="0089304D" w:rsidRDefault="0089304D" w:rsidP="0089304D">
      <w:pPr>
        <w:numPr>
          <w:ilvl w:val="0"/>
          <w:numId w:val="80"/>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563" w:author="Unknown"/>
          <w:rFonts w:ascii="Segoe UI" w:hAnsi="Segoe UI" w:cs="Segoe UI"/>
          <w:color w:val="000000"/>
          <w:sz w:val="27"/>
          <w:szCs w:val="27"/>
        </w:rPr>
      </w:pPr>
      <w:ins w:id="14564" w:author="Unknown">
        <w:r>
          <w:rPr>
            <w:rFonts w:ascii="Segoe UI" w:hAnsi="Segoe UI" w:cs="Segoe UI"/>
            <w:color w:val="000000"/>
            <w:sz w:val="27"/>
            <w:szCs w:val="27"/>
          </w:rPr>
          <w:t>The async and await keywords enable the asynchronous, promise-based behavior to be written cleaner.</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565" w:author="Unknown"/>
          <w:rFonts w:ascii="Segoe UI" w:hAnsi="Segoe UI" w:cs="Segoe UI"/>
          <w:color w:val="000000"/>
          <w:sz w:val="27"/>
          <w:szCs w:val="27"/>
        </w:rPr>
      </w:pPr>
      <w:ins w:id="14566" w:author="Unknown">
        <w:r>
          <w:rPr>
            <w:rFonts w:ascii="Segoe UI" w:hAnsi="Segoe UI" w:cs="Segoe UI"/>
            <w:color w:val="000000"/>
            <w:sz w:val="27"/>
            <w:szCs w:val="27"/>
          </w:rPr>
          <w:t> </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4567" w:author="Unknown"/>
          <w:rFonts w:ascii="Segoe UI" w:hAnsi="Segoe UI" w:cs="Segoe UI"/>
          <w:color w:val="000000"/>
          <w:sz w:val="27"/>
          <w:szCs w:val="27"/>
        </w:rPr>
      </w:pPr>
      <w:ins w:id="14568" w:author="Unknown">
        <w:r>
          <w:rPr>
            <w:rFonts w:ascii="Segoe UI" w:hAnsi="Segoe UI" w:cs="Segoe UI"/>
            <w:color w:val="000000"/>
          </w:rPr>
          <w:t>Code file tut43.js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69" w:author="Unknown"/>
          <w:rStyle w:val="HTMLCode"/>
          <w:rFonts w:ascii="Consolas" w:hAnsi="Consolas" w:cs="Consolas"/>
          <w:color w:val="F8F8F2"/>
          <w:sz w:val="27"/>
          <w:szCs w:val="27"/>
          <w:bdr w:val="single" w:sz="2" w:space="0" w:color="auto" w:frame="1"/>
        </w:rPr>
      </w:pPr>
      <w:ins w:id="14570"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tutorial 43"</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7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72" w:author="Unknown"/>
          <w:rStyle w:val="HTMLCode"/>
          <w:rFonts w:ascii="Consolas" w:hAnsi="Consolas" w:cs="Consolas"/>
          <w:color w:val="F8F8F2"/>
          <w:sz w:val="27"/>
          <w:szCs w:val="27"/>
          <w:bdr w:val="single" w:sz="2" w:space="0" w:color="auto" w:frame="1"/>
        </w:rPr>
      </w:pPr>
      <w:ins w:id="14573" w:author="Unknown">
        <w:r>
          <w:rPr>
            <w:rStyle w:val="token"/>
            <w:rFonts w:ascii="Consolas" w:hAnsi="Consolas" w:cs="Consolas"/>
            <w:color w:val="66D9EF"/>
            <w:sz w:val="27"/>
            <w:szCs w:val="27"/>
            <w:bdr w:val="single" w:sz="2" w:space="0" w:color="auto" w:frame="1"/>
          </w:rPr>
          <w:t>async</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74" w:author="Unknown"/>
          <w:rStyle w:val="HTMLCode"/>
          <w:rFonts w:ascii="Consolas" w:hAnsi="Consolas" w:cs="Consolas"/>
          <w:color w:val="F8F8F2"/>
          <w:sz w:val="27"/>
          <w:szCs w:val="27"/>
          <w:bdr w:val="single" w:sz="2" w:space="0" w:color="auto" w:frame="1"/>
        </w:rPr>
      </w:pPr>
      <w:ins w:id="14575"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'Inside harry function'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76" w:author="Unknown"/>
          <w:rStyle w:val="HTMLCode"/>
          <w:rFonts w:ascii="Consolas" w:hAnsi="Consolas" w:cs="Consolas"/>
          <w:color w:val="F8F8F2"/>
          <w:sz w:val="27"/>
          <w:szCs w:val="27"/>
          <w:bdr w:val="single" w:sz="2" w:space="0" w:color="auto" w:frame="1"/>
        </w:rPr>
      </w:pPr>
      <w:ins w:id="14577"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response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await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fetch</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'https://api.github.com/users'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78" w:author="Unknown"/>
          <w:rStyle w:val="HTMLCode"/>
          <w:rFonts w:ascii="Consolas" w:hAnsi="Consolas" w:cs="Consolas"/>
          <w:color w:val="F8F8F2"/>
          <w:sz w:val="27"/>
          <w:szCs w:val="27"/>
          <w:bdr w:val="single" w:sz="2" w:space="0" w:color="auto" w:frame="1"/>
        </w:rPr>
      </w:pPr>
      <w:ins w:id="14579" w:author="Unknown">
        <w:r>
          <w:rPr>
            <w:rStyle w:val="HTMLCode"/>
            <w:rFonts w:ascii="Consolas" w:hAnsi="Consolas" w:cs="Consolas"/>
            <w:color w:val="F8F8F2"/>
            <w:sz w:val="27"/>
            <w:szCs w:val="27"/>
            <w:bdr w:val="single" w:sz="2" w:space="0" w:color="auto" w:frame="1"/>
          </w:rPr>
          <w:lastRenderedPageBreak/>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'before response'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0" w:author="Unknown"/>
          <w:rStyle w:val="HTMLCode"/>
          <w:rFonts w:ascii="Consolas" w:hAnsi="Consolas" w:cs="Consolas"/>
          <w:color w:val="F8F8F2"/>
          <w:sz w:val="27"/>
          <w:szCs w:val="27"/>
          <w:bdr w:val="single" w:sz="2" w:space="0" w:color="auto" w:frame="1"/>
        </w:rPr>
      </w:pPr>
      <w:ins w:id="1458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users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await</w:t>
        </w:r>
        <w:r>
          <w:rPr>
            <w:rStyle w:val="HTMLCode"/>
            <w:rFonts w:ascii="Consolas" w:hAnsi="Consolas" w:cs="Consolas"/>
            <w:color w:val="F8F8F2"/>
            <w:sz w:val="27"/>
            <w:szCs w:val="27"/>
            <w:bdr w:val="single" w:sz="2" w:space="0" w:color="auto" w:frame="1"/>
          </w:rPr>
          <w:t xml:space="preserve"> response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json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2" w:author="Unknown"/>
          <w:rStyle w:val="HTMLCode"/>
          <w:rFonts w:ascii="Consolas" w:hAnsi="Consolas" w:cs="Consolas"/>
          <w:color w:val="F8F8F2"/>
          <w:sz w:val="27"/>
          <w:szCs w:val="27"/>
          <w:bdr w:val="single" w:sz="2" w:space="0" w:color="auto" w:frame="1"/>
        </w:rPr>
      </w:pPr>
      <w:ins w:id="14583"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'users resolved'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4" w:author="Unknown"/>
          <w:rStyle w:val="HTMLCode"/>
          <w:rFonts w:ascii="Consolas" w:hAnsi="Consolas" w:cs="Consolas"/>
          <w:color w:val="F8F8F2"/>
          <w:sz w:val="27"/>
          <w:szCs w:val="27"/>
          <w:bdr w:val="single" w:sz="2" w:space="0" w:color="auto" w:frame="1"/>
        </w:rPr>
      </w:pPr>
      <w:ins w:id="14585"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return</w:t>
        </w:r>
        <w:r>
          <w:rPr>
            <w:rStyle w:val="HTMLCode"/>
            <w:rFonts w:ascii="Consolas" w:hAnsi="Consolas" w:cs="Consolas"/>
            <w:color w:val="F8F8F2"/>
            <w:sz w:val="27"/>
            <w:szCs w:val="27"/>
            <w:bdr w:val="single" w:sz="2" w:space="0" w:color="auto" w:frame="1"/>
          </w:rPr>
          <w:t xml:space="preserve"> users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6"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7" w:author="Unknown"/>
          <w:rStyle w:val="HTMLCode"/>
          <w:rFonts w:ascii="Consolas" w:hAnsi="Consolas" w:cs="Consolas"/>
          <w:color w:val="F8F8F2"/>
          <w:sz w:val="27"/>
          <w:szCs w:val="27"/>
          <w:bdr w:val="single" w:sz="2" w:space="0" w:color="auto" w:frame="1"/>
        </w:rPr>
      </w:pPr>
      <w:ins w:id="1458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return "harry";</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89" w:author="Unknown"/>
          <w:rStyle w:val="HTMLCode"/>
          <w:rFonts w:ascii="Consolas" w:hAnsi="Consolas" w:cs="Consolas"/>
          <w:color w:val="F8F8F2"/>
          <w:sz w:val="27"/>
          <w:szCs w:val="27"/>
          <w:bdr w:val="single" w:sz="2" w:space="0" w:color="auto" w:frame="1"/>
        </w:rPr>
      </w:pPr>
      <w:ins w:id="14590"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9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92" w:author="Unknown"/>
          <w:rStyle w:val="HTMLCode"/>
          <w:rFonts w:ascii="Consolas" w:hAnsi="Consolas" w:cs="Consolas"/>
          <w:color w:val="F8F8F2"/>
          <w:sz w:val="27"/>
          <w:szCs w:val="27"/>
          <w:bdr w:val="single" w:sz="2" w:space="0" w:color="auto" w:frame="1"/>
        </w:rPr>
      </w:pPr>
      <w:ins w:id="14593"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"Before calling 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94" w:author="Unknown"/>
          <w:rStyle w:val="HTMLCode"/>
          <w:rFonts w:ascii="Consolas" w:hAnsi="Consolas" w:cs="Consolas"/>
          <w:color w:val="F8F8F2"/>
          <w:sz w:val="27"/>
          <w:szCs w:val="27"/>
          <w:bdr w:val="single" w:sz="2" w:space="0" w:color="auto" w:frame="1"/>
        </w:rPr>
      </w:pPr>
      <w:ins w:id="14595"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a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96" w:author="Unknown"/>
          <w:rStyle w:val="HTMLCode"/>
          <w:rFonts w:ascii="Consolas" w:hAnsi="Consolas" w:cs="Consolas"/>
          <w:color w:val="F8F8F2"/>
          <w:sz w:val="27"/>
          <w:szCs w:val="27"/>
          <w:bdr w:val="single" w:sz="2" w:space="0" w:color="auto" w:frame="1"/>
        </w:rPr>
      </w:pPr>
      <w:ins w:id="14597"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"After calling 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598" w:author="Unknown"/>
          <w:rStyle w:val="HTMLCode"/>
          <w:rFonts w:ascii="Consolas" w:hAnsi="Consolas" w:cs="Consolas"/>
          <w:color w:val="F8F8F2"/>
          <w:sz w:val="27"/>
          <w:szCs w:val="27"/>
          <w:bdr w:val="single" w:sz="2" w:space="0" w:color="auto" w:frame="1"/>
        </w:rPr>
      </w:pPr>
      <w:ins w:id="14599"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00" w:author="Unknown"/>
          <w:rStyle w:val="HTMLCode"/>
          <w:rFonts w:ascii="Consolas" w:hAnsi="Consolas" w:cs="Consolas"/>
          <w:color w:val="F8F8F2"/>
          <w:sz w:val="27"/>
          <w:szCs w:val="27"/>
          <w:bdr w:val="single" w:sz="2" w:space="0" w:color="auto" w:frame="1"/>
        </w:rPr>
      </w:pPr>
      <w:ins w:id="14601" w:author="Unknown">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then</w:t>
        </w:r>
        <w:r>
          <w:rPr>
            <w:rStyle w:val="token"/>
            <w:rFonts w:ascii="Consolas" w:hAnsi="Consolas" w:cs="Consolas"/>
            <w:color w:val="F8F8F2"/>
            <w:sz w:val="27"/>
            <w:szCs w:val="27"/>
            <w:bdr w:val="single" w:sz="2" w:space="0" w:color="auto" w:frame="1"/>
          </w:rPr>
          <w:t>(data</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data</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02" w:author="Unknown"/>
          <w:rFonts w:ascii="Consolas" w:hAnsi="Consolas" w:cs="Consolas"/>
          <w:color w:val="F8F8F2"/>
          <w:sz w:val="27"/>
          <w:szCs w:val="27"/>
        </w:rPr>
      </w:pPr>
      <w:ins w:id="14603"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"Last line of this js file"</w:t>
        </w:r>
        <w:r>
          <w:rPr>
            <w:rStyle w:val="token"/>
            <w:rFonts w:ascii="Consolas" w:hAnsi="Consolas" w:cs="Consolas"/>
            <w:color w:val="F8F8F2"/>
            <w:sz w:val="27"/>
            <w:szCs w:val="27"/>
            <w:bdr w:val="single" w:sz="2" w:space="0" w:color="auto" w:frame="1"/>
          </w:rPr>
          <w:t>)</w:t>
        </w:r>
      </w:ins>
    </w:p>
    <w:p w:rsidR="0089304D" w:rsidRDefault="0089304D" w:rsidP="0089304D">
      <w:pPr>
        <w:rPr>
          <w:ins w:id="14604" w:author="Unknown"/>
          <w:rFonts w:ascii="Segoe UI" w:hAnsi="Segoe UI" w:cs="Segoe UI"/>
          <w:color w:val="000000"/>
          <w:sz w:val="27"/>
          <w:szCs w:val="27"/>
        </w:rPr>
      </w:pPr>
      <w:ins w:id="14605" w:author="Unknown">
        <w:r>
          <w:rPr>
            <w:rFonts w:ascii="Segoe UI" w:hAnsi="Segoe UI" w:cs="Segoe UI"/>
            <w:color w:val="000000"/>
            <w:sz w:val="27"/>
            <w:szCs w:val="27"/>
            <w:bdr w:val="single" w:sz="2" w:space="0" w:color="auto" w:frame="1"/>
          </w:rPr>
          <w:t>Copy</w:t>
        </w:r>
      </w:ins>
    </w:p>
    <w:p w:rsidR="0089304D" w:rsidRDefault="0089304D" w:rsidP="0089304D">
      <w:pPr>
        <w:rPr>
          <w:ins w:id="14606" w:author="Unknown"/>
          <w:rFonts w:ascii="Segoe UI" w:hAnsi="Segoe UI" w:cs="Segoe UI"/>
          <w:color w:val="000000"/>
          <w:sz w:val="27"/>
          <w:szCs w:val="27"/>
        </w:rPr>
      </w:pPr>
      <w:ins w:id="14607"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4608"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09" name="Picture 109"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609" w:author="Unknown">
        <w:r>
          <w:rPr>
            <w:rStyle w:val="ml-3"/>
            <w:rFonts w:ascii="Segoe UI" w:hAnsi="Segoe UI" w:cs="Segoe UI"/>
            <w:color w:val="000000"/>
            <w:sz w:val="27"/>
            <w:szCs w:val="27"/>
            <w:bdr w:val="single" w:sz="2" w:space="0" w:color="auto" w:frame="1"/>
          </w:rPr>
          <w:t>CodeWithHarry</w:t>
        </w:r>
      </w:ins>
    </w:p>
    <w:p w:rsidR="0089304D" w:rsidRDefault="0089304D" w:rsidP="0089304D">
      <w:pPr>
        <w:pStyle w:val="text-sm"/>
        <w:pBdr>
          <w:top w:val="single" w:sz="2" w:space="0" w:color="auto"/>
          <w:left w:val="single" w:sz="12" w:space="0" w:color="auto"/>
          <w:bottom w:val="single" w:sz="2" w:space="0" w:color="auto"/>
          <w:right w:val="single" w:sz="2" w:space="0" w:color="auto"/>
        </w:pBdr>
        <w:jc w:val="center"/>
        <w:rPr>
          <w:ins w:id="14610" w:author="Unknown"/>
          <w:rFonts w:ascii="Segoe UI" w:hAnsi="Segoe UI" w:cs="Segoe UI"/>
          <w:color w:val="000000"/>
          <w:sz w:val="27"/>
          <w:szCs w:val="27"/>
        </w:rPr>
      </w:pPr>
      <w:ins w:id="14611" w:author="Unknown">
        <w:r>
          <w:rPr>
            <w:rFonts w:ascii="Segoe UI" w:hAnsi="Segoe UI" w:cs="Segoe UI"/>
            <w:color w:val="000000"/>
            <w:sz w:val="27"/>
            <w:szCs w:val="27"/>
          </w:rPr>
          <w:t>Copyright © 202</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Error Handling &amp; Try Catch in Javascript | JavaScript Tutorial In Hindi #44</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In this tutorial, we will learn about the try, catch, throw, and, finally statements that handle JavaScript's exceptions.</w:t>
      </w:r>
      <w:r>
        <w:rPr>
          <w:rStyle w:val="Strong"/>
          <w:rFonts w:ascii="Segoe UI" w:hAnsi="Segoe UI" w:cs="Segoe UI"/>
          <w:color w:val="000000"/>
          <w:sz w:val="27"/>
          <w:szCs w:val="27"/>
          <w:bdr w:val="single" w:sz="2" w:space="0" w:color="auto" w:frame="1"/>
        </w:rPr>
        <w:t> </w:t>
      </w:r>
      <w:r>
        <w:rPr>
          <w:rFonts w:ascii="Segoe UI" w:hAnsi="Segoe UI" w:cs="Segoe UI"/>
          <w:color w:val="000000"/>
          <w:sz w:val="27"/>
          <w:szCs w:val="27"/>
        </w:rPr>
        <w:t>No matter how great we are at programming, sometimes our code has errors. They may occur because of unexpected user input and for a thousand other reasons. Usually, a code immediately stops executing in case of an error, printing it to console. But we can solve this problem by using the try..catch statement. It allows us to "catch" errors so the script can do something more reasonable instead of stopping. Before we learn about error handling statements, let us see about the types of errors in programming.</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612" w:author="Unknown"/>
          <w:rFonts w:ascii="Segoe UI" w:hAnsi="Segoe UI" w:cs="Segoe UI"/>
          <w:color w:val="000000"/>
        </w:rPr>
      </w:pPr>
      <w:ins w:id="14613" w:author="Unknown">
        <w:r>
          <w:rPr>
            <w:rFonts w:ascii="Segoe UI" w:hAnsi="Segoe UI" w:cs="Segoe UI"/>
            <w:color w:val="000000"/>
          </w:rPr>
          <w:t>Types of Errors:-</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14" w:author="Unknown"/>
          <w:rFonts w:ascii="Segoe UI" w:hAnsi="Segoe UI" w:cs="Segoe UI"/>
          <w:color w:val="000000"/>
          <w:sz w:val="27"/>
          <w:szCs w:val="27"/>
        </w:rPr>
      </w:pPr>
      <w:ins w:id="14615" w:author="Unknown">
        <w:r>
          <w:rPr>
            <w:rFonts w:ascii="Segoe UI" w:hAnsi="Segoe UI" w:cs="Segoe UI"/>
            <w:color w:val="000000"/>
            <w:sz w:val="27"/>
            <w:szCs w:val="27"/>
          </w:rPr>
          <w:t>There can two types of errors:</w:t>
        </w:r>
      </w:ins>
    </w:p>
    <w:p w:rsidR="0089304D" w:rsidRDefault="0089304D" w:rsidP="0089304D">
      <w:pPr>
        <w:numPr>
          <w:ilvl w:val="0"/>
          <w:numId w:val="8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616" w:author="Unknown"/>
          <w:rFonts w:ascii="Segoe UI" w:hAnsi="Segoe UI" w:cs="Segoe UI"/>
          <w:color w:val="000000"/>
          <w:sz w:val="27"/>
          <w:szCs w:val="27"/>
        </w:rPr>
      </w:pPr>
      <w:ins w:id="14617" w:author="Unknown">
        <w:r>
          <w:rPr>
            <w:rStyle w:val="Strong"/>
            <w:rFonts w:ascii="Segoe UI" w:hAnsi="Segoe UI" w:cs="Segoe UI"/>
            <w:color w:val="000000"/>
            <w:sz w:val="27"/>
            <w:szCs w:val="27"/>
            <w:bdr w:val="single" w:sz="2" w:space="0" w:color="auto" w:frame="1"/>
          </w:rPr>
          <w:t>Syntax Error</w:t>
        </w:r>
        <w:r>
          <w:rPr>
            <w:rFonts w:ascii="Segoe UI" w:hAnsi="Segoe UI" w:cs="Segoe UI"/>
            <w:color w:val="000000"/>
            <w:sz w:val="27"/>
            <w:szCs w:val="27"/>
          </w:rPr>
          <w:t>: This is the error in the syntax. For example, if we write console.lo('JS');, the above program throws a syntax error. The spelling of the log is a mistake in the above code.</w:t>
        </w:r>
      </w:ins>
    </w:p>
    <w:p w:rsidR="0089304D" w:rsidRDefault="0089304D" w:rsidP="0089304D">
      <w:pPr>
        <w:numPr>
          <w:ilvl w:val="0"/>
          <w:numId w:val="81"/>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618" w:author="Unknown"/>
          <w:rFonts w:ascii="Segoe UI" w:hAnsi="Segoe UI" w:cs="Segoe UI"/>
          <w:color w:val="000000"/>
          <w:sz w:val="27"/>
          <w:szCs w:val="27"/>
        </w:rPr>
      </w:pPr>
      <w:ins w:id="14619" w:author="Unknown">
        <w:r>
          <w:rPr>
            <w:rStyle w:val="Strong"/>
            <w:rFonts w:ascii="Segoe UI" w:hAnsi="Segoe UI" w:cs="Segoe UI"/>
            <w:color w:val="000000"/>
            <w:sz w:val="27"/>
            <w:szCs w:val="27"/>
            <w:bdr w:val="single" w:sz="2" w:space="0" w:color="auto" w:frame="1"/>
          </w:rPr>
          <w:t>Runtime Error</w:t>
        </w:r>
        <w:r>
          <w:rPr>
            <w:rFonts w:ascii="Segoe UI" w:hAnsi="Segoe UI" w:cs="Segoe UI"/>
            <w:color w:val="000000"/>
            <w:sz w:val="27"/>
            <w:szCs w:val="27"/>
          </w:rPr>
          <w:t>: The runtime error occurs during the execution of the program. For example, calling an invalid function or a variable.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20" w:author="Unknown"/>
          <w:rFonts w:ascii="Segoe UI" w:hAnsi="Segoe UI" w:cs="Segoe UI"/>
          <w:color w:val="000000"/>
          <w:sz w:val="27"/>
          <w:szCs w:val="27"/>
        </w:rPr>
      </w:pPr>
      <w:ins w:id="14621" w:author="Unknown">
        <w:r>
          <w:rPr>
            <w:rFonts w:ascii="Segoe UI" w:hAnsi="Segoe UI" w:cs="Segoe UI"/>
            <w:color w:val="000000"/>
            <w:sz w:val="27"/>
            <w:szCs w:val="27"/>
          </w:rPr>
          <w:t>Now,let's see how we can handle these exceptions.</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622" w:author="Unknown"/>
          <w:rFonts w:ascii="Segoe UI" w:hAnsi="Segoe UI" w:cs="Segoe UI"/>
          <w:color w:val="000000"/>
        </w:rPr>
      </w:pPr>
      <w:ins w:id="14623" w:author="Unknown">
        <w:r>
          <w:rPr>
            <w:rFonts w:ascii="Segoe UI" w:hAnsi="Segoe UI" w:cs="Segoe UI"/>
            <w:color w:val="000000"/>
          </w:rPr>
          <w:t>What is Try Catch in JavaScript?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24" w:author="Unknown"/>
          <w:rFonts w:ascii="Segoe UI" w:hAnsi="Segoe UI" w:cs="Segoe UI"/>
          <w:color w:val="000000"/>
          <w:sz w:val="27"/>
          <w:szCs w:val="27"/>
        </w:rPr>
      </w:pPr>
      <w:ins w:id="14625" w:author="Unknown">
        <w:r>
          <w:rPr>
            <w:rFonts w:ascii="Segoe UI" w:hAnsi="Segoe UI" w:cs="Segoe UI"/>
            <w:color w:val="000000"/>
            <w:sz w:val="27"/>
            <w:szCs w:val="27"/>
          </w:rPr>
          <w:t>Just like other programming languages, JavaScript also has exception handling capabilities. JavaScript implements the try-catch statements as well as the throw operator to handle exceptions. Here is the basic syntax for try…catch:</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26" w:author="Unknown"/>
          <w:rStyle w:val="HTMLCode"/>
          <w:rFonts w:ascii="Consolas" w:hAnsi="Consolas" w:cs="Consolas"/>
          <w:color w:val="F8F8F2"/>
          <w:sz w:val="27"/>
          <w:szCs w:val="27"/>
          <w:bdr w:val="single" w:sz="2" w:space="0" w:color="auto" w:frame="1"/>
        </w:rPr>
      </w:pPr>
      <w:ins w:id="14627" w:author="Unknown">
        <w:r>
          <w:rPr>
            <w:rStyle w:val="token"/>
            <w:rFonts w:ascii="Consolas" w:hAnsi="Consolas" w:cs="Consolas"/>
            <w:color w:val="66D9EF"/>
            <w:sz w:val="27"/>
            <w:szCs w:val="27"/>
            <w:bdr w:val="single" w:sz="2" w:space="0" w:color="auto" w:frame="1"/>
          </w:rPr>
          <w:t>try</w:t>
        </w:r>
        <w:r>
          <w:rPr>
            <w:rStyle w:val="token"/>
            <w:rFonts w:ascii="Consolas" w:hAnsi="Consolas" w:cs="Consolas"/>
            <w:color w:val="F8F8F2"/>
            <w:sz w:val="27"/>
            <w:szCs w:val="27"/>
            <w:bdr w:val="single" w:sz="2" w:space="0" w:color="auto" w:frame="1"/>
          </w:rPr>
          <w:t>{</w:t>
        </w:r>
        <w:r>
          <w:rPr>
            <w:rStyle w:val="token"/>
            <w:rFonts w:ascii="Consolas" w:hAnsi="Consolas" w:cs="Consolas"/>
            <w:color w:val="8292A2"/>
            <w:sz w:val="27"/>
            <w:szCs w:val="27"/>
            <w:bdr w:val="single" w:sz="2" w:space="0" w:color="auto" w:frame="1"/>
          </w:rPr>
          <w:t>//some code that has an error</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28" w:author="Unknown"/>
          <w:rStyle w:val="HTMLCode"/>
          <w:rFonts w:ascii="Consolas" w:hAnsi="Consolas" w:cs="Consolas"/>
          <w:color w:val="F8F8F2"/>
          <w:sz w:val="27"/>
          <w:szCs w:val="27"/>
          <w:bdr w:val="single" w:sz="2" w:space="0" w:color="auto" w:frame="1"/>
        </w:rPr>
      </w:pPr>
      <w:ins w:id="14629"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30" w:author="Unknown"/>
          <w:rStyle w:val="HTMLCode"/>
          <w:rFonts w:ascii="Consolas" w:hAnsi="Consolas" w:cs="Consolas"/>
          <w:color w:val="F8F8F2"/>
          <w:sz w:val="27"/>
          <w:szCs w:val="27"/>
          <w:bdr w:val="single" w:sz="2" w:space="0" w:color="auto" w:frame="1"/>
        </w:rPr>
      </w:pPr>
      <w:ins w:id="14631" w:author="Unknown">
        <w:r>
          <w:rPr>
            <w:rStyle w:val="token"/>
            <w:rFonts w:ascii="Consolas" w:hAnsi="Consolas" w:cs="Consolas"/>
            <w:color w:val="66D9EF"/>
            <w:sz w:val="27"/>
            <w:szCs w:val="27"/>
            <w:bdr w:val="single" w:sz="2" w:space="0" w:color="auto" w:frame="1"/>
          </w:rPr>
          <w:t>catch</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32" w:author="Unknown"/>
          <w:rFonts w:ascii="Consolas" w:hAnsi="Consolas" w:cs="Consolas"/>
          <w:color w:val="F8F8F2"/>
          <w:sz w:val="27"/>
          <w:szCs w:val="27"/>
        </w:rPr>
      </w:pPr>
      <w:ins w:id="14633" w:author="Unknown">
        <w:r>
          <w:rPr>
            <w:rStyle w:val="token"/>
            <w:rFonts w:ascii="Consolas" w:hAnsi="Consolas" w:cs="Consolas"/>
            <w:color w:val="8292A2"/>
            <w:sz w:val="27"/>
            <w:szCs w:val="27"/>
            <w:bdr w:val="single" w:sz="2" w:space="0" w:color="auto" w:frame="1"/>
          </w:rPr>
          <w:t>//this will run if the code in the try block errors}</w:t>
        </w:r>
      </w:ins>
    </w:p>
    <w:p w:rsidR="0089304D" w:rsidRDefault="0089304D" w:rsidP="0089304D">
      <w:pPr>
        <w:rPr>
          <w:ins w:id="14634" w:author="Unknown"/>
          <w:rFonts w:ascii="Segoe UI" w:hAnsi="Segoe UI" w:cs="Segoe UI"/>
          <w:color w:val="000000"/>
          <w:sz w:val="27"/>
          <w:szCs w:val="27"/>
        </w:rPr>
      </w:pPr>
      <w:ins w:id="14635"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36" w:author="Unknown"/>
          <w:rFonts w:ascii="Segoe UI" w:hAnsi="Segoe UI" w:cs="Segoe UI"/>
          <w:color w:val="000000"/>
          <w:sz w:val="27"/>
          <w:szCs w:val="27"/>
        </w:rPr>
      </w:pPr>
      <w:ins w:id="14637" w:author="Unknown">
        <w:r>
          <w:rPr>
            <w:rFonts w:ascii="Segoe UI" w:hAnsi="Segoe UI" w:cs="Segoe UI"/>
            <w:color w:val="000000"/>
            <w:sz w:val="27"/>
            <w:szCs w:val="27"/>
          </w:rPr>
          <w:t>With these statements, in JavaScript, we can also add a throw or a finally clause. Let us see what role they play.</w:t>
        </w:r>
      </w:ins>
    </w:p>
    <w:p w:rsidR="0089304D" w:rsidRDefault="0089304D" w:rsidP="0089304D">
      <w:pPr>
        <w:numPr>
          <w:ilvl w:val="0"/>
          <w:numId w:val="82"/>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638" w:author="Unknown"/>
          <w:rFonts w:ascii="Segoe UI" w:hAnsi="Segoe UI" w:cs="Segoe UI"/>
          <w:color w:val="000000"/>
          <w:sz w:val="27"/>
          <w:szCs w:val="27"/>
        </w:rPr>
      </w:pPr>
      <w:ins w:id="14639" w:author="Unknown">
        <w:r>
          <w:rPr>
            <w:rStyle w:val="Strong"/>
            <w:rFonts w:ascii="Segoe UI" w:hAnsi="Segoe UI" w:cs="Segoe UI"/>
            <w:color w:val="000000"/>
            <w:sz w:val="27"/>
            <w:szCs w:val="27"/>
            <w:bdr w:val="single" w:sz="2" w:space="0" w:color="auto" w:frame="1"/>
          </w:rPr>
          <w:lastRenderedPageBreak/>
          <w:t>throw:</w:t>
        </w:r>
        <w:r>
          <w:rPr>
            <w:rFonts w:ascii="Segoe UI" w:hAnsi="Segoe UI" w:cs="Segoe UI"/>
            <w:color w:val="000000"/>
            <w:sz w:val="27"/>
            <w:szCs w:val="27"/>
          </w:rPr>
          <w:t> This is a block of code nested within the try statement and allows the programmer to write their own error that they want to handle</w:t>
        </w:r>
      </w:ins>
    </w:p>
    <w:p w:rsidR="0089304D" w:rsidRDefault="0089304D" w:rsidP="0089304D">
      <w:pPr>
        <w:numPr>
          <w:ilvl w:val="0"/>
          <w:numId w:val="83"/>
        </w:numPr>
        <w:pBdr>
          <w:top w:val="single" w:sz="2" w:space="0" w:color="auto"/>
          <w:left w:val="single" w:sz="2" w:space="27" w:color="auto"/>
          <w:bottom w:val="single" w:sz="2" w:space="0" w:color="auto"/>
          <w:right w:val="single" w:sz="2" w:space="0" w:color="auto"/>
        </w:pBdr>
        <w:spacing w:before="100" w:beforeAutospacing="1" w:after="100" w:afterAutospacing="1" w:line="240" w:lineRule="auto"/>
        <w:ind w:left="0"/>
        <w:rPr>
          <w:ins w:id="14640" w:author="Unknown"/>
          <w:rFonts w:ascii="Segoe UI" w:hAnsi="Segoe UI" w:cs="Segoe UI"/>
          <w:color w:val="000000"/>
          <w:sz w:val="27"/>
          <w:szCs w:val="27"/>
        </w:rPr>
      </w:pPr>
      <w:ins w:id="14641" w:author="Unknown">
        <w:r>
          <w:rPr>
            <w:rStyle w:val="Strong"/>
            <w:rFonts w:ascii="Segoe UI" w:hAnsi="Segoe UI" w:cs="Segoe UI"/>
            <w:color w:val="000000"/>
            <w:sz w:val="27"/>
            <w:szCs w:val="27"/>
            <w:bdr w:val="single" w:sz="2" w:space="0" w:color="auto" w:frame="1"/>
          </w:rPr>
          <w:t>finally:</w:t>
        </w:r>
        <w:r>
          <w:rPr>
            <w:rFonts w:ascii="Segoe UI" w:hAnsi="Segoe UI" w:cs="Segoe UI"/>
            <w:color w:val="000000"/>
            <w:sz w:val="27"/>
            <w:szCs w:val="27"/>
          </w:rPr>
          <w:t> This block of code runs once all the other statements have run</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642" w:author="Unknown"/>
          <w:rFonts w:ascii="Segoe UI" w:hAnsi="Segoe UI" w:cs="Segoe UI"/>
          <w:color w:val="000000"/>
        </w:rPr>
      </w:pPr>
      <w:ins w:id="14643" w:author="Unknown">
        <w:r>
          <w:rPr>
            <w:rFonts w:ascii="Segoe UI" w:hAnsi="Segoe UI" w:cs="Segoe UI"/>
            <w:color w:val="000000"/>
          </w:rPr>
          <w:t>try/throw/catch:-</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44" w:author="Unknown"/>
          <w:rFonts w:ascii="Segoe UI" w:hAnsi="Segoe UI" w:cs="Segoe UI"/>
          <w:color w:val="000000"/>
          <w:sz w:val="27"/>
          <w:szCs w:val="27"/>
        </w:rPr>
      </w:pPr>
      <w:ins w:id="14645" w:author="Unknown">
        <w:r>
          <w:rPr>
            <w:rFonts w:ascii="Segoe UI" w:hAnsi="Segoe UI" w:cs="Segoe UI"/>
            <w:color w:val="000000"/>
            <w:sz w:val="27"/>
            <w:szCs w:val="27"/>
          </w:rPr>
          <w:t>The throw operator generates an error. We can define and throw their own custom errors. When the throw statement is executed, the statements present after it does not execute. The control will directly pass to the catch block. In the following example, we create our own error ("This is a new error") in the throw block. Then try the code which throws an error which should be caught by the catch block.</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46" w:author="Unknown"/>
          <w:rStyle w:val="HTMLCode"/>
          <w:rFonts w:ascii="Consolas" w:hAnsi="Consolas" w:cs="Consolas"/>
          <w:color w:val="F8F8F2"/>
          <w:sz w:val="27"/>
          <w:szCs w:val="27"/>
          <w:bdr w:val="single" w:sz="2" w:space="0" w:color="auto" w:frame="1"/>
        </w:rPr>
      </w:pPr>
      <w:ins w:id="14647" w:author="Unknown">
        <w:r>
          <w:rPr>
            <w:rStyle w:val="token"/>
            <w:rFonts w:ascii="Consolas" w:hAnsi="Consolas" w:cs="Consolas"/>
            <w:color w:val="66D9EF"/>
            <w:sz w:val="27"/>
            <w:szCs w:val="27"/>
            <w:bdr w:val="single" w:sz="2" w:space="0" w:color="auto" w:frame="1"/>
          </w:rPr>
          <w:t>try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48" w:author="Unknown"/>
          <w:rStyle w:val="HTMLCode"/>
          <w:rFonts w:ascii="Consolas" w:hAnsi="Consolas" w:cs="Consolas"/>
          <w:color w:val="F8F8F2"/>
          <w:sz w:val="27"/>
          <w:szCs w:val="27"/>
          <w:bdr w:val="single" w:sz="2" w:space="0" w:color="auto" w:frame="1"/>
        </w:rPr>
      </w:pPr>
      <w:ins w:id="1464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throw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Error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a new 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50" w:author="Unknown"/>
          <w:rStyle w:val="HTMLCode"/>
          <w:rFonts w:ascii="Consolas" w:hAnsi="Consolas" w:cs="Consolas"/>
          <w:color w:val="F8F8F2"/>
          <w:sz w:val="27"/>
          <w:szCs w:val="27"/>
          <w:bdr w:val="single" w:sz="2" w:space="0" w:color="auto" w:frame="1"/>
        </w:rPr>
      </w:pPr>
      <w:ins w:id="14651"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52" w:author="Unknown"/>
          <w:rStyle w:val="HTMLCode"/>
          <w:rFonts w:ascii="Consolas" w:hAnsi="Consolas" w:cs="Consolas"/>
          <w:color w:val="F8F8F2"/>
          <w:sz w:val="27"/>
          <w:szCs w:val="27"/>
          <w:bdr w:val="single" w:sz="2" w:space="0" w:color="auto" w:frame="1"/>
        </w:rPr>
      </w:pPr>
      <w:ins w:id="14653" w:author="Unknown">
        <w:r>
          <w:rPr>
            <w:rStyle w:val="token"/>
            <w:rFonts w:ascii="Consolas" w:hAnsi="Consolas" w:cs="Consolas"/>
            <w:color w:val="66D9EF"/>
            <w:sz w:val="27"/>
            <w:szCs w:val="27"/>
            <w:bdr w:val="single" w:sz="2" w:space="0" w:color="auto" w:frame="1"/>
          </w:rPr>
          <w:t>catch</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54" w:author="Unknown"/>
          <w:rStyle w:val="HTMLCode"/>
          <w:rFonts w:ascii="Consolas" w:hAnsi="Consolas" w:cs="Consolas"/>
          <w:color w:val="F8F8F2"/>
          <w:sz w:val="27"/>
          <w:szCs w:val="27"/>
          <w:bdr w:val="single" w:sz="2" w:space="0" w:color="auto" w:frame="1"/>
        </w:rPr>
      </w:pPr>
      <w:ins w:id="14655"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56" w:author="Unknown"/>
          <w:rStyle w:val="HTMLCode"/>
          <w:rFonts w:ascii="Consolas" w:hAnsi="Consolas" w:cs="Consolas"/>
          <w:color w:val="F8F8F2"/>
          <w:sz w:val="27"/>
          <w:szCs w:val="27"/>
          <w:bdr w:val="single" w:sz="2" w:space="0" w:color="auto" w:frame="1"/>
        </w:rPr>
      </w:pPr>
      <w:ins w:id="14657"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"End of try-catch block"</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58" w:author="Unknown"/>
          <w:rFonts w:ascii="Consolas" w:hAnsi="Consolas" w:cs="Consolas"/>
          <w:color w:val="F8F8F2"/>
          <w:sz w:val="27"/>
          <w:szCs w:val="27"/>
        </w:rPr>
      </w:pPr>
      <w:ins w:id="14659" w:author="Unknown">
        <w:r>
          <w:rPr>
            <w:rStyle w:val="token"/>
            <w:rFonts w:ascii="Consolas" w:hAnsi="Consolas" w:cs="Consolas"/>
            <w:color w:val="F8F8F2"/>
            <w:sz w:val="27"/>
            <w:szCs w:val="27"/>
            <w:bdr w:val="single" w:sz="2" w:space="0" w:color="auto" w:frame="1"/>
          </w:rPr>
          <w:t>}</w:t>
        </w:r>
      </w:ins>
    </w:p>
    <w:p w:rsidR="0089304D" w:rsidRDefault="0089304D" w:rsidP="0089304D">
      <w:pPr>
        <w:rPr>
          <w:ins w:id="14660" w:author="Unknown"/>
          <w:rFonts w:ascii="Segoe UI" w:hAnsi="Segoe UI" w:cs="Segoe UI"/>
          <w:color w:val="000000"/>
          <w:sz w:val="27"/>
          <w:szCs w:val="27"/>
        </w:rPr>
      </w:pPr>
      <w:ins w:id="14661" w:author="Unknown">
        <w:r>
          <w:rPr>
            <w:rFonts w:ascii="Segoe UI" w:hAnsi="Segoe UI" w:cs="Segoe UI"/>
            <w:color w:val="000000"/>
            <w:sz w:val="27"/>
            <w:szCs w:val="27"/>
            <w:bdr w:val="single" w:sz="2" w:space="0" w:color="auto" w:frame="1"/>
          </w:rPr>
          <w:t>Copy</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662" w:author="Unknown"/>
          <w:rFonts w:ascii="Segoe UI" w:hAnsi="Segoe UI" w:cs="Segoe UI"/>
          <w:color w:val="000000"/>
        </w:rPr>
      </w:pPr>
      <w:ins w:id="14663" w:author="Unknown">
        <w:r>
          <w:rPr>
            <w:rFonts w:ascii="Segoe UI" w:hAnsi="Segoe UI" w:cs="Segoe UI"/>
            <w:color w:val="000000"/>
          </w:rPr>
          <w:t>try/catch/throw/finally:-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664" w:author="Unknown"/>
          <w:rFonts w:ascii="Segoe UI" w:hAnsi="Segoe UI" w:cs="Segoe UI"/>
          <w:color w:val="000000"/>
          <w:sz w:val="27"/>
          <w:szCs w:val="27"/>
        </w:rPr>
      </w:pPr>
      <w:ins w:id="14665" w:author="Unknown">
        <w:r>
          <w:rPr>
            <w:rFonts w:ascii="Segoe UI" w:hAnsi="Segoe UI" w:cs="Segoe UI"/>
            <w:color w:val="000000"/>
            <w:sz w:val="27"/>
            <w:szCs w:val="27"/>
          </w:rPr>
          <w:t>Finally is an optional block of statements that is executed after the execution of try and catch statements. It does not matter that any exception is thrown or not, finally block code will definitely execute if it is present. In this example, we will see how to use the finally statement with the other three statements. In this example, we do not show the entire error. We just logged that the error has been handled in the catch block.</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66" w:author="Unknown"/>
          <w:rStyle w:val="HTMLCode"/>
          <w:rFonts w:ascii="Consolas" w:hAnsi="Consolas" w:cs="Consolas"/>
          <w:color w:val="F8F8F2"/>
          <w:sz w:val="27"/>
          <w:szCs w:val="27"/>
          <w:bdr w:val="single" w:sz="2" w:space="0" w:color="auto" w:frame="1"/>
        </w:rPr>
      </w:pPr>
      <w:ins w:id="14667" w:author="Unknown">
        <w:r>
          <w:rPr>
            <w:rStyle w:val="token"/>
            <w:rFonts w:ascii="Consolas" w:hAnsi="Consolas" w:cs="Consolas"/>
            <w:color w:val="66D9EF"/>
            <w:sz w:val="27"/>
            <w:szCs w:val="27"/>
            <w:bdr w:val="single" w:sz="2" w:space="0" w:color="auto" w:frame="1"/>
          </w:rPr>
          <w:t>try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68" w:author="Unknown"/>
          <w:rStyle w:val="HTMLCode"/>
          <w:rFonts w:ascii="Consolas" w:hAnsi="Consolas" w:cs="Consolas"/>
          <w:color w:val="F8F8F2"/>
          <w:sz w:val="27"/>
          <w:szCs w:val="27"/>
          <w:bdr w:val="single" w:sz="2" w:space="0" w:color="auto" w:frame="1"/>
        </w:rPr>
      </w:pPr>
      <w:ins w:id="14669"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statement works"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70" w:author="Unknown"/>
          <w:rStyle w:val="HTMLCode"/>
          <w:rFonts w:ascii="Consolas" w:hAnsi="Consolas" w:cs="Consolas"/>
          <w:color w:val="F8F8F2"/>
          <w:sz w:val="27"/>
          <w:szCs w:val="27"/>
          <w:bdr w:val="single" w:sz="2" w:space="0" w:color="auto" w:frame="1"/>
        </w:rPr>
      </w:pPr>
      <w:ins w:id="14671" w:author="Unknown">
        <w:r>
          <w:rPr>
            <w:rStyle w:val="HTMLCode"/>
            <w:rFonts w:ascii="Consolas" w:hAnsi="Consolas" w:cs="Consolas"/>
            <w:color w:val="F8F8F2"/>
            <w:sz w:val="27"/>
            <w:szCs w:val="27"/>
            <w:bdr w:val="single" w:sz="2" w:space="0" w:color="auto" w:frame="1"/>
          </w:rPr>
          <w:lastRenderedPageBreak/>
          <w:t xml:space="preserve">  </w:t>
        </w:r>
        <w:r>
          <w:rPr>
            <w:rStyle w:val="token"/>
            <w:rFonts w:ascii="Consolas" w:hAnsi="Consolas" w:cs="Consolas"/>
            <w:color w:val="66D9EF"/>
            <w:sz w:val="27"/>
            <w:szCs w:val="27"/>
            <w:bdr w:val="single" w:sz="2" w:space="0" w:color="auto" w:frame="1"/>
          </w:rPr>
          <w:t>throw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statement throws an 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72" w:author="Unknown"/>
          <w:rStyle w:val="HTMLCode"/>
          <w:rFonts w:ascii="Consolas" w:hAnsi="Consolas" w:cs="Consolas"/>
          <w:color w:val="F8F8F2"/>
          <w:sz w:val="27"/>
          <w:szCs w:val="27"/>
          <w:bdr w:val="single" w:sz="2" w:space="0" w:color="auto" w:frame="1"/>
        </w:rPr>
      </w:pPr>
      <w:ins w:id="14673"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74" w:author="Unknown"/>
          <w:rStyle w:val="HTMLCode"/>
          <w:rFonts w:ascii="Consolas" w:hAnsi="Consolas" w:cs="Consolas"/>
          <w:color w:val="F8F8F2"/>
          <w:sz w:val="27"/>
          <w:szCs w:val="27"/>
          <w:bdr w:val="single" w:sz="2" w:space="0" w:color="auto" w:frame="1"/>
        </w:rPr>
      </w:pPr>
      <w:ins w:id="14675" w:author="Unknown">
        <w:r>
          <w:rPr>
            <w:rStyle w:val="token"/>
            <w:rFonts w:ascii="Consolas" w:hAnsi="Consolas" w:cs="Consolas"/>
            <w:color w:val="66D9EF"/>
            <w:sz w:val="27"/>
            <w:szCs w:val="27"/>
            <w:bdr w:val="single" w:sz="2" w:space="0" w:color="auto" w:frame="1"/>
          </w:rPr>
          <w:t>catch</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76" w:author="Unknown"/>
          <w:rStyle w:val="HTMLCode"/>
          <w:rFonts w:ascii="Consolas" w:hAnsi="Consolas" w:cs="Consolas"/>
          <w:color w:val="F8F8F2"/>
          <w:sz w:val="27"/>
          <w:szCs w:val="27"/>
          <w:bdr w:val="single" w:sz="2" w:space="0" w:color="auto" w:frame="1"/>
        </w:rPr>
      </w:pPr>
      <w:ins w:id="14677"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"Error has been handled"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78" w:author="Unknown"/>
          <w:rStyle w:val="HTMLCode"/>
          <w:rFonts w:ascii="Consolas" w:hAnsi="Consolas" w:cs="Consolas"/>
          <w:color w:val="F8F8F2"/>
          <w:sz w:val="27"/>
          <w:szCs w:val="27"/>
          <w:bdr w:val="single" w:sz="2" w:space="0" w:color="auto" w:frame="1"/>
        </w:rPr>
      </w:pPr>
      <w:ins w:id="14679"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80" w:author="Unknown"/>
          <w:rStyle w:val="HTMLCode"/>
          <w:rFonts w:ascii="Consolas" w:hAnsi="Consolas" w:cs="Consolas"/>
          <w:color w:val="F8F8F2"/>
          <w:sz w:val="27"/>
          <w:szCs w:val="27"/>
          <w:bdr w:val="single" w:sz="2" w:space="0" w:color="auto" w:frame="1"/>
        </w:rPr>
      </w:pPr>
      <w:ins w:id="14681" w:author="Unknown">
        <w:r>
          <w:rPr>
            <w:rStyle w:val="token"/>
            <w:rFonts w:ascii="Consolas" w:hAnsi="Consolas" w:cs="Consolas"/>
            <w:color w:val="66D9EF"/>
            <w:sz w:val="27"/>
            <w:szCs w:val="27"/>
            <w:bdr w:val="single" w:sz="2" w:space="0" w:color="auto" w:frame="1"/>
          </w:rPr>
          <w:t>finally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82" w:author="Unknown"/>
          <w:rStyle w:val="HTMLCode"/>
          <w:rFonts w:ascii="Consolas" w:hAnsi="Consolas" w:cs="Consolas"/>
          <w:color w:val="F8F8F2"/>
          <w:sz w:val="27"/>
          <w:szCs w:val="27"/>
          <w:bdr w:val="single" w:sz="2" w:space="0" w:color="auto" w:frame="1"/>
        </w:rPr>
      </w:pPr>
      <w:ins w:id="14683"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"Everything has been handled"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84" w:author="Unknown"/>
          <w:rFonts w:ascii="Consolas" w:hAnsi="Consolas" w:cs="Consolas"/>
          <w:color w:val="F8F8F2"/>
          <w:sz w:val="27"/>
          <w:szCs w:val="27"/>
        </w:rPr>
      </w:pPr>
      <w:ins w:id="14685" w:author="Unknown">
        <w:r>
          <w:rPr>
            <w:rStyle w:val="token"/>
            <w:rFonts w:ascii="Consolas" w:hAnsi="Consolas" w:cs="Consolas"/>
            <w:color w:val="F8F8F2"/>
            <w:sz w:val="27"/>
            <w:szCs w:val="27"/>
            <w:bdr w:val="single" w:sz="2" w:space="0" w:color="auto" w:frame="1"/>
          </w:rPr>
          <w:t>}</w:t>
        </w:r>
      </w:ins>
    </w:p>
    <w:p w:rsidR="0089304D" w:rsidRDefault="0089304D" w:rsidP="0089304D">
      <w:pPr>
        <w:rPr>
          <w:ins w:id="14686" w:author="Unknown"/>
          <w:rFonts w:ascii="Segoe UI" w:hAnsi="Segoe UI" w:cs="Segoe UI"/>
          <w:color w:val="000000"/>
          <w:sz w:val="27"/>
          <w:szCs w:val="27"/>
        </w:rPr>
      </w:pPr>
      <w:ins w:id="14687" w:author="Unknown">
        <w:r>
          <w:rPr>
            <w:rFonts w:ascii="Segoe UI" w:hAnsi="Segoe UI" w:cs="Segoe UI"/>
            <w:color w:val="000000"/>
            <w:sz w:val="27"/>
            <w:szCs w:val="27"/>
            <w:bdr w:val="single" w:sz="2" w:space="0" w:color="auto" w:frame="1"/>
          </w:rPr>
          <w:t>Copy</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4688" w:author="Unknown"/>
          <w:rFonts w:ascii="Segoe UI" w:hAnsi="Segoe UI" w:cs="Segoe UI"/>
          <w:color w:val="000000"/>
          <w:sz w:val="27"/>
          <w:szCs w:val="27"/>
        </w:rPr>
      </w:pPr>
      <w:ins w:id="14689" w:author="Unknown">
        <w:r>
          <w:rPr>
            <w:rFonts w:ascii="Segoe UI" w:hAnsi="Segoe UI" w:cs="Segoe UI"/>
            <w:color w:val="000000"/>
          </w:rPr>
          <w:t>Code file tut44.js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0" w:author="Unknown"/>
          <w:rStyle w:val="HTMLCode"/>
          <w:rFonts w:ascii="Consolas" w:hAnsi="Consolas" w:cs="Consolas"/>
          <w:color w:val="F8F8F2"/>
          <w:sz w:val="27"/>
          <w:szCs w:val="27"/>
          <w:bdr w:val="single" w:sz="2" w:space="0" w:color="auto" w:frame="1"/>
        </w:rPr>
      </w:pPr>
      <w:ins w:id="14691"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tutorial 44"</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3" w:author="Unknown"/>
          <w:rStyle w:val="HTMLCode"/>
          <w:rFonts w:ascii="Consolas" w:hAnsi="Consolas" w:cs="Consolas"/>
          <w:color w:val="F8F8F2"/>
          <w:sz w:val="27"/>
          <w:szCs w:val="27"/>
          <w:bdr w:val="single" w:sz="2" w:space="0" w:color="auto" w:frame="1"/>
        </w:rPr>
      </w:pPr>
      <w:ins w:id="14694" w:author="Unknown">
        <w:r>
          <w:rPr>
            <w:rStyle w:val="token"/>
            <w:rFonts w:ascii="Consolas" w:hAnsi="Consolas" w:cs="Consolas"/>
            <w:color w:val="8292A2"/>
            <w:sz w:val="27"/>
            <w:szCs w:val="27"/>
            <w:bdr w:val="single" w:sz="2" w:space="0" w:color="auto" w:frame="1"/>
          </w:rPr>
          <w:t>// Pretend this is coming from a server as response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5" w:author="Unknown"/>
          <w:rStyle w:val="HTMLCode"/>
          <w:rFonts w:ascii="Consolas" w:hAnsi="Consolas" w:cs="Consolas"/>
          <w:color w:val="F8F8F2"/>
          <w:sz w:val="27"/>
          <w:szCs w:val="27"/>
          <w:bdr w:val="single" w:sz="2" w:space="0" w:color="auto" w:frame="1"/>
        </w:rPr>
      </w:pPr>
      <w:ins w:id="14696"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a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"Harry bhai"</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7" w:author="Unknown"/>
          <w:rStyle w:val="HTMLCode"/>
          <w:rFonts w:ascii="Consolas" w:hAnsi="Consolas" w:cs="Consolas"/>
          <w:color w:val="F8F8F2"/>
          <w:sz w:val="27"/>
          <w:szCs w:val="27"/>
          <w:bdr w:val="single" w:sz="2" w:space="0" w:color="auto" w:frame="1"/>
        </w:rPr>
      </w:pPr>
      <w:ins w:id="14698" w:author="Unknown">
        <w:r>
          <w:rPr>
            <w:rStyle w:val="HTMLCode"/>
            <w:rFonts w:ascii="Consolas" w:hAnsi="Consolas" w:cs="Consolas"/>
            <w:color w:val="F8F8F2"/>
            <w:sz w:val="27"/>
            <w:szCs w:val="27"/>
            <w:bdr w:val="single" w:sz="2" w:space="0" w:color="auto" w:frame="1"/>
          </w:rPr>
          <w:t xml:space="preserve">a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undefined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699" w:author="Unknown"/>
          <w:rStyle w:val="HTMLCode"/>
          <w:rFonts w:ascii="Consolas" w:hAnsi="Consolas" w:cs="Consolas"/>
          <w:color w:val="F8F8F2"/>
          <w:sz w:val="27"/>
          <w:szCs w:val="27"/>
          <w:bdr w:val="single" w:sz="2" w:space="0" w:color="auto" w:frame="1"/>
        </w:rPr>
      </w:pPr>
      <w:ins w:id="14700" w:author="Unknown">
        <w:r>
          <w:rPr>
            <w:rStyle w:val="token"/>
            <w:rFonts w:ascii="Consolas" w:hAnsi="Consolas" w:cs="Consolas"/>
            <w:color w:val="66D9EF"/>
            <w:sz w:val="27"/>
            <w:szCs w:val="27"/>
            <w:bdr w:val="single" w:sz="2" w:space="0" w:color="auto" w:frame="1"/>
          </w:rPr>
          <w:t>if</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a </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undefined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01" w:author="Unknown"/>
          <w:rStyle w:val="HTMLCode"/>
          <w:rFonts w:ascii="Consolas" w:hAnsi="Consolas" w:cs="Consolas"/>
          <w:color w:val="F8F8F2"/>
          <w:sz w:val="27"/>
          <w:szCs w:val="27"/>
          <w:bdr w:val="single" w:sz="2" w:space="0" w:color="auto" w:frame="1"/>
        </w:rPr>
      </w:pPr>
      <w:ins w:id="14702"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throw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not undefined'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03" w:author="Unknown"/>
          <w:rStyle w:val="HTMLCode"/>
          <w:rFonts w:ascii="Consolas" w:hAnsi="Consolas" w:cs="Consolas"/>
          <w:color w:val="F8F8F2"/>
          <w:sz w:val="27"/>
          <w:szCs w:val="27"/>
          <w:bdr w:val="single" w:sz="2" w:space="0" w:color="auto" w:frame="1"/>
        </w:rPr>
      </w:pPr>
      <w:ins w:id="14704"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05" w:author="Unknown"/>
          <w:rStyle w:val="HTMLCode"/>
          <w:rFonts w:ascii="Consolas" w:hAnsi="Consolas" w:cs="Consolas"/>
          <w:color w:val="F8F8F2"/>
          <w:sz w:val="27"/>
          <w:szCs w:val="27"/>
          <w:bdr w:val="single" w:sz="2" w:space="0" w:color="auto" w:frame="1"/>
        </w:rPr>
      </w:pPr>
      <w:ins w:id="14706" w:author="Unknown">
        <w:r>
          <w:rPr>
            <w:rStyle w:val="token"/>
            <w:rFonts w:ascii="Consolas" w:hAnsi="Consolas" w:cs="Consolas"/>
            <w:color w:val="66D9EF"/>
            <w:sz w:val="27"/>
            <w:szCs w:val="27"/>
            <w:bdr w:val="single" w:sz="2" w:space="0" w:color="auto" w:frame="1"/>
          </w:rPr>
          <w:t>else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07" w:author="Unknown"/>
          <w:rStyle w:val="HTMLCode"/>
          <w:rFonts w:ascii="Consolas" w:hAnsi="Consolas" w:cs="Consolas"/>
          <w:color w:val="F8F8F2"/>
          <w:sz w:val="27"/>
          <w:szCs w:val="27"/>
          <w:bdr w:val="single" w:sz="2" w:space="0" w:color="auto" w:frame="1"/>
        </w:rPr>
      </w:pPr>
      <w:ins w:id="14708"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undefined'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09" w:author="Unknown"/>
          <w:rStyle w:val="HTMLCode"/>
          <w:rFonts w:ascii="Consolas" w:hAnsi="Consolas" w:cs="Consolas"/>
          <w:color w:val="F8F8F2"/>
          <w:sz w:val="27"/>
          <w:szCs w:val="27"/>
          <w:bdr w:val="single" w:sz="2" w:space="0" w:color="auto" w:frame="1"/>
        </w:rPr>
      </w:pPr>
      <w:ins w:id="14710"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3" w:author="Unknown"/>
          <w:rStyle w:val="HTMLCode"/>
          <w:rFonts w:ascii="Consolas" w:hAnsi="Consolas" w:cs="Consolas"/>
          <w:color w:val="F8F8F2"/>
          <w:sz w:val="27"/>
          <w:szCs w:val="27"/>
          <w:bdr w:val="single" w:sz="2" w:space="0" w:color="auto" w:frame="1"/>
        </w:rPr>
      </w:pPr>
      <w:ins w:id="14714" w:author="Unknown">
        <w:r>
          <w:rPr>
            <w:rStyle w:val="token"/>
            <w:rFonts w:ascii="Consolas" w:hAnsi="Consolas" w:cs="Consolas"/>
            <w:color w:val="66D9EF"/>
            <w:sz w:val="27"/>
            <w:szCs w:val="27"/>
            <w:bdr w:val="single" w:sz="2" w:space="0" w:color="auto" w:frame="1"/>
          </w:rPr>
          <w:t>try</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5" w:author="Unknown"/>
          <w:rStyle w:val="HTMLCode"/>
          <w:rFonts w:ascii="Consolas" w:hAnsi="Consolas" w:cs="Consolas"/>
          <w:color w:val="F8F8F2"/>
          <w:sz w:val="27"/>
          <w:szCs w:val="27"/>
          <w:bdr w:val="single" w:sz="2" w:space="0" w:color="auto" w:frame="1"/>
        </w:rPr>
      </w:pPr>
      <w:ins w:id="14716"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null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console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7" w:author="Unknown"/>
          <w:rStyle w:val="HTMLCode"/>
          <w:rFonts w:ascii="Consolas" w:hAnsi="Consolas" w:cs="Consolas"/>
          <w:color w:val="F8F8F2"/>
          <w:sz w:val="27"/>
          <w:szCs w:val="27"/>
          <w:bdr w:val="single" w:sz="2" w:space="0" w:color="auto" w:frame="1"/>
        </w:rPr>
      </w:pPr>
      <w:ins w:id="14718"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"We are inside try block"</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19" w:author="Unknown"/>
          <w:rStyle w:val="HTMLCode"/>
          <w:rFonts w:ascii="Consolas" w:hAnsi="Consolas" w:cs="Consolas"/>
          <w:color w:val="F8F8F2"/>
          <w:sz w:val="27"/>
          <w:szCs w:val="27"/>
          <w:bdr w:val="single" w:sz="2" w:space="0" w:color="auto" w:frame="1"/>
        </w:rPr>
      </w:pPr>
      <w:ins w:id="14720" w:author="Unknown">
        <w:r>
          <w:rPr>
            <w:rStyle w:val="HTMLCode"/>
            <w:rFonts w:ascii="Consolas" w:hAnsi="Consolas" w:cs="Consolas"/>
            <w:color w:val="F8F8F2"/>
            <w:sz w:val="27"/>
            <w:szCs w:val="27"/>
            <w:bdr w:val="single" w:sz="2" w:space="0" w:color="auto" w:frame="1"/>
          </w:rPr>
          <w:lastRenderedPageBreak/>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21" w:author="Unknown"/>
          <w:rStyle w:val="HTMLCode"/>
          <w:rFonts w:ascii="Consolas" w:hAnsi="Consolas" w:cs="Consolas"/>
          <w:color w:val="F8F8F2"/>
          <w:sz w:val="27"/>
          <w:szCs w:val="27"/>
          <w:bdr w:val="single" w:sz="2" w:space="0" w:color="auto" w:frame="1"/>
        </w:rPr>
      </w:pPr>
      <w:ins w:id="14722"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functionHarry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23" w:author="Unknown"/>
          <w:rStyle w:val="HTMLCode"/>
          <w:rFonts w:ascii="Consolas" w:hAnsi="Consolas" w:cs="Consolas"/>
          <w:color w:val="F8F8F2"/>
          <w:sz w:val="27"/>
          <w:szCs w:val="27"/>
          <w:bdr w:val="single" w:sz="2" w:space="0" w:color="auto" w:frame="1"/>
        </w:rPr>
      </w:pPr>
      <w:ins w:id="14724" w:author="Unknown">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25" w:author="Unknown"/>
          <w:rStyle w:val="HTMLCode"/>
          <w:rFonts w:ascii="Consolas" w:hAnsi="Consolas" w:cs="Consolas"/>
          <w:color w:val="F8F8F2"/>
          <w:sz w:val="27"/>
          <w:szCs w:val="27"/>
          <w:bdr w:val="single" w:sz="2" w:space="0" w:color="auto" w:frame="1"/>
        </w:rPr>
      </w:pPr>
      <w:ins w:id="14726"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catch</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27" w:author="Unknown"/>
          <w:rStyle w:val="HTMLCode"/>
          <w:rFonts w:ascii="Consolas" w:hAnsi="Consolas" w:cs="Consolas"/>
          <w:color w:val="F8F8F2"/>
          <w:sz w:val="27"/>
          <w:szCs w:val="27"/>
          <w:bdr w:val="single" w:sz="2" w:space="0" w:color="auto" w:frame="1"/>
        </w:rPr>
      </w:pPr>
      <w:ins w:id="14728"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29" w:author="Unknown"/>
          <w:rStyle w:val="HTMLCode"/>
          <w:rFonts w:ascii="Consolas" w:hAnsi="Consolas" w:cs="Consolas"/>
          <w:color w:val="F8F8F2"/>
          <w:sz w:val="27"/>
          <w:szCs w:val="27"/>
          <w:bdr w:val="single" w:sz="2" w:space="0" w:color="auto" w:frame="1"/>
        </w:rPr>
      </w:pPr>
      <w:ins w:id="14730"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"Are you okay?"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31" w:author="Unknown"/>
          <w:rStyle w:val="HTMLCode"/>
          <w:rFonts w:ascii="Consolas" w:hAnsi="Consolas" w:cs="Consolas"/>
          <w:color w:val="F8F8F2"/>
          <w:sz w:val="27"/>
          <w:szCs w:val="27"/>
          <w:bdr w:val="single" w:sz="2" w:space="0" w:color="auto" w:frame="1"/>
        </w:rPr>
      </w:pPr>
      <w:ins w:id="14732"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name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33" w:author="Unknown"/>
          <w:rStyle w:val="HTMLCode"/>
          <w:rFonts w:ascii="Consolas" w:hAnsi="Consolas" w:cs="Consolas"/>
          <w:color w:val="F8F8F2"/>
          <w:sz w:val="27"/>
          <w:szCs w:val="27"/>
          <w:bdr w:val="single" w:sz="2" w:space="0" w:color="auto" w:frame="1"/>
        </w:rPr>
      </w:pPr>
      <w:ins w:id="14734"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error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message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35" w:author="Unknown"/>
          <w:rStyle w:val="HTMLCode"/>
          <w:rFonts w:ascii="Consolas" w:hAnsi="Consolas" w:cs="Consolas"/>
          <w:color w:val="F8F8F2"/>
          <w:sz w:val="27"/>
          <w:szCs w:val="27"/>
          <w:bdr w:val="single" w:sz="2" w:space="0" w:color="auto" w:frame="1"/>
        </w:rPr>
      </w:pPr>
      <w:ins w:id="14736" w:author="Unknown">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37" w:author="Unknown"/>
          <w:rStyle w:val="HTMLCode"/>
          <w:rFonts w:ascii="Consolas" w:hAnsi="Consolas" w:cs="Consolas"/>
          <w:color w:val="F8F8F2"/>
          <w:sz w:val="27"/>
          <w:szCs w:val="27"/>
          <w:bdr w:val="single" w:sz="2" w:space="0" w:color="auto" w:frame="1"/>
        </w:rPr>
      </w:pPr>
      <w:ins w:id="14738"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finally</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39" w:author="Unknown"/>
          <w:rStyle w:val="HTMLCode"/>
          <w:rFonts w:ascii="Consolas" w:hAnsi="Consolas" w:cs="Consolas"/>
          <w:color w:val="F8F8F2"/>
          <w:sz w:val="27"/>
          <w:szCs w:val="27"/>
          <w:bdr w:val="single" w:sz="2" w:space="0" w:color="auto" w:frame="1"/>
        </w:rPr>
      </w:pPr>
      <w:ins w:id="14740"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"Finally we will run this"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41" w:author="Unknown"/>
          <w:rFonts w:ascii="Consolas" w:hAnsi="Consolas" w:cs="Consolas"/>
          <w:color w:val="F8F8F2"/>
          <w:sz w:val="27"/>
          <w:szCs w:val="27"/>
        </w:rPr>
      </w:pPr>
      <w:ins w:id="14742" w:author="Unknown">
        <w:r>
          <w:rPr>
            <w:rStyle w:val="token"/>
            <w:rFonts w:ascii="Consolas" w:hAnsi="Consolas" w:cs="Consolas"/>
            <w:color w:val="F8F8F2"/>
            <w:sz w:val="27"/>
            <w:szCs w:val="27"/>
            <w:bdr w:val="single" w:sz="2" w:space="0" w:color="auto" w:frame="1"/>
          </w:rPr>
          <w:t>}</w:t>
        </w:r>
      </w:ins>
    </w:p>
    <w:p w:rsidR="0089304D" w:rsidRDefault="0089304D" w:rsidP="0089304D">
      <w:pPr>
        <w:rPr>
          <w:ins w:id="14743" w:author="Unknown"/>
          <w:rFonts w:ascii="Segoe UI" w:hAnsi="Segoe UI" w:cs="Segoe UI"/>
          <w:color w:val="000000"/>
          <w:sz w:val="27"/>
          <w:szCs w:val="27"/>
        </w:rPr>
      </w:pPr>
      <w:ins w:id="14744" w:author="Unknown">
        <w:r>
          <w:rPr>
            <w:rFonts w:ascii="Segoe UI" w:hAnsi="Segoe UI" w:cs="Segoe UI"/>
            <w:color w:val="000000"/>
            <w:sz w:val="27"/>
            <w:szCs w:val="27"/>
            <w:bdr w:val="single" w:sz="2" w:space="0" w:color="auto" w:frame="1"/>
          </w:rPr>
          <w:t>Copy</w:t>
        </w:r>
      </w:ins>
    </w:p>
    <w:p w:rsidR="0089304D" w:rsidRDefault="0089304D" w:rsidP="0089304D">
      <w:pPr>
        <w:rPr>
          <w:ins w:id="14745" w:author="Unknown"/>
          <w:rFonts w:ascii="Segoe UI" w:hAnsi="Segoe UI" w:cs="Segoe UI"/>
          <w:color w:val="000000"/>
          <w:sz w:val="27"/>
          <w:szCs w:val="27"/>
        </w:rPr>
      </w:pPr>
      <w:ins w:id="14746"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4747"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11" name="Picture 111"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748" w:author="Unknown">
        <w:r>
          <w:rPr>
            <w:rStyle w:val="ml-3"/>
            <w:rFonts w:ascii="Segoe UI" w:hAnsi="Segoe UI" w:cs="Segoe UI"/>
            <w:color w:val="000000"/>
            <w:sz w:val="27"/>
            <w:szCs w:val="27"/>
            <w:bdr w:val="single" w:sz="2" w:space="0" w:color="auto" w:frame="1"/>
          </w:rPr>
          <w:t>CodeWithHar</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JavaScript Maps | JavaScript Tutorial In Hindi #57</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Today we will study </w:t>
      </w:r>
      <w:r>
        <w:rPr>
          <w:rStyle w:val="Strong"/>
          <w:rFonts w:ascii="Segoe UI" w:hAnsi="Segoe UI" w:cs="Segoe UI"/>
          <w:color w:val="000000"/>
          <w:sz w:val="27"/>
          <w:szCs w:val="27"/>
          <w:bdr w:val="single" w:sz="2" w:space="0" w:color="auto" w:frame="1"/>
        </w:rPr>
        <w:t>maps in JavaScript</w:t>
      </w:r>
      <w:r>
        <w:rPr>
          <w:rFonts w:ascii="Segoe UI" w:hAnsi="Segoe UI" w:cs="Segoe UI"/>
          <w:color w:val="000000"/>
          <w:sz w:val="27"/>
          <w:szCs w:val="27"/>
        </w:rPr>
        <w:t xml:space="preserve">, which was introduced in ES2015. Before ES6, JavaScript did not have a data structure for dictionaries. Programmers use objects as dictionaries from strings to arbitrary values. ES6 introduces Maps, which are dictionaries from arbitrary values to arbitrary </w:t>
      </w:r>
      <w:r>
        <w:rPr>
          <w:rFonts w:ascii="Segoe UI" w:hAnsi="Segoe UI" w:cs="Segoe UI"/>
          <w:color w:val="000000"/>
          <w:sz w:val="27"/>
          <w:szCs w:val="27"/>
        </w:rPr>
        <w:lastRenderedPageBreak/>
        <w:t>values. In this tutorial, we will learn how to work with the JavaScript Map object and its useful methods like get(), set(), clear() etc., to manipulate entries in the map.</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749" w:author="Unknown"/>
          <w:rFonts w:ascii="Segoe UI" w:hAnsi="Segoe UI" w:cs="Segoe UI"/>
          <w:color w:val="000000"/>
        </w:rPr>
      </w:pPr>
      <w:ins w:id="14750" w:author="Unknown">
        <w:r>
          <w:rPr>
            <w:rFonts w:ascii="Segoe UI" w:hAnsi="Segoe UI" w:cs="Segoe UI"/>
            <w:color w:val="000000"/>
          </w:rPr>
          <w:t>What are Maps in JavaScript ?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51" w:author="Unknown"/>
          <w:rFonts w:ascii="Segoe UI" w:hAnsi="Segoe UI" w:cs="Segoe UI"/>
          <w:color w:val="000000"/>
          <w:sz w:val="27"/>
          <w:szCs w:val="27"/>
        </w:rPr>
      </w:pPr>
      <w:ins w:id="14752" w:author="Unknown">
        <w:r>
          <w:rPr>
            <w:rFonts w:ascii="Segoe UI" w:hAnsi="Segoe UI" w:cs="Segoe UI"/>
            <w:color w:val="000000"/>
            <w:sz w:val="27"/>
            <w:szCs w:val="27"/>
          </w:rPr>
          <w:t>Maps are a new object type that allows us to store collections of key-value pairs. Map keys can be of any type, even objects or functions. In the case of maps, it is also easy to get the size of a map, whereas, it is not as straightforward in case of objects. Along with that, in maps, we can iterate in the order in which the values were added. Here is the syntax of maps in JavaScript: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53" w:author="Unknown"/>
          <w:rFonts w:ascii="Segoe UI" w:hAnsi="Segoe UI" w:cs="Segoe UI"/>
          <w:color w:val="000000"/>
          <w:sz w:val="27"/>
          <w:szCs w:val="27"/>
        </w:rPr>
      </w:pPr>
      <w:ins w:id="14754" w:author="Unknown">
        <w:r>
          <w:rPr>
            <w:rStyle w:val="Strong"/>
            <w:rFonts w:ascii="Segoe UI" w:hAnsi="Segoe UI" w:cs="Segoe UI"/>
            <w:color w:val="000000"/>
            <w:sz w:val="27"/>
            <w:szCs w:val="27"/>
            <w:bdr w:val="single" w:sz="2" w:space="0" w:color="auto" w:frame="1"/>
          </w:rPr>
          <w:t>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55" w:author="Unknown"/>
          <w:rFonts w:ascii="Consolas" w:hAnsi="Consolas" w:cs="Consolas"/>
          <w:color w:val="F8F8F2"/>
          <w:sz w:val="27"/>
          <w:szCs w:val="27"/>
        </w:rPr>
      </w:pPr>
      <w:ins w:id="14756"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mymap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Map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iterable</w:t>
        </w:r>
        <w:r>
          <w:rPr>
            <w:rStyle w:val="token"/>
            <w:rFonts w:ascii="Consolas" w:hAnsi="Consolas" w:cs="Consolas"/>
            <w:color w:val="F8F8F2"/>
            <w:sz w:val="27"/>
            <w:szCs w:val="27"/>
            <w:bdr w:val="single" w:sz="2" w:space="0" w:color="auto" w:frame="1"/>
          </w:rPr>
          <w:t>])</w:t>
        </w:r>
      </w:ins>
    </w:p>
    <w:p w:rsidR="0089304D" w:rsidRDefault="0089304D" w:rsidP="0089304D">
      <w:pPr>
        <w:rPr>
          <w:ins w:id="14757" w:author="Unknown"/>
          <w:rFonts w:ascii="Segoe UI" w:hAnsi="Segoe UI" w:cs="Segoe UI"/>
          <w:color w:val="000000"/>
          <w:sz w:val="27"/>
          <w:szCs w:val="27"/>
        </w:rPr>
      </w:pPr>
      <w:ins w:id="14758"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59" w:author="Unknown"/>
          <w:rFonts w:ascii="Segoe UI" w:hAnsi="Segoe UI" w:cs="Segoe UI"/>
          <w:color w:val="000000"/>
          <w:sz w:val="27"/>
          <w:szCs w:val="27"/>
        </w:rPr>
      </w:pPr>
      <w:ins w:id="14760" w:author="Unknown">
        <w:r>
          <w:rPr>
            <w:rStyle w:val="Strong"/>
            <w:rFonts w:ascii="Segoe UI" w:hAnsi="Segoe UI" w:cs="Segoe UI"/>
            <w:color w:val="000000"/>
            <w:sz w:val="27"/>
            <w:szCs w:val="27"/>
            <w:bdr w:val="single" w:sz="2" w:space="0" w:color="auto" w:frame="1"/>
          </w:rPr>
          <w:t>Parameter:</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61" w:author="Unknown"/>
          <w:rFonts w:ascii="Segoe UI" w:hAnsi="Segoe UI" w:cs="Segoe UI"/>
          <w:color w:val="000000"/>
          <w:sz w:val="27"/>
          <w:szCs w:val="27"/>
        </w:rPr>
      </w:pPr>
      <w:ins w:id="14762" w:author="Unknown">
        <w:r>
          <w:rPr>
            <w:rFonts w:ascii="Segoe UI" w:hAnsi="Segoe UI" w:cs="Segoe UI"/>
            <w:color w:val="000000"/>
            <w:sz w:val="27"/>
            <w:szCs w:val="27"/>
          </w:rPr>
          <w:t>iterable - It is any iterable object whose values are stored as key, value pair. Providing parameters is optional. If the parameter is not specified, then a new map is created Empty.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63" w:author="Unknown"/>
          <w:rFonts w:ascii="Segoe UI" w:hAnsi="Segoe UI" w:cs="Segoe UI"/>
          <w:color w:val="000000"/>
          <w:sz w:val="27"/>
          <w:szCs w:val="27"/>
        </w:rPr>
      </w:pPr>
      <w:ins w:id="14764" w:author="Unknown">
        <w:r>
          <w:rPr>
            <w:rStyle w:val="Strong"/>
            <w:rFonts w:ascii="Segoe UI" w:hAnsi="Segoe UI" w:cs="Segoe UI"/>
            <w:color w:val="000000"/>
            <w:sz w:val="27"/>
            <w:szCs w:val="27"/>
            <w:bdr w:val="single" w:sz="2" w:space="0" w:color="auto" w:frame="1"/>
          </w:rPr>
          <w:t>Returns: </w:t>
        </w:r>
        <w:r>
          <w:rPr>
            <w:rFonts w:ascii="Segoe UI" w:hAnsi="Segoe UI" w:cs="Segoe UI"/>
            <w:color w:val="000000"/>
            <w:sz w:val="27"/>
            <w:szCs w:val="27"/>
          </w:rPr>
          <w:t>A new Map object</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765" w:author="Unknown"/>
          <w:rFonts w:ascii="Segoe UI" w:hAnsi="Segoe UI" w:cs="Segoe UI"/>
          <w:color w:val="000000"/>
        </w:rPr>
      </w:pPr>
      <w:ins w:id="14766" w:author="Unknown">
        <w:r>
          <w:rPr>
            <w:rFonts w:ascii="Segoe UI" w:hAnsi="Segoe UI" w:cs="Segoe UI"/>
            <w:color w:val="000000"/>
          </w:rPr>
          <w:t>Methods and Properties of Maps:-</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67" w:author="Unknown"/>
          <w:rFonts w:ascii="Segoe UI" w:hAnsi="Segoe UI" w:cs="Segoe UI"/>
          <w:color w:val="000000"/>
          <w:sz w:val="27"/>
          <w:szCs w:val="27"/>
        </w:rPr>
      </w:pPr>
      <w:ins w:id="14768" w:author="Unknown">
        <w:r>
          <w:rPr>
            <w:rStyle w:val="Strong"/>
            <w:rFonts w:ascii="Segoe UI" w:hAnsi="Segoe UI" w:cs="Segoe UI"/>
            <w:color w:val="000000"/>
            <w:sz w:val="27"/>
            <w:szCs w:val="27"/>
            <w:bdr w:val="single" w:sz="2" w:space="0" w:color="auto" w:frame="1"/>
          </w:rPr>
          <w:t>size:</w:t>
        </w:r>
        <w:r>
          <w:rPr>
            <w:rFonts w:ascii="Segoe UI" w:hAnsi="Segoe UI" w:cs="Segoe UI"/>
            <w:color w:val="000000"/>
            <w:sz w:val="27"/>
            <w:szCs w:val="27"/>
          </w:rPr>
          <w:t> It returns the number of elements or the key-value pairs in the map.</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69" w:author="Unknown"/>
          <w:rFonts w:ascii="Segoe UI" w:hAnsi="Segoe UI" w:cs="Segoe UI"/>
          <w:color w:val="000000"/>
          <w:sz w:val="27"/>
          <w:szCs w:val="27"/>
        </w:rPr>
      </w:pPr>
      <w:ins w:id="14770" w:author="Unknown">
        <w:r>
          <w:rPr>
            <w:rStyle w:val="Strong"/>
            <w:rFonts w:ascii="Segoe UI" w:hAnsi="Segoe UI" w:cs="Segoe UI"/>
            <w:color w:val="000000"/>
            <w:sz w:val="27"/>
            <w:szCs w:val="27"/>
            <w:bdr w:val="single" w:sz="2" w:space="0" w:color="auto" w:frame="1"/>
          </w:rPr>
          <w:t>set():</w:t>
        </w:r>
        <w:r>
          <w:rPr>
            <w:rFonts w:ascii="Segoe UI" w:hAnsi="Segoe UI" w:cs="Segoe UI"/>
            <w:color w:val="000000"/>
            <w:sz w:val="27"/>
            <w:szCs w:val="27"/>
          </w:rPr>
          <w:t> This method adds the key and value to the Map Object.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71" w:author="Unknown"/>
          <w:rFonts w:ascii="Consolas" w:hAnsi="Consolas" w:cs="Consolas"/>
          <w:color w:val="F8F8F2"/>
          <w:sz w:val="27"/>
          <w:szCs w:val="27"/>
        </w:rPr>
      </w:pPr>
      <w:ins w:id="14772" w:author="Unknown">
        <w:r>
          <w:rPr>
            <w:rStyle w:val="HTMLCode"/>
            <w:rFonts w:ascii="Consolas" w:hAnsi="Consolas" w:cs="Consolas"/>
            <w:color w:val="F8F8F2"/>
            <w:sz w:val="27"/>
            <w:szCs w:val="27"/>
            <w:bdr w:val="single" w:sz="2" w:space="0" w:color="auto" w:frame="1"/>
          </w:rPr>
          <w:t>mymap1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y</w:t>
        </w:r>
        <w:r>
          <w:rPr>
            <w:rStyle w:val="token"/>
            <w:rFonts w:ascii="Consolas" w:hAnsi="Consolas" w:cs="Consolas"/>
            <w:color w:val="F8F8F2"/>
            <w:sz w:val="27"/>
            <w:szCs w:val="27"/>
            <w:bdr w:val="single" w:sz="2" w:space="0" w:color="auto" w:frame="1"/>
          </w:rPr>
          <w:t>);</w:t>
        </w:r>
      </w:ins>
    </w:p>
    <w:p w:rsidR="0089304D" w:rsidRDefault="0089304D" w:rsidP="0089304D">
      <w:pPr>
        <w:rPr>
          <w:ins w:id="14773" w:author="Unknown"/>
          <w:rFonts w:ascii="Segoe UI" w:hAnsi="Segoe UI" w:cs="Segoe UI"/>
          <w:color w:val="000000"/>
          <w:sz w:val="27"/>
          <w:szCs w:val="27"/>
        </w:rPr>
      </w:pPr>
      <w:ins w:id="14774"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75" w:author="Unknown"/>
          <w:rFonts w:ascii="Segoe UI" w:hAnsi="Segoe UI" w:cs="Segoe UI"/>
          <w:color w:val="000000"/>
          <w:sz w:val="27"/>
          <w:szCs w:val="27"/>
        </w:rPr>
      </w:pPr>
      <w:ins w:id="14776" w:author="Unknown">
        <w:r>
          <w:rPr>
            <w:rFonts w:ascii="Segoe UI" w:hAnsi="Segoe UI" w:cs="Segoe UI"/>
            <w:color w:val="000000"/>
            <w:sz w:val="27"/>
            <w:szCs w:val="27"/>
          </w:rPr>
          <w:t>"x" is the key of the element to be added to the Map and "y" is the value of the element to be added to the Map. It returns a Map object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77" w:author="Unknown"/>
          <w:rFonts w:ascii="Segoe UI" w:hAnsi="Segoe UI" w:cs="Segoe UI"/>
          <w:color w:val="000000"/>
          <w:sz w:val="27"/>
          <w:szCs w:val="27"/>
        </w:rPr>
      </w:pPr>
      <w:ins w:id="14778" w:author="Unknown">
        <w:r>
          <w:rPr>
            <w:rStyle w:val="Strong"/>
            <w:rFonts w:ascii="Segoe UI" w:hAnsi="Segoe UI" w:cs="Segoe UI"/>
            <w:color w:val="000000"/>
            <w:sz w:val="27"/>
            <w:szCs w:val="27"/>
            <w:bdr w:val="single" w:sz="2" w:space="0" w:color="auto" w:frame="1"/>
          </w:rPr>
          <w:t>has(): </w:t>
        </w:r>
        <w:r>
          <w:rPr>
            <w:rFonts w:ascii="Segoe UI" w:hAnsi="Segoe UI" w:cs="Segoe UI"/>
            <w:color w:val="000000"/>
            <w:sz w:val="27"/>
            <w:szCs w:val="27"/>
          </w:rPr>
          <w:t>This method returns a boolean value depending on whether the specified </w:t>
        </w:r>
        <w:r>
          <w:rPr>
            <w:rStyle w:val="Emphasis"/>
            <w:rFonts w:ascii="Segoe UI" w:hAnsi="Segoe UI" w:cs="Segoe UI"/>
            <w:color w:val="000000"/>
            <w:sz w:val="27"/>
            <w:szCs w:val="27"/>
            <w:bdr w:val="single" w:sz="2" w:space="0" w:color="auto" w:frame="1"/>
          </w:rPr>
          <w:t>key</w:t>
        </w:r>
        <w:r>
          <w:rPr>
            <w:rFonts w:ascii="Segoe UI" w:hAnsi="Segoe UI" w:cs="Segoe UI"/>
            <w:color w:val="000000"/>
            <w:sz w:val="27"/>
            <w:szCs w:val="27"/>
          </w:rPr>
          <w:t> is present or not.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79" w:author="Unknown"/>
          <w:rFonts w:ascii="Consolas" w:hAnsi="Consolas" w:cs="Consolas"/>
          <w:color w:val="F8F8F2"/>
          <w:sz w:val="27"/>
          <w:szCs w:val="27"/>
        </w:rPr>
      </w:pPr>
      <w:ins w:id="14780" w:author="Unknown">
        <w:r>
          <w:rPr>
            <w:rStyle w:val="HTMLCode"/>
            <w:rFonts w:ascii="Consolas" w:hAnsi="Consolas" w:cs="Consolas"/>
            <w:color w:val="F8F8F2"/>
            <w:sz w:val="27"/>
            <w:szCs w:val="27"/>
            <w:bdr w:val="single" w:sz="2" w:space="0" w:color="auto" w:frame="1"/>
          </w:rPr>
          <w:lastRenderedPageBreak/>
          <w:t>mymap1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has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ins>
    </w:p>
    <w:p w:rsidR="0089304D" w:rsidRDefault="0089304D" w:rsidP="0089304D">
      <w:pPr>
        <w:rPr>
          <w:ins w:id="14781" w:author="Unknown"/>
          <w:rFonts w:ascii="Segoe UI" w:hAnsi="Segoe UI" w:cs="Segoe UI"/>
          <w:color w:val="000000"/>
          <w:sz w:val="27"/>
          <w:szCs w:val="27"/>
        </w:rPr>
      </w:pPr>
      <w:ins w:id="14782"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83" w:author="Unknown"/>
          <w:rFonts w:ascii="Segoe UI" w:hAnsi="Segoe UI" w:cs="Segoe UI"/>
          <w:color w:val="000000"/>
          <w:sz w:val="27"/>
          <w:szCs w:val="27"/>
        </w:rPr>
      </w:pPr>
      <w:ins w:id="14784" w:author="Unknown">
        <w:r>
          <w:rPr>
            <w:rFonts w:ascii="Segoe UI" w:hAnsi="Segoe UI" w:cs="Segoe UI"/>
            <w:color w:val="000000"/>
            <w:sz w:val="27"/>
            <w:szCs w:val="27"/>
          </w:rPr>
          <w:t>Here "x" is the key of the element to checked. It will return</w:t>
        </w:r>
        <w:r>
          <w:rPr>
            <w:rStyle w:val="Strong"/>
            <w:rFonts w:ascii="Segoe UI" w:hAnsi="Segoe UI" w:cs="Segoe UI"/>
            <w:color w:val="000000"/>
            <w:sz w:val="27"/>
            <w:szCs w:val="27"/>
            <w:bdr w:val="single" w:sz="2" w:space="0" w:color="auto" w:frame="1"/>
          </w:rPr>
          <w:t> </w:t>
        </w:r>
        <w:r>
          <w:rPr>
            <w:rFonts w:ascii="Segoe UI" w:hAnsi="Segoe UI" w:cs="Segoe UI"/>
            <w:color w:val="000000"/>
            <w:sz w:val="27"/>
            <w:szCs w:val="27"/>
          </w:rPr>
          <w:t>true if the element with the specified key is present or else returns false.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85" w:author="Unknown"/>
          <w:rFonts w:ascii="Segoe UI" w:hAnsi="Segoe UI" w:cs="Segoe UI"/>
          <w:color w:val="000000"/>
          <w:sz w:val="27"/>
          <w:szCs w:val="27"/>
        </w:rPr>
      </w:pPr>
      <w:ins w:id="14786" w:author="Unknown">
        <w:r>
          <w:rPr>
            <w:rStyle w:val="Strong"/>
            <w:rFonts w:ascii="Segoe UI" w:hAnsi="Segoe UI" w:cs="Segoe UI"/>
            <w:color w:val="000000"/>
            <w:sz w:val="27"/>
            <w:szCs w:val="27"/>
            <w:bdr w:val="single" w:sz="2" w:space="0" w:color="auto" w:frame="1"/>
          </w:rPr>
          <w:t>get(): </w:t>
        </w:r>
        <w:r>
          <w:rPr>
            <w:rFonts w:ascii="Segoe UI" w:hAnsi="Segoe UI" w:cs="Segoe UI"/>
            <w:color w:val="000000"/>
            <w:sz w:val="27"/>
            <w:szCs w:val="27"/>
          </w:rPr>
          <w:t>This method returns the </w:t>
        </w:r>
        <w:r>
          <w:rPr>
            <w:rStyle w:val="Emphasis"/>
            <w:rFonts w:ascii="Segoe UI" w:hAnsi="Segoe UI" w:cs="Segoe UI"/>
            <w:color w:val="000000"/>
            <w:sz w:val="27"/>
            <w:szCs w:val="27"/>
            <w:bdr w:val="single" w:sz="2" w:space="0" w:color="auto" w:frame="1"/>
          </w:rPr>
          <w:t>value</w:t>
        </w:r>
        <w:r>
          <w:rPr>
            <w:rFonts w:ascii="Segoe UI" w:hAnsi="Segoe UI" w:cs="Segoe UI"/>
            <w:color w:val="000000"/>
            <w:sz w:val="27"/>
            <w:szCs w:val="27"/>
          </w:rPr>
          <w:t> of the corresponding </w:t>
        </w:r>
        <w:r>
          <w:rPr>
            <w:rStyle w:val="Emphasis"/>
            <w:rFonts w:ascii="Segoe UI" w:hAnsi="Segoe UI" w:cs="Segoe UI"/>
            <w:color w:val="000000"/>
            <w:sz w:val="27"/>
            <w:szCs w:val="27"/>
            <w:bdr w:val="single" w:sz="2" w:space="0" w:color="auto" w:frame="1"/>
          </w:rPr>
          <w:t>key. Here is the s</w:t>
        </w:r>
        <w:r>
          <w:rPr>
            <w:rFonts w:ascii="Segoe UI" w:hAnsi="Segoe UI" w:cs="Segoe UI"/>
            <w:color w:val="000000"/>
            <w:sz w:val="27"/>
            <w:szCs w:val="27"/>
          </w:rPr>
          <w:t>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87" w:author="Unknown"/>
          <w:rFonts w:ascii="Consolas" w:hAnsi="Consolas" w:cs="Consolas"/>
          <w:color w:val="F8F8F2"/>
          <w:sz w:val="27"/>
          <w:szCs w:val="27"/>
        </w:rPr>
      </w:pPr>
      <w:ins w:id="14788" w:author="Unknown">
        <w:r>
          <w:rPr>
            <w:rStyle w:val="HTMLCode"/>
            <w:rFonts w:ascii="Consolas" w:hAnsi="Consolas" w:cs="Consolas"/>
            <w:color w:val="F8F8F2"/>
            <w:sz w:val="27"/>
            <w:szCs w:val="27"/>
            <w:bdr w:val="single" w:sz="2" w:space="0" w:color="auto" w:frame="1"/>
          </w:rPr>
          <w:t>map1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ins>
    </w:p>
    <w:p w:rsidR="0089304D" w:rsidRDefault="0089304D" w:rsidP="0089304D">
      <w:pPr>
        <w:rPr>
          <w:ins w:id="14789" w:author="Unknown"/>
          <w:rFonts w:ascii="Segoe UI" w:hAnsi="Segoe UI" w:cs="Segoe UI"/>
          <w:color w:val="000000"/>
          <w:sz w:val="27"/>
          <w:szCs w:val="27"/>
        </w:rPr>
      </w:pPr>
      <w:ins w:id="14790"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91" w:author="Unknown"/>
          <w:rFonts w:ascii="Segoe UI" w:hAnsi="Segoe UI" w:cs="Segoe UI"/>
          <w:color w:val="000000"/>
          <w:sz w:val="27"/>
          <w:szCs w:val="27"/>
        </w:rPr>
      </w:pPr>
      <w:ins w:id="14792" w:author="Unknown">
        <w:r>
          <w:rPr>
            <w:rFonts w:ascii="Segoe UI" w:hAnsi="Segoe UI" w:cs="Segoe UI"/>
            <w:color w:val="000000"/>
            <w:sz w:val="27"/>
            <w:szCs w:val="27"/>
          </w:rPr>
          <w:t>Here "x" is the key, whose value is to be returned. It will return the value associated with the key if it is present in Map, otherwise returns undefined</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93" w:author="Unknown"/>
          <w:rFonts w:ascii="Segoe UI" w:hAnsi="Segoe UI" w:cs="Segoe UI"/>
          <w:color w:val="000000"/>
          <w:sz w:val="27"/>
          <w:szCs w:val="27"/>
        </w:rPr>
      </w:pPr>
      <w:ins w:id="14794" w:author="Unknown">
        <w:r>
          <w:rPr>
            <w:rStyle w:val="Strong"/>
            <w:rFonts w:ascii="Segoe UI" w:hAnsi="Segoe UI" w:cs="Segoe UI"/>
            <w:color w:val="000000"/>
            <w:sz w:val="27"/>
            <w:szCs w:val="27"/>
            <w:bdr w:val="single" w:sz="2" w:space="0" w:color="auto" w:frame="1"/>
          </w:rPr>
          <w:t>delete(): </w:t>
        </w:r>
        <w:r>
          <w:rPr>
            <w:rFonts w:ascii="Segoe UI" w:hAnsi="Segoe UI" w:cs="Segoe UI"/>
            <w:color w:val="000000"/>
            <w:sz w:val="27"/>
            <w:szCs w:val="27"/>
          </w:rPr>
          <w:t>This method deletes both the</w:t>
        </w:r>
        <w:r>
          <w:rPr>
            <w:rStyle w:val="Emphasis"/>
            <w:rFonts w:ascii="Segoe UI" w:hAnsi="Segoe UI" w:cs="Segoe UI"/>
            <w:color w:val="000000"/>
            <w:sz w:val="27"/>
            <w:szCs w:val="27"/>
            <w:bdr w:val="single" w:sz="2" w:space="0" w:color="auto" w:frame="1"/>
          </w:rPr>
          <w:t> key </w:t>
        </w:r>
        <w:r>
          <w:rPr>
            <w:rFonts w:ascii="Segoe UI" w:hAnsi="Segoe UI" w:cs="Segoe UI"/>
            <w:color w:val="000000"/>
            <w:sz w:val="27"/>
            <w:szCs w:val="27"/>
          </w:rPr>
          <w:t>as well as a</w:t>
        </w:r>
        <w:r>
          <w:rPr>
            <w:rStyle w:val="Emphasis"/>
            <w:rFonts w:ascii="Segoe UI" w:hAnsi="Segoe UI" w:cs="Segoe UI"/>
            <w:color w:val="000000"/>
            <w:sz w:val="27"/>
            <w:szCs w:val="27"/>
            <w:bdr w:val="single" w:sz="2" w:space="0" w:color="auto" w:frame="1"/>
          </w:rPr>
          <w:t> value</w:t>
        </w:r>
        <w:r>
          <w:rPr>
            <w:rFonts w:ascii="Segoe UI" w:hAnsi="Segoe UI" w:cs="Segoe UI"/>
            <w:color w:val="000000"/>
            <w:sz w:val="27"/>
            <w:szCs w:val="27"/>
          </w:rPr>
          <w:t> from the map.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795" w:author="Unknown"/>
          <w:rFonts w:ascii="Consolas" w:hAnsi="Consolas" w:cs="Consolas"/>
          <w:color w:val="F8F8F2"/>
          <w:sz w:val="27"/>
          <w:szCs w:val="27"/>
        </w:rPr>
      </w:pPr>
      <w:ins w:id="14796" w:author="Unknown">
        <w:r>
          <w:rPr>
            <w:rStyle w:val="HTMLCode"/>
            <w:rFonts w:ascii="Consolas" w:hAnsi="Consolas" w:cs="Consolas"/>
            <w:color w:val="F8F8F2"/>
            <w:sz w:val="27"/>
            <w:szCs w:val="27"/>
            <w:bdr w:val="single" w:sz="2" w:space="0" w:color="auto" w:frame="1"/>
          </w:rPr>
          <w:t>map1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delete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w:t>
        </w:r>
        <w:r>
          <w:rPr>
            <w:rStyle w:val="token"/>
            <w:rFonts w:ascii="Consolas" w:hAnsi="Consolas" w:cs="Consolas"/>
            <w:color w:val="F8F8F2"/>
            <w:sz w:val="27"/>
            <w:szCs w:val="27"/>
            <w:bdr w:val="single" w:sz="2" w:space="0" w:color="auto" w:frame="1"/>
          </w:rPr>
          <w:t>);</w:t>
        </w:r>
      </w:ins>
    </w:p>
    <w:p w:rsidR="0089304D" w:rsidRDefault="0089304D" w:rsidP="0089304D">
      <w:pPr>
        <w:rPr>
          <w:ins w:id="14797" w:author="Unknown"/>
          <w:rFonts w:ascii="Segoe UI" w:hAnsi="Segoe UI" w:cs="Segoe UI"/>
          <w:color w:val="000000"/>
          <w:sz w:val="27"/>
          <w:szCs w:val="27"/>
        </w:rPr>
      </w:pPr>
      <w:ins w:id="14798"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799" w:author="Unknown"/>
          <w:rFonts w:ascii="Segoe UI" w:hAnsi="Segoe UI" w:cs="Segoe UI"/>
          <w:color w:val="000000"/>
          <w:sz w:val="27"/>
          <w:szCs w:val="27"/>
        </w:rPr>
      </w:pPr>
      <w:ins w:id="14800" w:author="Unknown">
        <w:r>
          <w:rPr>
            <w:rFonts w:ascii="Segoe UI" w:hAnsi="Segoe UI" w:cs="Segoe UI"/>
            <w:color w:val="000000"/>
            <w:sz w:val="27"/>
            <w:szCs w:val="27"/>
          </w:rPr>
          <w:t>Here "k" is the key which is to be deleted from the map. It will return true if the value is found and deleted from the map; otherwise, it returns false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801" w:author="Unknown"/>
          <w:rFonts w:ascii="Segoe UI" w:hAnsi="Segoe UI" w:cs="Segoe UI"/>
          <w:color w:val="000000"/>
          <w:sz w:val="27"/>
          <w:szCs w:val="27"/>
        </w:rPr>
      </w:pPr>
      <w:ins w:id="14802" w:author="Unknown">
        <w:r>
          <w:rPr>
            <w:rStyle w:val="Strong"/>
            <w:rFonts w:ascii="Segoe UI" w:hAnsi="Segoe UI" w:cs="Segoe UI"/>
            <w:color w:val="000000"/>
            <w:sz w:val="27"/>
            <w:szCs w:val="27"/>
            <w:bdr w:val="single" w:sz="2" w:space="0" w:color="auto" w:frame="1"/>
          </w:rPr>
          <w:t>clear(): </w:t>
        </w:r>
        <w:r>
          <w:rPr>
            <w:rFonts w:ascii="Segoe UI" w:hAnsi="Segoe UI" w:cs="Segoe UI"/>
            <w:color w:val="000000"/>
            <w:sz w:val="27"/>
            <w:szCs w:val="27"/>
          </w:rPr>
          <w:t>This method will remove all the elements from the Map object.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03" w:author="Unknown"/>
          <w:rFonts w:ascii="Consolas" w:hAnsi="Consolas" w:cs="Consolas"/>
          <w:color w:val="F8F8F2"/>
          <w:sz w:val="27"/>
          <w:szCs w:val="27"/>
        </w:rPr>
      </w:pPr>
      <w:ins w:id="14804" w:author="Unknown">
        <w:r>
          <w:rPr>
            <w:rStyle w:val="HTMLCode"/>
            <w:rFonts w:ascii="Consolas" w:hAnsi="Consolas" w:cs="Consolas"/>
            <w:color w:val="F8F8F2"/>
            <w:sz w:val="27"/>
            <w:szCs w:val="27"/>
            <w:bdr w:val="single" w:sz="2" w:space="0" w:color="auto" w:frame="1"/>
          </w:rPr>
          <w:t>map1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clear</w:t>
        </w:r>
        <w:r>
          <w:rPr>
            <w:rStyle w:val="token"/>
            <w:rFonts w:ascii="Consolas" w:hAnsi="Consolas" w:cs="Consolas"/>
            <w:color w:val="F8F8F2"/>
            <w:sz w:val="27"/>
            <w:szCs w:val="27"/>
            <w:bdr w:val="single" w:sz="2" w:space="0" w:color="auto" w:frame="1"/>
          </w:rPr>
          <w:t>();</w:t>
        </w:r>
      </w:ins>
    </w:p>
    <w:p w:rsidR="0089304D" w:rsidRDefault="0089304D" w:rsidP="0089304D">
      <w:pPr>
        <w:rPr>
          <w:ins w:id="14805" w:author="Unknown"/>
          <w:rFonts w:ascii="Segoe UI" w:hAnsi="Segoe UI" w:cs="Segoe UI"/>
          <w:color w:val="000000"/>
          <w:sz w:val="27"/>
          <w:szCs w:val="27"/>
        </w:rPr>
      </w:pPr>
      <w:ins w:id="14806"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807" w:author="Unknown"/>
          <w:rFonts w:ascii="Segoe UI" w:hAnsi="Segoe UI" w:cs="Segoe UI"/>
          <w:color w:val="000000"/>
          <w:sz w:val="27"/>
          <w:szCs w:val="27"/>
        </w:rPr>
      </w:pPr>
      <w:ins w:id="14808" w:author="Unknown">
        <w:r>
          <w:rPr>
            <w:rFonts w:ascii="Segoe UI" w:hAnsi="Segoe UI" w:cs="Segoe UI"/>
            <w:color w:val="000000"/>
            <w:sz w:val="27"/>
            <w:szCs w:val="27"/>
          </w:rPr>
          <w:t>It requires no parameters and return undefined.</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809" w:author="Unknown"/>
          <w:rFonts w:ascii="Segoe UI" w:hAnsi="Segoe UI" w:cs="Segoe UI"/>
          <w:color w:val="000000"/>
        </w:rPr>
      </w:pPr>
      <w:ins w:id="14810" w:author="Unknown">
        <w:r>
          <w:rPr>
            <w:rFonts w:ascii="Segoe UI" w:hAnsi="Segoe UI" w:cs="Segoe UI"/>
            <w:color w:val="000000"/>
          </w:rPr>
          <w:t>Example:-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811" w:author="Unknown"/>
          <w:rFonts w:ascii="Segoe UI" w:hAnsi="Segoe UI" w:cs="Segoe UI"/>
          <w:color w:val="000000"/>
          <w:sz w:val="27"/>
          <w:szCs w:val="27"/>
        </w:rPr>
      </w:pPr>
      <w:ins w:id="14812" w:author="Unknown">
        <w:r>
          <w:rPr>
            <w:rFonts w:ascii="Segoe UI" w:hAnsi="Segoe UI" w:cs="Segoe UI"/>
            <w:color w:val="000000"/>
            <w:sz w:val="27"/>
            <w:szCs w:val="27"/>
          </w:rPr>
          <w:t>In this example, we initialize a map from an array that contains arrays of three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13" w:author="Unknown"/>
          <w:rStyle w:val="HTMLCode"/>
          <w:rFonts w:ascii="Consolas" w:hAnsi="Consolas" w:cs="Consolas"/>
          <w:color w:val="F8F8F2"/>
          <w:sz w:val="27"/>
          <w:szCs w:val="27"/>
          <w:bdr w:val="single" w:sz="2" w:space="0" w:color="auto" w:frame="1"/>
        </w:rPr>
      </w:pPr>
      <w:ins w:id="14814" w:author="Unknown">
        <w:r>
          <w:rPr>
            <w:rStyle w:val="token"/>
            <w:rFonts w:ascii="Consolas" w:hAnsi="Consolas" w:cs="Consolas"/>
            <w:color w:val="66D9EF"/>
            <w:sz w:val="27"/>
            <w:szCs w:val="27"/>
            <w:bdr w:val="single" w:sz="2" w:space="0" w:color="auto" w:frame="1"/>
          </w:rPr>
          <w:lastRenderedPageBreak/>
          <w:t>const</w:t>
        </w:r>
        <w:r>
          <w:rPr>
            <w:rStyle w:val="HTMLCode"/>
            <w:rFonts w:ascii="Consolas" w:hAnsi="Consolas" w:cs="Consolas"/>
            <w:color w:val="F8F8F2"/>
            <w:sz w:val="27"/>
            <w:szCs w:val="27"/>
            <w:bdr w:val="single" w:sz="2" w:space="0" w:color="auto" w:frame="1"/>
          </w:rPr>
          <w:t xml:space="preserve"> students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15" w:author="Unknown"/>
          <w:rStyle w:val="HTMLCode"/>
          <w:rFonts w:ascii="Consolas" w:hAnsi="Consolas" w:cs="Consolas"/>
          <w:color w:val="F8F8F2"/>
          <w:sz w:val="27"/>
          <w:szCs w:val="27"/>
          <w:bdr w:val="single" w:sz="2" w:space="0" w:color="auto" w:frame="1"/>
        </w:rPr>
      </w:pPr>
      <w:ins w:id="14816"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'1'</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17" w:author="Unknown"/>
          <w:rStyle w:val="HTMLCode"/>
          <w:rFonts w:ascii="Consolas" w:hAnsi="Consolas" w:cs="Consolas"/>
          <w:color w:val="F8F8F2"/>
          <w:sz w:val="27"/>
          <w:szCs w:val="27"/>
          <w:bdr w:val="single" w:sz="2" w:space="0" w:color="auto" w:frame="1"/>
        </w:rPr>
      </w:pPr>
      <w:ins w:id="1481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'Joe'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19" w:author="Unknown"/>
          <w:rStyle w:val="HTMLCode"/>
          <w:rFonts w:ascii="Consolas" w:hAnsi="Consolas" w:cs="Consolas"/>
          <w:color w:val="F8F8F2"/>
          <w:sz w:val="27"/>
          <w:szCs w:val="27"/>
          <w:bdr w:val="single" w:sz="2" w:space="0" w:color="auto" w:frame="1"/>
        </w:rPr>
      </w:pPr>
      <w:ins w:id="1482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'3'</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'Peter'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21" w:author="Unknown"/>
          <w:rStyle w:val="HTMLCode"/>
          <w:rFonts w:ascii="Consolas" w:hAnsi="Consolas" w:cs="Consolas"/>
          <w:color w:val="F8F8F2"/>
          <w:sz w:val="27"/>
          <w:szCs w:val="27"/>
          <w:bdr w:val="single" w:sz="2" w:space="0" w:color="auto" w:frame="1"/>
        </w:rPr>
      </w:pPr>
      <w:ins w:id="14822"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23" w:author="Unknown"/>
          <w:rStyle w:val="HTMLCode"/>
          <w:rFonts w:ascii="Consolas" w:hAnsi="Consolas" w:cs="Consolas"/>
          <w:color w:val="F8F8F2"/>
          <w:sz w:val="27"/>
          <w:szCs w:val="27"/>
          <w:bdr w:val="single" w:sz="2" w:space="0" w:color="auto" w:frame="1"/>
        </w:rPr>
      </w:pPr>
      <w:ins w:id="14824"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myMap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Map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students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25" w:author="Unknown"/>
          <w:rFonts w:ascii="Consolas" w:hAnsi="Consolas" w:cs="Consolas"/>
          <w:color w:val="F8F8F2"/>
          <w:sz w:val="27"/>
          <w:szCs w:val="27"/>
        </w:rPr>
      </w:pPr>
      <w:ins w:id="14826" w:author="Unknown">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//Output: "Joe"</w:t>
        </w:r>
      </w:ins>
    </w:p>
    <w:p w:rsidR="0089304D" w:rsidRDefault="0089304D" w:rsidP="0089304D">
      <w:pPr>
        <w:rPr>
          <w:ins w:id="14827" w:author="Unknown"/>
          <w:rFonts w:ascii="Segoe UI" w:hAnsi="Segoe UI" w:cs="Segoe UI"/>
          <w:color w:val="000000"/>
          <w:sz w:val="27"/>
          <w:szCs w:val="27"/>
        </w:rPr>
      </w:pPr>
      <w:ins w:id="14828" w:author="Unknown">
        <w:r>
          <w:rPr>
            <w:rFonts w:ascii="Segoe UI" w:hAnsi="Segoe UI" w:cs="Segoe UI"/>
            <w:color w:val="000000"/>
            <w:sz w:val="27"/>
            <w:szCs w:val="27"/>
            <w:bdr w:val="single" w:sz="2" w:space="0" w:color="auto" w:frame="1"/>
          </w:rPr>
          <w:t>Copy</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4829" w:author="Unknown"/>
          <w:rFonts w:ascii="Segoe UI" w:hAnsi="Segoe UI" w:cs="Segoe UI"/>
          <w:color w:val="000000"/>
          <w:sz w:val="27"/>
          <w:szCs w:val="27"/>
        </w:rPr>
      </w:pPr>
      <w:ins w:id="14830" w:author="Unknown">
        <w:r>
          <w:rPr>
            <w:rFonts w:ascii="Segoe UI" w:hAnsi="Segoe UI" w:cs="Segoe UI"/>
            <w:color w:val="000000"/>
          </w:rPr>
          <w:t>Code file tut57.js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1" w:author="Unknown"/>
          <w:rStyle w:val="HTMLCode"/>
          <w:rFonts w:ascii="Consolas" w:hAnsi="Consolas" w:cs="Consolas"/>
          <w:color w:val="F8F8F2"/>
          <w:sz w:val="27"/>
          <w:szCs w:val="27"/>
          <w:bdr w:val="single" w:sz="2" w:space="0" w:color="auto" w:frame="1"/>
        </w:rPr>
      </w:pPr>
      <w:ins w:id="14832"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tutorial 57"</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4" w:author="Unknown"/>
          <w:rStyle w:val="HTMLCode"/>
          <w:rFonts w:ascii="Consolas" w:hAnsi="Consolas" w:cs="Consolas"/>
          <w:color w:val="F8F8F2"/>
          <w:sz w:val="27"/>
          <w:szCs w:val="27"/>
          <w:bdr w:val="single" w:sz="2" w:space="0" w:color="auto" w:frame="1"/>
        </w:rPr>
      </w:pPr>
      <w:ins w:id="14835" w:author="Unknown">
        <w:r>
          <w:rPr>
            <w:rStyle w:val="token"/>
            <w:rFonts w:ascii="Consolas" w:hAnsi="Consolas" w:cs="Consolas"/>
            <w:color w:val="8292A2"/>
            <w:sz w:val="27"/>
            <w:szCs w:val="27"/>
            <w:bdr w:val="single" w:sz="2" w:space="0" w:color="auto" w:frame="1"/>
          </w:rPr>
          <w:t>// Maps in JavaScript: We can use any type of key or value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6" w:author="Unknown"/>
          <w:rStyle w:val="HTMLCode"/>
          <w:rFonts w:ascii="Consolas" w:hAnsi="Consolas" w:cs="Consolas"/>
          <w:color w:val="F8F8F2"/>
          <w:sz w:val="27"/>
          <w:szCs w:val="27"/>
          <w:bdr w:val="single" w:sz="2" w:space="0" w:color="auto" w:frame="1"/>
        </w:rPr>
      </w:pPr>
      <w:ins w:id="14837"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myMap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Map</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39" w:author="Unknown"/>
          <w:rStyle w:val="HTMLCode"/>
          <w:rFonts w:ascii="Consolas" w:hAnsi="Consolas" w:cs="Consolas"/>
          <w:color w:val="F8F8F2"/>
          <w:sz w:val="27"/>
          <w:szCs w:val="27"/>
          <w:bdr w:val="single" w:sz="2" w:space="0" w:color="auto" w:frame="1"/>
        </w:rPr>
      </w:pPr>
      <w:ins w:id="14840"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key1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'myStr'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key2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key3</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4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42" w:author="Unknown"/>
          <w:rStyle w:val="HTMLCode"/>
          <w:rFonts w:ascii="Consolas" w:hAnsi="Consolas" w:cs="Consolas"/>
          <w:color w:val="F8F8F2"/>
          <w:sz w:val="27"/>
          <w:szCs w:val="27"/>
          <w:bdr w:val="single" w:sz="2" w:space="0" w:color="auto" w:frame="1"/>
        </w:rPr>
      </w:pPr>
      <w:ins w:id="14843" w:author="Unknown">
        <w:r>
          <w:rPr>
            <w:rStyle w:val="token"/>
            <w:rFonts w:ascii="Consolas" w:hAnsi="Consolas" w:cs="Consolas"/>
            <w:color w:val="8292A2"/>
            <w:sz w:val="27"/>
            <w:szCs w:val="27"/>
            <w:bdr w:val="single" w:sz="2" w:space="0" w:color="auto" w:frame="1"/>
          </w:rPr>
          <w:t>// Setting map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44" w:author="Unknown"/>
          <w:rStyle w:val="HTMLCode"/>
          <w:rFonts w:ascii="Consolas" w:hAnsi="Consolas" w:cs="Consolas"/>
          <w:color w:val="F8F8F2"/>
          <w:sz w:val="27"/>
          <w:szCs w:val="27"/>
          <w:bdr w:val="single" w:sz="2" w:space="0" w:color="auto" w:frame="1"/>
        </w:rPr>
      </w:pPr>
      <w:ins w:id="14845" w:author="Unknown">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key1</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'This is a string'</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46" w:author="Unknown"/>
          <w:rStyle w:val="HTMLCode"/>
          <w:rFonts w:ascii="Consolas" w:hAnsi="Consolas" w:cs="Consolas"/>
          <w:color w:val="F8F8F2"/>
          <w:sz w:val="27"/>
          <w:szCs w:val="27"/>
          <w:bdr w:val="single" w:sz="2" w:space="0" w:color="auto" w:frame="1"/>
        </w:rPr>
      </w:pPr>
      <w:ins w:id="14847" w:author="Unknown">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'This is a blank obj'</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48" w:author="Unknown"/>
          <w:rStyle w:val="HTMLCode"/>
          <w:rFonts w:ascii="Consolas" w:hAnsi="Consolas" w:cs="Consolas"/>
          <w:color w:val="F8F8F2"/>
          <w:sz w:val="27"/>
          <w:szCs w:val="27"/>
          <w:bdr w:val="single" w:sz="2" w:space="0" w:color="auto" w:frame="1"/>
        </w:rPr>
      </w:pPr>
      <w:ins w:id="14849" w:author="Unknown">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key3</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'This is an empty function'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0" w:author="Unknown"/>
          <w:rStyle w:val="HTMLCode"/>
          <w:rFonts w:ascii="Consolas" w:hAnsi="Consolas" w:cs="Consolas"/>
          <w:color w:val="F8F8F2"/>
          <w:sz w:val="27"/>
          <w:szCs w:val="27"/>
          <w:bdr w:val="single" w:sz="2" w:space="0" w:color="auto" w:frame="1"/>
        </w:rPr>
      </w:pPr>
      <w:ins w:id="14851"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3" w:author="Unknown"/>
          <w:rStyle w:val="HTMLCode"/>
          <w:rFonts w:ascii="Consolas" w:hAnsi="Consolas" w:cs="Consolas"/>
          <w:color w:val="F8F8F2"/>
          <w:sz w:val="27"/>
          <w:szCs w:val="27"/>
          <w:bdr w:val="single" w:sz="2" w:space="0" w:color="auto" w:frame="1"/>
        </w:rPr>
      </w:pPr>
      <w:ins w:id="14854" w:author="Unknown">
        <w:r>
          <w:rPr>
            <w:rStyle w:val="token"/>
            <w:rFonts w:ascii="Consolas" w:hAnsi="Consolas" w:cs="Consolas"/>
            <w:color w:val="8292A2"/>
            <w:sz w:val="27"/>
            <w:szCs w:val="27"/>
            <w:bdr w:val="single" w:sz="2" w:space="0" w:color="auto" w:frame="1"/>
          </w:rPr>
          <w:t xml:space="preserve">// Getting the values from a Map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5" w:author="Unknown"/>
          <w:rStyle w:val="HTMLCode"/>
          <w:rFonts w:ascii="Consolas" w:hAnsi="Consolas" w:cs="Consolas"/>
          <w:color w:val="F8F8F2"/>
          <w:sz w:val="27"/>
          <w:szCs w:val="27"/>
          <w:bdr w:val="single" w:sz="2" w:space="0" w:color="auto" w:frame="1"/>
        </w:rPr>
      </w:pPr>
      <w:ins w:id="14856"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value1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key3</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7" w:author="Unknown"/>
          <w:rStyle w:val="HTMLCode"/>
          <w:rFonts w:ascii="Consolas" w:hAnsi="Consolas" w:cs="Consolas"/>
          <w:color w:val="F8F8F2"/>
          <w:sz w:val="27"/>
          <w:szCs w:val="27"/>
          <w:bdr w:val="single" w:sz="2" w:space="0" w:color="auto" w:frame="1"/>
        </w:rPr>
      </w:pPr>
      <w:ins w:id="1485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value1</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59"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0" w:author="Unknown"/>
          <w:rStyle w:val="HTMLCode"/>
          <w:rFonts w:ascii="Consolas" w:hAnsi="Consolas" w:cs="Consolas"/>
          <w:color w:val="F8F8F2"/>
          <w:sz w:val="27"/>
          <w:szCs w:val="27"/>
          <w:bdr w:val="single" w:sz="2" w:space="0" w:color="auto" w:frame="1"/>
        </w:rPr>
      </w:pPr>
      <w:ins w:id="14861" w:author="Unknown">
        <w:r>
          <w:rPr>
            <w:rStyle w:val="token"/>
            <w:rFonts w:ascii="Consolas" w:hAnsi="Consolas" w:cs="Consolas"/>
            <w:color w:val="8292A2"/>
            <w:sz w:val="27"/>
            <w:szCs w:val="27"/>
            <w:bdr w:val="single" w:sz="2" w:space="0" w:color="auto" w:frame="1"/>
          </w:rPr>
          <w:lastRenderedPageBreak/>
          <w:t>// Get the size of the map</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2" w:author="Unknown"/>
          <w:rStyle w:val="HTMLCode"/>
          <w:rFonts w:ascii="Consolas" w:hAnsi="Consolas" w:cs="Consolas"/>
          <w:color w:val="F8F8F2"/>
          <w:sz w:val="27"/>
          <w:szCs w:val="27"/>
          <w:bdr w:val="single" w:sz="2" w:space="0" w:color="auto" w:frame="1"/>
        </w:rPr>
      </w:pPr>
      <w:ins w:id="14863"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size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5" w:author="Unknown"/>
          <w:rStyle w:val="HTMLCode"/>
          <w:rFonts w:ascii="Consolas" w:hAnsi="Consolas" w:cs="Consolas"/>
          <w:color w:val="F8F8F2"/>
          <w:sz w:val="27"/>
          <w:szCs w:val="27"/>
          <w:bdr w:val="single" w:sz="2" w:space="0" w:color="auto" w:frame="1"/>
        </w:rPr>
      </w:pPr>
      <w:ins w:id="14866" w:author="Unknown">
        <w:r>
          <w:rPr>
            <w:rStyle w:val="token"/>
            <w:rFonts w:ascii="Consolas" w:hAnsi="Consolas" w:cs="Consolas"/>
            <w:color w:val="8292A2"/>
            <w:sz w:val="27"/>
            <w:szCs w:val="27"/>
            <w:bdr w:val="single" w:sz="2" w:space="0" w:color="auto" w:frame="1"/>
          </w:rPr>
          <w:t>// You can loop using for..of to get keys and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7" w:author="Unknown"/>
          <w:rStyle w:val="HTMLCode"/>
          <w:rFonts w:ascii="Consolas" w:hAnsi="Consolas" w:cs="Consolas"/>
          <w:color w:val="F8F8F2"/>
          <w:sz w:val="27"/>
          <w:szCs w:val="27"/>
          <w:bdr w:val="single" w:sz="2" w:space="0" w:color="auto" w:frame="1"/>
        </w:rPr>
      </w:pPr>
      <w:ins w:id="14868" w:author="Unknown">
        <w:r>
          <w:rPr>
            <w:rStyle w:val="token"/>
            <w:rFonts w:ascii="Consolas" w:hAnsi="Consolas" w:cs="Consolas"/>
            <w:color w:val="66D9EF"/>
            <w:sz w:val="27"/>
            <w:szCs w:val="27"/>
            <w:bdr w:val="single" w:sz="2" w:space="0" w:color="auto" w:frame="1"/>
          </w:rPr>
          <w:t>for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value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of</w:t>
        </w:r>
        <w:r>
          <w:rPr>
            <w:rStyle w:val="HTMLCode"/>
            <w:rFonts w:ascii="Consolas" w:hAnsi="Consolas" w:cs="Consolas"/>
            <w:color w:val="F8F8F2"/>
            <w:sz w:val="27"/>
            <w:szCs w:val="27"/>
            <w:bdr w:val="single" w:sz="2" w:space="0" w:color="auto" w:frame="1"/>
          </w:rPr>
          <w:t xml:space="preserve"> myMap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69" w:author="Unknown"/>
          <w:rStyle w:val="HTMLCode"/>
          <w:rFonts w:ascii="Consolas" w:hAnsi="Consolas" w:cs="Consolas"/>
          <w:color w:val="F8F8F2"/>
          <w:sz w:val="27"/>
          <w:szCs w:val="27"/>
          <w:bdr w:val="single" w:sz="2" w:space="0" w:color="auto" w:frame="1"/>
        </w:rPr>
      </w:pPr>
      <w:ins w:id="14870"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key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value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71" w:author="Unknown"/>
          <w:rStyle w:val="HTMLCode"/>
          <w:rFonts w:ascii="Consolas" w:hAnsi="Consolas" w:cs="Consolas"/>
          <w:color w:val="F8F8F2"/>
          <w:sz w:val="27"/>
          <w:szCs w:val="27"/>
          <w:bdr w:val="single" w:sz="2" w:space="0" w:color="auto" w:frame="1"/>
        </w:rPr>
      </w:pPr>
      <w:ins w:id="14872"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7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74" w:author="Unknown"/>
          <w:rStyle w:val="HTMLCode"/>
          <w:rFonts w:ascii="Consolas" w:hAnsi="Consolas" w:cs="Consolas"/>
          <w:color w:val="F8F8F2"/>
          <w:sz w:val="27"/>
          <w:szCs w:val="27"/>
          <w:bdr w:val="single" w:sz="2" w:space="0" w:color="auto" w:frame="1"/>
        </w:rPr>
      </w:pPr>
      <w:ins w:id="14875" w:author="Unknown">
        <w:r>
          <w:rPr>
            <w:rStyle w:val="token"/>
            <w:rFonts w:ascii="Consolas" w:hAnsi="Consolas" w:cs="Consolas"/>
            <w:color w:val="8292A2"/>
            <w:sz w:val="27"/>
            <w:szCs w:val="27"/>
            <w:bdr w:val="single" w:sz="2" w:space="0" w:color="auto" w:frame="1"/>
          </w:rPr>
          <w:t>// Get only keys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76" w:author="Unknown"/>
          <w:rStyle w:val="HTMLCode"/>
          <w:rFonts w:ascii="Consolas" w:hAnsi="Consolas" w:cs="Consolas"/>
          <w:color w:val="F8F8F2"/>
          <w:sz w:val="27"/>
          <w:szCs w:val="27"/>
          <w:bdr w:val="single" w:sz="2" w:space="0" w:color="auto" w:frame="1"/>
        </w:rPr>
      </w:pPr>
      <w:ins w:id="14877" w:author="Unknown">
        <w:r>
          <w:rPr>
            <w:rStyle w:val="token"/>
            <w:rFonts w:ascii="Consolas" w:hAnsi="Consolas" w:cs="Consolas"/>
            <w:color w:val="66D9EF"/>
            <w:sz w:val="27"/>
            <w:szCs w:val="27"/>
            <w:bdr w:val="single" w:sz="2" w:space="0" w:color="auto" w:frame="1"/>
          </w:rPr>
          <w:t>for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key </w:t>
        </w:r>
        <w:r>
          <w:rPr>
            <w:rStyle w:val="token"/>
            <w:rFonts w:ascii="Consolas" w:hAnsi="Consolas" w:cs="Consolas"/>
            <w:color w:val="66D9EF"/>
            <w:sz w:val="27"/>
            <w:szCs w:val="27"/>
            <w:bdr w:val="single" w:sz="2" w:space="0" w:color="auto" w:frame="1"/>
          </w:rPr>
          <w:t>of</w:t>
        </w:r>
        <w:r>
          <w:rPr>
            <w:rStyle w:val="HTMLCode"/>
            <w:rFonts w:ascii="Consolas" w:hAnsi="Consolas" w:cs="Consolas"/>
            <w:color w:val="F8F8F2"/>
            <w:sz w:val="27"/>
            <w:szCs w:val="27"/>
            <w:bdr w:val="single" w:sz="2" w:space="0" w:color="auto" w:frame="1"/>
          </w:rPr>
          <w:t xml:space="preserve"> 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keys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78" w:author="Unknown"/>
          <w:rStyle w:val="HTMLCode"/>
          <w:rFonts w:ascii="Consolas" w:hAnsi="Consolas" w:cs="Consolas"/>
          <w:color w:val="F8F8F2"/>
          <w:sz w:val="27"/>
          <w:szCs w:val="27"/>
          <w:bdr w:val="single" w:sz="2" w:space="0" w:color="auto" w:frame="1"/>
        </w:rPr>
      </w:pPr>
      <w:ins w:id="14879"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'key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key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80" w:author="Unknown"/>
          <w:rStyle w:val="HTMLCode"/>
          <w:rFonts w:ascii="Consolas" w:hAnsi="Consolas" w:cs="Consolas"/>
          <w:color w:val="F8F8F2"/>
          <w:sz w:val="27"/>
          <w:szCs w:val="27"/>
          <w:bdr w:val="single" w:sz="2" w:space="0" w:color="auto" w:frame="1"/>
        </w:rPr>
      </w:pPr>
      <w:ins w:id="14881"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82" w:author="Unknown"/>
          <w:rStyle w:val="HTMLCode"/>
          <w:rFonts w:ascii="Consolas" w:hAnsi="Consolas" w:cs="Consolas"/>
          <w:color w:val="F8F8F2"/>
          <w:sz w:val="27"/>
          <w:szCs w:val="27"/>
          <w:bdr w:val="single" w:sz="2" w:space="0" w:color="auto" w:frame="1"/>
        </w:rPr>
      </w:pPr>
      <w:ins w:id="14883" w:author="Unknown">
        <w:r>
          <w:rPr>
            <w:rStyle w:val="token"/>
            <w:rFonts w:ascii="Consolas" w:hAnsi="Consolas" w:cs="Consolas"/>
            <w:color w:val="8292A2"/>
            <w:sz w:val="27"/>
            <w:szCs w:val="27"/>
            <w:bdr w:val="single" w:sz="2" w:space="0" w:color="auto" w:frame="1"/>
          </w:rPr>
          <w:t>// Get only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84" w:author="Unknown"/>
          <w:rStyle w:val="HTMLCode"/>
          <w:rFonts w:ascii="Consolas" w:hAnsi="Consolas" w:cs="Consolas"/>
          <w:color w:val="F8F8F2"/>
          <w:sz w:val="27"/>
          <w:szCs w:val="27"/>
          <w:bdr w:val="single" w:sz="2" w:space="0" w:color="auto" w:frame="1"/>
        </w:rPr>
      </w:pPr>
      <w:ins w:id="14885" w:author="Unknown">
        <w:r>
          <w:rPr>
            <w:rStyle w:val="token"/>
            <w:rFonts w:ascii="Consolas" w:hAnsi="Consolas" w:cs="Consolas"/>
            <w:color w:val="66D9EF"/>
            <w:sz w:val="27"/>
            <w:szCs w:val="27"/>
            <w:bdr w:val="single" w:sz="2" w:space="0" w:color="auto" w:frame="1"/>
          </w:rPr>
          <w:t>for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value </w:t>
        </w:r>
        <w:r>
          <w:rPr>
            <w:rStyle w:val="token"/>
            <w:rFonts w:ascii="Consolas" w:hAnsi="Consolas" w:cs="Consolas"/>
            <w:color w:val="66D9EF"/>
            <w:sz w:val="27"/>
            <w:szCs w:val="27"/>
            <w:bdr w:val="single" w:sz="2" w:space="0" w:color="auto" w:frame="1"/>
          </w:rPr>
          <w:t>of</w:t>
        </w:r>
        <w:r>
          <w:rPr>
            <w:rStyle w:val="HTMLCode"/>
            <w:rFonts w:ascii="Consolas" w:hAnsi="Consolas" w:cs="Consolas"/>
            <w:color w:val="F8F8F2"/>
            <w:sz w:val="27"/>
            <w:szCs w:val="27"/>
            <w:bdr w:val="single" w:sz="2" w:space="0" w:color="auto" w:frame="1"/>
          </w:rPr>
          <w:t xml:space="preserve"> 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values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86" w:author="Unknown"/>
          <w:rStyle w:val="HTMLCode"/>
          <w:rFonts w:ascii="Consolas" w:hAnsi="Consolas" w:cs="Consolas"/>
          <w:color w:val="F8F8F2"/>
          <w:sz w:val="27"/>
          <w:szCs w:val="27"/>
          <w:bdr w:val="single" w:sz="2" w:space="0" w:color="auto" w:frame="1"/>
        </w:rPr>
      </w:pPr>
      <w:ins w:id="14887"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'value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value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88" w:author="Unknown"/>
          <w:rStyle w:val="HTMLCode"/>
          <w:rFonts w:ascii="Consolas" w:hAnsi="Consolas" w:cs="Consolas"/>
          <w:color w:val="F8F8F2"/>
          <w:sz w:val="27"/>
          <w:szCs w:val="27"/>
          <w:bdr w:val="single" w:sz="2" w:space="0" w:color="auto" w:frame="1"/>
        </w:rPr>
      </w:pPr>
      <w:ins w:id="14889"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0"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1" w:author="Unknown"/>
          <w:rStyle w:val="HTMLCode"/>
          <w:rFonts w:ascii="Consolas" w:hAnsi="Consolas" w:cs="Consolas"/>
          <w:color w:val="F8F8F2"/>
          <w:sz w:val="27"/>
          <w:szCs w:val="27"/>
          <w:bdr w:val="single" w:sz="2" w:space="0" w:color="auto" w:frame="1"/>
        </w:rPr>
      </w:pPr>
      <w:ins w:id="14892" w:author="Unknown">
        <w:r>
          <w:rPr>
            <w:rStyle w:val="token"/>
            <w:rFonts w:ascii="Consolas" w:hAnsi="Consolas" w:cs="Consolas"/>
            <w:color w:val="8292A2"/>
            <w:sz w:val="27"/>
            <w:szCs w:val="27"/>
            <w:bdr w:val="single" w:sz="2" w:space="0" w:color="auto" w:frame="1"/>
          </w:rPr>
          <w:t>// You can loop through a map using for each loop</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3" w:author="Unknown"/>
          <w:rStyle w:val="HTMLCode"/>
          <w:rFonts w:ascii="Consolas" w:hAnsi="Consolas" w:cs="Consolas"/>
          <w:color w:val="F8F8F2"/>
          <w:sz w:val="27"/>
          <w:szCs w:val="27"/>
          <w:bdr w:val="single" w:sz="2" w:space="0" w:color="auto" w:frame="1"/>
        </w:rPr>
      </w:pPr>
      <w:ins w:id="14894" w:author="Unknown">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forEach</w:t>
        </w:r>
        <w:r>
          <w:rPr>
            <w:rStyle w:val="token"/>
            <w:rFonts w:ascii="Consolas" w:hAnsi="Consolas" w:cs="Consolas"/>
            <w:color w:val="F8F8F2"/>
            <w:sz w:val="27"/>
            <w:szCs w:val="27"/>
            <w:bdr w:val="single" w:sz="2" w:space="0" w:color="auto" w:frame="1"/>
          </w:rPr>
          <w:t>((value, key)=&gt;{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5" w:author="Unknown"/>
          <w:rStyle w:val="HTMLCode"/>
          <w:rFonts w:ascii="Consolas" w:hAnsi="Consolas" w:cs="Consolas"/>
          <w:color w:val="F8F8F2"/>
          <w:sz w:val="27"/>
          <w:szCs w:val="27"/>
          <w:bdr w:val="single" w:sz="2" w:space="0" w:color="auto" w:frame="1"/>
        </w:rPr>
      </w:pPr>
      <w:ins w:id="14896"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'Key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key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7" w:author="Unknown"/>
          <w:rStyle w:val="HTMLCode"/>
          <w:rFonts w:ascii="Consolas" w:hAnsi="Consolas" w:cs="Consolas"/>
          <w:color w:val="F8F8F2"/>
          <w:sz w:val="27"/>
          <w:szCs w:val="27"/>
          <w:bdr w:val="single" w:sz="2" w:space="0" w:color="auto" w:frame="1"/>
        </w:rPr>
      </w:pPr>
      <w:ins w:id="14898"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'Value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value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899" w:author="Unknown"/>
          <w:rStyle w:val="HTMLCode"/>
          <w:rFonts w:ascii="Consolas" w:hAnsi="Consolas" w:cs="Consolas"/>
          <w:color w:val="F8F8F2"/>
          <w:sz w:val="27"/>
          <w:szCs w:val="27"/>
          <w:bdr w:val="single" w:sz="2" w:space="0" w:color="auto" w:frame="1"/>
        </w:rPr>
      </w:pPr>
      <w:ins w:id="14900"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2" w:author="Unknown"/>
          <w:rStyle w:val="HTMLCode"/>
          <w:rFonts w:ascii="Consolas" w:hAnsi="Consolas" w:cs="Consolas"/>
          <w:color w:val="F8F8F2"/>
          <w:sz w:val="27"/>
          <w:szCs w:val="27"/>
          <w:bdr w:val="single" w:sz="2" w:space="0" w:color="auto" w:frame="1"/>
        </w:rPr>
      </w:pPr>
      <w:ins w:id="14903" w:author="Unknown">
        <w:r>
          <w:rPr>
            <w:rStyle w:val="token"/>
            <w:rFonts w:ascii="Consolas" w:hAnsi="Consolas" w:cs="Consolas"/>
            <w:color w:val="8292A2"/>
            <w:sz w:val="27"/>
            <w:szCs w:val="27"/>
            <w:bdr w:val="single" w:sz="2" w:space="0" w:color="auto" w:frame="1"/>
          </w:rPr>
          <w:t>// Converting map to an array</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4" w:author="Unknown"/>
          <w:rStyle w:val="HTMLCode"/>
          <w:rFonts w:ascii="Consolas" w:hAnsi="Consolas" w:cs="Consolas"/>
          <w:color w:val="F8F8F2"/>
          <w:sz w:val="27"/>
          <w:szCs w:val="27"/>
          <w:bdr w:val="single" w:sz="2" w:space="0" w:color="auto" w:frame="1"/>
        </w:rPr>
      </w:pPr>
      <w:ins w:id="14905"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myArray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Array</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from</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6" w:author="Unknown"/>
          <w:rStyle w:val="HTMLCode"/>
          <w:rFonts w:ascii="Consolas" w:hAnsi="Consolas" w:cs="Consolas"/>
          <w:color w:val="F8F8F2"/>
          <w:sz w:val="27"/>
          <w:szCs w:val="27"/>
          <w:bdr w:val="single" w:sz="2" w:space="0" w:color="auto" w:frame="1"/>
        </w:rPr>
      </w:pPr>
      <w:ins w:id="14907"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'Map to array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myArray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09" w:author="Unknown"/>
          <w:rStyle w:val="HTMLCode"/>
          <w:rFonts w:ascii="Consolas" w:hAnsi="Consolas" w:cs="Consolas"/>
          <w:color w:val="F8F8F2"/>
          <w:sz w:val="27"/>
          <w:szCs w:val="27"/>
          <w:bdr w:val="single" w:sz="2" w:space="0" w:color="auto" w:frame="1"/>
        </w:rPr>
      </w:pPr>
      <w:ins w:id="14910" w:author="Unknown">
        <w:r>
          <w:rPr>
            <w:rStyle w:val="token"/>
            <w:rFonts w:ascii="Consolas" w:hAnsi="Consolas" w:cs="Consolas"/>
            <w:color w:val="8292A2"/>
            <w:sz w:val="27"/>
            <w:szCs w:val="27"/>
            <w:bdr w:val="single" w:sz="2" w:space="0" w:color="auto" w:frame="1"/>
          </w:rPr>
          <w:t>// Converting map keys to an array</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11" w:author="Unknown"/>
          <w:rStyle w:val="HTMLCode"/>
          <w:rFonts w:ascii="Consolas" w:hAnsi="Consolas" w:cs="Consolas"/>
          <w:color w:val="F8F8F2"/>
          <w:sz w:val="27"/>
          <w:szCs w:val="27"/>
          <w:bdr w:val="single" w:sz="2" w:space="0" w:color="auto" w:frame="1"/>
        </w:rPr>
      </w:pPr>
      <w:ins w:id="14912" w:author="Unknown">
        <w:r>
          <w:rPr>
            <w:rStyle w:val="token"/>
            <w:rFonts w:ascii="Consolas" w:hAnsi="Consolas" w:cs="Consolas"/>
            <w:color w:val="66D9EF"/>
            <w:sz w:val="27"/>
            <w:szCs w:val="27"/>
            <w:bdr w:val="single" w:sz="2" w:space="0" w:color="auto" w:frame="1"/>
          </w:rPr>
          <w:lastRenderedPageBreak/>
          <w:t>let</w:t>
        </w:r>
        <w:r>
          <w:rPr>
            <w:rStyle w:val="HTMLCode"/>
            <w:rFonts w:ascii="Consolas" w:hAnsi="Consolas" w:cs="Consolas"/>
            <w:color w:val="F8F8F2"/>
            <w:sz w:val="27"/>
            <w:szCs w:val="27"/>
            <w:bdr w:val="single" w:sz="2" w:space="0" w:color="auto" w:frame="1"/>
          </w:rPr>
          <w:t xml:space="preserve"> myKeysArray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Array</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from</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keys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13" w:author="Unknown"/>
          <w:rStyle w:val="HTMLCode"/>
          <w:rFonts w:ascii="Consolas" w:hAnsi="Consolas" w:cs="Consolas"/>
          <w:color w:val="F8F8F2"/>
          <w:sz w:val="27"/>
          <w:szCs w:val="27"/>
          <w:bdr w:val="single" w:sz="2" w:space="0" w:color="auto" w:frame="1"/>
        </w:rPr>
      </w:pPr>
      <w:ins w:id="14914"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'Map to keys array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myKeysArray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15"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16" w:author="Unknown"/>
          <w:rStyle w:val="HTMLCode"/>
          <w:rFonts w:ascii="Consolas" w:hAnsi="Consolas" w:cs="Consolas"/>
          <w:color w:val="F8F8F2"/>
          <w:sz w:val="27"/>
          <w:szCs w:val="27"/>
          <w:bdr w:val="single" w:sz="2" w:space="0" w:color="auto" w:frame="1"/>
        </w:rPr>
      </w:pPr>
      <w:ins w:id="14917" w:author="Unknown">
        <w:r>
          <w:rPr>
            <w:rStyle w:val="token"/>
            <w:rFonts w:ascii="Consolas" w:hAnsi="Consolas" w:cs="Consolas"/>
            <w:color w:val="8292A2"/>
            <w:sz w:val="27"/>
            <w:szCs w:val="27"/>
            <w:bdr w:val="single" w:sz="2" w:space="0" w:color="auto" w:frame="1"/>
          </w:rPr>
          <w:t>// Converting map values to an array</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18" w:author="Unknown"/>
          <w:rStyle w:val="HTMLCode"/>
          <w:rFonts w:ascii="Consolas" w:hAnsi="Consolas" w:cs="Consolas"/>
          <w:color w:val="F8F8F2"/>
          <w:sz w:val="27"/>
          <w:szCs w:val="27"/>
          <w:bdr w:val="single" w:sz="2" w:space="0" w:color="auto" w:frame="1"/>
        </w:rPr>
      </w:pPr>
      <w:ins w:id="14919"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myValuesArray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Array</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from</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myMap</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values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20" w:author="Unknown"/>
          <w:rStyle w:val="HTMLCode"/>
          <w:rFonts w:ascii="Consolas" w:hAnsi="Consolas" w:cs="Consolas"/>
          <w:color w:val="F8F8F2"/>
          <w:sz w:val="27"/>
          <w:szCs w:val="27"/>
          <w:bdr w:val="single" w:sz="2" w:space="0" w:color="auto" w:frame="1"/>
        </w:rPr>
      </w:pPr>
      <w:ins w:id="14921"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'Map to values array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myValuesArray</w:t>
        </w:r>
        <w:r>
          <w:rPr>
            <w:rStyle w:val="token"/>
            <w:rFonts w:ascii="Consolas" w:hAnsi="Consolas" w:cs="Consolas"/>
            <w:color w:val="F8F8F2"/>
            <w:sz w:val="27"/>
            <w:szCs w:val="27"/>
            <w:bdr w:val="single" w:sz="2" w:space="0" w:color="auto" w:frame="1"/>
          </w:rPr>
          <w:t>);</w:t>
        </w:r>
      </w:ins>
    </w:p>
    <w:p w:rsidR="0089304D" w:rsidRDefault="0089304D" w:rsidP="0089304D">
      <w:pPr>
        <w:rPr>
          <w:ins w:id="14922" w:author="Unknown"/>
          <w:rFonts w:ascii="Segoe UI" w:hAnsi="Segoe UI" w:cs="Segoe UI"/>
          <w:color w:val="000000"/>
          <w:sz w:val="27"/>
          <w:szCs w:val="27"/>
        </w:rPr>
      </w:pPr>
      <w:ins w:id="14923" w:author="Unknown">
        <w:r>
          <w:rPr>
            <w:rFonts w:ascii="Segoe UI" w:hAnsi="Segoe UI" w:cs="Segoe UI"/>
            <w:color w:val="000000"/>
            <w:sz w:val="27"/>
            <w:szCs w:val="27"/>
            <w:bdr w:val="single" w:sz="2" w:space="0" w:color="auto" w:frame="1"/>
          </w:rPr>
          <w:t>Copy</w:t>
        </w:r>
      </w:ins>
    </w:p>
    <w:p w:rsidR="0089304D" w:rsidRDefault="0089304D" w:rsidP="0089304D">
      <w:pPr>
        <w:rPr>
          <w:ins w:id="14924" w:author="Unknown"/>
          <w:rFonts w:ascii="Segoe UI" w:hAnsi="Segoe UI" w:cs="Segoe UI"/>
          <w:color w:val="000000"/>
          <w:sz w:val="27"/>
          <w:szCs w:val="27"/>
        </w:rPr>
      </w:pPr>
      <w:ins w:id="14925"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4926"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13" name="Picture 113"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4927" w:author="Unknown">
        <w:r>
          <w:rPr>
            <w:rStyle w:val="ml-3"/>
            <w:rFonts w:ascii="Segoe UI" w:hAnsi="Segoe UI" w:cs="Segoe UI"/>
            <w:color w:val="000000"/>
            <w:sz w:val="27"/>
            <w:szCs w:val="27"/>
            <w:bdr w:val="single" w:sz="2" w:space="0" w:color="auto" w:frame="1"/>
          </w:rPr>
          <w:t>CodeWithHa</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JavaScript Sets | JavaScript Tutorial In Hindi #58</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today’s tutorial, we will discuss another advance topic of JavaScipt. With the introduction of ECMAScript 6, came the introduction of a new built-in JavaScript object type: the Set. So, let's start learning about this new concept.</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928" w:author="Unknown"/>
          <w:rFonts w:ascii="Segoe UI" w:hAnsi="Segoe UI" w:cs="Segoe UI"/>
          <w:color w:val="000000"/>
        </w:rPr>
      </w:pPr>
      <w:ins w:id="14929" w:author="Unknown">
        <w:r>
          <w:rPr>
            <w:rFonts w:ascii="Segoe UI" w:hAnsi="Segoe UI" w:cs="Segoe UI"/>
            <w:color w:val="000000"/>
          </w:rPr>
          <w:t>What is set in JavaScript?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30" w:author="Unknown"/>
          <w:rFonts w:ascii="Segoe UI" w:hAnsi="Segoe UI" w:cs="Segoe UI"/>
          <w:color w:val="000000"/>
          <w:sz w:val="27"/>
          <w:szCs w:val="27"/>
        </w:rPr>
      </w:pPr>
      <w:ins w:id="14931" w:author="Unknown">
        <w:r>
          <w:rPr>
            <w:rFonts w:ascii="Segoe UI" w:hAnsi="Segoe UI" w:cs="Segoe UI"/>
            <w:color w:val="000000"/>
            <w:sz w:val="27"/>
            <w:szCs w:val="27"/>
          </w:rPr>
          <w:t>A set is a collection of unique items. In set, no element can be repeated. The set in ES6 are ordered, elements of the set can be iterated in the insertion order. The power of the set is that it can store any types of values, whether primitive or objects.</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32" w:author="Unknown"/>
          <w:rFonts w:ascii="Segoe UI" w:hAnsi="Segoe UI" w:cs="Segoe UI"/>
          <w:color w:val="000000"/>
          <w:sz w:val="27"/>
          <w:szCs w:val="27"/>
        </w:rPr>
      </w:pPr>
      <w:ins w:id="14933" w:author="Unknown">
        <w:r>
          <w:rPr>
            <w:rStyle w:val="Strong"/>
            <w:rFonts w:ascii="Segoe UI" w:hAnsi="Segoe UI" w:cs="Segoe UI"/>
            <w:color w:val="000000"/>
            <w:sz w:val="27"/>
            <w:szCs w:val="27"/>
            <w:bdr w:val="single" w:sz="2" w:space="0" w:color="auto" w:frame="1"/>
          </w:rPr>
          <w:t>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34" w:author="Unknown"/>
          <w:rFonts w:ascii="Consolas" w:hAnsi="Consolas" w:cs="Consolas"/>
          <w:color w:val="F8F8F2"/>
          <w:sz w:val="27"/>
          <w:szCs w:val="27"/>
        </w:rPr>
      </w:pPr>
      <w:ins w:id="14935" w:author="Unknown">
        <w:r>
          <w:rPr>
            <w:rStyle w:val="token"/>
            <w:rFonts w:ascii="Consolas" w:hAnsi="Consolas" w:cs="Consolas"/>
            <w:color w:val="66D9EF"/>
            <w:sz w:val="27"/>
            <w:szCs w:val="27"/>
            <w:bdr w:val="single" w:sz="2" w:space="0" w:color="auto" w:frame="1"/>
          </w:rPr>
          <w:lastRenderedPageBreak/>
          <w:t>let</w:t>
        </w:r>
        <w:r>
          <w:rPr>
            <w:rStyle w:val="HTMLCode"/>
            <w:rFonts w:ascii="Consolas" w:hAnsi="Consolas" w:cs="Consolas"/>
            <w:color w:val="F8F8F2"/>
            <w:sz w:val="27"/>
            <w:szCs w:val="27"/>
            <w:bdr w:val="single" w:sz="2" w:space="0" w:color="auto" w:frame="1"/>
          </w:rPr>
          <w:t xml:space="preserve"> myset</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iterable</w:t>
        </w:r>
        <w:r>
          <w:rPr>
            <w:rStyle w:val="token"/>
            <w:rFonts w:ascii="Consolas" w:hAnsi="Consolas" w:cs="Consolas"/>
            <w:color w:val="F8F8F2"/>
            <w:sz w:val="27"/>
            <w:szCs w:val="27"/>
            <w:bdr w:val="single" w:sz="2" w:space="0" w:color="auto" w:frame="1"/>
          </w:rPr>
          <w:t>]);</w:t>
        </w:r>
      </w:ins>
    </w:p>
    <w:p w:rsidR="0089304D" w:rsidRDefault="0089304D" w:rsidP="0089304D">
      <w:pPr>
        <w:rPr>
          <w:ins w:id="14936" w:author="Unknown"/>
          <w:rFonts w:ascii="Segoe UI" w:hAnsi="Segoe UI" w:cs="Segoe UI"/>
          <w:color w:val="000000"/>
          <w:sz w:val="27"/>
          <w:szCs w:val="27"/>
        </w:rPr>
      </w:pPr>
      <w:ins w:id="14937"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38" w:author="Unknown"/>
          <w:rFonts w:ascii="Segoe UI" w:hAnsi="Segoe UI" w:cs="Segoe UI"/>
          <w:color w:val="000000"/>
          <w:sz w:val="27"/>
          <w:szCs w:val="27"/>
        </w:rPr>
      </w:pPr>
      <w:ins w:id="14939" w:author="Unknown">
        <w:r>
          <w:rPr>
            <w:rFonts w:ascii="Segoe UI" w:hAnsi="Segoe UI" w:cs="Segoe UI"/>
            <w:color w:val="000000"/>
            <w:sz w:val="27"/>
            <w:szCs w:val="27"/>
          </w:rPr>
          <w:t>In the syntax, iterable is an object whose all elements are added to the new set created. In set, the parameter is optional. If the parameter is not specified or null is passed then a new set created is empty. It returns a new set object.</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940" w:author="Unknown"/>
          <w:rFonts w:ascii="Segoe UI" w:hAnsi="Segoe UI" w:cs="Segoe UI"/>
          <w:color w:val="000000"/>
        </w:rPr>
      </w:pPr>
      <w:ins w:id="14941" w:author="Unknown">
        <w:r>
          <w:rPr>
            <w:rFonts w:ascii="Segoe UI" w:hAnsi="Segoe UI" w:cs="Segoe UI"/>
            <w:color w:val="000000"/>
          </w:rPr>
          <w:t>Methods of the set:-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42" w:author="Unknown"/>
          <w:rFonts w:ascii="Segoe UI" w:hAnsi="Segoe UI" w:cs="Segoe UI"/>
          <w:color w:val="000000"/>
          <w:sz w:val="27"/>
          <w:szCs w:val="27"/>
        </w:rPr>
      </w:pPr>
      <w:ins w:id="14943" w:author="Unknown">
        <w:r>
          <w:rPr>
            <w:rStyle w:val="Strong"/>
            <w:rFonts w:ascii="Segoe UI" w:hAnsi="Segoe UI" w:cs="Segoe UI"/>
            <w:color w:val="000000"/>
            <w:sz w:val="27"/>
            <w:szCs w:val="27"/>
            <w:bdr w:val="single" w:sz="2" w:space="0" w:color="auto" w:frame="1"/>
          </w:rPr>
          <w:t>add()</w:t>
        </w:r>
        <w:r>
          <w:rPr>
            <w:rFonts w:ascii="Segoe UI" w:hAnsi="Segoe UI" w:cs="Segoe UI"/>
            <w:color w:val="000000"/>
            <w:sz w:val="27"/>
            <w:szCs w:val="27"/>
          </w:rPr>
          <w:t>: This method adds the new element with a specified </w:t>
        </w:r>
        <w:r>
          <w:rPr>
            <w:rStyle w:val="Emphasis"/>
            <w:rFonts w:ascii="Segoe UI" w:hAnsi="Segoe UI" w:cs="Segoe UI"/>
            <w:color w:val="000000"/>
            <w:sz w:val="27"/>
            <w:szCs w:val="27"/>
            <w:bdr w:val="single" w:sz="2" w:space="0" w:color="auto" w:frame="1"/>
          </w:rPr>
          <w:t>value </w:t>
        </w:r>
        <w:r>
          <w:rPr>
            <w:rFonts w:ascii="Segoe UI" w:hAnsi="Segoe UI" w:cs="Segoe UI"/>
            <w:color w:val="000000"/>
            <w:sz w:val="27"/>
            <w:szCs w:val="27"/>
          </w:rPr>
          <w:t>at the end of the Set object.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44" w:author="Unknown"/>
          <w:rFonts w:ascii="Consolas" w:hAnsi="Consolas" w:cs="Consolas"/>
          <w:color w:val="F8F8F2"/>
          <w:sz w:val="27"/>
          <w:szCs w:val="27"/>
        </w:rPr>
      </w:pPr>
      <w:ins w:id="14945"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ins>
    </w:p>
    <w:p w:rsidR="0089304D" w:rsidRDefault="0089304D" w:rsidP="0089304D">
      <w:pPr>
        <w:rPr>
          <w:ins w:id="14946" w:author="Unknown"/>
          <w:rFonts w:ascii="Segoe UI" w:hAnsi="Segoe UI" w:cs="Segoe UI"/>
          <w:color w:val="000000"/>
          <w:sz w:val="27"/>
          <w:szCs w:val="27"/>
        </w:rPr>
      </w:pPr>
      <w:ins w:id="14947"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48" w:author="Unknown"/>
          <w:rFonts w:ascii="Segoe UI" w:hAnsi="Segoe UI" w:cs="Segoe UI"/>
          <w:color w:val="000000"/>
          <w:sz w:val="27"/>
          <w:szCs w:val="27"/>
        </w:rPr>
      </w:pPr>
      <w:ins w:id="14949" w:author="Unknown">
        <w:r>
          <w:rPr>
            <w:rFonts w:ascii="Segoe UI" w:hAnsi="Segoe UI" w:cs="Segoe UI"/>
            <w:color w:val="000000"/>
            <w:sz w:val="27"/>
            <w:szCs w:val="27"/>
          </w:rPr>
          <w:t>Here “x” is a value to be added to the set. And its returns set object.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50" w:author="Unknown"/>
          <w:rFonts w:ascii="Segoe UI" w:hAnsi="Segoe UI" w:cs="Segoe UI"/>
          <w:color w:val="000000"/>
          <w:sz w:val="27"/>
          <w:szCs w:val="27"/>
        </w:rPr>
      </w:pPr>
      <w:ins w:id="14951" w:author="Unknown">
        <w:r>
          <w:rPr>
            <w:rStyle w:val="Strong"/>
            <w:rFonts w:ascii="Segoe UI" w:hAnsi="Segoe UI" w:cs="Segoe UI"/>
            <w:color w:val="000000"/>
            <w:sz w:val="27"/>
            <w:szCs w:val="27"/>
            <w:bdr w:val="single" w:sz="2" w:space="0" w:color="auto" w:frame="1"/>
          </w:rPr>
          <w:t>delete()</w:t>
        </w:r>
        <w:r>
          <w:rPr>
            <w:rFonts w:ascii="Segoe UI" w:hAnsi="Segoe UI" w:cs="Segoe UI"/>
            <w:color w:val="000000"/>
            <w:sz w:val="27"/>
            <w:szCs w:val="27"/>
          </w:rPr>
          <w:t>: This method deletes an element with the specified </w:t>
        </w:r>
        <w:r>
          <w:rPr>
            <w:rStyle w:val="Emphasis"/>
            <w:rFonts w:ascii="Segoe UI" w:hAnsi="Segoe UI" w:cs="Segoe UI"/>
            <w:color w:val="000000"/>
            <w:sz w:val="27"/>
            <w:szCs w:val="27"/>
            <w:bdr w:val="single" w:sz="2" w:space="0" w:color="auto" w:frame="1"/>
          </w:rPr>
          <w:t>value</w:t>
        </w:r>
        <w:r>
          <w:rPr>
            <w:rFonts w:ascii="Segoe UI" w:hAnsi="Segoe UI" w:cs="Segoe UI"/>
            <w:color w:val="000000"/>
            <w:sz w:val="27"/>
            <w:szCs w:val="27"/>
          </w:rPr>
          <w:t> from the Set object.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52" w:author="Unknown"/>
          <w:rFonts w:ascii="Consolas" w:hAnsi="Consolas" w:cs="Consolas"/>
          <w:color w:val="F8F8F2"/>
          <w:sz w:val="27"/>
          <w:szCs w:val="27"/>
        </w:rPr>
      </w:pPr>
      <w:ins w:id="14953"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delete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ins>
    </w:p>
    <w:p w:rsidR="0089304D" w:rsidRDefault="0089304D" w:rsidP="0089304D">
      <w:pPr>
        <w:rPr>
          <w:ins w:id="14954" w:author="Unknown"/>
          <w:rFonts w:ascii="Segoe UI" w:hAnsi="Segoe UI" w:cs="Segoe UI"/>
          <w:color w:val="000000"/>
          <w:sz w:val="27"/>
          <w:szCs w:val="27"/>
        </w:rPr>
      </w:pPr>
      <w:ins w:id="14955"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56" w:author="Unknown"/>
          <w:rFonts w:ascii="Segoe UI" w:hAnsi="Segoe UI" w:cs="Segoe UI"/>
          <w:color w:val="000000"/>
          <w:sz w:val="27"/>
          <w:szCs w:val="27"/>
        </w:rPr>
      </w:pPr>
      <w:ins w:id="14957" w:author="Unknown">
        <w:r>
          <w:rPr>
            <w:rFonts w:ascii="Segoe UI" w:hAnsi="Segoe UI" w:cs="Segoe UI"/>
            <w:color w:val="000000"/>
            <w:sz w:val="27"/>
            <w:szCs w:val="27"/>
          </w:rPr>
          <w:t>Here “x” is a value to be deleted from the set. This method returns true if the value is successfully deleted from the set else returns false.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58" w:author="Unknown"/>
          <w:rFonts w:ascii="Segoe UI" w:hAnsi="Segoe UI" w:cs="Segoe UI"/>
          <w:color w:val="000000"/>
          <w:sz w:val="27"/>
          <w:szCs w:val="27"/>
        </w:rPr>
      </w:pPr>
      <w:ins w:id="14959" w:author="Unknown">
        <w:r>
          <w:rPr>
            <w:rStyle w:val="Strong"/>
            <w:rFonts w:ascii="Segoe UI" w:hAnsi="Segoe UI" w:cs="Segoe UI"/>
            <w:color w:val="000000"/>
            <w:sz w:val="27"/>
            <w:szCs w:val="27"/>
            <w:bdr w:val="single" w:sz="2" w:space="0" w:color="auto" w:frame="1"/>
          </w:rPr>
          <w:t>clear()</w:t>
        </w:r>
        <w:r>
          <w:rPr>
            <w:rFonts w:ascii="Segoe UI" w:hAnsi="Segoe UI" w:cs="Segoe UI"/>
            <w:color w:val="000000"/>
            <w:sz w:val="27"/>
            <w:szCs w:val="27"/>
          </w:rPr>
          <w:t>: This method removes all the element from the set.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60" w:author="Unknown"/>
          <w:rFonts w:ascii="Consolas" w:hAnsi="Consolas" w:cs="Consolas"/>
          <w:color w:val="F8F8F2"/>
          <w:sz w:val="27"/>
          <w:szCs w:val="27"/>
        </w:rPr>
      </w:pPr>
      <w:ins w:id="14961"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clear</w:t>
        </w:r>
        <w:r>
          <w:rPr>
            <w:rStyle w:val="token"/>
            <w:rFonts w:ascii="Consolas" w:hAnsi="Consolas" w:cs="Consolas"/>
            <w:color w:val="F8F8F2"/>
            <w:sz w:val="27"/>
            <w:szCs w:val="27"/>
            <w:bdr w:val="single" w:sz="2" w:space="0" w:color="auto" w:frame="1"/>
          </w:rPr>
          <w:t>();</w:t>
        </w:r>
      </w:ins>
    </w:p>
    <w:p w:rsidR="0089304D" w:rsidRDefault="0089304D" w:rsidP="0089304D">
      <w:pPr>
        <w:rPr>
          <w:ins w:id="14962" w:author="Unknown"/>
          <w:rFonts w:ascii="Segoe UI" w:hAnsi="Segoe UI" w:cs="Segoe UI"/>
          <w:color w:val="000000"/>
          <w:sz w:val="27"/>
          <w:szCs w:val="27"/>
        </w:rPr>
      </w:pPr>
      <w:ins w:id="14963"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64" w:author="Unknown"/>
          <w:rFonts w:ascii="Segoe UI" w:hAnsi="Segoe UI" w:cs="Segoe UI"/>
          <w:color w:val="000000"/>
          <w:sz w:val="27"/>
          <w:szCs w:val="27"/>
        </w:rPr>
      </w:pPr>
      <w:ins w:id="14965" w:author="Unknown">
        <w:r>
          <w:rPr>
            <w:rFonts w:ascii="Segoe UI" w:hAnsi="Segoe UI" w:cs="Segoe UI"/>
            <w:color w:val="000000"/>
            <w:sz w:val="27"/>
            <w:szCs w:val="27"/>
          </w:rPr>
          <w:t>In this method, no parameter is needed, and it returns undefined.</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66" w:author="Unknown"/>
          <w:rFonts w:ascii="Segoe UI" w:hAnsi="Segoe UI" w:cs="Segoe UI"/>
          <w:color w:val="000000"/>
          <w:sz w:val="27"/>
          <w:szCs w:val="27"/>
        </w:rPr>
      </w:pPr>
      <w:ins w:id="14967" w:author="Unknown">
        <w:r>
          <w:rPr>
            <w:rStyle w:val="Strong"/>
            <w:rFonts w:ascii="Segoe UI" w:hAnsi="Segoe UI" w:cs="Segoe UI"/>
            <w:color w:val="000000"/>
            <w:sz w:val="27"/>
            <w:szCs w:val="27"/>
            <w:bdr w:val="single" w:sz="2" w:space="0" w:color="auto" w:frame="1"/>
          </w:rPr>
          <w:t>entries()</w:t>
        </w:r>
        <w:r>
          <w:rPr>
            <w:rFonts w:ascii="Segoe UI" w:hAnsi="Segoe UI" w:cs="Segoe UI"/>
            <w:color w:val="000000"/>
            <w:sz w:val="27"/>
            <w:szCs w:val="27"/>
          </w:rPr>
          <w:t>: This method returns an iterator object which contains an array having the entries of the set, in the insertion order.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68" w:author="Unknown"/>
          <w:rFonts w:ascii="Consolas" w:hAnsi="Consolas" w:cs="Consolas"/>
          <w:color w:val="F8F8F2"/>
          <w:sz w:val="27"/>
          <w:szCs w:val="27"/>
        </w:rPr>
      </w:pPr>
      <w:ins w:id="14969" w:author="Unknown">
        <w:r>
          <w:rPr>
            <w:rStyle w:val="HTMLCode"/>
            <w:rFonts w:ascii="Consolas" w:hAnsi="Consolas" w:cs="Consolas"/>
            <w:color w:val="F8F8F2"/>
            <w:sz w:val="27"/>
            <w:szCs w:val="27"/>
            <w:bdr w:val="single" w:sz="2" w:space="0" w:color="auto" w:frame="1"/>
          </w:rPr>
          <w:lastRenderedPageBreak/>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entries</w:t>
        </w:r>
        <w:r>
          <w:rPr>
            <w:rStyle w:val="token"/>
            <w:rFonts w:ascii="Consolas" w:hAnsi="Consolas" w:cs="Consolas"/>
            <w:color w:val="F8F8F2"/>
            <w:sz w:val="27"/>
            <w:szCs w:val="27"/>
            <w:bdr w:val="single" w:sz="2" w:space="0" w:color="auto" w:frame="1"/>
          </w:rPr>
          <w:t>();</w:t>
        </w:r>
      </w:ins>
    </w:p>
    <w:p w:rsidR="0089304D" w:rsidRDefault="0089304D" w:rsidP="0089304D">
      <w:pPr>
        <w:rPr>
          <w:ins w:id="14970" w:author="Unknown"/>
          <w:rFonts w:ascii="Segoe UI" w:hAnsi="Segoe UI" w:cs="Segoe UI"/>
          <w:color w:val="000000"/>
          <w:sz w:val="27"/>
          <w:szCs w:val="27"/>
        </w:rPr>
      </w:pPr>
      <w:ins w:id="14971"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72" w:author="Unknown"/>
          <w:rFonts w:ascii="Segoe UI" w:hAnsi="Segoe UI" w:cs="Segoe UI"/>
          <w:color w:val="000000"/>
          <w:sz w:val="27"/>
          <w:szCs w:val="27"/>
        </w:rPr>
      </w:pPr>
      <w:ins w:id="14973" w:author="Unknown">
        <w:r>
          <w:rPr>
            <w:rFonts w:ascii="Segoe UI" w:hAnsi="Segoe UI" w:cs="Segoe UI"/>
            <w:color w:val="000000"/>
            <w:sz w:val="27"/>
            <w:szCs w:val="27"/>
          </w:rPr>
          <w:t>This method does not need any parameter. It returns an iterator object that contains an array of [value, value] for every element of the set, in the insertion order.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74" w:author="Unknown"/>
          <w:rFonts w:ascii="Segoe UI" w:hAnsi="Segoe UI" w:cs="Segoe UI"/>
          <w:color w:val="000000"/>
          <w:sz w:val="27"/>
          <w:szCs w:val="27"/>
        </w:rPr>
      </w:pPr>
      <w:ins w:id="14975" w:author="Unknown">
        <w:r>
          <w:rPr>
            <w:rStyle w:val="Strong"/>
            <w:rFonts w:ascii="Segoe UI" w:hAnsi="Segoe UI" w:cs="Segoe UI"/>
            <w:color w:val="000000"/>
            <w:sz w:val="27"/>
            <w:szCs w:val="27"/>
            <w:bdr w:val="single" w:sz="2" w:space="0" w:color="auto" w:frame="1"/>
          </w:rPr>
          <w:t>has()</w:t>
        </w:r>
        <w:r>
          <w:rPr>
            <w:rFonts w:ascii="Segoe UI" w:hAnsi="Segoe UI" w:cs="Segoe UI"/>
            <w:color w:val="000000"/>
            <w:sz w:val="27"/>
            <w:szCs w:val="27"/>
          </w:rPr>
          <w:t>: This method returns true if the specified </w:t>
        </w:r>
        <w:r>
          <w:rPr>
            <w:rStyle w:val="Emphasis"/>
            <w:rFonts w:ascii="Segoe UI" w:hAnsi="Segoe UI" w:cs="Segoe UI"/>
            <w:color w:val="000000"/>
            <w:sz w:val="27"/>
            <w:szCs w:val="27"/>
            <w:bdr w:val="single" w:sz="2" w:space="0" w:color="auto" w:frame="1"/>
          </w:rPr>
          <w:t>value</w:t>
        </w:r>
        <w:r>
          <w:rPr>
            <w:rFonts w:ascii="Segoe UI" w:hAnsi="Segoe UI" w:cs="Segoe UI"/>
            <w:color w:val="000000"/>
            <w:sz w:val="27"/>
            <w:szCs w:val="27"/>
          </w:rPr>
          <w:t> is present in the Set object.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76" w:author="Unknown"/>
          <w:rFonts w:ascii="Consolas" w:hAnsi="Consolas" w:cs="Consolas"/>
          <w:color w:val="F8F8F2"/>
          <w:sz w:val="27"/>
          <w:szCs w:val="27"/>
        </w:rPr>
      </w:pPr>
      <w:ins w:id="14977"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has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x</w:t>
        </w:r>
        <w:r>
          <w:rPr>
            <w:rStyle w:val="token"/>
            <w:rFonts w:ascii="Consolas" w:hAnsi="Consolas" w:cs="Consolas"/>
            <w:color w:val="F8F8F2"/>
            <w:sz w:val="27"/>
            <w:szCs w:val="27"/>
            <w:bdr w:val="single" w:sz="2" w:space="0" w:color="auto" w:frame="1"/>
          </w:rPr>
          <w:t>);</w:t>
        </w:r>
      </w:ins>
    </w:p>
    <w:p w:rsidR="0089304D" w:rsidRDefault="0089304D" w:rsidP="0089304D">
      <w:pPr>
        <w:rPr>
          <w:ins w:id="14978" w:author="Unknown"/>
          <w:rFonts w:ascii="Segoe UI" w:hAnsi="Segoe UI" w:cs="Segoe UI"/>
          <w:color w:val="000000"/>
          <w:sz w:val="27"/>
          <w:szCs w:val="27"/>
        </w:rPr>
      </w:pPr>
      <w:ins w:id="14979"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80" w:author="Unknown"/>
          <w:rFonts w:ascii="Segoe UI" w:hAnsi="Segoe UI" w:cs="Segoe UI"/>
          <w:color w:val="000000"/>
          <w:sz w:val="27"/>
          <w:szCs w:val="27"/>
        </w:rPr>
      </w:pPr>
      <w:ins w:id="14981" w:author="Unknown">
        <w:r>
          <w:rPr>
            <w:rFonts w:ascii="Segoe UI" w:hAnsi="Segoe UI" w:cs="Segoe UI"/>
            <w:color w:val="000000"/>
            <w:sz w:val="27"/>
            <w:szCs w:val="27"/>
          </w:rPr>
          <w:t>Here “x” is the value to be searched in the Set. This method returns true if the value is present else it returns false.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82" w:author="Unknown"/>
          <w:rFonts w:ascii="Segoe UI" w:hAnsi="Segoe UI" w:cs="Segoe UI"/>
          <w:color w:val="000000"/>
          <w:sz w:val="27"/>
          <w:szCs w:val="27"/>
        </w:rPr>
      </w:pPr>
      <w:ins w:id="14983" w:author="Unknown">
        <w:r>
          <w:rPr>
            <w:rStyle w:val="Strong"/>
            <w:rFonts w:ascii="Segoe UI" w:hAnsi="Segoe UI" w:cs="Segoe UI"/>
            <w:color w:val="000000"/>
            <w:sz w:val="27"/>
            <w:szCs w:val="27"/>
            <w:bdr w:val="single" w:sz="2" w:space="0" w:color="auto" w:frame="1"/>
          </w:rPr>
          <w:t>values()</w:t>
        </w:r>
        <w:r>
          <w:rPr>
            <w:rFonts w:ascii="Segoe UI" w:hAnsi="Segoe UI" w:cs="Segoe UI"/>
            <w:color w:val="000000"/>
            <w:sz w:val="27"/>
            <w:szCs w:val="27"/>
          </w:rPr>
          <w:t>: This method returns all the values from the Set in the same insertion order.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84" w:author="Unknown"/>
          <w:rFonts w:ascii="Consolas" w:hAnsi="Consolas" w:cs="Consolas"/>
          <w:color w:val="F8F8F2"/>
          <w:sz w:val="27"/>
          <w:szCs w:val="27"/>
        </w:rPr>
      </w:pPr>
      <w:ins w:id="14985"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values</w:t>
        </w:r>
        <w:r>
          <w:rPr>
            <w:rStyle w:val="token"/>
            <w:rFonts w:ascii="Consolas" w:hAnsi="Consolas" w:cs="Consolas"/>
            <w:color w:val="F8F8F2"/>
            <w:sz w:val="27"/>
            <w:szCs w:val="27"/>
            <w:bdr w:val="single" w:sz="2" w:space="0" w:color="auto" w:frame="1"/>
          </w:rPr>
          <w:t>();</w:t>
        </w:r>
      </w:ins>
    </w:p>
    <w:p w:rsidR="0089304D" w:rsidRDefault="0089304D" w:rsidP="0089304D">
      <w:pPr>
        <w:rPr>
          <w:ins w:id="14986" w:author="Unknown"/>
          <w:rFonts w:ascii="Segoe UI" w:hAnsi="Segoe UI" w:cs="Segoe UI"/>
          <w:color w:val="000000"/>
          <w:sz w:val="27"/>
          <w:szCs w:val="27"/>
        </w:rPr>
      </w:pPr>
      <w:ins w:id="14987"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88" w:author="Unknown"/>
          <w:rFonts w:ascii="Segoe UI" w:hAnsi="Segoe UI" w:cs="Segoe UI"/>
          <w:color w:val="000000"/>
          <w:sz w:val="27"/>
          <w:szCs w:val="27"/>
        </w:rPr>
      </w:pPr>
      <w:ins w:id="14989" w:author="Unknown">
        <w:r>
          <w:rPr>
            <w:rFonts w:ascii="Segoe UI" w:hAnsi="Segoe UI" w:cs="Segoe UI"/>
            <w:color w:val="000000"/>
            <w:sz w:val="27"/>
            <w:szCs w:val="27"/>
          </w:rPr>
          <w:t>No parameters are needed in this method. An iterator object is returned that contains all the values of the set in the same order as they are inserted. </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90" w:author="Unknown"/>
          <w:rFonts w:ascii="Segoe UI" w:hAnsi="Segoe UI" w:cs="Segoe UI"/>
          <w:color w:val="000000"/>
          <w:sz w:val="27"/>
          <w:szCs w:val="27"/>
        </w:rPr>
      </w:pPr>
      <w:ins w:id="14991" w:author="Unknown">
        <w:r>
          <w:rPr>
            <w:rStyle w:val="Strong"/>
            <w:rFonts w:ascii="Segoe UI" w:hAnsi="Segoe UI" w:cs="Segoe UI"/>
            <w:color w:val="000000"/>
            <w:sz w:val="27"/>
            <w:szCs w:val="27"/>
            <w:bdr w:val="single" w:sz="2" w:space="0" w:color="auto" w:frame="1"/>
          </w:rPr>
          <w:t>keys()</w:t>
        </w:r>
        <w:r>
          <w:rPr>
            <w:rFonts w:ascii="Segoe UI" w:hAnsi="Segoe UI" w:cs="Segoe UI"/>
            <w:color w:val="000000"/>
            <w:sz w:val="27"/>
            <w:szCs w:val="27"/>
          </w:rPr>
          <w:t> – This method returns all the values from the Set in the insertion order. keys() is similar to the</w:t>
        </w:r>
        <w:r>
          <w:rPr>
            <w:rStyle w:val="Emphasis"/>
            <w:rFonts w:ascii="Segoe UI" w:hAnsi="Segoe UI" w:cs="Segoe UI"/>
            <w:color w:val="000000"/>
            <w:sz w:val="27"/>
            <w:szCs w:val="27"/>
            <w:bdr w:val="single" w:sz="2" w:space="0" w:color="auto" w:frame="1"/>
          </w:rPr>
          <w:t> values()</w:t>
        </w:r>
        <w:r>
          <w:rPr>
            <w:rFonts w:ascii="Segoe UI" w:hAnsi="Segoe UI" w:cs="Segoe UI"/>
            <w:color w:val="000000"/>
            <w:sz w:val="27"/>
            <w:szCs w:val="27"/>
          </w:rPr>
          <w:t> in case of Sets. Here is the syntax:</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4992" w:author="Unknown"/>
          <w:rFonts w:ascii="Consolas" w:hAnsi="Consolas" w:cs="Consolas"/>
          <w:color w:val="F8F8F2"/>
          <w:sz w:val="27"/>
          <w:szCs w:val="27"/>
        </w:rPr>
      </w:pPr>
      <w:ins w:id="14993" w:author="Unknown">
        <w:r>
          <w:rPr>
            <w:rStyle w:val="HTMLCode"/>
            <w:rFonts w:ascii="Consolas" w:hAnsi="Consolas" w:cs="Consolas"/>
            <w:color w:val="F8F8F2"/>
            <w:sz w:val="27"/>
            <w:szCs w:val="27"/>
            <w:bdr w:val="single" w:sz="2" w:space="0" w:color="auto" w:frame="1"/>
          </w:rPr>
          <w:t>set1</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keys</w:t>
        </w:r>
        <w:r>
          <w:rPr>
            <w:rStyle w:val="token"/>
            <w:rFonts w:ascii="Consolas" w:hAnsi="Consolas" w:cs="Consolas"/>
            <w:color w:val="F8F8F2"/>
            <w:sz w:val="27"/>
            <w:szCs w:val="27"/>
            <w:bdr w:val="single" w:sz="2" w:space="0" w:color="auto" w:frame="1"/>
          </w:rPr>
          <w:t>();</w:t>
        </w:r>
      </w:ins>
    </w:p>
    <w:p w:rsidR="0089304D" w:rsidRDefault="0089304D" w:rsidP="0089304D">
      <w:pPr>
        <w:rPr>
          <w:ins w:id="14994" w:author="Unknown"/>
          <w:rFonts w:ascii="Segoe UI" w:hAnsi="Segoe UI" w:cs="Segoe UI"/>
          <w:color w:val="000000"/>
          <w:sz w:val="27"/>
          <w:szCs w:val="27"/>
        </w:rPr>
      </w:pPr>
      <w:ins w:id="14995"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4996" w:author="Unknown"/>
          <w:rFonts w:ascii="Segoe UI" w:hAnsi="Segoe UI" w:cs="Segoe UI"/>
          <w:color w:val="000000"/>
          <w:sz w:val="27"/>
          <w:szCs w:val="27"/>
        </w:rPr>
      </w:pPr>
      <w:ins w:id="14997" w:author="Unknown">
        <w:r>
          <w:rPr>
            <w:rFonts w:ascii="Segoe UI" w:hAnsi="Segoe UI" w:cs="Segoe UI"/>
            <w:color w:val="000000"/>
            <w:sz w:val="27"/>
            <w:szCs w:val="27"/>
          </w:rPr>
          <w:t>No parameters are needed in this method. An iterator object returned that contains all the values of the set in the same order as they are inserted.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4998" w:author="Unknown"/>
          <w:rFonts w:ascii="Segoe UI" w:hAnsi="Segoe UI" w:cs="Segoe UI"/>
          <w:color w:val="000000"/>
        </w:rPr>
      </w:pPr>
      <w:ins w:id="14999" w:author="Unknown">
        <w:r>
          <w:rPr>
            <w:rFonts w:ascii="Segoe UI" w:hAnsi="Segoe UI" w:cs="Segoe UI"/>
            <w:color w:val="000000"/>
          </w:rPr>
          <w:t>Example:-</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000" w:author="Unknown"/>
          <w:rFonts w:ascii="Segoe UI" w:hAnsi="Segoe UI" w:cs="Segoe UI"/>
          <w:color w:val="000000"/>
          <w:sz w:val="27"/>
          <w:szCs w:val="27"/>
        </w:rPr>
      </w:pPr>
      <w:ins w:id="15001" w:author="Unknown">
        <w:r>
          <w:rPr>
            <w:rFonts w:ascii="Segoe UI" w:hAnsi="Segoe UI" w:cs="Segoe UI"/>
            <w:color w:val="000000"/>
            <w:sz w:val="27"/>
            <w:szCs w:val="27"/>
          </w:rPr>
          <w:lastRenderedPageBreak/>
          <w:t>Suppose have students coming, and we like to remember everyone. But repeated students should not lead to duplicates. A student must be “counted” only once. For this, we will use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02" w:author="Unknown"/>
          <w:rStyle w:val="HTMLCode"/>
          <w:rFonts w:ascii="Consolas" w:hAnsi="Consolas" w:cs="Consolas"/>
          <w:color w:val="F8F8F2"/>
          <w:sz w:val="27"/>
          <w:szCs w:val="27"/>
          <w:bdr w:val="single" w:sz="2" w:space="0" w:color="auto" w:frame="1"/>
        </w:rPr>
      </w:pPr>
      <w:ins w:id="15003"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set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04" w:author="Unknown"/>
          <w:rStyle w:val="HTMLCode"/>
          <w:rFonts w:ascii="Consolas" w:hAnsi="Consolas" w:cs="Consolas"/>
          <w:color w:val="F8F8F2"/>
          <w:sz w:val="27"/>
          <w:szCs w:val="27"/>
          <w:bdr w:val="single" w:sz="2" w:space="0" w:color="auto" w:frame="1"/>
        </w:rPr>
      </w:pPr>
      <w:ins w:id="15005"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john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name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"John"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06" w:author="Unknown"/>
          <w:rStyle w:val="HTMLCode"/>
          <w:rFonts w:ascii="Consolas" w:hAnsi="Consolas" w:cs="Consolas"/>
          <w:color w:val="F8F8F2"/>
          <w:sz w:val="27"/>
          <w:szCs w:val="27"/>
          <w:bdr w:val="single" w:sz="2" w:space="0" w:color="auto" w:frame="1"/>
        </w:rPr>
      </w:pPr>
      <w:ins w:id="15007"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harry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name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"harry"</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08" w:author="Unknown"/>
          <w:rStyle w:val="HTMLCode"/>
          <w:rFonts w:ascii="Consolas" w:hAnsi="Consolas" w:cs="Consolas"/>
          <w:color w:val="F8F8F2"/>
          <w:sz w:val="27"/>
          <w:szCs w:val="27"/>
          <w:bdr w:val="single" w:sz="2" w:space="0" w:color="auto" w:frame="1"/>
        </w:rPr>
      </w:pPr>
      <w:ins w:id="15009"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cavin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name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"cavin"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10" w:author="Unknown"/>
          <w:rStyle w:val="HTMLCode"/>
          <w:rFonts w:ascii="Consolas" w:hAnsi="Consolas" w:cs="Consolas"/>
          <w:color w:val="F8F8F2"/>
          <w:sz w:val="27"/>
          <w:szCs w:val="27"/>
          <w:bdr w:val="single" w:sz="2" w:space="0" w:color="auto" w:frame="1"/>
        </w:rPr>
      </w:pPr>
      <w:ins w:id="15011" w:author="Unknown">
        <w:r>
          <w:rPr>
            <w:rStyle w:val="token"/>
            <w:rFonts w:ascii="Consolas" w:hAnsi="Consolas" w:cs="Consolas"/>
            <w:color w:val="8292A2"/>
            <w:sz w:val="27"/>
            <w:szCs w:val="27"/>
            <w:bdr w:val="single" w:sz="2" w:space="0" w:color="auto" w:frame="1"/>
          </w:rPr>
          <w:t>//  some users come multiple times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12" w:author="Unknown"/>
          <w:rStyle w:val="HTMLCode"/>
          <w:rFonts w:ascii="Consolas" w:hAnsi="Consolas" w:cs="Consolas"/>
          <w:color w:val="F8F8F2"/>
          <w:sz w:val="27"/>
          <w:szCs w:val="27"/>
          <w:bdr w:val="single" w:sz="2" w:space="0" w:color="auto" w:frame="1"/>
        </w:rPr>
      </w:pPr>
      <w:ins w:id="15013" w:author="Unknown">
        <w:r>
          <w:rPr>
            <w:rStyle w:val="HTMLCode"/>
            <w:rFonts w:ascii="Consolas" w:hAnsi="Consolas" w:cs="Consolas"/>
            <w:color w:val="F8F8F2"/>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john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14" w:author="Unknown"/>
          <w:rStyle w:val="HTMLCode"/>
          <w:rFonts w:ascii="Consolas" w:hAnsi="Consolas" w:cs="Consolas"/>
          <w:color w:val="F8F8F2"/>
          <w:sz w:val="27"/>
          <w:szCs w:val="27"/>
          <w:bdr w:val="single" w:sz="2" w:space="0" w:color="auto" w:frame="1"/>
        </w:rPr>
      </w:pPr>
      <w:ins w:id="15015" w:author="Unknown">
        <w:r>
          <w:rPr>
            <w:rStyle w:val="HTMLCode"/>
            <w:rFonts w:ascii="Consolas" w:hAnsi="Consolas" w:cs="Consolas"/>
            <w:color w:val="F8F8F2"/>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16" w:author="Unknown"/>
          <w:rStyle w:val="HTMLCode"/>
          <w:rFonts w:ascii="Consolas" w:hAnsi="Consolas" w:cs="Consolas"/>
          <w:color w:val="F8F8F2"/>
          <w:sz w:val="27"/>
          <w:szCs w:val="27"/>
          <w:bdr w:val="single" w:sz="2" w:space="0" w:color="auto" w:frame="1"/>
        </w:rPr>
      </w:pPr>
      <w:ins w:id="15017" w:author="Unknown">
        <w:r>
          <w:rPr>
            <w:rStyle w:val="HTMLCode"/>
            <w:rFonts w:ascii="Consolas" w:hAnsi="Consolas" w:cs="Consolas"/>
            <w:color w:val="F8F8F2"/>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cavin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18" w:author="Unknown"/>
          <w:rStyle w:val="HTMLCode"/>
          <w:rFonts w:ascii="Consolas" w:hAnsi="Consolas" w:cs="Consolas"/>
          <w:color w:val="F8F8F2"/>
          <w:sz w:val="27"/>
          <w:szCs w:val="27"/>
          <w:bdr w:val="single" w:sz="2" w:space="0" w:color="auto" w:frame="1"/>
        </w:rPr>
      </w:pPr>
      <w:ins w:id="15019" w:author="Unknown">
        <w:r>
          <w:rPr>
            <w:rStyle w:val="HTMLCode"/>
            <w:rFonts w:ascii="Consolas" w:hAnsi="Consolas" w:cs="Consolas"/>
            <w:color w:val="F8F8F2"/>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john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20" w:author="Unknown"/>
          <w:rStyle w:val="HTMLCode"/>
          <w:rFonts w:ascii="Consolas" w:hAnsi="Consolas" w:cs="Consolas"/>
          <w:color w:val="F8F8F2"/>
          <w:sz w:val="27"/>
          <w:szCs w:val="27"/>
          <w:bdr w:val="single" w:sz="2" w:space="0" w:color="auto" w:frame="1"/>
        </w:rPr>
      </w:pPr>
      <w:ins w:id="15021" w:author="Unknown">
        <w:r>
          <w:rPr>
            <w:rStyle w:val="HTMLCode"/>
            <w:rFonts w:ascii="Consolas" w:hAnsi="Consolas" w:cs="Consolas"/>
            <w:color w:val="F8F8F2"/>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harry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22" w:author="Unknown"/>
          <w:rStyle w:val="HTMLCode"/>
          <w:rFonts w:ascii="Consolas" w:hAnsi="Consolas" w:cs="Consolas"/>
          <w:color w:val="F8F8F2"/>
          <w:sz w:val="27"/>
          <w:szCs w:val="27"/>
          <w:bdr w:val="single" w:sz="2" w:space="0" w:color="auto" w:frame="1"/>
        </w:rPr>
      </w:pPr>
      <w:ins w:id="15023" w:author="Unknown">
        <w:r>
          <w:rPr>
            <w:rStyle w:val="token"/>
            <w:rFonts w:ascii="Consolas" w:hAnsi="Consolas" w:cs="Consolas"/>
            <w:color w:val="8292A2"/>
            <w:sz w:val="27"/>
            <w:szCs w:val="27"/>
            <w:bdr w:val="single" w:sz="2" w:space="0" w:color="auto" w:frame="1"/>
          </w:rPr>
          <w:t>// set keeps only unique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24" w:author="Unknown"/>
          <w:rStyle w:val="HTMLCode"/>
          <w:rFonts w:ascii="Consolas" w:hAnsi="Consolas" w:cs="Consolas"/>
          <w:color w:val="F8F8F2"/>
          <w:sz w:val="27"/>
          <w:szCs w:val="27"/>
          <w:bdr w:val="single" w:sz="2" w:space="0" w:color="auto" w:frame="1"/>
        </w:rPr>
      </w:pPr>
      <w:ins w:id="15025" w:author="Unknown">
        <w:r>
          <w:rPr>
            <w:rStyle w:val="token"/>
            <w:rFonts w:ascii="Consolas" w:hAnsi="Consolas" w:cs="Consolas"/>
            <w:color w:val="66D9EF"/>
            <w:sz w:val="27"/>
            <w:szCs w:val="27"/>
            <w:bdr w:val="single" w:sz="2" w:space="0" w:color="auto" w:frame="1"/>
          </w:rPr>
          <w:t>for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user </w:t>
        </w:r>
        <w:r>
          <w:rPr>
            <w:rStyle w:val="token"/>
            <w:rFonts w:ascii="Consolas" w:hAnsi="Consolas" w:cs="Consolas"/>
            <w:color w:val="66D9EF"/>
            <w:sz w:val="27"/>
            <w:szCs w:val="27"/>
            <w:bdr w:val="single" w:sz="2" w:space="0" w:color="auto" w:frame="1"/>
          </w:rPr>
          <w:t>of</w:t>
        </w:r>
        <w:r>
          <w:rPr>
            <w:rStyle w:val="HTMLCode"/>
            <w:rFonts w:ascii="Consolas" w:hAnsi="Consolas" w:cs="Consolas"/>
            <w:color w:val="F8F8F2"/>
            <w:sz w:val="27"/>
            <w:szCs w:val="27"/>
            <w:bdr w:val="single" w:sz="2" w:space="0" w:color="auto" w:frame="1"/>
          </w:rPr>
          <w:t xml:space="preserve"> 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26" w:author="Unknown"/>
          <w:rFonts w:ascii="Consolas" w:hAnsi="Consolas" w:cs="Consolas"/>
          <w:color w:val="F8F8F2"/>
          <w:sz w:val="27"/>
          <w:szCs w:val="27"/>
        </w:rPr>
      </w:pPr>
      <w:ins w:id="15027"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user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name</w:t>
        </w:r>
        <w:r>
          <w:rPr>
            <w:rStyle w:val="token"/>
            <w:rFonts w:ascii="Consolas" w:hAnsi="Consolas" w:cs="Consolas"/>
            <w:color w:val="F8F8F2"/>
            <w:sz w:val="27"/>
            <w:szCs w:val="27"/>
            <w:bdr w:val="single" w:sz="2" w:space="0" w:color="auto" w:frame="1"/>
          </w:rPr>
          <w:t>)}</w:t>
        </w:r>
      </w:ins>
    </w:p>
    <w:p w:rsidR="0089304D" w:rsidRDefault="0089304D" w:rsidP="0089304D">
      <w:pPr>
        <w:rPr>
          <w:ins w:id="15028" w:author="Unknown"/>
          <w:rFonts w:ascii="Segoe UI" w:hAnsi="Segoe UI" w:cs="Segoe UI"/>
          <w:color w:val="000000"/>
          <w:sz w:val="27"/>
          <w:szCs w:val="27"/>
        </w:rPr>
      </w:pPr>
      <w:ins w:id="15029" w:author="Unknown">
        <w:r>
          <w:rPr>
            <w:rFonts w:ascii="Segoe UI" w:hAnsi="Segoe UI" w:cs="Segoe UI"/>
            <w:color w:val="000000"/>
            <w:sz w:val="27"/>
            <w:szCs w:val="27"/>
            <w:bdr w:val="single" w:sz="2" w:space="0" w:color="auto" w:frame="1"/>
          </w:rPr>
          <w:t>Copy</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5030" w:author="Unknown"/>
          <w:rFonts w:ascii="Segoe UI" w:hAnsi="Segoe UI" w:cs="Segoe UI"/>
          <w:color w:val="000000"/>
          <w:sz w:val="27"/>
          <w:szCs w:val="27"/>
        </w:rPr>
      </w:pPr>
      <w:ins w:id="15031" w:author="Unknown">
        <w:r>
          <w:rPr>
            <w:rFonts w:ascii="Segoe UI" w:hAnsi="Segoe UI" w:cs="Segoe UI"/>
            <w:color w:val="000000"/>
          </w:rPr>
          <w:t>Code file tut58.js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32" w:author="Unknown"/>
          <w:rStyle w:val="HTMLCode"/>
          <w:rFonts w:ascii="Consolas" w:hAnsi="Consolas" w:cs="Consolas"/>
          <w:color w:val="F8F8F2"/>
          <w:sz w:val="27"/>
          <w:szCs w:val="27"/>
          <w:bdr w:val="single" w:sz="2" w:space="0" w:color="auto" w:frame="1"/>
        </w:rPr>
      </w:pPr>
      <w:ins w:id="15033"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tutorial 58'</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3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35" w:author="Unknown"/>
          <w:rStyle w:val="HTMLCode"/>
          <w:rFonts w:ascii="Consolas" w:hAnsi="Consolas" w:cs="Consolas"/>
          <w:color w:val="F8F8F2"/>
          <w:sz w:val="27"/>
          <w:szCs w:val="27"/>
          <w:bdr w:val="single" w:sz="2" w:space="0" w:color="auto" w:frame="1"/>
        </w:rPr>
      </w:pPr>
      <w:ins w:id="15036" w:author="Unknown">
        <w:r>
          <w:rPr>
            <w:rStyle w:val="token"/>
            <w:rFonts w:ascii="Consolas" w:hAnsi="Consolas" w:cs="Consolas"/>
            <w:color w:val="8292A2"/>
            <w:sz w:val="27"/>
            <w:szCs w:val="27"/>
            <w:bdr w:val="single" w:sz="2" w:space="0" w:color="auto" w:frame="1"/>
          </w:rPr>
          <w:t>// Set stores unique values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37" w:author="Unknown"/>
          <w:rStyle w:val="HTMLCode"/>
          <w:rFonts w:ascii="Consolas" w:hAnsi="Consolas" w:cs="Consolas"/>
          <w:color w:val="F8F8F2"/>
          <w:sz w:val="27"/>
          <w:szCs w:val="27"/>
          <w:bdr w:val="single" w:sz="2" w:space="0" w:color="auto" w:frame="1"/>
        </w:rPr>
      </w:pPr>
      <w:ins w:id="15038"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mySet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Initialize an empty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39" w:author="Unknown"/>
          <w:rStyle w:val="HTMLCode"/>
          <w:rFonts w:ascii="Consolas" w:hAnsi="Consolas" w:cs="Consolas"/>
          <w:color w:val="F8F8F2"/>
          <w:sz w:val="27"/>
          <w:szCs w:val="27"/>
          <w:bdr w:val="single" w:sz="2" w:space="0" w:color="auto" w:frame="1"/>
        </w:rPr>
      </w:pPr>
      <w:ins w:id="15040"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'The set looks like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4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42" w:author="Unknown"/>
          <w:rStyle w:val="HTMLCode"/>
          <w:rFonts w:ascii="Consolas" w:hAnsi="Consolas" w:cs="Consolas"/>
          <w:color w:val="F8F8F2"/>
          <w:sz w:val="27"/>
          <w:szCs w:val="27"/>
          <w:bdr w:val="single" w:sz="2" w:space="0" w:color="auto" w:frame="1"/>
        </w:rPr>
      </w:pPr>
      <w:ins w:id="15043" w:author="Unknown">
        <w:r>
          <w:rPr>
            <w:rStyle w:val="token"/>
            <w:rFonts w:ascii="Consolas" w:hAnsi="Consolas" w:cs="Consolas"/>
            <w:color w:val="8292A2"/>
            <w:sz w:val="27"/>
            <w:szCs w:val="27"/>
            <w:bdr w:val="single" w:sz="2" w:space="0" w:color="auto" w:frame="1"/>
          </w:rPr>
          <w:t>// Adding values to this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44" w:author="Unknown"/>
          <w:rStyle w:val="HTMLCode"/>
          <w:rFonts w:ascii="Consolas" w:hAnsi="Consolas" w:cs="Consolas"/>
          <w:color w:val="F8F8F2"/>
          <w:sz w:val="27"/>
          <w:szCs w:val="27"/>
          <w:bdr w:val="single" w:sz="2" w:space="0" w:color="auto" w:frame="1"/>
        </w:rPr>
      </w:pPr>
      <w:ins w:id="15045"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46" w:author="Unknown"/>
          <w:rStyle w:val="HTMLCode"/>
          <w:rFonts w:ascii="Consolas" w:hAnsi="Consolas" w:cs="Consolas"/>
          <w:color w:val="F8F8F2"/>
          <w:sz w:val="27"/>
          <w:szCs w:val="27"/>
          <w:bdr w:val="single" w:sz="2" w:space="0" w:color="auto" w:frame="1"/>
        </w:rPr>
      </w:pPr>
      <w:ins w:id="15047" w:author="Unknown">
        <w:r>
          <w:rPr>
            <w:rStyle w:val="HTMLCode"/>
            <w:rFonts w:ascii="Consolas" w:hAnsi="Consolas" w:cs="Consolas"/>
            <w:color w:val="F8F8F2"/>
            <w:sz w:val="27"/>
            <w:szCs w:val="27"/>
            <w:bdr w:val="single" w:sz="2" w:space="0" w:color="auto" w:frame="1"/>
          </w:rPr>
          <w:lastRenderedPageBreak/>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'My name'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48" w:author="Unknown"/>
          <w:rStyle w:val="HTMLCode"/>
          <w:rFonts w:ascii="Consolas" w:hAnsi="Consolas" w:cs="Consolas"/>
          <w:color w:val="F8F8F2"/>
          <w:sz w:val="27"/>
          <w:szCs w:val="27"/>
          <w:bdr w:val="single" w:sz="2" w:space="0" w:color="auto" w:frame="1"/>
        </w:rPr>
      </w:pPr>
      <w:ins w:id="15049"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50" w:author="Unknown"/>
          <w:rStyle w:val="HTMLCode"/>
          <w:rFonts w:ascii="Consolas" w:hAnsi="Consolas" w:cs="Consolas"/>
          <w:color w:val="F8F8F2"/>
          <w:sz w:val="27"/>
          <w:szCs w:val="27"/>
          <w:bdr w:val="single" w:sz="2" w:space="0" w:color="auto" w:frame="1"/>
        </w:rPr>
      </w:pPr>
      <w:ins w:id="15051"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'that'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52" w:author="Unknown"/>
          <w:rStyle w:val="HTMLCode"/>
          <w:rFonts w:ascii="Consolas" w:hAnsi="Consolas" w:cs="Consolas"/>
          <w:color w:val="F8F8F2"/>
          <w:sz w:val="27"/>
          <w:szCs w:val="27"/>
          <w:bdr w:val="single" w:sz="2" w:space="0" w:color="auto" w:frame="1"/>
        </w:rPr>
      </w:pPr>
      <w:ins w:id="15053"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34</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54" w:author="Unknown"/>
          <w:rStyle w:val="HTMLCode"/>
          <w:rFonts w:ascii="Consolas" w:hAnsi="Consolas" w:cs="Consolas"/>
          <w:color w:val="F8F8F2"/>
          <w:sz w:val="27"/>
          <w:szCs w:val="27"/>
          <w:bdr w:val="single" w:sz="2" w:space="0" w:color="auto" w:frame="1"/>
        </w:rPr>
      </w:pPr>
      <w:ins w:id="15055"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true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56" w:author="Unknown"/>
          <w:rStyle w:val="HTMLCode"/>
          <w:rFonts w:ascii="Consolas" w:hAnsi="Consolas" w:cs="Consolas"/>
          <w:color w:val="F8F8F2"/>
          <w:sz w:val="27"/>
          <w:szCs w:val="27"/>
          <w:bdr w:val="single" w:sz="2" w:space="0" w:color="auto" w:frame="1"/>
        </w:rPr>
      </w:pPr>
      <w:ins w:id="15057"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false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58" w:author="Unknown"/>
          <w:rStyle w:val="HTMLCode"/>
          <w:rFonts w:ascii="Consolas" w:hAnsi="Consolas" w:cs="Consolas"/>
          <w:color w:val="F8F8F2"/>
          <w:sz w:val="27"/>
          <w:szCs w:val="27"/>
          <w:bdr w:val="single" w:sz="2" w:space="0" w:color="auto" w:frame="1"/>
        </w:rPr>
      </w:pPr>
      <w:ins w:id="15059"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add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'that2'</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0" w:author="Unknown"/>
          <w:rStyle w:val="HTMLCode"/>
          <w:rFonts w:ascii="Consolas" w:hAnsi="Consolas" w:cs="Consolas"/>
          <w:color w:val="F8F8F2"/>
          <w:sz w:val="27"/>
          <w:szCs w:val="27"/>
          <w:bdr w:val="single" w:sz="2" w:space="0" w:color="auto" w:frame="1"/>
        </w:rPr>
      </w:pPr>
      <w:ins w:id="15061"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'The set looks like this now:'</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3" w:author="Unknown"/>
          <w:rStyle w:val="HTMLCode"/>
          <w:rFonts w:ascii="Consolas" w:hAnsi="Consolas" w:cs="Consolas"/>
          <w:color w:val="F8F8F2"/>
          <w:sz w:val="27"/>
          <w:szCs w:val="27"/>
          <w:bdr w:val="single" w:sz="2" w:space="0" w:color="auto" w:frame="1"/>
        </w:rPr>
      </w:pPr>
      <w:ins w:id="15064" w:author="Unknown">
        <w:r>
          <w:rPr>
            <w:rStyle w:val="token"/>
            <w:rFonts w:ascii="Consolas" w:hAnsi="Consolas" w:cs="Consolas"/>
            <w:color w:val="8292A2"/>
            <w:sz w:val="27"/>
            <w:szCs w:val="27"/>
            <w:bdr w:val="single" w:sz="2" w:space="0" w:color="auto" w:frame="1"/>
          </w:rPr>
          <w:t>// Use a constructor to initialize the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5" w:author="Unknown"/>
          <w:rStyle w:val="HTMLCode"/>
          <w:rFonts w:ascii="Consolas" w:hAnsi="Consolas" w:cs="Consolas"/>
          <w:color w:val="F8F8F2"/>
          <w:sz w:val="27"/>
          <w:szCs w:val="27"/>
          <w:bdr w:val="single" w:sz="2" w:space="0" w:color="auto" w:frame="1"/>
        </w:rPr>
      </w:pPr>
      <w:ins w:id="15066"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mySet2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Set</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1</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45</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'this'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false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4</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8</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'this'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7" w:author="Unknown"/>
          <w:rStyle w:val="HTMLCode"/>
          <w:rFonts w:ascii="Consolas" w:hAnsi="Consolas" w:cs="Consolas"/>
          <w:color w:val="F8F8F2"/>
          <w:sz w:val="27"/>
          <w:szCs w:val="27"/>
          <w:bdr w:val="single" w:sz="2" w:space="0" w:color="auto" w:frame="1"/>
        </w:rPr>
      </w:pPr>
      <w:ins w:id="1506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'New 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mySet2</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69"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0"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1" w:author="Unknown"/>
          <w:rStyle w:val="HTMLCode"/>
          <w:rFonts w:ascii="Consolas" w:hAnsi="Consolas" w:cs="Consolas"/>
          <w:color w:val="F8F8F2"/>
          <w:sz w:val="27"/>
          <w:szCs w:val="27"/>
          <w:bdr w:val="single" w:sz="2" w:space="0" w:color="auto" w:frame="1"/>
        </w:rPr>
      </w:pPr>
      <w:ins w:id="15072"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size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Get the size of the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4" w:author="Unknown"/>
          <w:rStyle w:val="HTMLCode"/>
          <w:rFonts w:ascii="Consolas" w:hAnsi="Consolas" w:cs="Consolas"/>
          <w:color w:val="F8F8F2"/>
          <w:sz w:val="27"/>
          <w:szCs w:val="27"/>
          <w:bdr w:val="single" w:sz="2" w:space="0" w:color="auto" w:frame="1"/>
        </w:rPr>
      </w:pPr>
      <w:ins w:id="15075"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has</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346</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Check whether set has 346 or not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6"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7" w:author="Unknown"/>
          <w:rStyle w:val="HTMLCode"/>
          <w:rFonts w:ascii="Consolas" w:hAnsi="Consolas" w:cs="Consolas"/>
          <w:color w:val="F8F8F2"/>
          <w:sz w:val="27"/>
          <w:szCs w:val="27"/>
          <w:bdr w:val="single" w:sz="2" w:space="0" w:color="auto" w:frame="1"/>
        </w:rPr>
      </w:pPr>
      <w:ins w:id="1507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'Before removal'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has</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'that2'</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79" w:author="Unknown"/>
          <w:rStyle w:val="HTMLCode"/>
          <w:rFonts w:ascii="Consolas" w:hAnsi="Consolas" w:cs="Consolas"/>
          <w:color w:val="F8F8F2"/>
          <w:sz w:val="27"/>
          <w:szCs w:val="27"/>
          <w:bdr w:val="single" w:sz="2" w:space="0" w:color="auto" w:frame="1"/>
        </w:rPr>
      </w:pPr>
      <w:ins w:id="15080"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delete</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'that2'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Remove an element from the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1" w:author="Unknown"/>
          <w:rStyle w:val="HTMLCode"/>
          <w:rFonts w:ascii="Consolas" w:hAnsi="Consolas" w:cs="Consolas"/>
          <w:color w:val="F8F8F2"/>
          <w:sz w:val="27"/>
          <w:szCs w:val="27"/>
          <w:bdr w:val="single" w:sz="2" w:space="0" w:color="auto" w:frame="1"/>
        </w:rPr>
      </w:pPr>
      <w:ins w:id="15082"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'After removal'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has</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'that2'</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5" w:author="Unknown"/>
          <w:rStyle w:val="HTMLCode"/>
          <w:rFonts w:ascii="Consolas" w:hAnsi="Consolas" w:cs="Consolas"/>
          <w:color w:val="F8F8F2"/>
          <w:sz w:val="27"/>
          <w:szCs w:val="27"/>
          <w:bdr w:val="single" w:sz="2" w:space="0" w:color="auto" w:frame="1"/>
        </w:rPr>
      </w:pPr>
      <w:ins w:id="15086" w:author="Unknown">
        <w:r>
          <w:rPr>
            <w:rStyle w:val="token"/>
            <w:rFonts w:ascii="Consolas" w:hAnsi="Consolas" w:cs="Consolas"/>
            <w:color w:val="8292A2"/>
            <w:sz w:val="27"/>
            <w:szCs w:val="27"/>
            <w:bdr w:val="single" w:sz="2" w:space="0" w:color="auto" w:frame="1"/>
          </w:rPr>
          <w:t>// Iterating a 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7" w:author="Unknown"/>
          <w:rStyle w:val="HTMLCode"/>
          <w:rFonts w:ascii="Consolas" w:hAnsi="Consolas" w:cs="Consolas"/>
          <w:color w:val="F8F8F2"/>
          <w:sz w:val="27"/>
          <w:szCs w:val="27"/>
          <w:bdr w:val="single" w:sz="2" w:space="0" w:color="auto" w:frame="1"/>
        </w:rPr>
      </w:pPr>
      <w:ins w:id="15088" w:author="Unknown">
        <w:r>
          <w:rPr>
            <w:rStyle w:val="token"/>
            <w:rFonts w:ascii="Consolas" w:hAnsi="Consolas" w:cs="Consolas"/>
            <w:color w:val="8292A2"/>
            <w:sz w:val="27"/>
            <w:szCs w:val="27"/>
            <w:bdr w:val="single" w:sz="2" w:space="0" w:color="auto" w:frame="1"/>
          </w:rPr>
          <w:t>// for(let item of mySet){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89" w:author="Unknown"/>
          <w:rStyle w:val="HTMLCode"/>
          <w:rFonts w:ascii="Consolas" w:hAnsi="Consolas" w:cs="Consolas"/>
          <w:color w:val="F8F8F2"/>
          <w:sz w:val="27"/>
          <w:szCs w:val="27"/>
          <w:bdr w:val="single" w:sz="2" w:space="0" w:color="auto" w:frame="1"/>
        </w:rPr>
      </w:pPr>
      <w:ins w:id="15090" w:author="Unknown">
        <w:r>
          <w:rPr>
            <w:rStyle w:val="token"/>
            <w:rFonts w:ascii="Consolas" w:hAnsi="Consolas" w:cs="Consolas"/>
            <w:color w:val="8292A2"/>
            <w:sz w:val="27"/>
            <w:szCs w:val="27"/>
            <w:bdr w:val="single" w:sz="2" w:space="0" w:color="auto" w:frame="1"/>
          </w:rPr>
          <w:t>//     console.log('Item is  :', item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91" w:author="Unknown"/>
          <w:rStyle w:val="HTMLCode"/>
          <w:rFonts w:ascii="Consolas" w:hAnsi="Consolas" w:cs="Consolas"/>
          <w:color w:val="F8F8F2"/>
          <w:sz w:val="27"/>
          <w:szCs w:val="27"/>
          <w:bdr w:val="single" w:sz="2" w:space="0" w:color="auto" w:frame="1"/>
        </w:rPr>
      </w:pPr>
      <w:ins w:id="15092" w:author="Unknown">
        <w:r>
          <w:rPr>
            <w:rStyle w:val="token"/>
            <w:rFonts w:ascii="Consolas" w:hAnsi="Consolas" w:cs="Consolas"/>
            <w:color w:val="8292A2"/>
            <w:sz w:val="27"/>
            <w:szCs w:val="27"/>
            <w:bdr w:val="single" w:sz="2" w:space="0" w:color="auto" w:frame="1"/>
          </w:rPr>
          <w: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9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94" w:author="Unknown"/>
          <w:rStyle w:val="HTMLCode"/>
          <w:rFonts w:ascii="Consolas" w:hAnsi="Consolas" w:cs="Consolas"/>
          <w:color w:val="F8F8F2"/>
          <w:sz w:val="27"/>
          <w:szCs w:val="27"/>
          <w:bdr w:val="single" w:sz="2" w:space="0" w:color="auto" w:frame="1"/>
        </w:rPr>
      </w:pPr>
      <w:ins w:id="15095" w:author="Unknown">
        <w:r>
          <w:rPr>
            <w:rStyle w:val="HTMLCode"/>
            <w:rFonts w:ascii="Consolas" w:hAnsi="Consolas" w:cs="Consolas"/>
            <w:color w:val="F8F8F2"/>
            <w:sz w:val="27"/>
            <w:szCs w:val="27"/>
            <w:bdr w:val="single" w:sz="2" w:space="0" w:color="auto" w:frame="1"/>
          </w:rPr>
          <w:t>mySet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forEach</w:t>
        </w:r>
        <w:r>
          <w:rPr>
            <w:rStyle w:val="token"/>
            <w:rFonts w:ascii="Consolas" w:hAnsi="Consolas" w:cs="Consolas"/>
            <w:color w:val="F8F8F2"/>
            <w:sz w:val="27"/>
            <w:szCs w:val="27"/>
            <w:bdr w:val="single" w:sz="2" w:space="0" w:color="auto" w:frame="1"/>
          </w:rPr>
          <w:t>((item)=&gt;{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96" w:author="Unknown"/>
          <w:rStyle w:val="HTMLCode"/>
          <w:rFonts w:ascii="Consolas" w:hAnsi="Consolas" w:cs="Consolas"/>
          <w:color w:val="F8F8F2"/>
          <w:sz w:val="27"/>
          <w:szCs w:val="27"/>
          <w:bdr w:val="single" w:sz="2" w:space="0" w:color="auto" w:frame="1"/>
        </w:rPr>
      </w:pPr>
      <w:ins w:id="15097" w:author="Unknown">
        <w:r>
          <w:rPr>
            <w:rStyle w:val="HTMLCode"/>
            <w:rFonts w:ascii="Consolas" w:hAnsi="Consolas" w:cs="Consolas"/>
            <w:color w:val="F8F8F2"/>
            <w:sz w:val="27"/>
            <w:szCs w:val="27"/>
            <w:bdr w:val="single" w:sz="2" w:space="0" w:color="auto" w:frame="1"/>
          </w:rPr>
          <w:t xml:space="preserve">    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'Item is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item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098" w:author="Unknown"/>
          <w:rStyle w:val="HTMLCode"/>
          <w:rFonts w:ascii="Consolas" w:hAnsi="Consolas" w:cs="Consolas"/>
          <w:color w:val="F8F8F2"/>
          <w:sz w:val="27"/>
          <w:szCs w:val="27"/>
          <w:bdr w:val="single" w:sz="2" w:space="0" w:color="auto" w:frame="1"/>
        </w:rPr>
      </w:pPr>
      <w:ins w:id="15099" w:author="Unknown">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00"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01" w:author="Unknown"/>
          <w:rFonts w:ascii="Consolas" w:hAnsi="Consolas" w:cs="Consolas"/>
          <w:color w:val="F8F8F2"/>
          <w:sz w:val="27"/>
          <w:szCs w:val="27"/>
        </w:rPr>
      </w:pPr>
      <w:ins w:id="15102" w:author="Unknown">
        <w:r>
          <w:rPr>
            <w:rStyle w:val="token"/>
            <w:rFonts w:ascii="Consolas" w:hAnsi="Consolas" w:cs="Consolas"/>
            <w:color w:val="8292A2"/>
            <w:sz w:val="27"/>
            <w:szCs w:val="27"/>
            <w:bdr w:val="single" w:sz="2" w:space="0" w:color="auto" w:frame="1"/>
          </w:rPr>
          <w:t>// Quiz: Can you use Array.from(mySet) to convert set into an array?</w:t>
        </w:r>
      </w:ins>
    </w:p>
    <w:p w:rsidR="0089304D" w:rsidRDefault="0089304D" w:rsidP="0089304D">
      <w:pPr>
        <w:rPr>
          <w:ins w:id="15103" w:author="Unknown"/>
          <w:rFonts w:ascii="Segoe UI" w:hAnsi="Segoe UI" w:cs="Segoe UI"/>
          <w:color w:val="000000"/>
          <w:sz w:val="27"/>
          <w:szCs w:val="27"/>
        </w:rPr>
      </w:pPr>
      <w:ins w:id="15104" w:author="Unknown">
        <w:r>
          <w:rPr>
            <w:rFonts w:ascii="Segoe UI" w:hAnsi="Segoe UI" w:cs="Segoe UI"/>
            <w:color w:val="000000"/>
            <w:sz w:val="27"/>
            <w:szCs w:val="27"/>
            <w:bdr w:val="single" w:sz="2" w:space="0" w:color="auto" w:frame="1"/>
          </w:rPr>
          <w:t>Copy</w:t>
        </w:r>
      </w:ins>
    </w:p>
    <w:p w:rsidR="0089304D" w:rsidRDefault="0089304D" w:rsidP="0089304D">
      <w:pPr>
        <w:rPr>
          <w:ins w:id="15105" w:author="Unknown"/>
          <w:rFonts w:ascii="Segoe UI" w:hAnsi="Segoe UI" w:cs="Segoe UI"/>
          <w:color w:val="000000"/>
          <w:sz w:val="27"/>
          <w:szCs w:val="27"/>
        </w:rPr>
      </w:pPr>
      <w:ins w:id="15106"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5107"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15" name="Picture 115"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5108" w:author="Unknown">
        <w:r>
          <w:rPr>
            <w:rStyle w:val="ml-3"/>
            <w:rFonts w:ascii="Segoe UI" w:hAnsi="Segoe UI" w:cs="Segoe UI"/>
            <w:color w:val="000000"/>
            <w:sz w:val="27"/>
            <w:szCs w:val="27"/>
            <w:bdr w:val="single" w:sz="2" w:space="0" w:color="auto" w:frame="1"/>
          </w:rPr>
          <w:t>CodeWithHarry</w:t>
        </w:r>
      </w:ins>
    </w:p>
    <w:p w:rsidR="0089304D" w:rsidRDefault="0089304D" w:rsidP="0089304D">
      <w:pPr>
        <w:pStyle w:val="text-sm"/>
        <w:pBdr>
          <w:top w:val="single" w:sz="2" w:space="0" w:color="auto"/>
          <w:left w:val="single" w:sz="12" w:space="0" w:color="auto"/>
          <w:bottom w:val="single" w:sz="2" w:space="0" w:color="auto"/>
          <w:right w:val="single" w:sz="2" w:space="0" w:color="auto"/>
        </w:pBdr>
        <w:jc w:val="center"/>
        <w:rPr>
          <w:ins w:id="15109" w:author="Unknown"/>
          <w:rFonts w:ascii="Segoe UI" w:hAnsi="Segoe UI" w:cs="Segoe UI"/>
          <w:color w:val="000000"/>
          <w:sz w:val="27"/>
          <w:szCs w:val="27"/>
        </w:rPr>
      </w:pPr>
      <w:ins w:id="15110" w:author="Unknown">
        <w:r>
          <w:rPr>
            <w:rFonts w:ascii="Segoe UI" w:hAnsi="Segoe UI" w:cs="Segoe UI"/>
            <w:color w:val="000000"/>
            <w:sz w:val="27"/>
            <w:szCs w:val="27"/>
          </w:rPr>
          <w:t>C</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JavaScript Destructuring | JavaScript Tutorial In Hindi #60</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this tutorial, we will explore the</w:t>
      </w:r>
      <w:r>
        <w:rPr>
          <w:rStyle w:val="Strong"/>
          <w:rFonts w:ascii="Segoe UI" w:hAnsi="Segoe UI" w:cs="Segoe UI"/>
          <w:color w:val="000000"/>
          <w:sz w:val="27"/>
          <w:szCs w:val="27"/>
          <w:bdr w:val="single" w:sz="2" w:space="0" w:color="auto" w:frame="1"/>
        </w:rPr>
        <w:t> destructuring</w:t>
      </w:r>
      <w:r>
        <w:rPr>
          <w:rFonts w:ascii="Segoe UI" w:hAnsi="Segoe UI" w:cs="Segoe UI"/>
          <w:color w:val="000000"/>
          <w:sz w:val="27"/>
          <w:szCs w:val="27"/>
        </w:rPr>
        <w:t> that is used to simplify the JavaScript programs. Everyone knows that JavaScript is a programming language that is used across different platforms ranging from web browsers, mobile devices, web servers, etc. Although this language has not changed a lot through the years when compared to other programming languages, but there are a few recent changes that we should know, some of the new features introduced in ES6, one of them is "</w:t>
      </w:r>
      <w:r>
        <w:rPr>
          <w:rStyle w:val="Emphasis"/>
          <w:rFonts w:ascii="Segoe UI" w:hAnsi="Segoe UI" w:cs="Segoe UI"/>
          <w:color w:val="000000"/>
          <w:sz w:val="27"/>
          <w:szCs w:val="27"/>
          <w:bdr w:val="single" w:sz="2" w:space="0" w:color="auto" w:frame="1"/>
        </w:rPr>
        <w:t>destructuring"</w:t>
      </w:r>
      <w:r>
        <w:rPr>
          <w:rFonts w:ascii="Segoe UI" w:hAnsi="Segoe UI" w:cs="Segoe UI"/>
          <w:color w:val="000000"/>
          <w:sz w:val="27"/>
          <w:szCs w:val="27"/>
        </w:rPr>
        <w:t> which is the main focus of this tutorial. </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5111" w:author="Unknown"/>
          <w:rFonts w:ascii="Segoe UI" w:hAnsi="Segoe UI" w:cs="Segoe UI"/>
          <w:color w:val="000000"/>
        </w:rPr>
      </w:pPr>
      <w:ins w:id="15112" w:author="Unknown">
        <w:r>
          <w:rPr>
            <w:rFonts w:ascii="Segoe UI" w:hAnsi="Segoe UI" w:cs="Segoe UI"/>
            <w:color w:val="000000"/>
          </w:rPr>
          <w:lastRenderedPageBreak/>
          <w:t>What is Destructuring?</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13" w:author="Unknown"/>
          <w:rFonts w:ascii="Segoe UI" w:hAnsi="Segoe UI" w:cs="Segoe UI"/>
          <w:color w:val="000000"/>
          <w:sz w:val="27"/>
          <w:szCs w:val="27"/>
        </w:rPr>
      </w:pPr>
      <w:ins w:id="15114" w:author="Unknown">
        <w:r>
          <w:rPr>
            <w:rFonts w:ascii="Segoe UI" w:hAnsi="Segoe UI" w:cs="Segoe UI"/>
            <w:color w:val="000000"/>
            <w:sz w:val="27"/>
            <w:szCs w:val="27"/>
          </w:rPr>
          <w:t>Destructuring is breaking down a complex structure into simpler parts. In JavaScript, the complex structure is usually an array or an object. With the destructuring syntax, we can extract smaller fragments from arrays and objects. The destructuring syntax is also used for variable declaration or variable assignment. </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5115" w:author="Unknown"/>
          <w:rFonts w:ascii="Segoe UI" w:hAnsi="Segoe UI" w:cs="Segoe UI"/>
          <w:color w:val="000000"/>
        </w:rPr>
      </w:pPr>
      <w:ins w:id="15116" w:author="Unknown">
        <w:r>
          <w:rPr>
            <w:rFonts w:ascii="Segoe UI" w:hAnsi="Segoe UI" w:cs="Segoe UI"/>
            <w:color w:val="000000"/>
          </w:rPr>
          <w:t>Object Destructuring:-</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17" w:author="Unknown"/>
          <w:rFonts w:ascii="Segoe UI" w:hAnsi="Segoe UI" w:cs="Segoe UI"/>
          <w:color w:val="000000"/>
          <w:sz w:val="27"/>
          <w:szCs w:val="27"/>
        </w:rPr>
      </w:pPr>
      <w:ins w:id="15118" w:author="Unknown">
        <w:r>
          <w:rPr>
            <w:rFonts w:ascii="Segoe UI" w:hAnsi="Segoe UI" w:cs="Segoe UI"/>
            <w:color w:val="000000"/>
            <w:sz w:val="27"/>
            <w:szCs w:val="27"/>
          </w:rPr>
          <w:t>The </w:t>
        </w:r>
        <w:r>
          <w:rPr>
            <w:rStyle w:val="Strong"/>
            <w:rFonts w:ascii="Segoe UI" w:hAnsi="Segoe UI" w:cs="Segoe UI"/>
            <w:color w:val="000000"/>
            <w:sz w:val="27"/>
            <w:szCs w:val="27"/>
            <w:bdr w:val="single" w:sz="2" w:space="0" w:color="auto" w:frame="1"/>
          </w:rPr>
          <w:t>object destructuring</w:t>
        </w:r>
        <w:r>
          <w:rPr>
            <w:rFonts w:ascii="Segoe UI" w:hAnsi="Segoe UI" w:cs="Segoe UI"/>
            <w:color w:val="000000"/>
            <w:sz w:val="27"/>
            <w:szCs w:val="27"/>
          </w:rPr>
          <w:t> is a useful feature of javascript to extract properties from objects and bind them to variables. An object destructuring is also capable of extracting multiple properties in one statement and can access properties from nested objects. It sets a default value if the property does not exist. Let us take a look at what problem JavaScript destructuring solves. Sometimes, we need top-level variables like: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19" w:author="Unknown"/>
          <w:rStyle w:val="HTMLCode"/>
          <w:rFonts w:ascii="Consolas" w:hAnsi="Consolas" w:cs="Consolas"/>
          <w:color w:val="F8F8F2"/>
          <w:sz w:val="27"/>
          <w:szCs w:val="27"/>
          <w:bdr w:val="single" w:sz="2" w:space="0" w:color="auto" w:frame="1"/>
        </w:rPr>
      </w:pPr>
      <w:ins w:id="15120"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person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21" w:author="Unknown"/>
          <w:rStyle w:val="HTMLCode"/>
          <w:rFonts w:ascii="Consolas" w:hAnsi="Consolas" w:cs="Consolas"/>
          <w:color w:val="F8F8F2"/>
          <w:sz w:val="27"/>
          <w:szCs w:val="27"/>
          <w:bdr w:val="single" w:sz="2" w:space="0" w:color="auto" w:frame="1"/>
        </w:rPr>
      </w:pPr>
      <w:ins w:id="15122" w:author="Unknown">
        <w:r>
          <w:rPr>
            <w:rStyle w:val="HTMLCode"/>
            <w:rFonts w:ascii="Consolas" w:hAnsi="Consolas" w:cs="Consolas"/>
            <w:color w:val="F8F8F2"/>
            <w:sz w:val="27"/>
            <w:szCs w:val="27"/>
            <w:bdr w:val="single" w:sz="2" w:space="0" w:color="auto" w:frame="1"/>
          </w:rPr>
          <w:t>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'John'</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23" w:author="Unknown"/>
          <w:rStyle w:val="HTMLCode"/>
          <w:rFonts w:ascii="Consolas" w:hAnsi="Consolas" w:cs="Consolas"/>
          <w:color w:val="F8F8F2"/>
          <w:sz w:val="27"/>
          <w:szCs w:val="27"/>
          <w:bdr w:val="single" w:sz="2" w:space="0" w:color="auto" w:frame="1"/>
        </w:rPr>
      </w:pPr>
      <w:ins w:id="15124" w:author="Unknown">
        <w:r>
          <w:rPr>
            <w:rStyle w:val="HTMLCode"/>
            <w:rFonts w:ascii="Consolas" w:hAnsi="Consolas" w:cs="Consolas"/>
            <w:color w:val="F8F8F2"/>
            <w:sz w:val="27"/>
            <w:szCs w:val="27"/>
            <w:bdr w:val="single" w:sz="2" w:space="0" w:color="auto" w:frame="1"/>
          </w:rPr>
          <w:t>last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'Addison'</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25" w:author="Unknown"/>
          <w:rStyle w:val="HTMLCode"/>
          <w:rFonts w:ascii="Consolas" w:hAnsi="Consolas" w:cs="Consolas"/>
          <w:color w:val="F8F8F2"/>
          <w:sz w:val="27"/>
          <w:szCs w:val="27"/>
          <w:bdr w:val="single" w:sz="2" w:space="0" w:color="auto" w:frame="1"/>
        </w:rPr>
      </w:pPr>
      <w:ins w:id="15126" w:author="Unknown">
        <w:r>
          <w:rPr>
            <w:rStyle w:val="HTMLCode"/>
            <w:rFonts w:ascii="Consolas" w:hAnsi="Consolas" w:cs="Consolas"/>
            <w:color w:val="F8F8F2"/>
            <w:sz w:val="27"/>
            <w:szCs w:val="27"/>
            <w:bdr w:val="single" w:sz="2" w:space="0" w:color="auto" w:frame="1"/>
          </w:rPr>
          <w:t>country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'UK'</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27" w:author="Unknown"/>
          <w:rStyle w:val="HTMLCode"/>
          <w:rFonts w:ascii="Consolas" w:hAnsi="Consolas" w:cs="Consolas"/>
          <w:color w:val="F8F8F2"/>
          <w:sz w:val="27"/>
          <w:szCs w:val="27"/>
          <w:bdr w:val="single" w:sz="2" w:space="0" w:color="auto" w:frame="1"/>
        </w:rPr>
      </w:pPr>
      <w:ins w:id="15128" w:author="Unknown">
        <w:r>
          <w:rPr>
            <w:rStyle w:val="HTMLCode"/>
            <w:rFonts w:ascii="Consolas" w:hAnsi="Consolas" w:cs="Consolas"/>
            <w:color w:val="F8F8F2"/>
            <w:sz w:val="27"/>
            <w:szCs w:val="27"/>
            <w:bdr w:val="single" w:sz="2" w:space="0" w:color="auto" w:frame="1"/>
          </w:rPr>
          <w:t>twitter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'@john_adison'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29" w:author="Unknown"/>
          <w:rStyle w:val="HTMLCode"/>
          <w:rFonts w:ascii="Consolas" w:hAnsi="Consolas" w:cs="Consolas"/>
          <w:color w:val="F8F8F2"/>
          <w:sz w:val="27"/>
          <w:szCs w:val="27"/>
          <w:bdr w:val="single" w:sz="2" w:space="0" w:color="auto" w:frame="1"/>
        </w:rPr>
      </w:pPr>
      <w:ins w:id="15130"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first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person</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first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31" w:author="Unknown"/>
          <w:rFonts w:ascii="Consolas" w:hAnsi="Consolas" w:cs="Consolas"/>
          <w:color w:val="F8F8F2"/>
          <w:sz w:val="27"/>
          <w:szCs w:val="27"/>
        </w:rPr>
      </w:pPr>
      <w:ins w:id="15132"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last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person</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last</w:t>
        </w:r>
        <w:r>
          <w:rPr>
            <w:rStyle w:val="token"/>
            <w:rFonts w:ascii="Consolas" w:hAnsi="Consolas" w:cs="Consolas"/>
            <w:color w:val="F8F8F2"/>
            <w:sz w:val="27"/>
            <w:szCs w:val="27"/>
            <w:bdr w:val="single" w:sz="2" w:space="0" w:color="auto" w:frame="1"/>
          </w:rPr>
          <w:t>;</w:t>
        </w:r>
      </w:ins>
    </w:p>
    <w:p w:rsidR="0089304D" w:rsidRDefault="0089304D" w:rsidP="0089304D">
      <w:pPr>
        <w:rPr>
          <w:ins w:id="15133" w:author="Unknown"/>
          <w:rFonts w:ascii="Segoe UI" w:hAnsi="Segoe UI" w:cs="Segoe UI"/>
          <w:color w:val="000000"/>
          <w:sz w:val="27"/>
          <w:szCs w:val="27"/>
        </w:rPr>
      </w:pPr>
      <w:ins w:id="15134"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35" w:author="Unknown"/>
          <w:rFonts w:ascii="Segoe UI" w:hAnsi="Segoe UI" w:cs="Segoe UI"/>
          <w:color w:val="000000"/>
          <w:sz w:val="27"/>
          <w:szCs w:val="27"/>
        </w:rPr>
      </w:pPr>
      <w:ins w:id="15136" w:author="Unknown">
        <w:r>
          <w:rPr>
            <w:rFonts w:ascii="Segoe UI" w:hAnsi="Segoe UI" w:cs="Segoe UI"/>
            <w:color w:val="000000"/>
            <w:sz w:val="27"/>
            <w:szCs w:val="27"/>
          </w:rPr>
          <w:t>We get this repetitive code over and over again, where we need to make a variable from something that is inside of an object or inside of an array. Here instead of creating multiple variables, we destructure them in a single line like: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37" w:author="Unknown"/>
          <w:rFonts w:ascii="Consolas" w:hAnsi="Consolas" w:cs="Consolas"/>
          <w:color w:val="F8F8F2"/>
          <w:sz w:val="27"/>
          <w:szCs w:val="27"/>
        </w:rPr>
      </w:pPr>
      <w:ins w:id="15138"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last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person</w:t>
        </w:r>
        <w:r>
          <w:rPr>
            <w:rStyle w:val="token"/>
            <w:rFonts w:ascii="Consolas" w:hAnsi="Consolas" w:cs="Consolas"/>
            <w:color w:val="F8F8F2"/>
            <w:sz w:val="27"/>
            <w:szCs w:val="27"/>
            <w:bdr w:val="single" w:sz="2" w:space="0" w:color="auto" w:frame="1"/>
          </w:rPr>
          <w:t>;</w:t>
        </w:r>
      </w:ins>
    </w:p>
    <w:p w:rsidR="0089304D" w:rsidRDefault="0089304D" w:rsidP="0089304D">
      <w:pPr>
        <w:rPr>
          <w:ins w:id="15139" w:author="Unknown"/>
          <w:rFonts w:ascii="Segoe UI" w:hAnsi="Segoe UI" w:cs="Segoe UI"/>
          <w:color w:val="000000"/>
          <w:sz w:val="27"/>
          <w:szCs w:val="27"/>
        </w:rPr>
      </w:pPr>
      <w:ins w:id="15140"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41" w:author="Unknown"/>
          <w:rFonts w:ascii="Segoe UI" w:hAnsi="Segoe UI" w:cs="Segoe UI"/>
          <w:color w:val="000000"/>
          <w:sz w:val="27"/>
          <w:szCs w:val="27"/>
        </w:rPr>
      </w:pPr>
      <w:ins w:id="15142" w:author="Unknown">
        <w:r>
          <w:rPr>
            <w:rFonts w:ascii="Segoe UI" w:hAnsi="Segoe UI" w:cs="Segoe UI"/>
            <w:color w:val="000000"/>
            <w:sz w:val="27"/>
            <w:szCs w:val="27"/>
          </w:rPr>
          <w:lastRenderedPageBreak/>
          <w:t>This is the new destructuring syntax. The above code says: give us a variable </w:t>
        </w:r>
        <w:r>
          <w:rPr>
            <w:rStyle w:val="Strong"/>
            <w:rFonts w:ascii="Segoe UI" w:hAnsi="Segoe UI" w:cs="Segoe UI"/>
            <w:color w:val="000000"/>
            <w:sz w:val="27"/>
            <w:szCs w:val="27"/>
            <w:bdr w:val="single" w:sz="2" w:space="0" w:color="auto" w:frame="1"/>
          </w:rPr>
          <w:t>first</w:t>
        </w:r>
        <w:r>
          <w:rPr>
            <w:rFonts w:ascii="Segoe UI" w:hAnsi="Segoe UI" w:cs="Segoe UI"/>
            <w:color w:val="000000"/>
            <w:sz w:val="27"/>
            <w:szCs w:val="27"/>
          </w:rPr>
          <w:t> and </w:t>
        </w:r>
        <w:r>
          <w:rPr>
            <w:rStyle w:val="Strong"/>
            <w:rFonts w:ascii="Segoe UI" w:hAnsi="Segoe UI" w:cs="Segoe UI"/>
            <w:color w:val="000000"/>
            <w:sz w:val="27"/>
            <w:szCs w:val="27"/>
            <w:bdr w:val="single" w:sz="2" w:space="0" w:color="auto" w:frame="1"/>
          </w:rPr>
          <w:t>last</w:t>
        </w:r>
        <w:r>
          <w:rPr>
            <w:rFonts w:ascii="Segoe UI" w:hAnsi="Segoe UI" w:cs="Segoe UI"/>
            <w:color w:val="000000"/>
            <w:sz w:val="27"/>
            <w:szCs w:val="27"/>
          </w:rPr>
          <w:t>, and take it from the person object.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43" w:author="Unknown"/>
          <w:rStyle w:val="HTMLCode"/>
          <w:rFonts w:ascii="Consolas" w:hAnsi="Consolas" w:cs="Consolas"/>
          <w:color w:val="F8F8F2"/>
          <w:sz w:val="27"/>
          <w:szCs w:val="27"/>
          <w:bdr w:val="single" w:sz="2" w:space="0" w:color="auto" w:frame="1"/>
        </w:rPr>
      </w:pPr>
      <w:ins w:id="15144"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John</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45" w:author="Unknown"/>
          <w:rFonts w:ascii="Consolas" w:hAnsi="Consolas" w:cs="Consolas"/>
          <w:color w:val="F8F8F2"/>
          <w:sz w:val="27"/>
          <w:szCs w:val="27"/>
        </w:rPr>
      </w:pPr>
      <w:ins w:id="15146"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last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Addison</w:t>
        </w:r>
      </w:ins>
    </w:p>
    <w:p w:rsidR="0089304D" w:rsidRDefault="0089304D" w:rsidP="0089304D">
      <w:pPr>
        <w:rPr>
          <w:ins w:id="15147" w:author="Unknown"/>
          <w:rFonts w:ascii="Segoe UI" w:hAnsi="Segoe UI" w:cs="Segoe UI"/>
          <w:color w:val="000000"/>
          <w:sz w:val="27"/>
          <w:szCs w:val="27"/>
        </w:rPr>
      </w:pPr>
      <w:ins w:id="15148"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49" w:author="Unknown"/>
          <w:rFonts w:ascii="Segoe UI" w:hAnsi="Segoe UI" w:cs="Segoe UI"/>
          <w:color w:val="000000"/>
          <w:sz w:val="27"/>
          <w:szCs w:val="27"/>
        </w:rPr>
      </w:pPr>
      <w:ins w:id="15150" w:author="Unknown">
        <w:r>
          <w:rPr>
            <w:rFonts w:ascii="Segoe UI" w:hAnsi="Segoe UI" w:cs="Segoe UI"/>
            <w:color w:val="000000"/>
            <w:sz w:val="27"/>
            <w:szCs w:val="27"/>
          </w:rPr>
          <w:t>Similarly, if we also wanted the country, we would add the country into our code, like: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51" w:author="Unknown"/>
          <w:rFonts w:ascii="Consolas" w:hAnsi="Consolas" w:cs="Consolas"/>
          <w:color w:val="F8F8F2"/>
          <w:sz w:val="27"/>
          <w:szCs w:val="27"/>
        </w:rPr>
      </w:pPr>
      <w:ins w:id="15152"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last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country</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person</w:t>
        </w:r>
        <w:r>
          <w:rPr>
            <w:rStyle w:val="token"/>
            <w:rFonts w:ascii="Consolas" w:hAnsi="Consolas" w:cs="Consolas"/>
            <w:color w:val="F8F8F2"/>
            <w:sz w:val="27"/>
            <w:szCs w:val="27"/>
            <w:bdr w:val="single" w:sz="2" w:space="0" w:color="auto" w:frame="1"/>
          </w:rPr>
          <w:t>;</w:t>
        </w:r>
      </w:ins>
    </w:p>
    <w:p w:rsidR="0089304D" w:rsidRDefault="0089304D" w:rsidP="0089304D">
      <w:pPr>
        <w:rPr>
          <w:ins w:id="15153" w:author="Unknown"/>
          <w:rFonts w:ascii="Segoe UI" w:hAnsi="Segoe UI" w:cs="Segoe UI"/>
          <w:color w:val="000000"/>
          <w:sz w:val="27"/>
          <w:szCs w:val="27"/>
        </w:rPr>
      </w:pPr>
      <w:ins w:id="15154" w:author="Unknown">
        <w:r>
          <w:rPr>
            <w:rFonts w:ascii="Segoe UI" w:hAnsi="Segoe UI" w:cs="Segoe UI"/>
            <w:color w:val="000000"/>
            <w:sz w:val="27"/>
            <w:szCs w:val="27"/>
            <w:bdr w:val="single" w:sz="2" w:space="0" w:color="auto" w:frame="1"/>
          </w:rPr>
          <w:t>Copy</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5155" w:author="Unknown"/>
          <w:rFonts w:ascii="Segoe UI" w:hAnsi="Segoe UI" w:cs="Segoe UI"/>
          <w:color w:val="000000"/>
        </w:rPr>
      </w:pPr>
      <w:ins w:id="15156" w:author="Unknown">
        <w:r>
          <w:rPr>
            <w:rFonts w:ascii="Segoe UI" w:hAnsi="Segoe UI" w:cs="Segoe UI"/>
            <w:color w:val="000000"/>
          </w:rPr>
          <w:t>Array Destructuring:-</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57" w:author="Unknown"/>
          <w:rFonts w:ascii="Segoe UI" w:hAnsi="Segoe UI" w:cs="Segoe UI"/>
          <w:color w:val="000000"/>
          <w:sz w:val="27"/>
          <w:szCs w:val="27"/>
        </w:rPr>
      </w:pPr>
      <w:ins w:id="15158" w:author="Unknown">
        <w:r>
          <w:rPr>
            <w:rFonts w:ascii="Segoe UI" w:hAnsi="Segoe UI" w:cs="Segoe UI"/>
            <w:color w:val="000000"/>
            <w:sz w:val="27"/>
            <w:szCs w:val="27"/>
          </w:rPr>
          <w:t>In array destructuring, we use an array literal on the left of an assignment expression. Each variable name on the array literal maps to the corresponding item at the same index on the destructured array. Here is a simple example: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59" w:author="Unknown"/>
          <w:rStyle w:val="HTMLCode"/>
          <w:rFonts w:ascii="Consolas" w:hAnsi="Consolas" w:cs="Consolas"/>
          <w:color w:val="F8F8F2"/>
          <w:sz w:val="27"/>
          <w:szCs w:val="27"/>
          <w:bdr w:val="single" w:sz="2" w:space="0" w:color="auto" w:frame="1"/>
        </w:rPr>
      </w:pPr>
      <w:ins w:id="15160" w:author="Unknown">
        <w:r>
          <w:rPr>
            <w:rStyle w:val="token"/>
            <w:rFonts w:ascii="Consolas" w:hAnsi="Consolas" w:cs="Consolas"/>
            <w:color w:val="66D9EF"/>
            <w:sz w:val="27"/>
            <w:szCs w:val="27"/>
            <w:bdr w:val="single" w:sz="2" w:space="0" w:color="auto" w:frame="1"/>
          </w:rPr>
          <w:t>var</w:t>
        </w:r>
        <w:r>
          <w:rPr>
            <w:rStyle w:val="HTMLCode"/>
            <w:rFonts w:ascii="Consolas" w:hAnsi="Consolas" w:cs="Consolas"/>
            <w:color w:val="F8F8F2"/>
            <w:sz w:val="27"/>
            <w:szCs w:val="27"/>
            <w:bdr w:val="single" w:sz="2" w:space="0" w:color="auto" w:frame="1"/>
          </w:rPr>
          <w:t xml:space="preserve"> arr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"Hello"</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"World"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61" w:author="Unknown"/>
          <w:rStyle w:val="HTMLCode"/>
          <w:rFonts w:ascii="Consolas" w:hAnsi="Consolas" w:cs="Consolas"/>
          <w:color w:val="F8F8F2"/>
          <w:sz w:val="27"/>
          <w:szCs w:val="27"/>
          <w:bdr w:val="single" w:sz="2" w:space="0" w:color="auto" w:frame="1"/>
        </w:rPr>
      </w:pPr>
      <w:ins w:id="15162" w:author="Unknown">
        <w:r>
          <w:rPr>
            <w:rStyle w:val="token"/>
            <w:rFonts w:ascii="Consolas" w:hAnsi="Consolas" w:cs="Consolas"/>
            <w:color w:val="8292A2"/>
            <w:sz w:val="27"/>
            <w:szCs w:val="27"/>
            <w:bdr w:val="single" w:sz="2" w:space="0" w:color="auto" w:frame="1"/>
          </w:rPr>
          <w:t xml:space="preserve">// destructuring assignment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63" w:author="Unknown"/>
          <w:rStyle w:val="HTMLCode"/>
          <w:rFonts w:ascii="Consolas" w:hAnsi="Consolas" w:cs="Consolas"/>
          <w:color w:val="F8F8F2"/>
          <w:sz w:val="27"/>
          <w:szCs w:val="27"/>
          <w:bdr w:val="single" w:sz="2" w:space="0" w:color="auto" w:frame="1"/>
        </w:rPr>
      </w:pPr>
      <w:ins w:id="15164" w:author="Unknown">
        <w:r>
          <w:rPr>
            <w:rStyle w:val="token"/>
            <w:rFonts w:ascii="Consolas" w:hAnsi="Consolas" w:cs="Consolas"/>
            <w:color w:val="66D9EF"/>
            <w:sz w:val="27"/>
            <w:szCs w:val="27"/>
            <w:bdr w:val="single" w:sz="2" w:space="0" w:color="auto" w:frame="1"/>
          </w:rPr>
          <w:t>var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second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arr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65" w:author="Unknown"/>
          <w:rStyle w:val="HTMLCode"/>
          <w:rFonts w:ascii="Consolas" w:hAnsi="Consolas" w:cs="Consolas"/>
          <w:color w:val="F8F8F2"/>
          <w:sz w:val="27"/>
          <w:szCs w:val="27"/>
          <w:bdr w:val="single" w:sz="2" w:space="0" w:color="auto" w:frame="1"/>
        </w:rPr>
      </w:pPr>
      <w:ins w:id="15166"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first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xml:space="preserve">// Hello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67" w:author="Unknown"/>
          <w:rFonts w:ascii="Consolas" w:hAnsi="Consolas" w:cs="Consolas"/>
          <w:color w:val="F8F8F2"/>
          <w:sz w:val="27"/>
          <w:szCs w:val="27"/>
        </w:rPr>
      </w:pPr>
      <w:ins w:id="1516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second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xml:space="preserve">// World  </w:t>
        </w:r>
      </w:ins>
    </w:p>
    <w:p w:rsidR="0089304D" w:rsidRDefault="0089304D" w:rsidP="0089304D">
      <w:pPr>
        <w:rPr>
          <w:ins w:id="15169" w:author="Unknown"/>
          <w:rFonts w:ascii="Segoe UI" w:hAnsi="Segoe UI" w:cs="Segoe UI"/>
          <w:color w:val="000000"/>
          <w:sz w:val="27"/>
          <w:szCs w:val="27"/>
        </w:rPr>
      </w:pPr>
      <w:ins w:id="15170"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71" w:author="Unknown"/>
          <w:rFonts w:ascii="Segoe UI" w:hAnsi="Segoe UI" w:cs="Segoe UI"/>
          <w:color w:val="000000"/>
          <w:sz w:val="27"/>
          <w:szCs w:val="27"/>
        </w:rPr>
      </w:pPr>
      <w:ins w:id="15172" w:author="Unknown">
        <w:r>
          <w:rPr>
            <w:rStyle w:val="Strong"/>
            <w:rFonts w:ascii="Segoe UI" w:hAnsi="Segoe UI" w:cs="Segoe UI"/>
            <w:color w:val="000000"/>
            <w:sz w:val="27"/>
            <w:szCs w:val="27"/>
            <w:bdr w:val="single" w:sz="2" w:space="0" w:color="auto" w:frame="1"/>
          </w:rPr>
          <w:t>Output:-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73" w:author="Unknown"/>
          <w:rFonts w:ascii="Segoe UI" w:hAnsi="Segoe UI" w:cs="Segoe UI"/>
          <w:color w:val="000000"/>
          <w:sz w:val="27"/>
          <w:szCs w:val="27"/>
        </w:rPr>
      </w:pPr>
      <w:ins w:id="15174" w:author="Unknown">
        <w:r>
          <w:rPr>
            <w:rFonts w:ascii="Segoe UI" w:hAnsi="Segoe UI" w:cs="Segoe UI"/>
            <w:color w:val="000000"/>
            <w:sz w:val="27"/>
            <w:szCs w:val="27"/>
          </w:rPr>
          <w:t>Hello</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75" w:author="Unknown"/>
          <w:rFonts w:ascii="Segoe UI" w:hAnsi="Segoe UI" w:cs="Segoe UI"/>
          <w:color w:val="000000"/>
          <w:sz w:val="27"/>
          <w:szCs w:val="27"/>
        </w:rPr>
      </w:pPr>
      <w:ins w:id="15176" w:author="Unknown">
        <w:r>
          <w:rPr>
            <w:rFonts w:ascii="Segoe UI" w:hAnsi="Segoe UI" w:cs="Segoe UI"/>
            <w:color w:val="000000"/>
            <w:sz w:val="27"/>
            <w:szCs w:val="27"/>
          </w:rPr>
          <w:t>World</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77" w:author="Unknown"/>
          <w:rFonts w:ascii="Segoe UI" w:hAnsi="Segoe UI" w:cs="Segoe UI"/>
          <w:color w:val="000000"/>
          <w:sz w:val="27"/>
          <w:szCs w:val="27"/>
        </w:rPr>
      </w:pPr>
      <w:ins w:id="15178" w:author="Unknown">
        <w:r>
          <w:rPr>
            <w:rFonts w:ascii="Segoe UI" w:hAnsi="Segoe UI" w:cs="Segoe UI"/>
            <w:color w:val="000000"/>
            <w:sz w:val="27"/>
            <w:szCs w:val="27"/>
          </w:rPr>
          <w:t>In the above example, the left-hand side of the destructuring assignment is for defining what values are required to unpack from sourced variable. By using the </w:t>
        </w:r>
        <w:r>
          <w:rPr>
            <w:rStyle w:val="Strong"/>
            <w:rFonts w:ascii="Segoe UI" w:hAnsi="Segoe UI" w:cs="Segoe UI"/>
            <w:color w:val="000000"/>
            <w:sz w:val="27"/>
            <w:szCs w:val="27"/>
            <w:bdr w:val="single" w:sz="2" w:space="0" w:color="auto" w:frame="1"/>
          </w:rPr>
          <w:t>rest operator (…)</w:t>
        </w:r>
        <w:r>
          <w:rPr>
            <w:rFonts w:ascii="Segoe UI" w:hAnsi="Segoe UI" w:cs="Segoe UI"/>
            <w:color w:val="000000"/>
            <w:sz w:val="27"/>
            <w:szCs w:val="27"/>
          </w:rPr>
          <w:t> in array destructuring, we can put all the remaining elements of an array in a new array. Here is an example.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79" w:author="Unknown"/>
          <w:rStyle w:val="HTMLCode"/>
          <w:rFonts w:ascii="Consolas" w:hAnsi="Consolas" w:cs="Consolas"/>
          <w:color w:val="F8F8F2"/>
          <w:sz w:val="27"/>
          <w:szCs w:val="27"/>
          <w:bdr w:val="single" w:sz="2" w:space="0" w:color="auto" w:frame="1"/>
        </w:rPr>
      </w:pPr>
      <w:ins w:id="15180" w:author="Unknown">
        <w:r>
          <w:rPr>
            <w:rStyle w:val="token"/>
            <w:rFonts w:ascii="Consolas" w:hAnsi="Consolas" w:cs="Consolas"/>
            <w:color w:val="66D9EF"/>
            <w:sz w:val="27"/>
            <w:szCs w:val="27"/>
            <w:bdr w:val="single" w:sz="2" w:space="0" w:color="auto" w:frame="1"/>
          </w:rPr>
          <w:lastRenderedPageBreak/>
          <w:t>var</w:t>
        </w:r>
        <w:r>
          <w:rPr>
            <w:rStyle w:val="HTMLCode"/>
            <w:rFonts w:ascii="Consolas" w:hAnsi="Consolas" w:cs="Consolas"/>
            <w:color w:val="F8F8F2"/>
            <w:sz w:val="27"/>
            <w:szCs w:val="27"/>
            <w:bdr w:val="single" w:sz="2" w:space="0" w:color="auto" w:frame="1"/>
          </w:rPr>
          <w:t xml:space="preserve"> colors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"Violet"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"Indigo"</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"Blue"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"Green"</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81" w:author="Unknown"/>
          <w:rStyle w:val="HTMLCode"/>
          <w:rFonts w:ascii="Consolas" w:hAnsi="Consolas" w:cs="Consolas"/>
          <w:color w:val="F8F8F2"/>
          <w:sz w:val="27"/>
          <w:szCs w:val="27"/>
          <w:bdr w:val="single" w:sz="2" w:space="0" w:color="auto" w:frame="1"/>
        </w:rPr>
      </w:pPr>
      <w:ins w:id="15182" w:author="Unknown">
        <w:r>
          <w:rPr>
            <w:rStyle w:val="token"/>
            <w:rFonts w:ascii="Consolas" w:hAnsi="Consolas" w:cs="Consolas"/>
            <w:color w:val="8292A2"/>
            <w:sz w:val="27"/>
            <w:szCs w:val="27"/>
            <w:bdr w:val="single" w:sz="2" w:space="0" w:color="auto" w:frame="1"/>
          </w:rPr>
          <w:t xml:space="preserve">// destructuring assignment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83" w:author="Unknown"/>
          <w:rStyle w:val="HTMLCode"/>
          <w:rFonts w:ascii="Consolas" w:hAnsi="Consolas" w:cs="Consolas"/>
          <w:color w:val="F8F8F2"/>
          <w:sz w:val="27"/>
          <w:szCs w:val="27"/>
          <w:bdr w:val="single" w:sz="2" w:space="0" w:color="auto" w:frame="1"/>
        </w:rPr>
      </w:pPr>
      <w:ins w:id="15184" w:author="Unknown">
        <w:r>
          <w:rPr>
            <w:rStyle w:val="token"/>
            <w:rFonts w:ascii="Consolas" w:hAnsi="Consolas" w:cs="Consolas"/>
            <w:color w:val="66D9EF"/>
            <w:sz w:val="27"/>
            <w:szCs w:val="27"/>
            <w:bdr w:val="single" w:sz="2" w:space="0" w:color="auto" w:frame="1"/>
          </w:rPr>
          <w:t>var</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colors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85" w:author="Unknown"/>
          <w:rStyle w:val="HTMLCode"/>
          <w:rFonts w:ascii="Consolas" w:hAnsi="Consolas" w:cs="Consolas"/>
          <w:color w:val="F8F8F2"/>
          <w:sz w:val="27"/>
          <w:szCs w:val="27"/>
          <w:bdr w:val="single" w:sz="2" w:space="0" w:color="auto" w:frame="1"/>
        </w:rPr>
      </w:pPr>
      <w:ins w:id="15186"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87" w:author="Unknown"/>
          <w:rStyle w:val="HTMLCode"/>
          <w:rFonts w:ascii="Consolas" w:hAnsi="Consolas" w:cs="Consolas"/>
          <w:color w:val="F8F8F2"/>
          <w:sz w:val="27"/>
          <w:szCs w:val="27"/>
          <w:bdr w:val="single" w:sz="2" w:space="0" w:color="auto" w:frame="1"/>
        </w:rPr>
      </w:pPr>
      <w:ins w:id="1518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189" w:author="Unknown"/>
          <w:rFonts w:ascii="Consolas" w:hAnsi="Consolas" w:cs="Consolas"/>
          <w:color w:val="F8F8F2"/>
          <w:sz w:val="27"/>
          <w:szCs w:val="27"/>
        </w:rPr>
      </w:pPr>
      <w:ins w:id="15190"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rPr>
          <w:ins w:id="15191" w:author="Unknown"/>
          <w:rFonts w:ascii="Segoe UI" w:hAnsi="Segoe UI" w:cs="Segoe UI"/>
          <w:color w:val="000000"/>
          <w:sz w:val="27"/>
          <w:szCs w:val="27"/>
        </w:rPr>
      </w:pPr>
      <w:ins w:id="15192" w:author="Unknown">
        <w:r>
          <w:rPr>
            <w:rFonts w:ascii="Segoe UI" w:hAnsi="Segoe UI" w:cs="Segoe UI"/>
            <w:color w:val="000000"/>
            <w:sz w:val="27"/>
            <w:szCs w:val="27"/>
            <w:bdr w:val="single" w:sz="2" w:space="0" w:color="auto" w:frame="1"/>
          </w:rPr>
          <w:t>Copy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93" w:author="Unknown"/>
          <w:rFonts w:ascii="Segoe UI" w:hAnsi="Segoe UI" w:cs="Segoe UI"/>
          <w:color w:val="000000"/>
          <w:sz w:val="27"/>
          <w:szCs w:val="27"/>
        </w:rPr>
      </w:pPr>
      <w:ins w:id="15194" w:author="Unknown">
        <w:r>
          <w:rPr>
            <w:rStyle w:val="Strong"/>
            <w:rFonts w:ascii="Segoe UI" w:hAnsi="Segoe UI" w:cs="Segoe UI"/>
            <w:color w:val="000000"/>
            <w:sz w:val="27"/>
            <w:szCs w:val="27"/>
            <w:bdr w:val="single" w:sz="2" w:space="0" w:color="auto" w:frame="1"/>
          </w:rPr>
          <w:t>Output:-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95" w:author="Unknown"/>
          <w:rFonts w:ascii="Segoe UI" w:hAnsi="Segoe UI" w:cs="Segoe UI"/>
          <w:color w:val="000000"/>
          <w:sz w:val="27"/>
          <w:szCs w:val="27"/>
        </w:rPr>
      </w:pPr>
      <w:ins w:id="15196" w:author="Unknown">
        <w:r>
          <w:rPr>
            <w:rFonts w:ascii="Segoe UI" w:hAnsi="Segoe UI" w:cs="Segoe UI"/>
            <w:color w:val="000000"/>
            <w:sz w:val="27"/>
            <w:szCs w:val="27"/>
          </w:rPr>
          <w:t>Violet</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97" w:author="Unknown"/>
          <w:rFonts w:ascii="Segoe UI" w:hAnsi="Segoe UI" w:cs="Segoe UI"/>
          <w:color w:val="000000"/>
          <w:sz w:val="27"/>
          <w:szCs w:val="27"/>
        </w:rPr>
      </w:pPr>
      <w:ins w:id="15198" w:author="Unknown">
        <w:r>
          <w:rPr>
            <w:rFonts w:ascii="Segoe UI" w:hAnsi="Segoe UI" w:cs="Segoe UI"/>
            <w:color w:val="000000"/>
            <w:sz w:val="27"/>
            <w:szCs w:val="27"/>
          </w:rPr>
          <w:t>Indigo</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199" w:author="Unknown"/>
          <w:rFonts w:ascii="Segoe UI" w:hAnsi="Segoe UI" w:cs="Segoe UI"/>
          <w:color w:val="000000"/>
          <w:sz w:val="27"/>
          <w:szCs w:val="27"/>
        </w:rPr>
      </w:pPr>
      <w:ins w:id="15200" w:author="Unknown">
        <w:r>
          <w:rPr>
            <w:rFonts w:ascii="Segoe UI" w:hAnsi="Segoe UI" w:cs="Segoe UI"/>
            <w:color w:val="000000"/>
            <w:sz w:val="27"/>
            <w:szCs w:val="27"/>
          </w:rPr>
          <w:t>[ 'Blue', 'Green']</w:t>
        </w:r>
      </w:ins>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ins w:id="15201" w:author="Unknown"/>
          <w:rFonts w:ascii="Segoe UI" w:hAnsi="Segoe UI" w:cs="Segoe UI"/>
          <w:color w:val="000000"/>
        </w:rPr>
      </w:pPr>
      <w:ins w:id="15202" w:author="Unknown">
        <w:r>
          <w:rPr>
            <w:rFonts w:ascii="Segoe UI" w:hAnsi="Segoe UI" w:cs="Segoe UI"/>
            <w:color w:val="000000"/>
          </w:rPr>
          <w:t>Summary:-</w:t>
        </w:r>
      </w:ins>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ins w:id="15203" w:author="Unknown"/>
          <w:rFonts w:ascii="Segoe UI" w:hAnsi="Segoe UI" w:cs="Segoe UI"/>
          <w:color w:val="000000"/>
          <w:sz w:val="27"/>
          <w:szCs w:val="27"/>
        </w:rPr>
      </w:pPr>
      <w:ins w:id="15204" w:author="Unknown">
        <w:r>
          <w:rPr>
            <w:rFonts w:ascii="Segoe UI" w:hAnsi="Segoe UI" w:cs="Segoe UI"/>
            <w:color w:val="000000"/>
            <w:sz w:val="27"/>
            <w:szCs w:val="27"/>
          </w:rPr>
          <w:t>The destructuring is a powerful feature that lets us extract properties from an object/array and bind these values to variables. The unique thing about destructuring is its concise syntax and ability to extract multiple variables in one statement.</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5205" w:author="Unknown"/>
          <w:rFonts w:ascii="Segoe UI" w:hAnsi="Segoe UI" w:cs="Segoe UI"/>
          <w:color w:val="000000"/>
          <w:sz w:val="27"/>
          <w:szCs w:val="27"/>
        </w:rPr>
      </w:pPr>
      <w:ins w:id="15206" w:author="Unknown">
        <w:r>
          <w:rPr>
            <w:rFonts w:ascii="Segoe UI" w:hAnsi="Segoe UI" w:cs="Segoe UI"/>
            <w:color w:val="000000"/>
          </w:rPr>
          <w:t>Code file tut60.js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07" w:author="Unknown"/>
          <w:rStyle w:val="HTMLCode"/>
          <w:rFonts w:ascii="Consolas" w:hAnsi="Consolas" w:cs="Consolas"/>
          <w:color w:val="F8F8F2"/>
          <w:sz w:val="27"/>
          <w:szCs w:val="27"/>
          <w:bdr w:val="single" w:sz="2" w:space="0" w:color="auto" w:frame="1"/>
        </w:rPr>
      </w:pPr>
      <w:ins w:id="15208"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tutorial 60'</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09" w:author="Unknown"/>
          <w:rStyle w:val="HTMLCode"/>
          <w:rFonts w:ascii="Consolas" w:hAnsi="Consolas" w:cs="Consolas"/>
          <w:color w:val="F8F8F2"/>
          <w:sz w:val="27"/>
          <w:szCs w:val="27"/>
          <w:bdr w:val="single" w:sz="2" w:space="0" w:color="auto" w:frame="1"/>
        </w:rPr>
      </w:pPr>
      <w:ins w:id="15210" w:author="Unknown">
        <w:r>
          <w:rPr>
            <w:rStyle w:val="token"/>
            <w:rFonts w:ascii="Consolas" w:hAnsi="Consolas" w:cs="Consolas"/>
            <w:color w:val="8292A2"/>
            <w:sz w:val="27"/>
            <w:szCs w:val="27"/>
            <w:bdr w:val="single" w:sz="2" w:space="0" w:color="auto" w:frame="1"/>
          </w:rPr>
          <w:t>// Destructuring in JavaScript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2" w:author="Unknown"/>
          <w:rStyle w:val="HTMLCode"/>
          <w:rFonts w:ascii="Consolas" w:hAnsi="Consolas" w:cs="Consolas"/>
          <w:color w:val="F8F8F2"/>
          <w:sz w:val="27"/>
          <w:szCs w:val="27"/>
          <w:bdr w:val="single" w:sz="2" w:space="0" w:color="auto" w:frame="1"/>
        </w:rPr>
      </w:pPr>
      <w:ins w:id="15213" w:author="Unknown">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4" w:author="Unknown"/>
          <w:rStyle w:val="HTMLCode"/>
          <w:rFonts w:ascii="Consolas" w:hAnsi="Consolas" w:cs="Consolas"/>
          <w:color w:val="F8F8F2"/>
          <w:sz w:val="27"/>
          <w:szCs w:val="27"/>
          <w:bdr w:val="single" w:sz="2" w:space="0" w:color="auto" w:frame="1"/>
        </w:rPr>
      </w:pPr>
      <w:ins w:id="15215"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34</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564</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6" w:author="Unknown"/>
          <w:rStyle w:val="HTMLCode"/>
          <w:rFonts w:ascii="Consolas" w:hAnsi="Consolas" w:cs="Consolas"/>
          <w:color w:val="F8F8F2"/>
          <w:sz w:val="27"/>
          <w:szCs w:val="27"/>
          <w:bdr w:val="single" w:sz="2" w:space="0" w:color="auto" w:frame="1"/>
        </w:rPr>
      </w:pPr>
      <w:ins w:id="15217" w:author="Unknown">
        <w:r>
          <w:rPr>
            <w:rStyle w:val="token"/>
            <w:rFonts w:ascii="Consolas" w:hAnsi="Consolas" w:cs="Consolas"/>
            <w:color w:val="8292A2"/>
            <w:sz w:val="27"/>
            <w:szCs w:val="27"/>
            <w:bdr w:val="single" w:sz="2" w:space="0" w:color="auto" w:frame="1"/>
          </w:rPr>
          <w:t>// console.log(a, b);</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19" w:author="Unknown"/>
          <w:rStyle w:val="HTMLCode"/>
          <w:rFonts w:ascii="Consolas" w:hAnsi="Consolas" w:cs="Consolas"/>
          <w:color w:val="F8F8F2"/>
          <w:sz w:val="27"/>
          <w:szCs w:val="27"/>
          <w:bdr w:val="single" w:sz="2" w:space="0" w:color="auto" w:frame="1"/>
        </w:rPr>
      </w:pPr>
      <w:ins w:id="15220"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1</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2</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4</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5</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6</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7</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8</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9</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10</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11</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13</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21" w:author="Unknown"/>
          <w:rStyle w:val="HTMLCode"/>
          <w:rFonts w:ascii="Consolas" w:hAnsi="Consolas" w:cs="Consolas"/>
          <w:color w:val="F8F8F2"/>
          <w:sz w:val="27"/>
          <w:szCs w:val="27"/>
          <w:bdr w:val="single" w:sz="2" w:space="0" w:color="auto" w:frame="1"/>
        </w:rPr>
      </w:pPr>
      <w:ins w:id="15222" w:author="Unknown">
        <w:r>
          <w:rPr>
            <w:rStyle w:val="token"/>
            <w:rFonts w:ascii="Consolas" w:hAnsi="Consolas" w:cs="Consolas"/>
            <w:color w:val="8292A2"/>
            <w:sz w:val="27"/>
            <w:szCs w:val="27"/>
            <w:bdr w:val="single" w:sz="2" w:space="0" w:color="auto" w:frame="1"/>
          </w:rPr>
          <w:t>// console.log(a)</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23" w:author="Unknown"/>
          <w:rStyle w:val="HTMLCode"/>
          <w:rFonts w:ascii="Consolas" w:hAnsi="Consolas" w:cs="Consolas"/>
          <w:color w:val="F8F8F2"/>
          <w:sz w:val="27"/>
          <w:szCs w:val="27"/>
          <w:bdr w:val="single" w:sz="2" w:space="0" w:color="auto" w:frame="1"/>
        </w:rPr>
      </w:pPr>
      <w:ins w:id="15224" w:author="Unknown">
        <w:r>
          <w:rPr>
            <w:rStyle w:val="token"/>
            <w:rFonts w:ascii="Consolas" w:hAnsi="Consolas" w:cs="Consolas"/>
            <w:color w:val="8292A2"/>
            <w:sz w:val="27"/>
            <w:szCs w:val="27"/>
            <w:bdr w:val="single" w:sz="2" w:space="0" w:color="auto" w:frame="1"/>
          </w:rPr>
          <w:t>// console.log(b)</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25" w:author="Unknown"/>
          <w:rStyle w:val="HTMLCode"/>
          <w:rFonts w:ascii="Consolas" w:hAnsi="Consolas" w:cs="Consolas"/>
          <w:color w:val="F8F8F2"/>
          <w:sz w:val="27"/>
          <w:szCs w:val="27"/>
          <w:bdr w:val="single" w:sz="2" w:space="0" w:color="auto" w:frame="1"/>
        </w:rPr>
      </w:pPr>
      <w:ins w:id="15226" w:author="Unknown">
        <w:r>
          <w:rPr>
            <w:rStyle w:val="token"/>
            <w:rFonts w:ascii="Consolas" w:hAnsi="Consolas" w:cs="Consolas"/>
            <w:color w:val="8292A2"/>
            <w:sz w:val="27"/>
            <w:szCs w:val="27"/>
            <w:bdr w:val="single" w:sz="2" w:space="0" w:color="auto" w:frame="1"/>
          </w:rPr>
          <w:lastRenderedPageBreak/>
          <w:t>// console.log(c)</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27" w:author="Unknown"/>
          <w:rStyle w:val="HTMLCode"/>
          <w:rFonts w:ascii="Consolas" w:hAnsi="Consolas" w:cs="Consolas"/>
          <w:color w:val="F8F8F2"/>
          <w:sz w:val="27"/>
          <w:szCs w:val="27"/>
          <w:bdr w:val="single" w:sz="2" w:space="0" w:color="auto" w:frame="1"/>
        </w:rPr>
      </w:pPr>
      <w:ins w:id="15228" w:author="Unknown">
        <w:r>
          <w:rPr>
            <w:rStyle w:val="token"/>
            <w:rFonts w:ascii="Consolas" w:hAnsi="Consolas" w:cs="Consolas"/>
            <w:color w:val="8292A2"/>
            <w:sz w:val="27"/>
            <w:szCs w:val="27"/>
            <w:bdr w:val="single" w:sz="2" w:space="0" w:color="auto" w:frame="1"/>
          </w:rPr>
          <w:t>// console.log(d)</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29"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0"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1" w:author="Unknown"/>
          <w:rStyle w:val="HTMLCode"/>
          <w:rFonts w:ascii="Consolas" w:hAnsi="Consolas" w:cs="Consolas"/>
          <w:color w:val="F8F8F2"/>
          <w:sz w:val="27"/>
          <w:szCs w:val="27"/>
          <w:bdr w:val="single" w:sz="2" w:space="0" w:color="auto" w:frame="1"/>
        </w:rPr>
      </w:pPr>
      <w:ins w:id="15232" w:author="Unknown">
        <w:r>
          <w:rPr>
            <w:rStyle w:val="token"/>
            <w:rFonts w:ascii="Consolas" w:hAnsi="Consolas" w:cs="Consolas"/>
            <w:color w:val="8292A2"/>
            <w:sz w:val="27"/>
            <w:szCs w:val="27"/>
            <w:bdr w:val="single" w:sz="2" w:space="0" w:color="auto" w:frame="1"/>
          </w:rPr>
          <w:t>// Array Destructuring</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3" w:author="Unknown"/>
          <w:rStyle w:val="HTMLCode"/>
          <w:rFonts w:ascii="Consolas" w:hAnsi="Consolas" w:cs="Consolas"/>
          <w:color w:val="F8F8F2"/>
          <w:sz w:val="27"/>
          <w:szCs w:val="27"/>
          <w:bdr w:val="single" w:sz="2" w:space="0" w:color="auto" w:frame="1"/>
        </w:rPr>
      </w:pPr>
      <w:ins w:id="15234"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d</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34</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345</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67</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d</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45</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e</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34</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5" w:author="Unknown"/>
          <w:rStyle w:val="HTMLCode"/>
          <w:rFonts w:ascii="Consolas" w:hAnsi="Consolas" w:cs="Consolas"/>
          <w:color w:val="F8F8F2"/>
          <w:sz w:val="27"/>
          <w:szCs w:val="27"/>
          <w:bdr w:val="single" w:sz="2" w:space="0" w:color="auto" w:frame="1"/>
        </w:rPr>
      </w:pPr>
      <w:ins w:id="15236" w:author="Unknown">
        <w:r>
          <w:rPr>
            <w:rStyle w:val="token"/>
            <w:rFonts w:ascii="Consolas" w:hAnsi="Consolas" w:cs="Consolas"/>
            <w:color w:val="8292A2"/>
            <w:sz w:val="27"/>
            <w:szCs w:val="27"/>
            <w:bdr w:val="single" w:sz="2" w:space="0" w:color="auto" w:frame="1"/>
          </w:rPr>
          <w:t>// console.log(a, b, c, d)</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7"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38" w:author="Unknown"/>
          <w:rStyle w:val="HTMLCode"/>
          <w:rFonts w:ascii="Consolas" w:hAnsi="Consolas" w:cs="Consolas"/>
          <w:color w:val="F8F8F2"/>
          <w:sz w:val="27"/>
          <w:szCs w:val="27"/>
          <w:bdr w:val="single" w:sz="2" w:space="0" w:color="auto" w:frame="1"/>
        </w:rPr>
      </w:pPr>
      <w:ins w:id="15239"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fruits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'Apple'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'Bananas'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'Mangoes'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0" w:author="Unknown"/>
          <w:rStyle w:val="HTMLCode"/>
          <w:rFonts w:ascii="Consolas" w:hAnsi="Consolas" w:cs="Consolas"/>
          <w:color w:val="F8F8F2"/>
          <w:sz w:val="27"/>
          <w:szCs w:val="27"/>
          <w:bdr w:val="single" w:sz="2" w:space="0" w:color="auto" w:frame="1"/>
        </w:rPr>
      </w:pPr>
      <w:ins w:id="15241" w:author="Unknown">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a</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b</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fruits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2" w:author="Unknown"/>
          <w:rStyle w:val="HTMLCode"/>
          <w:rFonts w:ascii="Consolas" w:hAnsi="Consolas" w:cs="Consolas"/>
          <w:color w:val="F8F8F2"/>
          <w:sz w:val="27"/>
          <w:szCs w:val="27"/>
          <w:bdr w:val="single" w:sz="2" w:space="0" w:color="auto" w:frame="1"/>
        </w:rPr>
      </w:pPr>
      <w:ins w:id="15243" w:author="Unknown">
        <w:r>
          <w:rPr>
            <w:rStyle w:val="token"/>
            <w:rFonts w:ascii="Consolas" w:hAnsi="Consolas" w:cs="Consolas"/>
            <w:color w:val="8292A2"/>
            <w:sz w:val="27"/>
            <w:szCs w:val="27"/>
            <w:bdr w:val="single" w:sz="2" w:space="0" w:color="auto" w:frame="1"/>
          </w:rPr>
          <w:t>// console.log(a, b, c)</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4"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5"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6" w:author="Unknown"/>
          <w:rStyle w:val="HTMLCode"/>
          <w:rFonts w:ascii="Consolas" w:hAnsi="Consolas" w:cs="Consolas"/>
          <w:color w:val="F8F8F2"/>
          <w:sz w:val="27"/>
          <w:szCs w:val="27"/>
          <w:bdr w:val="single" w:sz="2" w:space="0" w:color="auto" w:frame="1"/>
        </w:rPr>
      </w:pPr>
      <w:ins w:id="15247" w:author="Unknown">
        <w:r>
          <w:rPr>
            <w:rStyle w:val="token"/>
            <w:rFonts w:ascii="Consolas" w:hAnsi="Consolas" w:cs="Consolas"/>
            <w:color w:val="8292A2"/>
            <w:sz w:val="27"/>
            <w:szCs w:val="27"/>
            <w:bdr w:val="single" w:sz="2" w:space="0" w:color="auto" w:frame="1"/>
          </w:rPr>
          <w:t>// Object Destructuring</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48" w:author="Unknown"/>
          <w:rStyle w:val="HTMLCode"/>
          <w:rFonts w:ascii="Consolas" w:hAnsi="Consolas" w:cs="Consolas"/>
          <w:color w:val="F8F8F2"/>
          <w:sz w:val="27"/>
          <w:szCs w:val="27"/>
          <w:bdr w:val="single" w:sz="2" w:space="0" w:color="auto" w:frame="1"/>
        </w:rPr>
      </w:pPr>
      <w:ins w:id="15249"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laptop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50" w:author="Unknown"/>
          <w:rStyle w:val="HTMLCode"/>
          <w:rFonts w:ascii="Consolas" w:hAnsi="Consolas" w:cs="Consolas"/>
          <w:color w:val="F8F8F2"/>
          <w:sz w:val="27"/>
          <w:szCs w:val="27"/>
          <w:bdr w:val="single" w:sz="2" w:space="0" w:color="auto" w:frame="1"/>
        </w:rPr>
      </w:pPr>
      <w:ins w:id="15251" w:author="Unknown">
        <w:r>
          <w:rPr>
            <w:rStyle w:val="HTMLCode"/>
            <w:rFonts w:ascii="Consolas" w:hAnsi="Consolas" w:cs="Consolas"/>
            <w:color w:val="F8F8F2"/>
            <w:sz w:val="27"/>
            <w:szCs w:val="27"/>
            <w:bdr w:val="single" w:sz="2" w:space="0" w:color="auto" w:frame="1"/>
          </w:rPr>
          <w:t xml:space="preserve">    model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"HP Pavilion"</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52" w:author="Unknown"/>
          <w:rStyle w:val="HTMLCode"/>
          <w:rFonts w:ascii="Consolas" w:hAnsi="Consolas" w:cs="Consolas"/>
          <w:color w:val="F8F8F2"/>
          <w:sz w:val="27"/>
          <w:szCs w:val="27"/>
          <w:bdr w:val="single" w:sz="2" w:space="0" w:color="auto" w:frame="1"/>
        </w:rPr>
      </w:pPr>
      <w:ins w:id="15253" w:author="Unknown">
        <w:r>
          <w:rPr>
            <w:rStyle w:val="HTMLCode"/>
            <w:rFonts w:ascii="Consolas" w:hAnsi="Consolas" w:cs="Consolas"/>
            <w:color w:val="F8F8F2"/>
            <w:sz w:val="27"/>
            <w:szCs w:val="27"/>
            <w:bdr w:val="single" w:sz="2" w:space="0" w:color="auto" w:frame="1"/>
          </w:rPr>
          <w:t xml:space="preserve">    age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"23 days"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54" w:author="Unknown"/>
          <w:rStyle w:val="HTMLCode"/>
          <w:rFonts w:ascii="Consolas" w:hAnsi="Consolas" w:cs="Consolas"/>
          <w:color w:val="F8F8F2"/>
          <w:sz w:val="27"/>
          <w:szCs w:val="27"/>
          <w:bdr w:val="single" w:sz="2" w:space="0" w:color="auto" w:frame="1"/>
        </w:rPr>
      </w:pPr>
      <w:ins w:id="15255" w:author="Unknown">
        <w:r>
          <w:rPr>
            <w:rStyle w:val="HTMLCode"/>
            <w:rFonts w:ascii="Consolas" w:hAnsi="Consolas" w:cs="Consolas"/>
            <w:color w:val="F8F8F2"/>
            <w:sz w:val="27"/>
            <w:szCs w:val="27"/>
            <w:bdr w:val="single" w:sz="2" w:space="0" w:color="auto" w:frame="1"/>
          </w:rPr>
          <w:t xml:space="preserve">    gender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"Male"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56" w:author="Unknown"/>
          <w:rStyle w:val="HTMLCode"/>
          <w:rFonts w:ascii="Consolas" w:hAnsi="Consolas" w:cs="Consolas"/>
          <w:color w:val="F8F8F2"/>
          <w:sz w:val="27"/>
          <w:szCs w:val="27"/>
          <w:bdr w:val="single" w:sz="2" w:space="0" w:color="auto" w:frame="1"/>
        </w:rPr>
      </w:pPr>
      <w:ins w:id="15257" w:author="Unknown">
        <w:r>
          <w:rPr>
            <w:rStyle w:val="HTMLCode"/>
            <w:rFonts w:ascii="Consolas" w:hAnsi="Consolas" w:cs="Consolas"/>
            <w:color w:val="F8F8F2"/>
            <w:sz w:val="27"/>
            <w:szCs w:val="27"/>
            <w:bdr w:val="single" w:sz="2" w:space="0" w:color="auto" w:frame="1"/>
          </w:rPr>
          <w:t xml:space="preserve">    net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1233</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58" w:author="Unknown"/>
          <w:rStyle w:val="HTMLCode"/>
          <w:rFonts w:ascii="Consolas" w:hAnsi="Consolas" w:cs="Consolas"/>
          <w:color w:val="F8F8F2"/>
          <w:sz w:val="27"/>
          <w:szCs w:val="27"/>
          <w:bdr w:val="single" w:sz="2" w:space="0" w:color="auto" w:frame="1"/>
        </w:rPr>
      </w:pPr>
      <w:ins w:id="1525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start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'started'</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60" w:author="Unknown"/>
          <w:rStyle w:val="HTMLCode"/>
          <w:rFonts w:ascii="Consolas" w:hAnsi="Consolas" w:cs="Consolas"/>
          <w:color w:val="F8F8F2"/>
          <w:sz w:val="27"/>
          <w:szCs w:val="27"/>
          <w:bdr w:val="single" w:sz="2" w:space="0" w:color="auto" w:frame="1"/>
        </w:rPr>
      </w:pPr>
      <w:ins w:id="1526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6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63" w:author="Unknown"/>
          <w:rStyle w:val="HTMLCode"/>
          <w:rFonts w:ascii="Consolas" w:hAnsi="Consolas" w:cs="Consolas"/>
          <w:color w:val="F8F8F2"/>
          <w:sz w:val="27"/>
          <w:szCs w:val="27"/>
          <w:bdr w:val="single" w:sz="2" w:space="0" w:color="auto" w:frame="1"/>
        </w:rPr>
      </w:pPr>
      <w:ins w:id="15264" w:author="Unknown">
        <w:r>
          <w:rPr>
            <w:rStyle w:val="token"/>
            <w:rFonts w:ascii="Consolas" w:hAnsi="Consolas" w:cs="Consolas"/>
            <w:color w:val="66D9EF"/>
            <w:sz w:val="27"/>
            <w:szCs w:val="27"/>
            <w:bdr w:val="single" w:sz="2" w:space="0" w:color="auto" w:frame="1"/>
          </w:rPr>
          <w:t>const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model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age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gender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net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start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laptop</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65" w:author="Unknown"/>
          <w:rStyle w:val="HTMLCode"/>
          <w:rFonts w:ascii="Consolas" w:hAnsi="Consolas" w:cs="Consolas"/>
          <w:color w:val="F8F8F2"/>
          <w:sz w:val="27"/>
          <w:szCs w:val="27"/>
          <w:bdr w:val="single" w:sz="2" w:space="0" w:color="auto" w:frame="1"/>
        </w:rPr>
      </w:pPr>
      <w:ins w:id="15266"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model</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age</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gender</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net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start</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67" w:author="Unknown"/>
          <w:rFonts w:ascii="Consolas" w:hAnsi="Consolas" w:cs="Consolas"/>
          <w:color w:val="F8F8F2"/>
          <w:sz w:val="27"/>
          <w:szCs w:val="27"/>
        </w:rPr>
      </w:pPr>
      <w:ins w:id="15268" w:author="Unknown">
        <w:r>
          <w:rPr>
            <w:rStyle w:val="token"/>
            <w:rFonts w:ascii="Consolas" w:hAnsi="Consolas" w:cs="Consolas"/>
            <w:color w:val="E6DB74"/>
            <w:sz w:val="27"/>
            <w:szCs w:val="27"/>
            <w:bdr w:val="single" w:sz="2" w:space="0" w:color="auto" w:frame="1"/>
          </w:rPr>
          <w:t>start</w:t>
        </w:r>
        <w:r>
          <w:rPr>
            <w:rStyle w:val="token"/>
            <w:rFonts w:ascii="Consolas" w:hAnsi="Consolas" w:cs="Consolas"/>
            <w:color w:val="F8F8F2"/>
            <w:sz w:val="27"/>
            <w:szCs w:val="27"/>
            <w:bdr w:val="single" w:sz="2" w:space="0" w:color="auto" w:frame="1"/>
          </w:rPr>
          <w:t>()</w:t>
        </w:r>
      </w:ins>
    </w:p>
    <w:p w:rsidR="0089304D" w:rsidRDefault="0089304D" w:rsidP="0089304D">
      <w:pPr>
        <w:rPr>
          <w:ins w:id="15269" w:author="Unknown"/>
          <w:rFonts w:ascii="Segoe UI" w:hAnsi="Segoe UI" w:cs="Segoe UI"/>
          <w:color w:val="000000"/>
          <w:sz w:val="27"/>
          <w:szCs w:val="27"/>
        </w:rPr>
      </w:pPr>
      <w:ins w:id="15270" w:author="Unknown">
        <w:r>
          <w:rPr>
            <w:rFonts w:ascii="Segoe UI" w:hAnsi="Segoe UI" w:cs="Segoe UI"/>
            <w:color w:val="000000"/>
            <w:sz w:val="27"/>
            <w:szCs w:val="27"/>
            <w:bdr w:val="single" w:sz="2" w:space="0" w:color="auto" w:frame="1"/>
          </w:rPr>
          <w:t>Copy</w:t>
        </w:r>
      </w:ins>
    </w:p>
    <w:p w:rsidR="0089304D" w:rsidRDefault="0089304D" w:rsidP="0089304D">
      <w:pPr>
        <w:rPr>
          <w:ins w:id="15271" w:author="Unknown"/>
          <w:rFonts w:ascii="Segoe UI" w:hAnsi="Segoe UI" w:cs="Segoe UI"/>
          <w:color w:val="000000"/>
          <w:sz w:val="27"/>
          <w:szCs w:val="27"/>
        </w:rPr>
      </w:pPr>
      <w:ins w:id="15272"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5273"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lastRenderedPageBreak/>
        <w:drawing>
          <wp:inline distT="0" distB="0" distL="0" distR="0">
            <wp:extent cx="1388745" cy="1388745"/>
            <wp:effectExtent l="0" t="0" r="0" b="0"/>
            <wp:docPr id="117" name="Picture 117"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5274" w:author="Unknown">
        <w:r>
          <w:rPr>
            <w:rStyle w:val="ml-3"/>
            <w:rFonts w:ascii="Segoe UI" w:hAnsi="Segoe UI" w:cs="Segoe UI"/>
            <w:color w:val="000000"/>
            <w:sz w:val="27"/>
            <w:szCs w:val="27"/>
            <w:bdr w:val="single" w:sz="2" w:space="0" w:color="auto" w:frame="1"/>
          </w:rPr>
          <w:t>CodeWithHarry</w:t>
        </w:r>
      </w:ins>
    </w:p>
    <w:p w:rsidR="0089304D" w:rsidRDefault="0089304D" w:rsidP="0089304D">
      <w:pPr>
        <w:pStyle w:val="text-sm"/>
        <w:pBdr>
          <w:top w:val="single" w:sz="2" w:space="0" w:color="auto"/>
          <w:left w:val="single" w:sz="12" w:space="0" w:color="auto"/>
          <w:bottom w:val="single" w:sz="2" w:space="0" w:color="auto"/>
          <w:right w:val="single" w:sz="2" w:space="0" w:color="auto"/>
        </w:pBdr>
        <w:jc w:val="center"/>
        <w:rPr>
          <w:ins w:id="15275" w:author="Unknown"/>
          <w:rFonts w:ascii="Segoe UI" w:hAnsi="Segoe UI" w:cs="Segoe UI"/>
          <w:color w:val="000000"/>
          <w:sz w:val="27"/>
          <w:szCs w:val="27"/>
        </w:rPr>
      </w:pPr>
      <w:ins w:id="15276" w:author="Unknown">
        <w:r>
          <w:rPr>
            <w:rFonts w:ascii="Segoe UI" w:hAnsi="Segoe UI" w:cs="Segoe UI"/>
            <w:color w:val="000000"/>
            <w:sz w:val="27"/>
            <w:szCs w:val="27"/>
          </w:rPr>
          <w:t>Cop</w:t>
        </w:r>
      </w:ins>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JavaScript Wall Clock: Exercise 6 | JavaScript Tutorial In Hindi #61</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The task you have to perform is very interesting. To complete this task, you have to use the date and time functions in javaScript. If you have not watched my tutorial on Date Object, then click on the link below:</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hyperlink r:id="rId65" w:history="1">
        <w:r>
          <w:rPr>
            <w:rStyle w:val="Hyperlink"/>
            <w:rFonts w:ascii="Segoe UI" w:hAnsi="Segoe UI" w:cs="Segoe UI"/>
            <w:sz w:val="27"/>
            <w:szCs w:val="27"/>
            <w:bdr w:val="single" w:sz="2" w:space="0" w:color="auto" w:frame="1"/>
          </w:rPr>
          <w:t>https://codewithharry.com/videos/javascript-tutorials-in-hindi-24</w:t>
        </w:r>
      </w:hyperlink>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rFonts w:ascii="Segoe UI" w:hAnsi="Segoe UI" w:cs="Segoe UI"/>
          <w:color w:val="000000"/>
        </w:rPr>
      </w:pPr>
      <w:r>
        <w:rPr>
          <w:rFonts w:ascii="Segoe UI" w:hAnsi="Segoe UI" w:cs="Segoe UI"/>
          <w:color w:val="000000"/>
        </w:rPr>
        <w:t>Problem Statement:-</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You have to create a wall clock using JavaScript. The clock should display at the top of the website. Here is the image of how your clock should look like:</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extent cx="940435" cy="301625"/>
            <wp:effectExtent l="19050" t="0" r="0" b="0"/>
            <wp:docPr id="119" name="Picture 119" descr="https://api.codewithharry.com/media/videoSeriesFiles/courseFiles/javascript-tutorials-in-hindi-61/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api.codewithharry.com/media/videoSeriesFiles/courseFiles/javascript-tutorials-in-hindi-61/base64.png"/>
                    <pic:cNvPicPr>
                      <a:picLocks noChangeAspect="1" noChangeArrowheads="1"/>
                    </pic:cNvPicPr>
                  </pic:nvPicPr>
                  <pic:blipFill>
                    <a:blip r:embed="rId66"/>
                    <a:srcRect/>
                    <a:stretch>
                      <a:fillRect/>
                    </a:stretch>
                  </pic:blipFill>
                  <pic:spPr bwMode="auto">
                    <a:xfrm>
                      <a:off x="0" y="0"/>
                      <a:ext cx="940435" cy="301625"/>
                    </a:xfrm>
                    <a:prstGeom prst="rect">
                      <a:avLst/>
                    </a:prstGeom>
                    <a:noFill/>
                    <a:ln w="9525">
                      <a:noFill/>
                      <a:miter lim="800000"/>
                      <a:headEnd/>
                      <a:tailEnd/>
                    </a:ln>
                  </pic:spPr>
                </pic:pic>
              </a:graphicData>
            </a:graphic>
          </wp:inline>
        </w:drawing>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This exercise belongs to the JavaScript series for beginners. To access the complete playlist, click on the link:</w:t>
      </w:r>
      <w:hyperlink r:id="rId67" w:history="1">
        <w:r>
          <w:rPr>
            <w:rStyle w:val="Hyperlink"/>
            <w:rFonts w:ascii="Segoe UI" w:hAnsi="Segoe UI" w:cs="Segoe UI"/>
            <w:sz w:val="27"/>
            <w:szCs w:val="27"/>
            <w:bdr w:val="single" w:sz="2" w:space="0" w:color="auto" w:frame="1"/>
          </w:rPr>
          <w:t>https://codewithharry.com/videos/javascript-tutorials-in-hindi-1</w:t>
        </w:r>
      </w:hyperlink>
      <w:r>
        <w:rPr>
          <w:rFonts w:ascii="Segoe UI" w:hAnsi="Segoe UI" w:cs="Segoe UI"/>
          <w:color w:val="000000"/>
          <w:sz w:val="27"/>
          <w:szCs w:val="27"/>
        </w:rPr>
        <w:t> .Solving exercises will help you become a good problem solver and enables you to accept the challenge and acquire new skills. For the solution of this exercise, check the </w:t>
      </w:r>
      <w:hyperlink r:id="rId68" w:history="1">
        <w:r>
          <w:rPr>
            <w:rStyle w:val="Hyperlink"/>
            <w:rFonts w:ascii="Segoe UI" w:hAnsi="Segoe UI" w:cs="Segoe UI"/>
            <w:b/>
            <w:bCs/>
            <w:i/>
            <w:iCs/>
            <w:sz w:val="27"/>
            <w:szCs w:val="27"/>
            <w:bdr w:val="single" w:sz="2" w:space="0" w:color="auto" w:frame="1"/>
          </w:rPr>
          <w:t>tutorial#62</w:t>
        </w:r>
      </w:hyperlink>
      <w:r>
        <w:rPr>
          <w:rFonts w:ascii="Segoe UI" w:hAnsi="Segoe UI" w:cs="Segoe UI"/>
          <w:color w:val="000000"/>
          <w:sz w:val="27"/>
          <w:szCs w:val="27"/>
        </w:rPr>
        <w:t> </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If you like my work, then keep supporting and stay up to date with </w:t>
      </w:r>
      <w:hyperlink r:id="rId69" w:history="1">
        <w:r>
          <w:rPr>
            <w:rStyle w:val="Strong"/>
            <w:rFonts w:ascii="Segoe UI" w:hAnsi="Segoe UI" w:cs="Segoe UI"/>
            <w:color w:val="0000FF"/>
            <w:sz w:val="27"/>
            <w:szCs w:val="27"/>
            <w:u w:val="single"/>
            <w:bdr w:val="single" w:sz="2" w:space="0" w:color="auto" w:frame="1"/>
          </w:rPr>
          <w:t>codewithharry</w:t>
        </w:r>
      </w:hyperlink>
      <w:r>
        <w:rPr>
          <w:rStyle w:val="Strong"/>
          <w:rFonts w:ascii="Segoe UI" w:hAnsi="Segoe UI" w:cs="Segoe UI"/>
          <w:color w:val="000000"/>
          <w:sz w:val="27"/>
          <w:szCs w:val="27"/>
          <w:bdr w:val="single" w:sz="2" w:space="0" w:color="auto" w:frame="1"/>
        </w:rPr>
        <w:t>.</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rsidR="0089304D" w:rsidRDefault="0089304D" w:rsidP="0089304D">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lastRenderedPageBreak/>
        <w:t>Creating a Clock: Exercise 6 Solution | JavaScript Tutorial In Hindi #62</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This tutorial contains the solution to Exercise 7, i.e. </w:t>
      </w:r>
      <w:r>
        <w:rPr>
          <w:rStyle w:val="Emphasis"/>
          <w:rFonts w:ascii="Segoe UI" w:hAnsi="Segoe UI" w:cs="Segoe UI"/>
          <w:b/>
          <w:bCs/>
          <w:color w:val="000000"/>
          <w:sz w:val="27"/>
          <w:szCs w:val="27"/>
          <w:bdr w:val="single" w:sz="2" w:space="0" w:color="auto" w:frame="1"/>
        </w:rPr>
        <w:t>Creating an Wall Clock</w:t>
      </w:r>
      <w:r>
        <w:rPr>
          <w:rFonts w:ascii="Segoe UI" w:hAnsi="Segoe UI" w:cs="Segoe UI"/>
          <w:color w:val="000000"/>
          <w:sz w:val="27"/>
          <w:szCs w:val="27"/>
        </w:rPr>
        <w:t>. The problem statement, along with the instructions, is given below:</w:t>
      </w:r>
    </w:p>
    <w:p w:rsidR="0089304D" w:rsidRDefault="0089304D" w:rsidP="0089304D">
      <w:pPr>
        <w:pStyle w:val="Heading4"/>
        <w:pBdr>
          <w:top w:val="single" w:sz="2" w:space="0" w:color="auto"/>
          <w:left w:val="single" w:sz="2" w:space="0" w:color="auto"/>
          <w:bottom w:val="single" w:sz="2" w:space="0" w:color="auto"/>
          <w:right w:val="single" w:sz="2" w:space="0" w:color="auto"/>
        </w:pBdr>
        <w:spacing w:before="217" w:beforeAutospacing="0" w:after="217" w:afterAutospacing="0"/>
        <w:rPr>
          <w:rFonts w:ascii="Segoe UI" w:hAnsi="Segoe UI" w:cs="Segoe UI"/>
          <w:color w:val="000000"/>
        </w:rPr>
      </w:pPr>
      <w:r>
        <w:rPr>
          <w:rStyle w:val="Strong"/>
          <w:rFonts w:ascii="Segoe UI" w:hAnsi="Segoe UI" w:cs="Segoe UI"/>
          <w:b/>
          <w:bCs/>
          <w:color w:val="000000"/>
          <w:bdr w:val="single" w:sz="2" w:space="0" w:color="auto" w:frame="1"/>
        </w:rPr>
        <w:t>Problem Statement:-</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You have to create a wall clock using JavaScript. The clock should display at the top of the website. Here is the image of how your clock should look like:</w:t>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extent cx="2026920" cy="655320"/>
            <wp:effectExtent l="19050" t="0" r="0" b="0"/>
            <wp:docPr id="121" name="Picture 121" descr="https://api.codewithharry.com/media/videoSeriesFiles/courseFiles/javascript-tutorials-in-hindi-62/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api.codewithharry.com/media/videoSeriesFiles/courseFiles/javascript-tutorials-in-hindi-62/base64.png"/>
                    <pic:cNvPicPr>
                      <a:picLocks noChangeAspect="1" noChangeArrowheads="1"/>
                    </pic:cNvPicPr>
                  </pic:nvPicPr>
                  <pic:blipFill>
                    <a:blip r:embed="rId66"/>
                    <a:srcRect/>
                    <a:stretch>
                      <a:fillRect/>
                    </a:stretch>
                  </pic:blipFill>
                  <pic:spPr bwMode="auto">
                    <a:xfrm>
                      <a:off x="0" y="0"/>
                      <a:ext cx="2026920" cy="655320"/>
                    </a:xfrm>
                    <a:prstGeom prst="rect">
                      <a:avLst/>
                    </a:prstGeom>
                    <a:noFill/>
                    <a:ln w="9525">
                      <a:noFill/>
                      <a:miter lim="800000"/>
                      <a:headEnd/>
                      <a:tailEnd/>
                    </a:ln>
                  </pic:spPr>
                </pic:pic>
              </a:graphicData>
            </a:graphic>
          </wp:inline>
        </w:drawing>
      </w:r>
    </w:p>
    <w:p w:rsidR="0089304D" w:rsidRDefault="0089304D" w:rsidP="0089304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5277" w:author="Unknown"/>
          <w:rFonts w:ascii="Segoe UI" w:hAnsi="Segoe UI" w:cs="Segoe UI"/>
          <w:color w:val="000000"/>
          <w:sz w:val="27"/>
          <w:szCs w:val="27"/>
        </w:rPr>
      </w:pPr>
      <w:ins w:id="15278" w:author="Unknown">
        <w:r>
          <w:rPr>
            <w:rFonts w:ascii="Segoe UI" w:hAnsi="Segoe UI" w:cs="Segoe UI"/>
            <w:color w:val="000000"/>
          </w:rPr>
          <w:t>Code file clock.html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79" w:author="Unknown"/>
          <w:rStyle w:val="HTMLCode"/>
          <w:rFonts w:ascii="Consolas" w:hAnsi="Consolas" w:cs="Consolas"/>
          <w:color w:val="F8F8F2"/>
          <w:sz w:val="27"/>
          <w:szCs w:val="27"/>
          <w:bdr w:val="single" w:sz="2" w:space="0" w:color="auto" w:frame="1"/>
        </w:rPr>
      </w:pPr>
      <w:ins w:id="15280" w:author="Unknown">
        <w:r>
          <w:rPr>
            <w:rStyle w:val="token"/>
            <w:rFonts w:ascii="Consolas" w:hAnsi="Consolas" w:cs="Consolas"/>
            <w:color w:val="F8F8F2"/>
            <w:sz w:val="27"/>
            <w:szCs w:val="27"/>
            <w:bdr w:val="single" w:sz="2" w:space="0" w:color="auto" w:frame="1"/>
          </w:rPr>
          <w:t>&lt;!</w:t>
        </w:r>
        <w:r>
          <w:rPr>
            <w:rStyle w:val="token"/>
            <w:rFonts w:ascii="Consolas" w:hAnsi="Consolas" w:cs="Consolas"/>
            <w:color w:val="F92672"/>
            <w:sz w:val="27"/>
            <w:szCs w:val="27"/>
            <w:bdr w:val="single" w:sz="2" w:space="0" w:color="auto" w:frame="1"/>
          </w:rPr>
          <w:t>DOCTYPE</w:t>
        </w:r>
        <w:r>
          <w:rPr>
            <w:rStyle w:val="HTMLCode"/>
            <w:rFonts w:ascii="Consolas" w:hAnsi="Consolas" w:cs="Consolas"/>
            <w:color w:val="F8F8F2"/>
            <w:sz w:val="27"/>
            <w:szCs w:val="27"/>
            <w:bdr w:val="single" w:sz="2" w:space="0" w:color="auto" w:frame="1"/>
          </w:rPr>
          <w:t xml:space="preserve"> html</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81" w:author="Unknown"/>
          <w:rStyle w:val="HTMLCode"/>
          <w:rFonts w:ascii="Consolas" w:hAnsi="Consolas" w:cs="Consolas"/>
          <w:color w:val="F8F8F2"/>
          <w:sz w:val="27"/>
          <w:szCs w:val="27"/>
          <w:bdr w:val="single" w:sz="2" w:space="0" w:color="auto" w:frame="1"/>
        </w:rPr>
      </w:pPr>
      <w:ins w:id="15282"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html lang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"en"</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83" w:author="Unknown"/>
          <w:rStyle w:val="HTMLCode"/>
          <w:rFonts w:ascii="Consolas" w:hAnsi="Consolas" w:cs="Consolas"/>
          <w:color w:val="F8F8F2"/>
          <w:sz w:val="27"/>
          <w:szCs w:val="27"/>
          <w:bdr w:val="single" w:sz="2" w:space="0" w:color="auto" w:frame="1"/>
        </w:rPr>
      </w:pPr>
      <w:ins w:id="15284"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head</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85" w:author="Unknown"/>
          <w:rStyle w:val="HTMLCode"/>
          <w:rFonts w:ascii="Consolas" w:hAnsi="Consolas" w:cs="Consolas"/>
          <w:color w:val="F8F8F2"/>
          <w:sz w:val="27"/>
          <w:szCs w:val="27"/>
          <w:bdr w:val="single" w:sz="2" w:space="0" w:color="auto" w:frame="1"/>
        </w:rPr>
      </w:pPr>
      <w:ins w:id="15286"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meta charset</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"UTF-8"</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87" w:author="Unknown"/>
          <w:rStyle w:val="HTMLCode"/>
          <w:rFonts w:ascii="Consolas" w:hAnsi="Consolas" w:cs="Consolas"/>
          <w:color w:val="F8F8F2"/>
          <w:sz w:val="27"/>
          <w:szCs w:val="27"/>
          <w:bdr w:val="single" w:sz="2" w:space="0" w:color="auto" w:frame="1"/>
        </w:rPr>
      </w:pPr>
      <w:ins w:id="1528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meta name</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"viewport"</w:t>
        </w:r>
        <w:r>
          <w:rPr>
            <w:rStyle w:val="HTMLCode"/>
            <w:rFonts w:ascii="Consolas" w:hAnsi="Consolas" w:cs="Consolas"/>
            <w:color w:val="F8F8F2"/>
            <w:sz w:val="27"/>
            <w:szCs w:val="27"/>
            <w:bdr w:val="single" w:sz="2" w:space="0" w:color="auto" w:frame="1"/>
          </w:rPr>
          <w:t xml:space="preserve"> content</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"width=device-width, initial-scale=1.0"</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89" w:author="Unknown"/>
          <w:rStyle w:val="HTMLCode"/>
          <w:rFonts w:ascii="Consolas" w:hAnsi="Consolas" w:cs="Consolas"/>
          <w:color w:val="F8F8F2"/>
          <w:sz w:val="27"/>
          <w:szCs w:val="27"/>
          <w:bdr w:val="single" w:sz="2" w:space="0" w:color="auto" w:frame="1"/>
        </w:rPr>
      </w:pPr>
      <w:ins w:id="1529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meta http</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equiv</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"X-UA-Compatible"</w:t>
        </w:r>
        <w:r>
          <w:rPr>
            <w:rStyle w:val="HTMLCode"/>
            <w:rFonts w:ascii="Consolas" w:hAnsi="Consolas" w:cs="Consolas"/>
            <w:color w:val="F8F8F2"/>
            <w:sz w:val="27"/>
            <w:szCs w:val="27"/>
            <w:bdr w:val="single" w:sz="2" w:space="0" w:color="auto" w:frame="1"/>
          </w:rPr>
          <w:t xml:space="preserve"> content</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"ie=edge"</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91" w:author="Unknown"/>
          <w:rStyle w:val="HTMLCode"/>
          <w:rFonts w:ascii="Consolas" w:hAnsi="Consolas" w:cs="Consolas"/>
          <w:color w:val="F8F8F2"/>
          <w:sz w:val="27"/>
          <w:szCs w:val="27"/>
          <w:bdr w:val="single" w:sz="2" w:space="0" w:color="auto" w:frame="1"/>
        </w:rPr>
      </w:pPr>
      <w:ins w:id="15292"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title</w:t>
        </w:r>
        <w:r>
          <w:rPr>
            <w:rStyle w:val="token"/>
            <w:rFonts w:ascii="Consolas" w:hAnsi="Consolas" w:cs="Consolas"/>
            <w:color w:val="F8F8F2"/>
            <w:sz w:val="27"/>
            <w:szCs w:val="27"/>
            <w:bdr w:val="single" w:sz="2" w:space="0" w:color="auto" w:frame="1"/>
          </w:rPr>
          <w:t>&gt;</w:t>
        </w:r>
        <w:r>
          <w:rPr>
            <w:rStyle w:val="HTMLCode"/>
            <w:rFonts w:ascii="Consolas" w:hAnsi="Consolas" w:cs="Consolas"/>
            <w:color w:val="F8F8F2"/>
            <w:sz w:val="27"/>
            <w:szCs w:val="27"/>
            <w:bdr w:val="single" w:sz="2" w:space="0" w:color="auto" w:frame="1"/>
          </w:rPr>
          <w:t>Alarm Clock</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title</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93" w:author="Unknown"/>
          <w:rStyle w:val="HTMLCode"/>
          <w:rFonts w:ascii="Consolas" w:hAnsi="Consolas" w:cs="Consolas"/>
          <w:color w:val="F8F8F2"/>
          <w:sz w:val="27"/>
          <w:szCs w:val="27"/>
          <w:bdr w:val="single" w:sz="2" w:space="0" w:color="auto" w:frame="1"/>
        </w:rPr>
      </w:pPr>
      <w:ins w:id="15294"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head</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95" w:author="Unknown"/>
          <w:rStyle w:val="HTMLCode"/>
          <w:rFonts w:ascii="Consolas" w:hAnsi="Consolas" w:cs="Consolas"/>
          <w:color w:val="F8F8F2"/>
          <w:sz w:val="27"/>
          <w:szCs w:val="27"/>
          <w:bdr w:val="single" w:sz="2" w:space="0" w:color="auto" w:frame="1"/>
        </w:rPr>
      </w:pPr>
      <w:ins w:id="15296"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body onload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"updateClock(); setInterval('updateClock()', 1000)"</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97" w:author="Unknown"/>
          <w:rStyle w:val="HTMLCode"/>
          <w:rFonts w:ascii="Consolas" w:hAnsi="Consolas" w:cs="Consolas"/>
          <w:color w:val="F8F8F2"/>
          <w:sz w:val="27"/>
          <w:szCs w:val="27"/>
          <w:bdr w:val="single" w:sz="2" w:space="0" w:color="auto" w:frame="1"/>
        </w:rPr>
      </w:pPr>
      <w:ins w:id="1529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div id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"clock"</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299" w:author="Unknown"/>
          <w:rStyle w:val="HTMLCode"/>
          <w:rFonts w:ascii="Consolas" w:hAnsi="Consolas" w:cs="Consolas"/>
          <w:color w:val="F8F8F2"/>
          <w:sz w:val="27"/>
          <w:szCs w:val="27"/>
          <w:bdr w:val="single" w:sz="2" w:space="0" w:color="auto" w:frame="1"/>
        </w:rPr>
      </w:pPr>
      <w:ins w:id="15300" w:author="Unknown">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01" w:author="Unknown"/>
          <w:rStyle w:val="HTMLCode"/>
          <w:rFonts w:ascii="Consolas" w:hAnsi="Consolas" w:cs="Consolas"/>
          <w:color w:val="F8F8F2"/>
          <w:sz w:val="27"/>
          <w:szCs w:val="27"/>
          <w:bdr w:val="single" w:sz="2" w:space="0" w:color="auto" w:frame="1"/>
        </w:rPr>
      </w:pPr>
      <w:ins w:id="15302"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div</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03" w:author="Unknown"/>
          <w:rStyle w:val="HTMLCode"/>
          <w:rFonts w:ascii="Consolas" w:hAnsi="Consolas" w:cs="Consolas"/>
          <w:color w:val="F8F8F2"/>
          <w:sz w:val="27"/>
          <w:szCs w:val="27"/>
          <w:bdr w:val="single" w:sz="2" w:space="0" w:color="auto" w:frame="1"/>
        </w:rPr>
      </w:pPr>
      <w:ins w:id="15304"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body</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05" w:author="Unknown"/>
          <w:rStyle w:val="HTMLCode"/>
          <w:rFonts w:ascii="Consolas" w:hAnsi="Consolas" w:cs="Consolas"/>
          <w:color w:val="F8F8F2"/>
          <w:sz w:val="27"/>
          <w:szCs w:val="27"/>
          <w:bdr w:val="single" w:sz="2" w:space="0" w:color="auto" w:frame="1"/>
        </w:rPr>
      </w:pPr>
      <w:ins w:id="15306" w:author="Unknown">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script src</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"clock.js"</w:t>
        </w:r>
        <w:r>
          <w:rPr>
            <w:rStyle w:val="token"/>
            <w:rFonts w:ascii="Consolas" w:hAnsi="Consolas" w:cs="Consolas"/>
            <w:color w:val="F8F8F2"/>
            <w:sz w:val="27"/>
            <w:szCs w:val="27"/>
            <w:bdr w:val="single" w:sz="2" w:space="0" w:color="auto" w:frame="1"/>
          </w:rPr>
          <w:t>&gt;&lt;/</w:t>
        </w:r>
        <w:r>
          <w:rPr>
            <w:rStyle w:val="HTMLCode"/>
            <w:rFonts w:ascii="Consolas" w:hAnsi="Consolas" w:cs="Consolas"/>
            <w:color w:val="F8F8F2"/>
            <w:sz w:val="27"/>
            <w:szCs w:val="27"/>
            <w:bdr w:val="single" w:sz="2" w:space="0" w:color="auto" w:frame="1"/>
          </w:rPr>
          <w:t>script</w:t>
        </w:r>
        <w:r>
          <w:rPr>
            <w:rStyle w:val="token"/>
            <w:rFonts w:ascii="Consolas" w:hAnsi="Consolas" w:cs="Consolas"/>
            <w:color w:val="F8F8F2"/>
            <w:sz w:val="27"/>
            <w:szCs w:val="27"/>
            <w:bdr w:val="single" w:sz="2" w:space="0" w:color="auto" w:frame="1"/>
          </w:rPr>
          <w:t>&gt;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07" w:author="Unknown"/>
          <w:rFonts w:ascii="Consolas" w:hAnsi="Consolas" w:cs="Consolas"/>
          <w:color w:val="F8F8F2"/>
          <w:sz w:val="27"/>
          <w:szCs w:val="27"/>
        </w:rPr>
      </w:pPr>
      <w:ins w:id="15308" w:author="Unknown">
        <w:r>
          <w:rPr>
            <w:rStyle w:val="token"/>
            <w:rFonts w:ascii="Consolas" w:hAnsi="Consolas" w:cs="Consolas"/>
            <w:color w:val="F8F8F2"/>
            <w:sz w:val="27"/>
            <w:szCs w:val="27"/>
            <w:bdr w:val="single" w:sz="2" w:space="0" w:color="auto" w:frame="1"/>
          </w:rPr>
          <w:lastRenderedPageBreak/>
          <w:t>&lt;/</w:t>
        </w:r>
        <w:r>
          <w:rPr>
            <w:rStyle w:val="HTMLCode"/>
            <w:rFonts w:ascii="Consolas" w:hAnsi="Consolas" w:cs="Consolas"/>
            <w:color w:val="F8F8F2"/>
            <w:sz w:val="27"/>
            <w:szCs w:val="27"/>
            <w:bdr w:val="single" w:sz="2" w:space="0" w:color="auto" w:frame="1"/>
          </w:rPr>
          <w:t>html</w:t>
        </w:r>
        <w:r>
          <w:rPr>
            <w:rStyle w:val="token"/>
            <w:rFonts w:ascii="Consolas" w:hAnsi="Consolas" w:cs="Consolas"/>
            <w:color w:val="F8F8F2"/>
            <w:sz w:val="27"/>
            <w:szCs w:val="27"/>
            <w:bdr w:val="single" w:sz="2" w:space="0" w:color="auto" w:frame="1"/>
          </w:rPr>
          <w:t>&gt;</w:t>
        </w:r>
      </w:ins>
    </w:p>
    <w:p w:rsidR="0089304D" w:rsidRDefault="0089304D" w:rsidP="0089304D">
      <w:pPr>
        <w:rPr>
          <w:ins w:id="15309" w:author="Unknown"/>
          <w:rFonts w:ascii="Segoe UI" w:hAnsi="Segoe UI" w:cs="Segoe UI"/>
          <w:color w:val="000000"/>
          <w:sz w:val="27"/>
          <w:szCs w:val="27"/>
        </w:rPr>
      </w:pPr>
      <w:ins w:id="15310" w:author="Unknown">
        <w:r>
          <w:rPr>
            <w:rFonts w:ascii="Segoe UI" w:hAnsi="Segoe UI" w:cs="Segoe UI"/>
            <w:color w:val="000000"/>
            <w:sz w:val="27"/>
            <w:szCs w:val="27"/>
            <w:bdr w:val="single" w:sz="2" w:space="0" w:color="auto" w:frame="1"/>
          </w:rPr>
          <w:t>Copy</w:t>
        </w:r>
      </w:ins>
    </w:p>
    <w:p w:rsidR="0089304D" w:rsidRDefault="0089304D" w:rsidP="0089304D">
      <w:pPr>
        <w:pStyle w:val="Heading3"/>
        <w:pBdr>
          <w:top w:val="single" w:sz="2" w:space="0" w:color="auto"/>
          <w:left w:val="single" w:sz="2" w:space="0" w:color="auto"/>
          <w:bottom w:val="single" w:sz="2" w:space="0" w:color="auto"/>
          <w:right w:val="single" w:sz="2" w:space="0" w:color="auto"/>
        </w:pBdr>
        <w:spacing w:before="217" w:after="217"/>
        <w:rPr>
          <w:ins w:id="15311" w:author="Unknown"/>
          <w:rFonts w:ascii="Segoe UI" w:hAnsi="Segoe UI" w:cs="Segoe UI"/>
          <w:color w:val="000000"/>
          <w:sz w:val="27"/>
          <w:szCs w:val="27"/>
        </w:rPr>
      </w:pPr>
      <w:ins w:id="15312" w:author="Unknown">
        <w:r>
          <w:rPr>
            <w:rFonts w:ascii="Segoe UI" w:hAnsi="Segoe UI" w:cs="Segoe UI"/>
            <w:color w:val="000000"/>
          </w:rPr>
          <w:t>Code file clock.js as described in the video</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13" w:author="Unknown"/>
          <w:rStyle w:val="HTMLCode"/>
          <w:rFonts w:ascii="Consolas" w:hAnsi="Consolas" w:cs="Consolas"/>
          <w:color w:val="F8F8F2"/>
          <w:sz w:val="27"/>
          <w:szCs w:val="27"/>
          <w:bdr w:val="single" w:sz="2" w:space="0" w:color="auto" w:frame="1"/>
        </w:rPr>
      </w:pPr>
      <w:ins w:id="15314" w:author="Unknown">
        <w:r>
          <w:rPr>
            <w:rStyle w:val="HTMLCode"/>
            <w:rFonts w:ascii="Consolas" w:hAnsi="Consolas" w:cs="Consolas"/>
            <w:color w:val="F8F8F2"/>
            <w:sz w:val="27"/>
            <w:szCs w:val="27"/>
            <w:bdr w:val="single" w:sz="2" w:space="0" w:color="auto" w:frame="1"/>
          </w:rPr>
          <w:t>console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log</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"This is clock.js"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15"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16" w:author="Unknown"/>
          <w:rStyle w:val="HTMLCode"/>
          <w:rFonts w:ascii="Consolas" w:hAnsi="Consolas" w:cs="Consolas"/>
          <w:color w:val="F8F8F2"/>
          <w:sz w:val="27"/>
          <w:szCs w:val="27"/>
          <w:bdr w:val="single" w:sz="2" w:space="0" w:color="auto" w:frame="1"/>
        </w:rPr>
      </w:pPr>
      <w:ins w:id="15317" w:author="Unknown">
        <w:r>
          <w:rPr>
            <w:rStyle w:val="token"/>
            <w:rFonts w:ascii="Consolas" w:hAnsi="Consolas" w:cs="Consolas"/>
            <w:color w:val="66D9EF"/>
            <w:sz w:val="27"/>
            <w:szCs w:val="27"/>
            <w:bdr w:val="single" w:sz="2" w:space="0" w:color="auto" w:frame="1"/>
          </w:rPr>
          <w:t>function</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updateClock</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18" w:author="Unknown"/>
          <w:rStyle w:val="HTMLCode"/>
          <w:rFonts w:ascii="Consolas" w:hAnsi="Consolas" w:cs="Consolas"/>
          <w:color w:val="F8F8F2"/>
          <w:sz w:val="27"/>
          <w:szCs w:val="27"/>
          <w:bdr w:val="single" w:sz="2" w:space="0" w:color="auto" w:frame="1"/>
        </w:rPr>
      </w:pPr>
      <w:ins w:id="15319"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Get the current date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0" w:author="Unknown"/>
          <w:rStyle w:val="HTMLCode"/>
          <w:rFonts w:ascii="Consolas" w:hAnsi="Consolas" w:cs="Consolas"/>
          <w:color w:val="F8F8F2"/>
          <w:sz w:val="27"/>
          <w:szCs w:val="27"/>
          <w:bdr w:val="single" w:sz="2" w:space="0" w:color="auto" w:frame="1"/>
        </w:rPr>
      </w:pPr>
      <w:ins w:id="15321"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currentTime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new</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E6DB74"/>
            <w:sz w:val="27"/>
            <w:szCs w:val="27"/>
            <w:bdr w:val="single" w:sz="2" w:space="0" w:color="auto" w:frame="1"/>
          </w:rPr>
          <w:t>Date</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2"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3" w:author="Unknown"/>
          <w:rStyle w:val="HTMLCode"/>
          <w:rFonts w:ascii="Consolas" w:hAnsi="Consolas" w:cs="Consolas"/>
          <w:color w:val="F8F8F2"/>
          <w:sz w:val="27"/>
          <w:szCs w:val="27"/>
          <w:bdr w:val="single" w:sz="2" w:space="0" w:color="auto" w:frame="1"/>
        </w:rPr>
      </w:pPr>
      <w:ins w:id="15324"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Extract hour, minute and seconds from the date</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5" w:author="Unknown"/>
          <w:rStyle w:val="HTMLCode"/>
          <w:rFonts w:ascii="Consolas" w:hAnsi="Consolas" w:cs="Consolas"/>
          <w:color w:val="F8F8F2"/>
          <w:sz w:val="27"/>
          <w:szCs w:val="27"/>
          <w:bdr w:val="single" w:sz="2" w:space="0" w:color="auto" w:frame="1"/>
        </w:rPr>
      </w:pPr>
      <w:ins w:id="15326"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currentHour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currentTime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getHours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7" w:author="Unknown"/>
          <w:rStyle w:val="HTMLCode"/>
          <w:rFonts w:ascii="Consolas" w:hAnsi="Consolas" w:cs="Consolas"/>
          <w:color w:val="F8F8F2"/>
          <w:sz w:val="27"/>
          <w:szCs w:val="27"/>
          <w:bdr w:val="single" w:sz="2" w:space="0" w:color="auto" w:frame="1"/>
        </w:rPr>
      </w:pPr>
      <w:ins w:id="1532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currentMinutes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currentTime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getMinutes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29" w:author="Unknown"/>
          <w:rStyle w:val="HTMLCode"/>
          <w:rFonts w:ascii="Consolas" w:hAnsi="Consolas" w:cs="Consolas"/>
          <w:color w:val="F8F8F2"/>
          <w:sz w:val="27"/>
          <w:szCs w:val="27"/>
          <w:bdr w:val="single" w:sz="2" w:space="0" w:color="auto" w:frame="1"/>
        </w:rPr>
      </w:pPr>
      <w:ins w:id="1533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currentSeconds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currentTime</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getSeconds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2" w:author="Unknown"/>
          <w:rStyle w:val="HTMLCode"/>
          <w:rFonts w:ascii="Consolas" w:hAnsi="Consolas" w:cs="Consolas"/>
          <w:color w:val="F8F8F2"/>
          <w:sz w:val="27"/>
          <w:szCs w:val="27"/>
          <w:bdr w:val="single" w:sz="2" w:space="0" w:color="auto" w:frame="1"/>
        </w:rPr>
      </w:pPr>
      <w:ins w:id="15333"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Pad 0 if minute or second is less than 10 (single digit)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4" w:author="Unknown"/>
          <w:rStyle w:val="HTMLCode"/>
          <w:rFonts w:ascii="Consolas" w:hAnsi="Consolas" w:cs="Consolas"/>
          <w:color w:val="F8F8F2"/>
          <w:sz w:val="27"/>
          <w:szCs w:val="27"/>
          <w:bdr w:val="single" w:sz="2" w:space="0" w:color="auto" w:frame="1"/>
        </w:rPr>
      </w:pPr>
      <w:ins w:id="15335" w:author="Unknown">
        <w:r>
          <w:rPr>
            <w:rStyle w:val="HTMLCode"/>
            <w:rFonts w:ascii="Consolas" w:hAnsi="Consolas" w:cs="Consolas"/>
            <w:color w:val="F8F8F2"/>
            <w:sz w:val="27"/>
            <w:szCs w:val="27"/>
            <w:bdr w:val="single" w:sz="2" w:space="0" w:color="auto" w:frame="1"/>
          </w:rPr>
          <w:t xml:space="preserve">    currentMinutes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currentMinutes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10</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"0"</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currentMinutes</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6" w:author="Unknown"/>
          <w:rStyle w:val="HTMLCode"/>
          <w:rFonts w:ascii="Consolas" w:hAnsi="Consolas" w:cs="Consolas"/>
          <w:color w:val="F8F8F2"/>
          <w:sz w:val="27"/>
          <w:szCs w:val="27"/>
          <w:bdr w:val="single" w:sz="2" w:space="0" w:color="auto" w:frame="1"/>
        </w:rPr>
      </w:pPr>
      <w:ins w:id="15337" w:author="Unknown">
        <w:r>
          <w:rPr>
            <w:rStyle w:val="HTMLCode"/>
            <w:rFonts w:ascii="Consolas" w:hAnsi="Consolas" w:cs="Consolas"/>
            <w:color w:val="F8F8F2"/>
            <w:sz w:val="27"/>
            <w:szCs w:val="27"/>
            <w:bdr w:val="single" w:sz="2" w:space="0" w:color="auto" w:frame="1"/>
          </w:rPr>
          <w:t xml:space="preserve">    currentSeconds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currentSeconds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10</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"0"</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currentSeconds</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39" w:author="Unknown"/>
          <w:rStyle w:val="HTMLCode"/>
          <w:rFonts w:ascii="Consolas" w:hAnsi="Consolas" w:cs="Consolas"/>
          <w:color w:val="F8F8F2"/>
          <w:sz w:val="27"/>
          <w:szCs w:val="27"/>
          <w:bdr w:val="single" w:sz="2" w:space="0" w:color="auto" w:frame="1"/>
        </w:rPr>
      </w:pPr>
      <w:ins w:id="1534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Convert railway clock to AM/PM clock</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41" w:author="Unknown"/>
          <w:rStyle w:val="HTMLCode"/>
          <w:rFonts w:ascii="Consolas" w:hAnsi="Consolas" w:cs="Consolas"/>
          <w:color w:val="F8F8F2"/>
          <w:sz w:val="27"/>
          <w:szCs w:val="27"/>
          <w:bdr w:val="single" w:sz="2" w:space="0" w:color="auto" w:frame="1"/>
        </w:rPr>
      </w:pPr>
      <w:ins w:id="15342" w:author="Unknown">
        <w:r>
          <w:rPr>
            <w:rStyle w:val="HTMLCode"/>
            <w:rFonts w:ascii="Consolas" w:hAnsi="Consolas" w:cs="Consolas"/>
            <w:color w:val="F8F8F2"/>
            <w:sz w:val="27"/>
            <w:szCs w:val="27"/>
            <w:bdr w:val="single" w:sz="2" w:space="0" w:color="auto" w:frame="1"/>
          </w:rPr>
          <w:t xml:space="preserve">    currentHour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currentHour</w:t>
        </w:r>
        <w:r>
          <w:rPr>
            <w:rStyle w:val="token"/>
            <w:rFonts w:ascii="Consolas" w:hAnsi="Consolas" w:cs="Consolas"/>
            <w:color w:val="F8F8F2"/>
            <w:sz w:val="27"/>
            <w:szCs w:val="27"/>
            <w:bdr w:val="single" w:sz="2" w:space="0" w:color="auto" w:frame="1"/>
          </w:rPr>
          <w:t>&gt;</w:t>
        </w:r>
        <w:r>
          <w:rPr>
            <w:rStyle w:val="token"/>
            <w:rFonts w:ascii="Consolas" w:hAnsi="Consolas" w:cs="Consolas"/>
            <w:color w:val="AE81FF"/>
            <w:sz w:val="27"/>
            <w:szCs w:val="27"/>
            <w:bdr w:val="single" w:sz="2" w:space="0" w:color="auto" w:frame="1"/>
          </w:rPr>
          <w:t>12</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currentHour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12</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currentHour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43" w:author="Unknown"/>
          <w:rStyle w:val="HTMLCode"/>
          <w:rFonts w:ascii="Consolas" w:hAnsi="Consolas" w:cs="Consolas"/>
          <w:color w:val="F8F8F2"/>
          <w:sz w:val="27"/>
          <w:szCs w:val="27"/>
          <w:bdr w:val="single" w:sz="2" w:space="0" w:color="auto" w:frame="1"/>
        </w:rPr>
      </w:pPr>
      <w:ins w:id="15344" w:author="Unknown">
        <w:r>
          <w:rPr>
            <w:rStyle w:val="HTMLCode"/>
            <w:rFonts w:ascii="Consolas" w:hAnsi="Consolas" w:cs="Consolas"/>
            <w:color w:val="F8F8F2"/>
            <w:sz w:val="27"/>
            <w:szCs w:val="27"/>
            <w:bdr w:val="single" w:sz="2" w:space="0" w:color="auto" w:frame="1"/>
          </w:rPr>
          <w:t xml:space="preserve">    currentHour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currentHour</w:t>
        </w:r>
        <w:r>
          <w:rPr>
            <w:rStyle w:val="token"/>
            <w:rFonts w:ascii="Consolas" w:hAnsi="Consolas" w:cs="Consolas"/>
            <w:color w:val="F8F8F2"/>
            <w:sz w:val="27"/>
            <w:szCs w:val="27"/>
            <w:bdr w:val="single" w:sz="2" w:space="0" w:color="auto" w:frame="1"/>
          </w:rPr>
          <w:t>==</w:t>
        </w:r>
        <w:r>
          <w:rPr>
            <w:rStyle w:val="token"/>
            <w:rFonts w:ascii="Consolas" w:hAnsi="Consolas" w:cs="Consolas"/>
            <w:color w:val="AE81FF"/>
            <w:sz w:val="27"/>
            <w:szCs w:val="27"/>
            <w:bdr w:val="single" w:sz="2" w:space="0" w:color="auto" w:frame="1"/>
          </w:rPr>
          <w:t>0</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12</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currentHour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45" w:author="Unknown"/>
          <w:rStyle w:val="HTMLCode"/>
          <w:rFonts w:ascii="Consolas" w:hAnsi="Consolas" w:cs="Consolas"/>
          <w:color w:val="F8F8F2"/>
          <w:sz w:val="27"/>
          <w:szCs w:val="27"/>
          <w:bdr w:val="single" w:sz="2" w:space="0" w:color="auto" w:frame="1"/>
        </w:rPr>
      </w:pPr>
      <w:ins w:id="15346" w:author="Unknown">
        <w:r>
          <w:rPr>
            <w:rStyle w:val="HTMLCode"/>
            <w:rFonts w:ascii="Consolas" w:hAnsi="Consolas" w:cs="Consolas"/>
            <w:color w:val="F8F8F2"/>
            <w:sz w:val="27"/>
            <w:szCs w:val="27"/>
            <w:bdr w:val="single" w:sz="2" w:space="0" w:color="auto" w:frame="1"/>
          </w:rPr>
          <w:t xml:space="preserve">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47" w:author="Unknown"/>
          <w:rStyle w:val="HTMLCode"/>
          <w:rFonts w:ascii="Consolas" w:hAnsi="Consolas" w:cs="Consolas"/>
          <w:color w:val="F8F8F2"/>
          <w:sz w:val="27"/>
          <w:szCs w:val="27"/>
          <w:bdr w:val="single" w:sz="2" w:space="0" w:color="auto" w:frame="1"/>
        </w:rPr>
      </w:pPr>
      <w:ins w:id="15348"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Choose AM/PM as per the time of the day</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49" w:author="Unknown"/>
          <w:rStyle w:val="HTMLCode"/>
          <w:rFonts w:ascii="Consolas" w:hAnsi="Consolas" w:cs="Consolas"/>
          <w:color w:val="F8F8F2"/>
          <w:sz w:val="27"/>
          <w:szCs w:val="27"/>
          <w:bdr w:val="single" w:sz="2" w:space="0" w:color="auto" w:frame="1"/>
        </w:rPr>
      </w:pPr>
      <w:ins w:id="1535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timeOfDay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currentHour </w:t>
        </w:r>
        <w:r>
          <w:rPr>
            <w:rStyle w:val="token"/>
            <w:rFonts w:ascii="Consolas" w:hAnsi="Consolas" w:cs="Consolas"/>
            <w:color w:val="F8F8F2"/>
            <w:sz w:val="27"/>
            <w:szCs w:val="27"/>
            <w:bdr w:val="single" w:sz="2" w:space="0" w:color="auto" w:frame="1"/>
          </w:rPr>
          <w:t>&lt;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E81FF"/>
            <w:sz w:val="27"/>
            <w:szCs w:val="27"/>
            <w:bdr w:val="single" w:sz="2" w:space="0" w:color="auto" w:frame="1"/>
          </w:rPr>
          <w:t>12</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"AM"</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"PM"</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1"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2" w:author="Unknown"/>
          <w:rStyle w:val="HTMLCode"/>
          <w:rFonts w:ascii="Consolas" w:hAnsi="Consolas" w:cs="Consolas"/>
          <w:color w:val="F8F8F2"/>
          <w:sz w:val="27"/>
          <w:szCs w:val="27"/>
          <w:bdr w:val="single" w:sz="2" w:space="0" w:color="auto" w:frame="1"/>
        </w:rPr>
      </w:pPr>
      <w:ins w:id="15353"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Prepare the time string from hours, minutes and seconds</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4" w:author="Unknown"/>
          <w:rStyle w:val="HTMLCode"/>
          <w:rFonts w:ascii="Consolas" w:hAnsi="Consolas" w:cs="Consolas"/>
          <w:color w:val="F8F8F2"/>
          <w:sz w:val="27"/>
          <w:szCs w:val="27"/>
          <w:bdr w:val="single" w:sz="2" w:space="0" w:color="auto" w:frame="1"/>
        </w:rPr>
      </w:pPr>
      <w:ins w:id="15355"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66D9EF"/>
            <w:sz w:val="27"/>
            <w:szCs w:val="27"/>
            <w:bdr w:val="single" w:sz="2" w:space="0" w:color="auto" w:frame="1"/>
          </w:rPr>
          <w:t>let</w:t>
        </w:r>
        <w:r>
          <w:rPr>
            <w:rStyle w:val="HTMLCode"/>
            <w:rFonts w:ascii="Consolas" w:hAnsi="Consolas" w:cs="Consolas"/>
            <w:color w:val="F8F8F2"/>
            <w:sz w:val="27"/>
            <w:szCs w:val="27"/>
            <w:bdr w:val="single" w:sz="2" w:space="0" w:color="auto" w:frame="1"/>
          </w:rPr>
          <w:t xml:space="preserve"> currentTimeStr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currentHour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currentMinutes  </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6" w:author="Unknown"/>
          <w:rStyle w:val="HTMLCode"/>
          <w:rFonts w:ascii="Consolas" w:hAnsi="Consolas" w:cs="Consolas"/>
          <w:color w:val="F8F8F2"/>
          <w:sz w:val="27"/>
          <w:szCs w:val="27"/>
          <w:bdr w:val="single" w:sz="2" w:space="0" w:color="auto" w:frame="1"/>
        </w:rPr>
      </w:pPr>
      <w:ins w:id="15357"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currentSeconds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A6E22E"/>
            <w:sz w:val="27"/>
            <w:szCs w:val="27"/>
            <w:bdr w:val="single" w:sz="2" w:space="0" w:color="auto" w:frame="1"/>
          </w:rPr>
          <w:t>" "</w:t>
        </w:r>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timeOfDay</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8"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59" w:author="Unknown"/>
          <w:rStyle w:val="HTMLCode"/>
          <w:rFonts w:ascii="Consolas" w:hAnsi="Consolas" w:cs="Consolas"/>
          <w:color w:val="F8F8F2"/>
          <w:sz w:val="27"/>
          <w:szCs w:val="27"/>
          <w:bdr w:val="single" w:sz="2" w:space="0" w:color="auto" w:frame="1"/>
        </w:rPr>
      </w:pPr>
      <w:ins w:id="15360" w:author="Unknown">
        <w:r>
          <w:rPr>
            <w:rStyle w:val="HTMLCode"/>
            <w:rFonts w:ascii="Consolas" w:hAnsi="Consolas" w:cs="Consolas"/>
            <w:color w:val="F8F8F2"/>
            <w:sz w:val="27"/>
            <w:szCs w:val="27"/>
            <w:bdr w:val="single" w:sz="2" w:space="0" w:color="auto" w:frame="1"/>
          </w:rPr>
          <w:t xml:space="preserve">    </w:t>
        </w:r>
        <w:r>
          <w:rPr>
            <w:rStyle w:val="token"/>
            <w:rFonts w:ascii="Consolas" w:hAnsi="Consolas" w:cs="Consolas"/>
            <w:color w:val="8292A2"/>
            <w:sz w:val="27"/>
            <w:szCs w:val="27"/>
            <w:bdr w:val="single" w:sz="2" w:space="0" w:color="auto" w:frame="1"/>
          </w:rPr>
          <w:t>// Insert the time string inside the DOM</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61" w:author="Unknown"/>
          <w:rStyle w:val="HTMLCode"/>
          <w:rFonts w:ascii="Consolas" w:hAnsi="Consolas" w:cs="Consolas"/>
          <w:color w:val="F8F8F2"/>
          <w:sz w:val="27"/>
          <w:szCs w:val="27"/>
          <w:bdr w:val="single" w:sz="2" w:space="0" w:color="auto" w:frame="1"/>
        </w:rPr>
      </w:pPr>
      <w:ins w:id="15362" w:author="Unknown">
        <w:r>
          <w:rPr>
            <w:rStyle w:val="HTMLCode"/>
            <w:rFonts w:ascii="Consolas" w:hAnsi="Consolas" w:cs="Consolas"/>
            <w:color w:val="F8F8F2"/>
            <w:sz w:val="27"/>
            <w:szCs w:val="27"/>
            <w:bdr w:val="single" w:sz="2" w:space="0" w:color="auto" w:frame="1"/>
          </w:rPr>
          <w:t xml:space="preserve">    document</w:t>
        </w:r>
        <w:r>
          <w:rPr>
            <w:rStyle w:val="token"/>
            <w:rFonts w:ascii="Consolas" w:hAnsi="Consolas" w:cs="Consolas"/>
            <w:color w:val="F8F8F2"/>
            <w:sz w:val="27"/>
            <w:szCs w:val="27"/>
            <w:bdr w:val="single" w:sz="2" w:space="0" w:color="auto" w:frame="1"/>
          </w:rPr>
          <w:t>.</w:t>
        </w:r>
        <w:r>
          <w:rPr>
            <w:rStyle w:val="token"/>
            <w:rFonts w:ascii="Consolas" w:hAnsi="Consolas" w:cs="Consolas"/>
            <w:color w:val="E6DB74"/>
            <w:sz w:val="27"/>
            <w:szCs w:val="27"/>
            <w:bdr w:val="single" w:sz="2" w:space="0" w:color="auto" w:frame="1"/>
          </w:rPr>
          <w:t>getElementById</w:t>
        </w:r>
        <w:r>
          <w:rPr>
            <w:rStyle w:val="token"/>
            <w:rFonts w:ascii="Consolas" w:hAnsi="Consolas" w:cs="Consolas"/>
            <w:color w:val="F8F8F2"/>
            <w:sz w:val="27"/>
            <w:szCs w:val="27"/>
            <w:bdr w:val="single" w:sz="2" w:space="0" w:color="auto" w:frame="1"/>
          </w:rPr>
          <w:t>(</w:t>
        </w:r>
        <w:r>
          <w:rPr>
            <w:rStyle w:val="token"/>
            <w:rFonts w:ascii="Consolas" w:hAnsi="Consolas" w:cs="Consolas"/>
            <w:color w:val="A6E22E"/>
            <w:sz w:val="27"/>
            <w:szCs w:val="27"/>
            <w:bdr w:val="single" w:sz="2" w:space="0" w:color="auto" w:frame="1"/>
          </w:rPr>
          <w:t>"clock"</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innerHTML </w:t>
        </w:r>
        <w:r>
          <w:rPr>
            <w:rStyle w:val="token"/>
            <w:rFonts w:ascii="Consolas" w:hAnsi="Consolas" w:cs="Consolas"/>
            <w:color w:val="F8F8F2"/>
            <w:sz w:val="27"/>
            <w:szCs w:val="27"/>
            <w:bdr w:val="single" w:sz="2" w:space="0" w:color="auto" w:frame="1"/>
          </w:rPr>
          <w:t>=</w:t>
        </w:r>
        <w:r>
          <w:rPr>
            <w:rStyle w:val="HTMLCode"/>
            <w:rFonts w:ascii="Consolas" w:hAnsi="Consolas" w:cs="Consolas"/>
            <w:color w:val="F8F8F2"/>
            <w:sz w:val="27"/>
            <w:szCs w:val="27"/>
            <w:bdr w:val="single" w:sz="2" w:space="0" w:color="auto" w:frame="1"/>
          </w:rPr>
          <w:t xml:space="preserve"> currentTimeStr</w:t>
        </w:r>
        <w:r>
          <w:rPr>
            <w:rStyle w:val="token"/>
            <w:rFonts w:ascii="Consolas" w:hAnsi="Consolas" w:cs="Consolas"/>
            <w:color w:val="F8F8F2"/>
            <w:sz w:val="27"/>
            <w:szCs w:val="27"/>
            <w:bdr w:val="single" w:sz="2" w:space="0" w:color="auto" w:frame="1"/>
          </w:rPr>
          <w:t>;</w:t>
        </w:r>
      </w:ins>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63" w:author="Unknown"/>
          <w:rStyle w:val="HTMLCode"/>
          <w:rFonts w:ascii="Consolas" w:hAnsi="Consolas" w:cs="Consolas"/>
          <w:color w:val="F8F8F2"/>
          <w:sz w:val="27"/>
          <w:szCs w:val="27"/>
          <w:bdr w:val="single" w:sz="2" w:space="0" w:color="auto" w:frame="1"/>
        </w:rPr>
      </w:pPr>
    </w:p>
    <w:p w:rsidR="0089304D" w:rsidRDefault="0089304D" w:rsidP="0089304D">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ins w:id="15364" w:author="Unknown"/>
          <w:rFonts w:ascii="Consolas" w:hAnsi="Consolas" w:cs="Consolas"/>
          <w:color w:val="F8F8F2"/>
          <w:sz w:val="27"/>
          <w:szCs w:val="27"/>
        </w:rPr>
      </w:pPr>
      <w:ins w:id="15365" w:author="Unknown">
        <w:r>
          <w:rPr>
            <w:rStyle w:val="token"/>
            <w:rFonts w:ascii="Consolas" w:hAnsi="Consolas" w:cs="Consolas"/>
            <w:color w:val="F8F8F2"/>
            <w:sz w:val="27"/>
            <w:szCs w:val="27"/>
            <w:bdr w:val="single" w:sz="2" w:space="0" w:color="auto" w:frame="1"/>
          </w:rPr>
          <w:t>}</w:t>
        </w:r>
      </w:ins>
    </w:p>
    <w:p w:rsidR="0089304D" w:rsidRDefault="0089304D" w:rsidP="0089304D">
      <w:pPr>
        <w:rPr>
          <w:ins w:id="15366" w:author="Unknown"/>
          <w:rFonts w:ascii="Segoe UI" w:hAnsi="Segoe UI" w:cs="Segoe UI"/>
          <w:color w:val="000000"/>
          <w:sz w:val="27"/>
          <w:szCs w:val="27"/>
        </w:rPr>
      </w:pPr>
      <w:ins w:id="15367" w:author="Unknown">
        <w:r>
          <w:rPr>
            <w:rFonts w:ascii="Segoe UI" w:hAnsi="Segoe UI" w:cs="Segoe UI"/>
            <w:color w:val="000000"/>
            <w:sz w:val="27"/>
            <w:szCs w:val="27"/>
            <w:bdr w:val="single" w:sz="2" w:space="0" w:color="auto" w:frame="1"/>
          </w:rPr>
          <w:t>Copy</w:t>
        </w:r>
      </w:ins>
    </w:p>
    <w:p w:rsidR="0089304D" w:rsidRDefault="0089304D" w:rsidP="0089304D">
      <w:pPr>
        <w:rPr>
          <w:ins w:id="15368" w:author="Unknown"/>
          <w:rFonts w:ascii="Segoe UI" w:hAnsi="Segoe UI" w:cs="Segoe UI"/>
          <w:color w:val="000000"/>
          <w:sz w:val="27"/>
          <w:szCs w:val="27"/>
        </w:rPr>
      </w:pPr>
      <w:ins w:id="15369" w:author="Unknown">
        <w:r>
          <w:rPr>
            <w:rStyle w:val="jsx-2880253090"/>
            <w:rFonts w:ascii="Segoe UI" w:hAnsi="Segoe UI" w:cs="Segoe UI"/>
            <w:b/>
            <w:bCs/>
            <w:color w:val="000000"/>
            <w:sz w:val="27"/>
            <w:szCs w:val="27"/>
            <w:bdr w:val="single" w:sz="2" w:space="0" w:color="auto" w:frame="1"/>
          </w:rPr>
          <w:t>PreviousNext</w:t>
        </w:r>
      </w:ins>
    </w:p>
    <w:p w:rsidR="0089304D" w:rsidRDefault="0089304D" w:rsidP="0089304D">
      <w:pPr>
        <w:rPr>
          <w:ins w:id="15370" w:author="Unknown"/>
          <w:rFonts w:ascii="Segoe UI" w:hAnsi="Segoe UI" w:cs="Segoe UI"/>
          <w:color w:val="000000"/>
          <w:sz w:val="27"/>
          <w:szCs w:val="27"/>
        </w:rPr>
      </w:pPr>
      <w:r>
        <w:rPr>
          <w:rFonts w:ascii="Segoe UI" w:hAnsi="Segoe UI" w:cs="Segoe UI"/>
          <w:noProof/>
          <w:color w:val="000000"/>
          <w:sz w:val="27"/>
          <w:szCs w:val="27"/>
          <w:bdr w:val="single" w:sz="2" w:space="0" w:color="auto" w:frame="1"/>
        </w:rPr>
        <w:drawing>
          <wp:inline distT="0" distB="0" distL="0" distR="0">
            <wp:extent cx="1388745" cy="1388745"/>
            <wp:effectExtent l="0" t="0" r="0" b="0"/>
            <wp:docPr id="122" name="Picture 122" descr="https://codewithharry.com/img/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odewithharry.com/img/logo-blue.png"/>
                    <pic:cNvPicPr>
                      <a:picLocks noChangeAspect="1" noChangeArrowheads="1"/>
                    </pic:cNvPicPr>
                  </pic:nvPicPr>
                  <pic:blipFill>
                    <a:blip r:embed="rId40"/>
                    <a:srcRect/>
                    <a:stretch>
                      <a:fillRect/>
                    </a:stretch>
                  </pic:blipFill>
                  <pic:spPr bwMode="auto">
                    <a:xfrm>
                      <a:off x="0" y="0"/>
                      <a:ext cx="1388745" cy="1388745"/>
                    </a:xfrm>
                    <a:prstGeom prst="rect">
                      <a:avLst/>
                    </a:prstGeom>
                    <a:noFill/>
                    <a:ln w="9525">
                      <a:noFill/>
                      <a:miter lim="800000"/>
                      <a:headEnd/>
                      <a:tailEnd/>
                    </a:ln>
                  </pic:spPr>
                </pic:pic>
              </a:graphicData>
            </a:graphic>
          </wp:inline>
        </w:drawing>
      </w:r>
      <w:ins w:id="15371" w:author="Unknown">
        <w:r>
          <w:rPr>
            <w:rStyle w:val="ml-3"/>
            <w:rFonts w:ascii="Segoe UI" w:hAnsi="Segoe UI" w:cs="Segoe UI"/>
            <w:color w:val="000000"/>
            <w:sz w:val="27"/>
            <w:szCs w:val="27"/>
            <w:bdr w:val="single" w:sz="2" w:space="0" w:color="auto" w:frame="1"/>
          </w:rPr>
          <w:t>CodeWithHarry</w:t>
        </w:r>
      </w:ins>
    </w:p>
    <w:p w:rsidR="0089304D" w:rsidRDefault="0089304D" w:rsidP="0089304D"/>
    <w:sectPr w:rsidR="0089304D" w:rsidSect="006F06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A3E12"/>
    <w:multiLevelType w:val="multilevel"/>
    <w:tmpl w:val="D912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455527"/>
    <w:multiLevelType w:val="multilevel"/>
    <w:tmpl w:val="FBA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756EE4"/>
    <w:multiLevelType w:val="multilevel"/>
    <w:tmpl w:val="DB90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DE093C"/>
    <w:multiLevelType w:val="multilevel"/>
    <w:tmpl w:val="E766D8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4B6CFA"/>
    <w:multiLevelType w:val="multilevel"/>
    <w:tmpl w:val="E580D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6415D3"/>
    <w:multiLevelType w:val="multilevel"/>
    <w:tmpl w:val="FC422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D94D95"/>
    <w:multiLevelType w:val="multilevel"/>
    <w:tmpl w:val="45F2CC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642619"/>
    <w:multiLevelType w:val="multilevel"/>
    <w:tmpl w:val="8870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F70D84"/>
    <w:multiLevelType w:val="multilevel"/>
    <w:tmpl w:val="4C86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5840D68"/>
    <w:multiLevelType w:val="multilevel"/>
    <w:tmpl w:val="1620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2F3124"/>
    <w:multiLevelType w:val="multilevel"/>
    <w:tmpl w:val="CECE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85081E"/>
    <w:multiLevelType w:val="multilevel"/>
    <w:tmpl w:val="3D52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8DD116A"/>
    <w:multiLevelType w:val="multilevel"/>
    <w:tmpl w:val="6F2C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22304C"/>
    <w:multiLevelType w:val="multilevel"/>
    <w:tmpl w:val="3FBA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BA59DA"/>
    <w:multiLevelType w:val="multilevel"/>
    <w:tmpl w:val="8F7C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6343DC"/>
    <w:multiLevelType w:val="multilevel"/>
    <w:tmpl w:val="472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D976E03"/>
    <w:multiLevelType w:val="multilevel"/>
    <w:tmpl w:val="7FF4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E736377"/>
    <w:multiLevelType w:val="multilevel"/>
    <w:tmpl w:val="35D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FBE6F58"/>
    <w:multiLevelType w:val="multilevel"/>
    <w:tmpl w:val="9864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9C583A"/>
    <w:multiLevelType w:val="multilevel"/>
    <w:tmpl w:val="E7D8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3FA77E5"/>
    <w:multiLevelType w:val="multilevel"/>
    <w:tmpl w:val="E292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6816BC8"/>
    <w:multiLevelType w:val="multilevel"/>
    <w:tmpl w:val="2CF8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0E7151"/>
    <w:multiLevelType w:val="multilevel"/>
    <w:tmpl w:val="0584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7564D7C"/>
    <w:multiLevelType w:val="multilevel"/>
    <w:tmpl w:val="864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7923EA7"/>
    <w:multiLevelType w:val="multilevel"/>
    <w:tmpl w:val="9192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98C258F"/>
    <w:multiLevelType w:val="multilevel"/>
    <w:tmpl w:val="15769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4EFD"/>
    <w:multiLevelType w:val="multilevel"/>
    <w:tmpl w:val="F1F2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BC84BB9"/>
    <w:multiLevelType w:val="multilevel"/>
    <w:tmpl w:val="9664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C161051"/>
    <w:multiLevelType w:val="multilevel"/>
    <w:tmpl w:val="6918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DD746EA"/>
    <w:multiLevelType w:val="multilevel"/>
    <w:tmpl w:val="690C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1333436"/>
    <w:multiLevelType w:val="multilevel"/>
    <w:tmpl w:val="5FBC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2EF2F0D"/>
    <w:multiLevelType w:val="multilevel"/>
    <w:tmpl w:val="708E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5DB413D"/>
    <w:multiLevelType w:val="multilevel"/>
    <w:tmpl w:val="F7E0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C66BFB"/>
    <w:multiLevelType w:val="multilevel"/>
    <w:tmpl w:val="B462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A161B3D"/>
    <w:multiLevelType w:val="multilevel"/>
    <w:tmpl w:val="41EC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ABC0CC7"/>
    <w:multiLevelType w:val="multilevel"/>
    <w:tmpl w:val="C9A4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BA273C3"/>
    <w:multiLevelType w:val="multilevel"/>
    <w:tmpl w:val="9378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CAA0F8E"/>
    <w:multiLevelType w:val="multilevel"/>
    <w:tmpl w:val="FF58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CFC482E"/>
    <w:multiLevelType w:val="multilevel"/>
    <w:tmpl w:val="C09C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DEB1523"/>
    <w:multiLevelType w:val="multilevel"/>
    <w:tmpl w:val="390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210154B"/>
    <w:multiLevelType w:val="multilevel"/>
    <w:tmpl w:val="3136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2D2433B"/>
    <w:multiLevelType w:val="multilevel"/>
    <w:tmpl w:val="EDF6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2DD48E4"/>
    <w:multiLevelType w:val="multilevel"/>
    <w:tmpl w:val="2882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44E3491"/>
    <w:multiLevelType w:val="multilevel"/>
    <w:tmpl w:val="DF0C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77F09C1"/>
    <w:multiLevelType w:val="multilevel"/>
    <w:tmpl w:val="C74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7EE45BE"/>
    <w:multiLevelType w:val="multilevel"/>
    <w:tmpl w:val="B42C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ADB6B2E"/>
    <w:multiLevelType w:val="multilevel"/>
    <w:tmpl w:val="0C68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AF54FA2"/>
    <w:multiLevelType w:val="multilevel"/>
    <w:tmpl w:val="732C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C5E73CA"/>
    <w:multiLevelType w:val="multilevel"/>
    <w:tmpl w:val="C24E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C9524D3"/>
    <w:multiLevelType w:val="multilevel"/>
    <w:tmpl w:val="F90C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CF52455"/>
    <w:multiLevelType w:val="multilevel"/>
    <w:tmpl w:val="F27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1F441B0"/>
    <w:multiLevelType w:val="multilevel"/>
    <w:tmpl w:val="A3DE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3D37AE8"/>
    <w:multiLevelType w:val="multilevel"/>
    <w:tmpl w:val="D95A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6BA73DF"/>
    <w:multiLevelType w:val="multilevel"/>
    <w:tmpl w:val="131C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8395341"/>
    <w:multiLevelType w:val="multilevel"/>
    <w:tmpl w:val="7788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95B512D"/>
    <w:multiLevelType w:val="multilevel"/>
    <w:tmpl w:val="D362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C5C7D77"/>
    <w:multiLevelType w:val="multilevel"/>
    <w:tmpl w:val="109A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D832BD3"/>
    <w:multiLevelType w:val="multilevel"/>
    <w:tmpl w:val="D092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DB64A45"/>
    <w:multiLevelType w:val="multilevel"/>
    <w:tmpl w:val="DC58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F4F22E8"/>
    <w:multiLevelType w:val="multilevel"/>
    <w:tmpl w:val="A87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0A27AA1"/>
    <w:multiLevelType w:val="multilevel"/>
    <w:tmpl w:val="8F8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1C1782C"/>
    <w:multiLevelType w:val="multilevel"/>
    <w:tmpl w:val="FA0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21331B5"/>
    <w:multiLevelType w:val="multilevel"/>
    <w:tmpl w:val="64B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38B083F"/>
    <w:multiLevelType w:val="multilevel"/>
    <w:tmpl w:val="380E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5791980"/>
    <w:multiLevelType w:val="multilevel"/>
    <w:tmpl w:val="F62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7562020"/>
    <w:multiLevelType w:val="multilevel"/>
    <w:tmpl w:val="231E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82F25A1"/>
    <w:multiLevelType w:val="multilevel"/>
    <w:tmpl w:val="73DE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C6536A0"/>
    <w:multiLevelType w:val="multilevel"/>
    <w:tmpl w:val="977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CC9365A"/>
    <w:multiLevelType w:val="multilevel"/>
    <w:tmpl w:val="C58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D3277E3"/>
    <w:multiLevelType w:val="multilevel"/>
    <w:tmpl w:val="2322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D5A53B6"/>
    <w:multiLevelType w:val="multilevel"/>
    <w:tmpl w:val="7664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6E35354F"/>
    <w:multiLevelType w:val="multilevel"/>
    <w:tmpl w:val="CA24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6EDD5246"/>
    <w:multiLevelType w:val="multilevel"/>
    <w:tmpl w:val="103C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FFF4EC5"/>
    <w:multiLevelType w:val="multilevel"/>
    <w:tmpl w:val="2BF4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2D76177"/>
    <w:multiLevelType w:val="multilevel"/>
    <w:tmpl w:val="B226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5E473AC"/>
    <w:multiLevelType w:val="multilevel"/>
    <w:tmpl w:val="A7D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6A56FA9"/>
    <w:multiLevelType w:val="multilevel"/>
    <w:tmpl w:val="FC3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6F61EA6"/>
    <w:multiLevelType w:val="multilevel"/>
    <w:tmpl w:val="E1DC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745640E"/>
    <w:multiLevelType w:val="multilevel"/>
    <w:tmpl w:val="4F8A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82F65A1"/>
    <w:multiLevelType w:val="multilevel"/>
    <w:tmpl w:val="26DA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B3C7769"/>
    <w:multiLevelType w:val="multilevel"/>
    <w:tmpl w:val="9C86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B857AD4"/>
    <w:multiLevelType w:val="multilevel"/>
    <w:tmpl w:val="EA32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7EA550DA"/>
    <w:multiLevelType w:val="multilevel"/>
    <w:tmpl w:val="F20E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1"/>
  </w:num>
  <w:num w:numId="3">
    <w:abstractNumId w:val="20"/>
  </w:num>
  <w:num w:numId="4">
    <w:abstractNumId w:val="82"/>
  </w:num>
  <w:num w:numId="5">
    <w:abstractNumId w:val="10"/>
  </w:num>
  <w:num w:numId="6">
    <w:abstractNumId w:val="3"/>
  </w:num>
  <w:num w:numId="7">
    <w:abstractNumId w:val="37"/>
  </w:num>
  <w:num w:numId="8">
    <w:abstractNumId w:val="74"/>
  </w:num>
  <w:num w:numId="9">
    <w:abstractNumId w:val="17"/>
  </w:num>
  <w:num w:numId="10">
    <w:abstractNumId w:val="43"/>
  </w:num>
  <w:num w:numId="11">
    <w:abstractNumId w:val="38"/>
  </w:num>
  <w:num w:numId="12">
    <w:abstractNumId w:val="0"/>
  </w:num>
  <w:num w:numId="13">
    <w:abstractNumId w:val="49"/>
  </w:num>
  <w:num w:numId="14">
    <w:abstractNumId w:val="52"/>
  </w:num>
  <w:num w:numId="15">
    <w:abstractNumId w:val="23"/>
  </w:num>
  <w:num w:numId="16">
    <w:abstractNumId w:val="70"/>
  </w:num>
  <w:num w:numId="17">
    <w:abstractNumId w:val="15"/>
  </w:num>
  <w:num w:numId="18">
    <w:abstractNumId w:val="75"/>
  </w:num>
  <w:num w:numId="19">
    <w:abstractNumId w:val="50"/>
  </w:num>
  <w:num w:numId="20">
    <w:abstractNumId w:val="45"/>
  </w:num>
  <w:num w:numId="21">
    <w:abstractNumId w:val="44"/>
  </w:num>
  <w:num w:numId="22">
    <w:abstractNumId w:val="76"/>
  </w:num>
  <w:num w:numId="23">
    <w:abstractNumId w:val="56"/>
  </w:num>
  <w:num w:numId="24">
    <w:abstractNumId w:val="24"/>
  </w:num>
  <w:num w:numId="25">
    <w:abstractNumId w:val="81"/>
  </w:num>
  <w:num w:numId="26">
    <w:abstractNumId w:val="60"/>
  </w:num>
  <w:num w:numId="27">
    <w:abstractNumId w:val="35"/>
  </w:num>
  <w:num w:numId="28">
    <w:abstractNumId w:val="1"/>
  </w:num>
  <w:num w:numId="29">
    <w:abstractNumId w:val="80"/>
  </w:num>
  <w:num w:numId="30">
    <w:abstractNumId w:val="77"/>
  </w:num>
  <w:num w:numId="31">
    <w:abstractNumId w:val="16"/>
  </w:num>
  <w:num w:numId="32">
    <w:abstractNumId w:val="12"/>
  </w:num>
  <w:num w:numId="33">
    <w:abstractNumId w:val="65"/>
  </w:num>
  <w:num w:numId="34">
    <w:abstractNumId w:val="21"/>
  </w:num>
  <w:num w:numId="35">
    <w:abstractNumId w:val="4"/>
  </w:num>
  <w:num w:numId="36">
    <w:abstractNumId w:val="6"/>
  </w:num>
  <w:num w:numId="37">
    <w:abstractNumId w:val="27"/>
  </w:num>
  <w:num w:numId="38">
    <w:abstractNumId w:val="9"/>
  </w:num>
  <w:num w:numId="39">
    <w:abstractNumId w:val="40"/>
  </w:num>
  <w:num w:numId="40">
    <w:abstractNumId w:val="19"/>
  </w:num>
  <w:num w:numId="41">
    <w:abstractNumId w:val="13"/>
  </w:num>
  <w:num w:numId="42">
    <w:abstractNumId w:val="11"/>
  </w:num>
  <w:num w:numId="43">
    <w:abstractNumId w:val="39"/>
  </w:num>
  <w:num w:numId="44">
    <w:abstractNumId w:val="64"/>
  </w:num>
  <w:num w:numId="45">
    <w:abstractNumId w:val="36"/>
  </w:num>
  <w:num w:numId="46">
    <w:abstractNumId w:val="8"/>
  </w:num>
  <w:num w:numId="47">
    <w:abstractNumId w:val="69"/>
  </w:num>
  <w:num w:numId="48">
    <w:abstractNumId w:val="68"/>
  </w:num>
  <w:num w:numId="49">
    <w:abstractNumId w:val="67"/>
  </w:num>
  <w:num w:numId="50">
    <w:abstractNumId w:val="62"/>
  </w:num>
  <w:num w:numId="51">
    <w:abstractNumId w:val="63"/>
  </w:num>
  <w:num w:numId="52">
    <w:abstractNumId w:val="2"/>
  </w:num>
  <w:num w:numId="53">
    <w:abstractNumId w:val="33"/>
  </w:num>
  <w:num w:numId="54">
    <w:abstractNumId w:val="26"/>
  </w:num>
  <w:num w:numId="55">
    <w:abstractNumId w:val="55"/>
  </w:num>
  <w:num w:numId="56">
    <w:abstractNumId w:val="54"/>
  </w:num>
  <w:num w:numId="57">
    <w:abstractNumId w:val="18"/>
  </w:num>
  <w:num w:numId="58">
    <w:abstractNumId w:val="53"/>
  </w:num>
  <w:num w:numId="59">
    <w:abstractNumId w:val="72"/>
  </w:num>
  <w:num w:numId="60">
    <w:abstractNumId w:val="46"/>
  </w:num>
  <w:num w:numId="61">
    <w:abstractNumId w:val="57"/>
  </w:num>
  <w:num w:numId="62">
    <w:abstractNumId w:val="28"/>
  </w:num>
  <w:num w:numId="63">
    <w:abstractNumId w:val="22"/>
  </w:num>
  <w:num w:numId="64">
    <w:abstractNumId w:val="66"/>
  </w:num>
  <w:num w:numId="65">
    <w:abstractNumId w:val="51"/>
  </w:num>
  <w:num w:numId="66">
    <w:abstractNumId w:val="71"/>
  </w:num>
  <w:num w:numId="67">
    <w:abstractNumId w:val="42"/>
  </w:num>
  <w:num w:numId="68">
    <w:abstractNumId w:val="79"/>
  </w:num>
  <w:num w:numId="69">
    <w:abstractNumId w:val="47"/>
  </w:num>
  <w:num w:numId="70">
    <w:abstractNumId w:val="14"/>
  </w:num>
  <w:num w:numId="71">
    <w:abstractNumId w:val="29"/>
  </w:num>
  <w:num w:numId="72">
    <w:abstractNumId w:val="7"/>
  </w:num>
  <w:num w:numId="73">
    <w:abstractNumId w:val="32"/>
  </w:num>
  <w:num w:numId="74">
    <w:abstractNumId w:val="59"/>
  </w:num>
  <w:num w:numId="75">
    <w:abstractNumId w:val="25"/>
  </w:num>
  <w:num w:numId="76">
    <w:abstractNumId w:val="78"/>
  </w:num>
  <w:num w:numId="77">
    <w:abstractNumId w:val="34"/>
  </w:num>
  <w:num w:numId="78">
    <w:abstractNumId w:val="30"/>
  </w:num>
  <w:num w:numId="79">
    <w:abstractNumId w:val="73"/>
  </w:num>
  <w:num w:numId="80">
    <w:abstractNumId w:val="61"/>
  </w:num>
  <w:num w:numId="81">
    <w:abstractNumId w:val="41"/>
  </w:num>
  <w:num w:numId="82">
    <w:abstractNumId w:val="58"/>
  </w:num>
  <w:num w:numId="83">
    <w:abstractNumId w:val="48"/>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9304D"/>
    <w:rsid w:val="006F069F"/>
    <w:rsid w:val="0089304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69F"/>
    <w:rPr>
      <w:rFonts w:cs="Mangal"/>
    </w:rPr>
  </w:style>
  <w:style w:type="paragraph" w:styleId="Heading1">
    <w:name w:val="heading 1"/>
    <w:basedOn w:val="Normal"/>
    <w:link w:val="Heading1Char"/>
    <w:uiPriority w:val="9"/>
    <w:qFormat/>
    <w:rsid w:val="008930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930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930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04D"/>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89304D"/>
    <w:rPr>
      <w:rFonts w:ascii="Times New Roman" w:eastAsia="Times New Roman" w:hAnsi="Times New Roman" w:cs="Times New Roman"/>
      <w:b/>
      <w:bCs/>
      <w:sz w:val="24"/>
      <w:szCs w:val="24"/>
    </w:rPr>
  </w:style>
  <w:style w:type="paragraph" w:styleId="NormalWeb">
    <w:name w:val="Normal (Web)"/>
    <w:basedOn w:val="Normal"/>
    <w:uiPriority w:val="99"/>
    <w:unhideWhenUsed/>
    <w:rsid w:val="008930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304D"/>
    <w:rPr>
      <w:b/>
      <w:bCs/>
    </w:rPr>
  </w:style>
  <w:style w:type="character" w:styleId="Emphasis">
    <w:name w:val="Emphasis"/>
    <w:basedOn w:val="DefaultParagraphFont"/>
    <w:uiPriority w:val="20"/>
    <w:qFormat/>
    <w:rsid w:val="0089304D"/>
    <w:rPr>
      <w:i/>
      <w:iCs/>
    </w:rPr>
  </w:style>
  <w:style w:type="paragraph" w:styleId="HTMLPreformatted">
    <w:name w:val="HTML Preformatted"/>
    <w:basedOn w:val="Normal"/>
    <w:link w:val="HTMLPreformattedChar"/>
    <w:uiPriority w:val="99"/>
    <w:semiHidden/>
    <w:unhideWhenUsed/>
    <w:rsid w:val="00893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89304D"/>
    <w:rPr>
      <w:rFonts w:ascii="Courier New" w:eastAsia="Times New Roman" w:hAnsi="Courier New" w:cs="Courier New"/>
      <w:sz w:val="20"/>
    </w:rPr>
  </w:style>
  <w:style w:type="character" w:styleId="HTMLCode">
    <w:name w:val="HTML Code"/>
    <w:basedOn w:val="DefaultParagraphFont"/>
    <w:uiPriority w:val="99"/>
    <w:semiHidden/>
    <w:unhideWhenUsed/>
    <w:rsid w:val="0089304D"/>
    <w:rPr>
      <w:rFonts w:ascii="Courier New" w:eastAsia="Times New Roman" w:hAnsi="Courier New" w:cs="Courier New"/>
      <w:sz w:val="20"/>
      <w:szCs w:val="20"/>
    </w:rPr>
  </w:style>
  <w:style w:type="character" w:customStyle="1" w:styleId="token">
    <w:name w:val="token"/>
    <w:basedOn w:val="DefaultParagraphFont"/>
    <w:rsid w:val="0089304D"/>
  </w:style>
  <w:style w:type="paragraph" w:styleId="BalloonText">
    <w:name w:val="Balloon Text"/>
    <w:basedOn w:val="Normal"/>
    <w:link w:val="BalloonTextChar"/>
    <w:uiPriority w:val="99"/>
    <w:semiHidden/>
    <w:unhideWhenUsed/>
    <w:rsid w:val="0089304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9304D"/>
    <w:rPr>
      <w:rFonts w:ascii="Tahoma" w:hAnsi="Tahoma" w:cs="Mangal"/>
      <w:sz w:val="16"/>
      <w:szCs w:val="14"/>
    </w:rPr>
  </w:style>
  <w:style w:type="character" w:styleId="Hyperlink">
    <w:name w:val="Hyperlink"/>
    <w:basedOn w:val="DefaultParagraphFont"/>
    <w:uiPriority w:val="99"/>
    <w:semiHidden/>
    <w:unhideWhenUsed/>
    <w:rsid w:val="0089304D"/>
    <w:rPr>
      <w:color w:val="0000FF"/>
      <w:u w:val="single"/>
    </w:rPr>
  </w:style>
  <w:style w:type="character" w:customStyle="1" w:styleId="jsx-2880253090">
    <w:name w:val="jsx-2880253090"/>
    <w:basedOn w:val="DefaultParagraphFont"/>
    <w:rsid w:val="0089304D"/>
  </w:style>
  <w:style w:type="character" w:styleId="FollowedHyperlink">
    <w:name w:val="FollowedHyperlink"/>
    <w:basedOn w:val="DefaultParagraphFont"/>
    <w:uiPriority w:val="99"/>
    <w:semiHidden/>
    <w:unhideWhenUsed/>
    <w:rsid w:val="0089304D"/>
    <w:rPr>
      <w:color w:val="800080"/>
      <w:u w:val="single"/>
    </w:rPr>
  </w:style>
  <w:style w:type="character" w:customStyle="1" w:styleId="flex">
    <w:name w:val="flex"/>
    <w:basedOn w:val="DefaultParagraphFont"/>
    <w:rsid w:val="0089304D"/>
  </w:style>
  <w:style w:type="character" w:customStyle="1" w:styleId="ml-3">
    <w:name w:val="ml-3"/>
    <w:basedOn w:val="DefaultParagraphFont"/>
    <w:rsid w:val="0089304D"/>
  </w:style>
  <w:style w:type="paragraph" w:customStyle="1" w:styleId="text-sm">
    <w:name w:val="text-sm"/>
    <w:basedOn w:val="Normal"/>
    <w:rsid w:val="008930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9304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444134">
      <w:bodyDiv w:val="1"/>
      <w:marLeft w:val="0"/>
      <w:marRight w:val="0"/>
      <w:marTop w:val="0"/>
      <w:marBottom w:val="0"/>
      <w:divBdr>
        <w:top w:val="none" w:sz="0" w:space="0" w:color="auto"/>
        <w:left w:val="none" w:sz="0" w:space="0" w:color="auto"/>
        <w:bottom w:val="none" w:sz="0" w:space="0" w:color="auto"/>
        <w:right w:val="none" w:sz="0" w:space="0" w:color="auto"/>
      </w:divBdr>
      <w:divsChild>
        <w:div w:id="949434979">
          <w:marLeft w:val="0"/>
          <w:marRight w:val="0"/>
          <w:marTop w:val="0"/>
          <w:marBottom w:val="0"/>
          <w:divBdr>
            <w:top w:val="single" w:sz="2" w:space="0" w:color="auto"/>
            <w:left w:val="single" w:sz="2" w:space="0" w:color="auto"/>
            <w:bottom w:val="single" w:sz="2" w:space="0" w:color="auto"/>
            <w:right w:val="single" w:sz="2" w:space="0" w:color="auto"/>
          </w:divBdr>
          <w:divsChild>
            <w:div w:id="2085253899">
              <w:marLeft w:val="0"/>
              <w:marRight w:val="0"/>
              <w:marTop w:val="0"/>
              <w:marBottom w:val="0"/>
              <w:divBdr>
                <w:top w:val="single" w:sz="2" w:space="0" w:color="auto"/>
                <w:left w:val="single" w:sz="2" w:space="0" w:color="auto"/>
                <w:bottom w:val="single" w:sz="2" w:space="0" w:color="auto"/>
                <w:right w:val="single" w:sz="2" w:space="0" w:color="auto"/>
              </w:divBdr>
              <w:divsChild>
                <w:div w:id="490608194">
                  <w:marLeft w:val="0"/>
                  <w:marRight w:val="0"/>
                  <w:marTop w:val="0"/>
                  <w:marBottom w:val="0"/>
                  <w:divBdr>
                    <w:top w:val="single" w:sz="2" w:space="0" w:color="auto"/>
                    <w:left w:val="single" w:sz="2" w:space="0" w:color="auto"/>
                    <w:bottom w:val="single" w:sz="2" w:space="0" w:color="auto"/>
                    <w:right w:val="single" w:sz="2" w:space="0" w:color="auto"/>
                  </w:divBdr>
                  <w:divsChild>
                    <w:div w:id="2131823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1102633">
              <w:marLeft w:val="0"/>
              <w:marRight w:val="0"/>
              <w:marTop w:val="0"/>
              <w:marBottom w:val="0"/>
              <w:divBdr>
                <w:top w:val="single" w:sz="2" w:space="0" w:color="auto"/>
                <w:left w:val="single" w:sz="2" w:space="0" w:color="auto"/>
                <w:bottom w:val="single" w:sz="2" w:space="0" w:color="auto"/>
                <w:right w:val="single" w:sz="2" w:space="0" w:color="auto"/>
              </w:divBdr>
              <w:divsChild>
                <w:div w:id="651836870">
                  <w:marLeft w:val="0"/>
                  <w:marRight w:val="0"/>
                  <w:marTop w:val="0"/>
                  <w:marBottom w:val="0"/>
                  <w:divBdr>
                    <w:top w:val="single" w:sz="2" w:space="0" w:color="auto"/>
                    <w:left w:val="single" w:sz="2" w:space="0" w:color="auto"/>
                    <w:bottom w:val="single" w:sz="2" w:space="0" w:color="auto"/>
                    <w:right w:val="single" w:sz="2" w:space="0" w:color="auto"/>
                  </w:divBdr>
                  <w:divsChild>
                    <w:div w:id="5767884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0255404">
              <w:marLeft w:val="0"/>
              <w:marRight w:val="0"/>
              <w:marTop w:val="0"/>
              <w:marBottom w:val="0"/>
              <w:divBdr>
                <w:top w:val="single" w:sz="2" w:space="0" w:color="auto"/>
                <w:left w:val="single" w:sz="2" w:space="0" w:color="auto"/>
                <w:bottom w:val="single" w:sz="2" w:space="0" w:color="auto"/>
                <w:right w:val="single" w:sz="2" w:space="0" w:color="auto"/>
              </w:divBdr>
              <w:divsChild>
                <w:div w:id="1171946358">
                  <w:marLeft w:val="0"/>
                  <w:marRight w:val="0"/>
                  <w:marTop w:val="0"/>
                  <w:marBottom w:val="0"/>
                  <w:divBdr>
                    <w:top w:val="single" w:sz="2" w:space="0" w:color="auto"/>
                    <w:left w:val="single" w:sz="2" w:space="0" w:color="auto"/>
                    <w:bottom w:val="single" w:sz="2" w:space="0" w:color="auto"/>
                    <w:right w:val="single" w:sz="2" w:space="0" w:color="auto"/>
                  </w:divBdr>
                  <w:divsChild>
                    <w:div w:id="1266034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599528">
              <w:marLeft w:val="0"/>
              <w:marRight w:val="0"/>
              <w:marTop w:val="0"/>
              <w:marBottom w:val="0"/>
              <w:divBdr>
                <w:top w:val="single" w:sz="2" w:space="0" w:color="auto"/>
                <w:left w:val="single" w:sz="2" w:space="0" w:color="auto"/>
                <w:bottom w:val="single" w:sz="2" w:space="0" w:color="auto"/>
                <w:right w:val="single" w:sz="2" w:space="0" w:color="auto"/>
              </w:divBdr>
              <w:divsChild>
                <w:div w:id="2081247372">
                  <w:marLeft w:val="0"/>
                  <w:marRight w:val="0"/>
                  <w:marTop w:val="0"/>
                  <w:marBottom w:val="0"/>
                  <w:divBdr>
                    <w:top w:val="single" w:sz="2" w:space="0" w:color="auto"/>
                    <w:left w:val="single" w:sz="2" w:space="0" w:color="auto"/>
                    <w:bottom w:val="single" w:sz="2" w:space="0" w:color="auto"/>
                    <w:right w:val="single" w:sz="2" w:space="0" w:color="auto"/>
                  </w:divBdr>
                  <w:divsChild>
                    <w:div w:id="1611158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572461">
              <w:marLeft w:val="0"/>
              <w:marRight w:val="0"/>
              <w:marTop w:val="0"/>
              <w:marBottom w:val="0"/>
              <w:divBdr>
                <w:top w:val="single" w:sz="2" w:space="0" w:color="auto"/>
                <w:left w:val="single" w:sz="2" w:space="0" w:color="auto"/>
                <w:bottom w:val="single" w:sz="2" w:space="0" w:color="auto"/>
                <w:right w:val="single" w:sz="2" w:space="0" w:color="auto"/>
              </w:divBdr>
              <w:divsChild>
                <w:div w:id="1581452052">
                  <w:marLeft w:val="0"/>
                  <w:marRight w:val="0"/>
                  <w:marTop w:val="0"/>
                  <w:marBottom w:val="0"/>
                  <w:divBdr>
                    <w:top w:val="single" w:sz="2" w:space="0" w:color="auto"/>
                    <w:left w:val="single" w:sz="2" w:space="0" w:color="auto"/>
                    <w:bottom w:val="single" w:sz="2" w:space="0" w:color="auto"/>
                    <w:right w:val="single" w:sz="2" w:space="0" w:color="auto"/>
                  </w:divBdr>
                  <w:divsChild>
                    <w:div w:id="5083764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5007876">
              <w:marLeft w:val="0"/>
              <w:marRight w:val="0"/>
              <w:marTop w:val="0"/>
              <w:marBottom w:val="0"/>
              <w:divBdr>
                <w:top w:val="single" w:sz="2" w:space="0" w:color="auto"/>
                <w:left w:val="single" w:sz="2" w:space="0" w:color="auto"/>
                <w:bottom w:val="single" w:sz="2" w:space="0" w:color="auto"/>
                <w:right w:val="single" w:sz="2" w:space="0" w:color="auto"/>
              </w:divBdr>
              <w:divsChild>
                <w:div w:id="686179859">
                  <w:marLeft w:val="0"/>
                  <w:marRight w:val="0"/>
                  <w:marTop w:val="0"/>
                  <w:marBottom w:val="0"/>
                  <w:divBdr>
                    <w:top w:val="single" w:sz="2" w:space="0" w:color="auto"/>
                    <w:left w:val="single" w:sz="2" w:space="0" w:color="auto"/>
                    <w:bottom w:val="single" w:sz="2" w:space="0" w:color="auto"/>
                    <w:right w:val="single" w:sz="2" w:space="0" w:color="auto"/>
                  </w:divBdr>
                  <w:divsChild>
                    <w:div w:id="48499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7995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61274">
      <w:bodyDiv w:val="1"/>
      <w:marLeft w:val="0"/>
      <w:marRight w:val="0"/>
      <w:marTop w:val="0"/>
      <w:marBottom w:val="0"/>
      <w:divBdr>
        <w:top w:val="none" w:sz="0" w:space="0" w:color="auto"/>
        <w:left w:val="none" w:sz="0" w:space="0" w:color="auto"/>
        <w:bottom w:val="none" w:sz="0" w:space="0" w:color="auto"/>
        <w:right w:val="none" w:sz="0" w:space="0" w:color="auto"/>
      </w:divBdr>
      <w:divsChild>
        <w:div w:id="198011438">
          <w:marLeft w:val="0"/>
          <w:marRight w:val="0"/>
          <w:marTop w:val="0"/>
          <w:marBottom w:val="0"/>
          <w:divBdr>
            <w:top w:val="single" w:sz="2" w:space="0" w:color="auto"/>
            <w:left w:val="single" w:sz="2" w:space="0" w:color="auto"/>
            <w:bottom w:val="single" w:sz="2" w:space="0" w:color="auto"/>
            <w:right w:val="single" w:sz="2" w:space="0" w:color="auto"/>
          </w:divBdr>
          <w:divsChild>
            <w:div w:id="1744644439">
              <w:marLeft w:val="0"/>
              <w:marRight w:val="0"/>
              <w:marTop w:val="0"/>
              <w:marBottom w:val="0"/>
              <w:divBdr>
                <w:top w:val="single" w:sz="2" w:space="0" w:color="auto"/>
                <w:left w:val="single" w:sz="2" w:space="0" w:color="auto"/>
                <w:bottom w:val="single" w:sz="2" w:space="0" w:color="auto"/>
                <w:right w:val="single" w:sz="2" w:space="0" w:color="auto"/>
              </w:divBdr>
              <w:divsChild>
                <w:div w:id="734744331">
                  <w:marLeft w:val="0"/>
                  <w:marRight w:val="0"/>
                  <w:marTop w:val="0"/>
                  <w:marBottom w:val="0"/>
                  <w:divBdr>
                    <w:top w:val="single" w:sz="2" w:space="0" w:color="auto"/>
                    <w:left w:val="single" w:sz="2" w:space="0" w:color="auto"/>
                    <w:bottom w:val="single" w:sz="2" w:space="0" w:color="auto"/>
                    <w:right w:val="single" w:sz="2" w:space="0" w:color="auto"/>
                  </w:divBdr>
                  <w:divsChild>
                    <w:div w:id="1982146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1910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398345">
      <w:bodyDiv w:val="1"/>
      <w:marLeft w:val="0"/>
      <w:marRight w:val="0"/>
      <w:marTop w:val="0"/>
      <w:marBottom w:val="0"/>
      <w:divBdr>
        <w:top w:val="none" w:sz="0" w:space="0" w:color="auto"/>
        <w:left w:val="none" w:sz="0" w:space="0" w:color="auto"/>
        <w:bottom w:val="none" w:sz="0" w:space="0" w:color="auto"/>
        <w:right w:val="none" w:sz="0" w:space="0" w:color="auto"/>
      </w:divBdr>
      <w:divsChild>
        <w:div w:id="2083988513">
          <w:marLeft w:val="0"/>
          <w:marRight w:val="0"/>
          <w:marTop w:val="0"/>
          <w:marBottom w:val="0"/>
          <w:divBdr>
            <w:top w:val="single" w:sz="2" w:space="0" w:color="auto"/>
            <w:left w:val="single" w:sz="2" w:space="0" w:color="auto"/>
            <w:bottom w:val="single" w:sz="2" w:space="0" w:color="auto"/>
            <w:right w:val="single" w:sz="2" w:space="0" w:color="auto"/>
          </w:divBdr>
          <w:divsChild>
            <w:div w:id="939485251">
              <w:marLeft w:val="0"/>
              <w:marRight w:val="0"/>
              <w:marTop w:val="0"/>
              <w:marBottom w:val="0"/>
              <w:divBdr>
                <w:top w:val="single" w:sz="2" w:space="0" w:color="auto"/>
                <w:left w:val="single" w:sz="2" w:space="0" w:color="auto"/>
                <w:bottom w:val="single" w:sz="2" w:space="0" w:color="auto"/>
                <w:right w:val="single" w:sz="2" w:space="0" w:color="auto"/>
              </w:divBdr>
              <w:divsChild>
                <w:div w:id="1007753884">
                  <w:marLeft w:val="0"/>
                  <w:marRight w:val="0"/>
                  <w:marTop w:val="0"/>
                  <w:marBottom w:val="0"/>
                  <w:divBdr>
                    <w:top w:val="single" w:sz="2" w:space="0" w:color="auto"/>
                    <w:left w:val="single" w:sz="2" w:space="0" w:color="auto"/>
                    <w:bottom w:val="single" w:sz="2" w:space="0" w:color="auto"/>
                    <w:right w:val="single" w:sz="2" w:space="0" w:color="auto"/>
                  </w:divBdr>
                  <w:divsChild>
                    <w:div w:id="1817264067">
                      <w:marLeft w:val="0"/>
                      <w:marRight w:val="0"/>
                      <w:marTop w:val="0"/>
                      <w:marBottom w:val="0"/>
                      <w:divBdr>
                        <w:top w:val="single" w:sz="2" w:space="0" w:color="auto"/>
                        <w:left w:val="single" w:sz="2" w:space="0" w:color="auto"/>
                        <w:bottom w:val="single" w:sz="2" w:space="0" w:color="auto"/>
                        <w:right w:val="single" w:sz="2" w:space="0" w:color="auto"/>
                      </w:divBdr>
                      <w:divsChild>
                        <w:div w:id="47120537">
                          <w:marLeft w:val="0"/>
                          <w:marRight w:val="0"/>
                          <w:marTop w:val="0"/>
                          <w:marBottom w:val="0"/>
                          <w:divBdr>
                            <w:top w:val="single" w:sz="2" w:space="0" w:color="auto"/>
                            <w:left w:val="single" w:sz="2" w:space="0" w:color="auto"/>
                            <w:bottom w:val="single" w:sz="2" w:space="0" w:color="auto"/>
                            <w:right w:val="single" w:sz="2" w:space="0" w:color="auto"/>
                          </w:divBdr>
                          <w:divsChild>
                            <w:div w:id="1380209199">
                              <w:marLeft w:val="0"/>
                              <w:marRight w:val="0"/>
                              <w:marTop w:val="0"/>
                              <w:marBottom w:val="0"/>
                              <w:divBdr>
                                <w:top w:val="single" w:sz="2" w:space="0" w:color="auto"/>
                                <w:left w:val="single" w:sz="2" w:space="0" w:color="auto"/>
                                <w:bottom w:val="single" w:sz="2" w:space="0" w:color="auto"/>
                                <w:right w:val="single" w:sz="2" w:space="0" w:color="auto"/>
                              </w:divBdr>
                              <w:divsChild>
                                <w:div w:id="1538199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2772112">
                          <w:marLeft w:val="0"/>
                          <w:marRight w:val="0"/>
                          <w:marTop w:val="0"/>
                          <w:marBottom w:val="0"/>
                          <w:divBdr>
                            <w:top w:val="single" w:sz="2" w:space="0" w:color="auto"/>
                            <w:left w:val="single" w:sz="2" w:space="0" w:color="auto"/>
                            <w:bottom w:val="single" w:sz="2" w:space="0" w:color="auto"/>
                            <w:right w:val="single" w:sz="2" w:space="0" w:color="auto"/>
                          </w:divBdr>
                          <w:divsChild>
                            <w:div w:id="1763334356">
                              <w:marLeft w:val="0"/>
                              <w:marRight w:val="0"/>
                              <w:marTop w:val="0"/>
                              <w:marBottom w:val="0"/>
                              <w:divBdr>
                                <w:top w:val="single" w:sz="2" w:space="0" w:color="auto"/>
                                <w:left w:val="single" w:sz="2" w:space="0" w:color="auto"/>
                                <w:bottom w:val="single" w:sz="2" w:space="0" w:color="auto"/>
                                <w:right w:val="single" w:sz="2" w:space="0" w:color="auto"/>
                              </w:divBdr>
                              <w:divsChild>
                                <w:div w:id="113912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0136637">
                          <w:marLeft w:val="0"/>
                          <w:marRight w:val="0"/>
                          <w:marTop w:val="0"/>
                          <w:marBottom w:val="0"/>
                          <w:divBdr>
                            <w:top w:val="single" w:sz="2" w:space="0" w:color="auto"/>
                            <w:left w:val="single" w:sz="2" w:space="0" w:color="auto"/>
                            <w:bottom w:val="single" w:sz="2" w:space="0" w:color="auto"/>
                            <w:right w:val="single" w:sz="2" w:space="0" w:color="auto"/>
                          </w:divBdr>
                          <w:divsChild>
                            <w:div w:id="1144666359">
                              <w:marLeft w:val="0"/>
                              <w:marRight w:val="0"/>
                              <w:marTop w:val="0"/>
                              <w:marBottom w:val="0"/>
                              <w:divBdr>
                                <w:top w:val="single" w:sz="2" w:space="0" w:color="auto"/>
                                <w:left w:val="single" w:sz="2" w:space="0" w:color="auto"/>
                                <w:bottom w:val="single" w:sz="2" w:space="0" w:color="auto"/>
                                <w:right w:val="single" w:sz="2" w:space="0" w:color="auto"/>
                              </w:divBdr>
                              <w:divsChild>
                                <w:div w:id="734089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28983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9741043">
          <w:marLeft w:val="0"/>
          <w:marRight w:val="0"/>
          <w:marTop w:val="0"/>
          <w:marBottom w:val="0"/>
          <w:divBdr>
            <w:top w:val="single" w:sz="2" w:space="0" w:color="auto"/>
            <w:left w:val="single" w:sz="2" w:space="0" w:color="auto"/>
            <w:bottom w:val="single" w:sz="2" w:space="0" w:color="auto"/>
            <w:right w:val="single" w:sz="2" w:space="0" w:color="auto"/>
          </w:divBdr>
          <w:divsChild>
            <w:div w:id="3913871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441973">
      <w:bodyDiv w:val="1"/>
      <w:marLeft w:val="0"/>
      <w:marRight w:val="0"/>
      <w:marTop w:val="0"/>
      <w:marBottom w:val="0"/>
      <w:divBdr>
        <w:top w:val="none" w:sz="0" w:space="0" w:color="auto"/>
        <w:left w:val="none" w:sz="0" w:space="0" w:color="auto"/>
        <w:bottom w:val="none" w:sz="0" w:space="0" w:color="auto"/>
        <w:right w:val="none" w:sz="0" w:space="0" w:color="auto"/>
      </w:divBdr>
      <w:divsChild>
        <w:div w:id="1368725705">
          <w:marLeft w:val="0"/>
          <w:marRight w:val="0"/>
          <w:marTop w:val="0"/>
          <w:marBottom w:val="0"/>
          <w:divBdr>
            <w:top w:val="single" w:sz="2" w:space="0" w:color="auto"/>
            <w:left w:val="single" w:sz="2" w:space="0" w:color="auto"/>
            <w:bottom w:val="single" w:sz="2" w:space="0" w:color="auto"/>
            <w:right w:val="single" w:sz="2" w:space="0" w:color="auto"/>
          </w:divBdr>
          <w:divsChild>
            <w:div w:id="2059235228">
              <w:marLeft w:val="0"/>
              <w:marRight w:val="0"/>
              <w:marTop w:val="0"/>
              <w:marBottom w:val="0"/>
              <w:divBdr>
                <w:top w:val="single" w:sz="2" w:space="0" w:color="auto"/>
                <w:left w:val="single" w:sz="2" w:space="0" w:color="auto"/>
                <w:bottom w:val="single" w:sz="2" w:space="0" w:color="auto"/>
                <w:right w:val="single" w:sz="2" w:space="0" w:color="auto"/>
              </w:divBdr>
              <w:divsChild>
                <w:div w:id="1301611965">
                  <w:marLeft w:val="0"/>
                  <w:marRight w:val="0"/>
                  <w:marTop w:val="0"/>
                  <w:marBottom w:val="0"/>
                  <w:divBdr>
                    <w:top w:val="single" w:sz="2" w:space="0" w:color="auto"/>
                    <w:left w:val="single" w:sz="2" w:space="0" w:color="auto"/>
                    <w:bottom w:val="single" w:sz="2" w:space="0" w:color="auto"/>
                    <w:right w:val="single" w:sz="2" w:space="0" w:color="auto"/>
                  </w:divBdr>
                  <w:divsChild>
                    <w:div w:id="234709204">
                      <w:marLeft w:val="0"/>
                      <w:marRight w:val="0"/>
                      <w:marTop w:val="0"/>
                      <w:marBottom w:val="0"/>
                      <w:divBdr>
                        <w:top w:val="single" w:sz="2" w:space="0" w:color="auto"/>
                        <w:left w:val="single" w:sz="2" w:space="0" w:color="auto"/>
                        <w:bottom w:val="single" w:sz="2" w:space="0" w:color="auto"/>
                        <w:right w:val="single" w:sz="2" w:space="0" w:color="auto"/>
                      </w:divBdr>
                      <w:divsChild>
                        <w:div w:id="225535378">
                          <w:marLeft w:val="0"/>
                          <w:marRight w:val="0"/>
                          <w:marTop w:val="0"/>
                          <w:marBottom w:val="0"/>
                          <w:divBdr>
                            <w:top w:val="single" w:sz="2" w:space="0" w:color="auto"/>
                            <w:left w:val="single" w:sz="2" w:space="0" w:color="auto"/>
                            <w:bottom w:val="single" w:sz="2" w:space="0" w:color="auto"/>
                            <w:right w:val="single" w:sz="2" w:space="0" w:color="auto"/>
                          </w:divBdr>
                          <w:divsChild>
                            <w:div w:id="770055621">
                              <w:marLeft w:val="0"/>
                              <w:marRight w:val="0"/>
                              <w:marTop w:val="0"/>
                              <w:marBottom w:val="0"/>
                              <w:divBdr>
                                <w:top w:val="single" w:sz="2" w:space="0" w:color="auto"/>
                                <w:left w:val="single" w:sz="2" w:space="0" w:color="auto"/>
                                <w:bottom w:val="single" w:sz="2" w:space="0" w:color="auto"/>
                                <w:right w:val="single" w:sz="2" w:space="0" w:color="auto"/>
                              </w:divBdr>
                              <w:divsChild>
                                <w:div w:id="922377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1889432">
                          <w:marLeft w:val="0"/>
                          <w:marRight w:val="0"/>
                          <w:marTop w:val="0"/>
                          <w:marBottom w:val="0"/>
                          <w:divBdr>
                            <w:top w:val="single" w:sz="2" w:space="0" w:color="auto"/>
                            <w:left w:val="single" w:sz="2" w:space="0" w:color="auto"/>
                            <w:bottom w:val="single" w:sz="2" w:space="0" w:color="auto"/>
                            <w:right w:val="single" w:sz="2" w:space="0" w:color="auto"/>
                          </w:divBdr>
                          <w:divsChild>
                            <w:div w:id="301469938">
                              <w:marLeft w:val="0"/>
                              <w:marRight w:val="0"/>
                              <w:marTop w:val="0"/>
                              <w:marBottom w:val="0"/>
                              <w:divBdr>
                                <w:top w:val="single" w:sz="2" w:space="0" w:color="auto"/>
                                <w:left w:val="single" w:sz="2" w:space="0" w:color="auto"/>
                                <w:bottom w:val="single" w:sz="2" w:space="0" w:color="auto"/>
                                <w:right w:val="single" w:sz="2" w:space="0" w:color="auto"/>
                              </w:divBdr>
                              <w:divsChild>
                                <w:div w:id="1104770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9064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734526">
          <w:marLeft w:val="0"/>
          <w:marRight w:val="0"/>
          <w:marTop w:val="0"/>
          <w:marBottom w:val="0"/>
          <w:divBdr>
            <w:top w:val="single" w:sz="2" w:space="0" w:color="auto"/>
            <w:left w:val="single" w:sz="2" w:space="0" w:color="auto"/>
            <w:bottom w:val="single" w:sz="2" w:space="0" w:color="auto"/>
            <w:right w:val="single" w:sz="2" w:space="0" w:color="auto"/>
          </w:divBdr>
          <w:divsChild>
            <w:div w:id="1403990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364995">
      <w:bodyDiv w:val="1"/>
      <w:marLeft w:val="0"/>
      <w:marRight w:val="0"/>
      <w:marTop w:val="0"/>
      <w:marBottom w:val="0"/>
      <w:divBdr>
        <w:top w:val="none" w:sz="0" w:space="0" w:color="auto"/>
        <w:left w:val="none" w:sz="0" w:space="0" w:color="auto"/>
        <w:bottom w:val="none" w:sz="0" w:space="0" w:color="auto"/>
        <w:right w:val="none" w:sz="0" w:space="0" w:color="auto"/>
      </w:divBdr>
      <w:divsChild>
        <w:div w:id="2099326719">
          <w:marLeft w:val="0"/>
          <w:marRight w:val="0"/>
          <w:marTop w:val="0"/>
          <w:marBottom w:val="0"/>
          <w:divBdr>
            <w:top w:val="single" w:sz="2" w:space="0" w:color="auto"/>
            <w:left w:val="single" w:sz="2" w:space="0" w:color="auto"/>
            <w:bottom w:val="single" w:sz="2" w:space="0" w:color="auto"/>
            <w:right w:val="single" w:sz="2" w:space="0" w:color="auto"/>
          </w:divBdr>
          <w:divsChild>
            <w:div w:id="878052662">
              <w:marLeft w:val="0"/>
              <w:marRight w:val="0"/>
              <w:marTop w:val="0"/>
              <w:marBottom w:val="0"/>
              <w:divBdr>
                <w:top w:val="single" w:sz="2" w:space="0" w:color="auto"/>
                <w:left w:val="single" w:sz="2" w:space="0" w:color="auto"/>
                <w:bottom w:val="single" w:sz="2" w:space="0" w:color="auto"/>
                <w:right w:val="single" w:sz="2" w:space="0" w:color="auto"/>
              </w:divBdr>
              <w:divsChild>
                <w:div w:id="827866671">
                  <w:marLeft w:val="0"/>
                  <w:marRight w:val="0"/>
                  <w:marTop w:val="0"/>
                  <w:marBottom w:val="0"/>
                  <w:divBdr>
                    <w:top w:val="single" w:sz="2" w:space="0" w:color="auto"/>
                    <w:left w:val="single" w:sz="2" w:space="0" w:color="auto"/>
                    <w:bottom w:val="single" w:sz="2" w:space="0" w:color="auto"/>
                    <w:right w:val="single" w:sz="2" w:space="0" w:color="auto"/>
                  </w:divBdr>
                  <w:divsChild>
                    <w:div w:id="1663775685">
                      <w:marLeft w:val="0"/>
                      <w:marRight w:val="0"/>
                      <w:marTop w:val="0"/>
                      <w:marBottom w:val="0"/>
                      <w:divBdr>
                        <w:top w:val="single" w:sz="2" w:space="0" w:color="auto"/>
                        <w:left w:val="single" w:sz="2" w:space="0" w:color="auto"/>
                        <w:bottom w:val="single" w:sz="2" w:space="0" w:color="auto"/>
                        <w:right w:val="single" w:sz="2" w:space="0" w:color="auto"/>
                      </w:divBdr>
                      <w:divsChild>
                        <w:div w:id="176047631">
                          <w:marLeft w:val="0"/>
                          <w:marRight w:val="0"/>
                          <w:marTop w:val="0"/>
                          <w:marBottom w:val="0"/>
                          <w:divBdr>
                            <w:top w:val="single" w:sz="2" w:space="0" w:color="auto"/>
                            <w:left w:val="single" w:sz="2" w:space="0" w:color="auto"/>
                            <w:bottom w:val="single" w:sz="2" w:space="0" w:color="auto"/>
                            <w:right w:val="single" w:sz="2" w:space="0" w:color="auto"/>
                          </w:divBdr>
                          <w:divsChild>
                            <w:div w:id="1208838605">
                              <w:marLeft w:val="0"/>
                              <w:marRight w:val="0"/>
                              <w:marTop w:val="0"/>
                              <w:marBottom w:val="0"/>
                              <w:divBdr>
                                <w:top w:val="single" w:sz="2" w:space="0" w:color="auto"/>
                                <w:left w:val="single" w:sz="2" w:space="0" w:color="auto"/>
                                <w:bottom w:val="single" w:sz="2" w:space="0" w:color="auto"/>
                                <w:right w:val="single" w:sz="2" w:space="0" w:color="auto"/>
                              </w:divBdr>
                              <w:divsChild>
                                <w:div w:id="11746070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4836349">
                          <w:marLeft w:val="0"/>
                          <w:marRight w:val="0"/>
                          <w:marTop w:val="0"/>
                          <w:marBottom w:val="0"/>
                          <w:divBdr>
                            <w:top w:val="single" w:sz="2" w:space="0" w:color="auto"/>
                            <w:left w:val="single" w:sz="2" w:space="0" w:color="auto"/>
                            <w:bottom w:val="single" w:sz="2" w:space="0" w:color="auto"/>
                            <w:right w:val="single" w:sz="2" w:space="0" w:color="auto"/>
                          </w:divBdr>
                          <w:divsChild>
                            <w:div w:id="1444764777">
                              <w:marLeft w:val="0"/>
                              <w:marRight w:val="0"/>
                              <w:marTop w:val="0"/>
                              <w:marBottom w:val="0"/>
                              <w:divBdr>
                                <w:top w:val="single" w:sz="2" w:space="0" w:color="auto"/>
                                <w:left w:val="single" w:sz="2" w:space="0" w:color="auto"/>
                                <w:bottom w:val="single" w:sz="2" w:space="0" w:color="auto"/>
                                <w:right w:val="single" w:sz="2" w:space="0" w:color="auto"/>
                              </w:divBdr>
                              <w:divsChild>
                                <w:div w:id="987396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2646552">
                          <w:marLeft w:val="0"/>
                          <w:marRight w:val="0"/>
                          <w:marTop w:val="0"/>
                          <w:marBottom w:val="0"/>
                          <w:divBdr>
                            <w:top w:val="single" w:sz="2" w:space="0" w:color="auto"/>
                            <w:left w:val="single" w:sz="2" w:space="0" w:color="auto"/>
                            <w:bottom w:val="single" w:sz="2" w:space="0" w:color="auto"/>
                            <w:right w:val="single" w:sz="2" w:space="0" w:color="auto"/>
                          </w:divBdr>
                          <w:divsChild>
                            <w:div w:id="850070532">
                              <w:marLeft w:val="0"/>
                              <w:marRight w:val="0"/>
                              <w:marTop w:val="0"/>
                              <w:marBottom w:val="0"/>
                              <w:divBdr>
                                <w:top w:val="single" w:sz="2" w:space="0" w:color="auto"/>
                                <w:left w:val="single" w:sz="2" w:space="0" w:color="auto"/>
                                <w:bottom w:val="single" w:sz="2" w:space="0" w:color="auto"/>
                                <w:right w:val="single" w:sz="2" w:space="0" w:color="auto"/>
                              </w:divBdr>
                              <w:divsChild>
                                <w:div w:id="1533490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163606">
                          <w:marLeft w:val="0"/>
                          <w:marRight w:val="0"/>
                          <w:marTop w:val="0"/>
                          <w:marBottom w:val="0"/>
                          <w:divBdr>
                            <w:top w:val="single" w:sz="2" w:space="0" w:color="auto"/>
                            <w:left w:val="single" w:sz="2" w:space="0" w:color="auto"/>
                            <w:bottom w:val="single" w:sz="2" w:space="0" w:color="auto"/>
                            <w:right w:val="single" w:sz="2" w:space="0" w:color="auto"/>
                          </w:divBdr>
                          <w:divsChild>
                            <w:div w:id="426586686">
                              <w:marLeft w:val="0"/>
                              <w:marRight w:val="0"/>
                              <w:marTop w:val="0"/>
                              <w:marBottom w:val="0"/>
                              <w:divBdr>
                                <w:top w:val="single" w:sz="2" w:space="0" w:color="auto"/>
                                <w:left w:val="single" w:sz="2" w:space="0" w:color="auto"/>
                                <w:bottom w:val="single" w:sz="2" w:space="0" w:color="auto"/>
                                <w:right w:val="single" w:sz="2" w:space="0" w:color="auto"/>
                              </w:divBdr>
                              <w:divsChild>
                                <w:div w:id="408579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0274314">
                          <w:marLeft w:val="0"/>
                          <w:marRight w:val="0"/>
                          <w:marTop w:val="0"/>
                          <w:marBottom w:val="0"/>
                          <w:divBdr>
                            <w:top w:val="single" w:sz="2" w:space="0" w:color="auto"/>
                            <w:left w:val="single" w:sz="2" w:space="0" w:color="auto"/>
                            <w:bottom w:val="single" w:sz="2" w:space="0" w:color="auto"/>
                            <w:right w:val="single" w:sz="2" w:space="0" w:color="auto"/>
                          </w:divBdr>
                          <w:divsChild>
                            <w:div w:id="1691225230">
                              <w:marLeft w:val="0"/>
                              <w:marRight w:val="0"/>
                              <w:marTop w:val="0"/>
                              <w:marBottom w:val="0"/>
                              <w:divBdr>
                                <w:top w:val="single" w:sz="2" w:space="0" w:color="auto"/>
                                <w:left w:val="single" w:sz="2" w:space="0" w:color="auto"/>
                                <w:bottom w:val="single" w:sz="2" w:space="0" w:color="auto"/>
                                <w:right w:val="single" w:sz="2" w:space="0" w:color="auto"/>
                              </w:divBdr>
                              <w:divsChild>
                                <w:div w:id="463741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6687565">
                          <w:marLeft w:val="0"/>
                          <w:marRight w:val="0"/>
                          <w:marTop w:val="0"/>
                          <w:marBottom w:val="0"/>
                          <w:divBdr>
                            <w:top w:val="single" w:sz="2" w:space="0" w:color="auto"/>
                            <w:left w:val="single" w:sz="2" w:space="0" w:color="auto"/>
                            <w:bottom w:val="single" w:sz="2" w:space="0" w:color="auto"/>
                            <w:right w:val="single" w:sz="2" w:space="0" w:color="auto"/>
                          </w:divBdr>
                          <w:divsChild>
                            <w:div w:id="1660959046">
                              <w:marLeft w:val="0"/>
                              <w:marRight w:val="0"/>
                              <w:marTop w:val="0"/>
                              <w:marBottom w:val="0"/>
                              <w:divBdr>
                                <w:top w:val="single" w:sz="2" w:space="0" w:color="auto"/>
                                <w:left w:val="single" w:sz="2" w:space="0" w:color="auto"/>
                                <w:bottom w:val="single" w:sz="2" w:space="0" w:color="auto"/>
                                <w:right w:val="single" w:sz="2" w:space="0" w:color="auto"/>
                              </w:divBdr>
                              <w:divsChild>
                                <w:div w:id="13600842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798102">
                          <w:marLeft w:val="0"/>
                          <w:marRight w:val="0"/>
                          <w:marTop w:val="0"/>
                          <w:marBottom w:val="0"/>
                          <w:divBdr>
                            <w:top w:val="single" w:sz="2" w:space="0" w:color="auto"/>
                            <w:left w:val="single" w:sz="2" w:space="0" w:color="auto"/>
                            <w:bottom w:val="single" w:sz="2" w:space="0" w:color="auto"/>
                            <w:right w:val="single" w:sz="2" w:space="0" w:color="auto"/>
                          </w:divBdr>
                          <w:divsChild>
                            <w:div w:id="1718429386">
                              <w:marLeft w:val="0"/>
                              <w:marRight w:val="0"/>
                              <w:marTop w:val="0"/>
                              <w:marBottom w:val="0"/>
                              <w:divBdr>
                                <w:top w:val="single" w:sz="2" w:space="0" w:color="auto"/>
                                <w:left w:val="single" w:sz="2" w:space="0" w:color="auto"/>
                                <w:bottom w:val="single" w:sz="2" w:space="0" w:color="auto"/>
                                <w:right w:val="single" w:sz="2" w:space="0" w:color="auto"/>
                              </w:divBdr>
                              <w:divsChild>
                                <w:div w:id="17395503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23731">
                          <w:marLeft w:val="0"/>
                          <w:marRight w:val="0"/>
                          <w:marTop w:val="0"/>
                          <w:marBottom w:val="0"/>
                          <w:divBdr>
                            <w:top w:val="single" w:sz="2" w:space="0" w:color="auto"/>
                            <w:left w:val="single" w:sz="2" w:space="0" w:color="auto"/>
                            <w:bottom w:val="single" w:sz="2" w:space="0" w:color="auto"/>
                            <w:right w:val="single" w:sz="2" w:space="0" w:color="auto"/>
                          </w:divBdr>
                          <w:divsChild>
                            <w:div w:id="868956988">
                              <w:marLeft w:val="0"/>
                              <w:marRight w:val="0"/>
                              <w:marTop w:val="0"/>
                              <w:marBottom w:val="0"/>
                              <w:divBdr>
                                <w:top w:val="single" w:sz="2" w:space="0" w:color="auto"/>
                                <w:left w:val="single" w:sz="2" w:space="0" w:color="auto"/>
                                <w:bottom w:val="single" w:sz="2" w:space="0" w:color="auto"/>
                                <w:right w:val="single" w:sz="2" w:space="0" w:color="auto"/>
                              </w:divBdr>
                              <w:divsChild>
                                <w:div w:id="506019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364965">
                          <w:marLeft w:val="0"/>
                          <w:marRight w:val="0"/>
                          <w:marTop w:val="0"/>
                          <w:marBottom w:val="0"/>
                          <w:divBdr>
                            <w:top w:val="single" w:sz="2" w:space="0" w:color="auto"/>
                            <w:left w:val="single" w:sz="2" w:space="0" w:color="auto"/>
                            <w:bottom w:val="single" w:sz="2" w:space="0" w:color="auto"/>
                            <w:right w:val="single" w:sz="2" w:space="0" w:color="auto"/>
                          </w:divBdr>
                          <w:divsChild>
                            <w:div w:id="762919877">
                              <w:marLeft w:val="0"/>
                              <w:marRight w:val="0"/>
                              <w:marTop w:val="0"/>
                              <w:marBottom w:val="0"/>
                              <w:divBdr>
                                <w:top w:val="single" w:sz="2" w:space="0" w:color="auto"/>
                                <w:left w:val="single" w:sz="2" w:space="0" w:color="auto"/>
                                <w:bottom w:val="single" w:sz="2" w:space="0" w:color="auto"/>
                                <w:right w:val="single" w:sz="2" w:space="0" w:color="auto"/>
                              </w:divBdr>
                              <w:divsChild>
                                <w:div w:id="2064788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2304612">
                          <w:marLeft w:val="0"/>
                          <w:marRight w:val="0"/>
                          <w:marTop w:val="0"/>
                          <w:marBottom w:val="0"/>
                          <w:divBdr>
                            <w:top w:val="single" w:sz="2" w:space="0" w:color="auto"/>
                            <w:left w:val="single" w:sz="2" w:space="0" w:color="auto"/>
                            <w:bottom w:val="single" w:sz="2" w:space="0" w:color="auto"/>
                            <w:right w:val="single" w:sz="2" w:space="0" w:color="auto"/>
                          </w:divBdr>
                          <w:divsChild>
                            <w:div w:id="389117874">
                              <w:marLeft w:val="0"/>
                              <w:marRight w:val="0"/>
                              <w:marTop w:val="0"/>
                              <w:marBottom w:val="0"/>
                              <w:divBdr>
                                <w:top w:val="single" w:sz="2" w:space="0" w:color="auto"/>
                                <w:left w:val="single" w:sz="2" w:space="0" w:color="auto"/>
                                <w:bottom w:val="single" w:sz="2" w:space="0" w:color="auto"/>
                                <w:right w:val="single" w:sz="2" w:space="0" w:color="auto"/>
                              </w:divBdr>
                              <w:divsChild>
                                <w:div w:id="9243448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06738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8581035">
          <w:marLeft w:val="0"/>
          <w:marRight w:val="0"/>
          <w:marTop w:val="0"/>
          <w:marBottom w:val="0"/>
          <w:divBdr>
            <w:top w:val="single" w:sz="2" w:space="0" w:color="auto"/>
            <w:left w:val="single" w:sz="2" w:space="0" w:color="auto"/>
            <w:bottom w:val="single" w:sz="2" w:space="0" w:color="auto"/>
            <w:right w:val="single" w:sz="2" w:space="0" w:color="auto"/>
          </w:divBdr>
          <w:divsChild>
            <w:div w:id="284387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499964">
      <w:bodyDiv w:val="1"/>
      <w:marLeft w:val="0"/>
      <w:marRight w:val="0"/>
      <w:marTop w:val="0"/>
      <w:marBottom w:val="0"/>
      <w:divBdr>
        <w:top w:val="none" w:sz="0" w:space="0" w:color="auto"/>
        <w:left w:val="none" w:sz="0" w:space="0" w:color="auto"/>
        <w:bottom w:val="none" w:sz="0" w:space="0" w:color="auto"/>
        <w:right w:val="none" w:sz="0" w:space="0" w:color="auto"/>
      </w:divBdr>
      <w:divsChild>
        <w:div w:id="1875773384">
          <w:marLeft w:val="0"/>
          <w:marRight w:val="0"/>
          <w:marTop w:val="0"/>
          <w:marBottom w:val="0"/>
          <w:divBdr>
            <w:top w:val="single" w:sz="2" w:space="0" w:color="auto"/>
            <w:left w:val="single" w:sz="2" w:space="0" w:color="auto"/>
            <w:bottom w:val="single" w:sz="2" w:space="0" w:color="auto"/>
            <w:right w:val="single" w:sz="2" w:space="0" w:color="auto"/>
          </w:divBdr>
          <w:divsChild>
            <w:div w:id="749230985">
              <w:marLeft w:val="0"/>
              <w:marRight w:val="0"/>
              <w:marTop w:val="0"/>
              <w:marBottom w:val="0"/>
              <w:divBdr>
                <w:top w:val="single" w:sz="2" w:space="0" w:color="auto"/>
                <w:left w:val="single" w:sz="2" w:space="0" w:color="auto"/>
                <w:bottom w:val="single" w:sz="2" w:space="0" w:color="auto"/>
                <w:right w:val="single" w:sz="2" w:space="0" w:color="auto"/>
              </w:divBdr>
              <w:divsChild>
                <w:div w:id="1066999791">
                  <w:marLeft w:val="0"/>
                  <w:marRight w:val="0"/>
                  <w:marTop w:val="0"/>
                  <w:marBottom w:val="0"/>
                  <w:divBdr>
                    <w:top w:val="single" w:sz="2" w:space="0" w:color="auto"/>
                    <w:left w:val="single" w:sz="2" w:space="0" w:color="auto"/>
                    <w:bottom w:val="single" w:sz="2" w:space="0" w:color="auto"/>
                    <w:right w:val="single" w:sz="2" w:space="0" w:color="auto"/>
                  </w:divBdr>
                  <w:divsChild>
                    <w:div w:id="1218862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3112279">
              <w:marLeft w:val="0"/>
              <w:marRight w:val="0"/>
              <w:marTop w:val="0"/>
              <w:marBottom w:val="0"/>
              <w:divBdr>
                <w:top w:val="single" w:sz="2" w:space="0" w:color="auto"/>
                <w:left w:val="single" w:sz="2" w:space="0" w:color="auto"/>
                <w:bottom w:val="single" w:sz="2" w:space="0" w:color="auto"/>
                <w:right w:val="single" w:sz="2" w:space="0" w:color="auto"/>
              </w:divBdr>
              <w:divsChild>
                <w:div w:id="1138033388">
                  <w:marLeft w:val="0"/>
                  <w:marRight w:val="0"/>
                  <w:marTop w:val="0"/>
                  <w:marBottom w:val="0"/>
                  <w:divBdr>
                    <w:top w:val="single" w:sz="2" w:space="0" w:color="auto"/>
                    <w:left w:val="single" w:sz="2" w:space="0" w:color="auto"/>
                    <w:bottom w:val="single" w:sz="2" w:space="0" w:color="auto"/>
                    <w:right w:val="single" w:sz="2" w:space="0" w:color="auto"/>
                  </w:divBdr>
                  <w:divsChild>
                    <w:div w:id="7058373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5146527">
              <w:marLeft w:val="0"/>
              <w:marRight w:val="0"/>
              <w:marTop w:val="0"/>
              <w:marBottom w:val="0"/>
              <w:divBdr>
                <w:top w:val="single" w:sz="2" w:space="0" w:color="auto"/>
                <w:left w:val="single" w:sz="2" w:space="0" w:color="auto"/>
                <w:bottom w:val="single" w:sz="2" w:space="0" w:color="auto"/>
                <w:right w:val="single" w:sz="2" w:space="0" w:color="auto"/>
              </w:divBdr>
              <w:divsChild>
                <w:div w:id="2082366533">
                  <w:marLeft w:val="0"/>
                  <w:marRight w:val="0"/>
                  <w:marTop w:val="0"/>
                  <w:marBottom w:val="0"/>
                  <w:divBdr>
                    <w:top w:val="single" w:sz="2" w:space="0" w:color="auto"/>
                    <w:left w:val="single" w:sz="2" w:space="0" w:color="auto"/>
                    <w:bottom w:val="single" w:sz="2" w:space="0" w:color="auto"/>
                    <w:right w:val="single" w:sz="2" w:space="0" w:color="auto"/>
                  </w:divBdr>
                  <w:divsChild>
                    <w:div w:id="2045053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6028039">
              <w:marLeft w:val="0"/>
              <w:marRight w:val="0"/>
              <w:marTop w:val="0"/>
              <w:marBottom w:val="0"/>
              <w:divBdr>
                <w:top w:val="single" w:sz="2" w:space="0" w:color="auto"/>
                <w:left w:val="single" w:sz="2" w:space="0" w:color="auto"/>
                <w:bottom w:val="single" w:sz="2" w:space="0" w:color="auto"/>
                <w:right w:val="single" w:sz="2" w:space="0" w:color="auto"/>
              </w:divBdr>
              <w:divsChild>
                <w:div w:id="913928415">
                  <w:marLeft w:val="0"/>
                  <w:marRight w:val="0"/>
                  <w:marTop w:val="0"/>
                  <w:marBottom w:val="0"/>
                  <w:divBdr>
                    <w:top w:val="single" w:sz="2" w:space="0" w:color="auto"/>
                    <w:left w:val="single" w:sz="2" w:space="0" w:color="auto"/>
                    <w:bottom w:val="single" w:sz="2" w:space="0" w:color="auto"/>
                    <w:right w:val="single" w:sz="2" w:space="0" w:color="auto"/>
                  </w:divBdr>
                  <w:divsChild>
                    <w:div w:id="9125889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572714">
              <w:marLeft w:val="0"/>
              <w:marRight w:val="0"/>
              <w:marTop w:val="0"/>
              <w:marBottom w:val="0"/>
              <w:divBdr>
                <w:top w:val="single" w:sz="2" w:space="0" w:color="auto"/>
                <w:left w:val="single" w:sz="2" w:space="0" w:color="auto"/>
                <w:bottom w:val="single" w:sz="2" w:space="0" w:color="auto"/>
                <w:right w:val="single" w:sz="2" w:space="0" w:color="auto"/>
              </w:divBdr>
              <w:divsChild>
                <w:div w:id="1622106032">
                  <w:marLeft w:val="0"/>
                  <w:marRight w:val="0"/>
                  <w:marTop w:val="0"/>
                  <w:marBottom w:val="0"/>
                  <w:divBdr>
                    <w:top w:val="single" w:sz="2" w:space="0" w:color="auto"/>
                    <w:left w:val="single" w:sz="2" w:space="0" w:color="auto"/>
                    <w:bottom w:val="single" w:sz="2" w:space="0" w:color="auto"/>
                    <w:right w:val="single" w:sz="2" w:space="0" w:color="auto"/>
                  </w:divBdr>
                  <w:divsChild>
                    <w:div w:id="306669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6955512">
              <w:marLeft w:val="0"/>
              <w:marRight w:val="0"/>
              <w:marTop w:val="0"/>
              <w:marBottom w:val="0"/>
              <w:divBdr>
                <w:top w:val="single" w:sz="2" w:space="0" w:color="auto"/>
                <w:left w:val="single" w:sz="2" w:space="0" w:color="auto"/>
                <w:bottom w:val="single" w:sz="2" w:space="0" w:color="auto"/>
                <w:right w:val="single" w:sz="2" w:space="0" w:color="auto"/>
              </w:divBdr>
              <w:divsChild>
                <w:div w:id="117795295">
                  <w:marLeft w:val="0"/>
                  <w:marRight w:val="0"/>
                  <w:marTop w:val="0"/>
                  <w:marBottom w:val="0"/>
                  <w:divBdr>
                    <w:top w:val="single" w:sz="2" w:space="0" w:color="auto"/>
                    <w:left w:val="single" w:sz="2" w:space="0" w:color="auto"/>
                    <w:bottom w:val="single" w:sz="2" w:space="0" w:color="auto"/>
                    <w:right w:val="single" w:sz="2" w:space="0" w:color="auto"/>
                  </w:divBdr>
                  <w:divsChild>
                    <w:div w:id="1420060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6411298">
              <w:marLeft w:val="0"/>
              <w:marRight w:val="0"/>
              <w:marTop w:val="0"/>
              <w:marBottom w:val="0"/>
              <w:divBdr>
                <w:top w:val="single" w:sz="2" w:space="0" w:color="auto"/>
                <w:left w:val="single" w:sz="2" w:space="0" w:color="auto"/>
                <w:bottom w:val="single" w:sz="2" w:space="0" w:color="auto"/>
                <w:right w:val="single" w:sz="2" w:space="0" w:color="auto"/>
              </w:divBdr>
              <w:divsChild>
                <w:div w:id="1156144973">
                  <w:marLeft w:val="0"/>
                  <w:marRight w:val="0"/>
                  <w:marTop w:val="0"/>
                  <w:marBottom w:val="0"/>
                  <w:divBdr>
                    <w:top w:val="single" w:sz="2" w:space="0" w:color="auto"/>
                    <w:left w:val="single" w:sz="2" w:space="0" w:color="auto"/>
                    <w:bottom w:val="single" w:sz="2" w:space="0" w:color="auto"/>
                    <w:right w:val="single" w:sz="2" w:space="0" w:color="auto"/>
                  </w:divBdr>
                  <w:divsChild>
                    <w:div w:id="61297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2743831">
              <w:marLeft w:val="0"/>
              <w:marRight w:val="0"/>
              <w:marTop w:val="0"/>
              <w:marBottom w:val="0"/>
              <w:divBdr>
                <w:top w:val="single" w:sz="2" w:space="0" w:color="auto"/>
                <w:left w:val="single" w:sz="2" w:space="0" w:color="auto"/>
                <w:bottom w:val="single" w:sz="2" w:space="0" w:color="auto"/>
                <w:right w:val="single" w:sz="2" w:space="0" w:color="auto"/>
              </w:divBdr>
              <w:divsChild>
                <w:div w:id="686717077">
                  <w:marLeft w:val="0"/>
                  <w:marRight w:val="0"/>
                  <w:marTop w:val="0"/>
                  <w:marBottom w:val="0"/>
                  <w:divBdr>
                    <w:top w:val="single" w:sz="2" w:space="0" w:color="auto"/>
                    <w:left w:val="single" w:sz="2" w:space="0" w:color="auto"/>
                    <w:bottom w:val="single" w:sz="2" w:space="0" w:color="auto"/>
                    <w:right w:val="single" w:sz="2" w:space="0" w:color="auto"/>
                  </w:divBdr>
                  <w:divsChild>
                    <w:div w:id="1446314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2278181">
              <w:marLeft w:val="0"/>
              <w:marRight w:val="0"/>
              <w:marTop w:val="0"/>
              <w:marBottom w:val="0"/>
              <w:divBdr>
                <w:top w:val="single" w:sz="2" w:space="0" w:color="auto"/>
                <w:left w:val="single" w:sz="2" w:space="0" w:color="auto"/>
                <w:bottom w:val="single" w:sz="2" w:space="0" w:color="auto"/>
                <w:right w:val="single" w:sz="2" w:space="0" w:color="auto"/>
              </w:divBdr>
              <w:divsChild>
                <w:div w:id="628512515">
                  <w:marLeft w:val="0"/>
                  <w:marRight w:val="0"/>
                  <w:marTop w:val="0"/>
                  <w:marBottom w:val="0"/>
                  <w:divBdr>
                    <w:top w:val="single" w:sz="2" w:space="0" w:color="auto"/>
                    <w:left w:val="single" w:sz="2" w:space="0" w:color="auto"/>
                    <w:bottom w:val="single" w:sz="2" w:space="0" w:color="auto"/>
                    <w:right w:val="single" w:sz="2" w:space="0" w:color="auto"/>
                  </w:divBdr>
                  <w:divsChild>
                    <w:div w:id="11533310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43151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4679802">
      <w:bodyDiv w:val="1"/>
      <w:marLeft w:val="0"/>
      <w:marRight w:val="0"/>
      <w:marTop w:val="0"/>
      <w:marBottom w:val="0"/>
      <w:divBdr>
        <w:top w:val="none" w:sz="0" w:space="0" w:color="auto"/>
        <w:left w:val="none" w:sz="0" w:space="0" w:color="auto"/>
        <w:bottom w:val="none" w:sz="0" w:space="0" w:color="auto"/>
        <w:right w:val="none" w:sz="0" w:space="0" w:color="auto"/>
      </w:divBdr>
      <w:divsChild>
        <w:div w:id="700982090">
          <w:marLeft w:val="0"/>
          <w:marRight w:val="0"/>
          <w:marTop w:val="0"/>
          <w:marBottom w:val="0"/>
          <w:divBdr>
            <w:top w:val="single" w:sz="2" w:space="0" w:color="auto"/>
            <w:left w:val="single" w:sz="2" w:space="0" w:color="auto"/>
            <w:bottom w:val="single" w:sz="2" w:space="0" w:color="auto"/>
            <w:right w:val="single" w:sz="2" w:space="0" w:color="auto"/>
          </w:divBdr>
          <w:divsChild>
            <w:div w:id="101536635">
              <w:marLeft w:val="0"/>
              <w:marRight w:val="0"/>
              <w:marTop w:val="0"/>
              <w:marBottom w:val="0"/>
              <w:divBdr>
                <w:top w:val="single" w:sz="2" w:space="0" w:color="auto"/>
                <w:left w:val="single" w:sz="2" w:space="0" w:color="auto"/>
                <w:bottom w:val="single" w:sz="2" w:space="0" w:color="auto"/>
                <w:right w:val="single" w:sz="2" w:space="0" w:color="auto"/>
              </w:divBdr>
              <w:divsChild>
                <w:div w:id="864252570">
                  <w:marLeft w:val="0"/>
                  <w:marRight w:val="0"/>
                  <w:marTop w:val="0"/>
                  <w:marBottom w:val="0"/>
                  <w:divBdr>
                    <w:top w:val="single" w:sz="2" w:space="0" w:color="auto"/>
                    <w:left w:val="single" w:sz="2" w:space="0" w:color="auto"/>
                    <w:bottom w:val="single" w:sz="2" w:space="0" w:color="auto"/>
                    <w:right w:val="single" w:sz="2" w:space="0" w:color="auto"/>
                  </w:divBdr>
                  <w:divsChild>
                    <w:div w:id="54856709">
                      <w:marLeft w:val="0"/>
                      <w:marRight w:val="0"/>
                      <w:marTop w:val="0"/>
                      <w:marBottom w:val="0"/>
                      <w:divBdr>
                        <w:top w:val="single" w:sz="2" w:space="0" w:color="auto"/>
                        <w:left w:val="single" w:sz="2" w:space="0" w:color="auto"/>
                        <w:bottom w:val="single" w:sz="2" w:space="0" w:color="auto"/>
                        <w:right w:val="single" w:sz="2" w:space="0" w:color="auto"/>
                      </w:divBdr>
                      <w:divsChild>
                        <w:div w:id="1915165899">
                          <w:marLeft w:val="0"/>
                          <w:marRight w:val="0"/>
                          <w:marTop w:val="0"/>
                          <w:marBottom w:val="0"/>
                          <w:divBdr>
                            <w:top w:val="single" w:sz="2" w:space="0" w:color="auto"/>
                            <w:left w:val="single" w:sz="2" w:space="0" w:color="auto"/>
                            <w:bottom w:val="single" w:sz="2" w:space="0" w:color="auto"/>
                            <w:right w:val="single" w:sz="2" w:space="0" w:color="auto"/>
                          </w:divBdr>
                          <w:divsChild>
                            <w:div w:id="1599094888">
                              <w:marLeft w:val="0"/>
                              <w:marRight w:val="0"/>
                              <w:marTop w:val="0"/>
                              <w:marBottom w:val="0"/>
                              <w:divBdr>
                                <w:top w:val="single" w:sz="2" w:space="0" w:color="auto"/>
                                <w:left w:val="single" w:sz="2" w:space="0" w:color="auto"/>
                                <w:bottom w:val="single" w:sz="2" w:space="0" w:color="auto"/>
                                <w:right w:val="single" w:sz="2" w:space="0" w:color="auto"/>
                              </w:divBdr>
                              <w:divsChild>
                                <w:div w:id="14183301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821126">
                          <w:marLeft w:val="0"/>
                          <w:marRight w:val="0"/>
                          <w:marTop w:val="0"/>
                          <w:marBottom w:val="0"/>
                          <w:divBdr>
                            <w:top w:val="single" w:sz="2" w:space="0" w:color="auto"/>
                            <w:left w:val="single" w:sz="2" w:space="0" w:color="auto"/>
                            <w:bottom w:val="single" w:sz="2" w:space="0" w:color="auto"/>
                            <w:right w:val="single" w:sz="2" w:space="0" w:color="auto"/>
                          </w:divBdr>
                          <w:divsChild>
                            <w:div w:id="153881996">
                              <w:marLeft w:val="0"/>
                              <w:marRight w:val="0"/>
                              <w:marTop w:val="0"/>
                              <w:marBottom w:val="0"/>
                              <w:divBdr>
                                <w:top w:val="single" w:sz="2" w:space="0" w:color="auto"/>
                                <w:left w:val="single" w:sz="2" w:space="0" w:color="auto"/>
                                <w:bottom w:val="single" w:sz="2" w:space="0" w:color="auto"/>
                                <w:right w:val="single" w:sz="2" w:space="0" w:color="auto"/>
                              </w:divBdr>
                              <w:divsChild>
                                <w:div w:id="605232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0798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5602035">
          <w:marLeft w:val="0"/>
          <w:marRight w:val="0"/>
          <w:marTop w:val="0"/>
          <w:marBottom w:val="0"/>
          <w:divBdr>
            <w:top w:val="single" w:sz="2" w:space="0" w:color="auto"/>
            <w:left w:val="single" w:sz="2" w:space="0" w:color="auto"/>
            <w:bottom w:val="single" w:sz="2" w:space="0" w:color="auto"/>
            <w:right w:val="single" w:sz="2" w:space="0" w:color="auto"/>
          </w:divBdr>
          <w:divsChild>
            <w:div w:id="1659915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7198099">
      <w:bodyDiv w:val="1"/>
      <w:marLeft w:val="0"/>
      <w:marRight w:val="0"/>
      <w:marTop w:val="0"/>
      <w:marBottom w:val="0"/>
      <w:divBdr>
        <w:top w:val="none" w:sz="0" w:space="0" w:color="auto"/>
        <w:left w:val="none" w:sz="0" w:space="0" w:color="auto"/>
        <w:bottom w:val="none" w:sz="0" w:space="0" w:color="auto"/>
        <w:right w:val="none" w:sz="0" w:space="0" w:color="auto"/>
      </w:divBdr>
      <w:divsChild>
        <w:div w:id="284384073">
          <w:marLeft w:val="0"/>
          <w:marRight w:val="0"/>
          <w:marTop w:val="0"/>
          <w:marBottom w:val="0"/>
          <w:divBdr>
            <w:top w:val="single" w:sz="2" w:space="0" w:color="auto"/>
            <w:left w:val="single" w:sz="2" w:space="0" w:color="auto"/>
            <w:bottom w:val="single" w:sz="2" w:space="0" w:color="auto"/>
            <w:right w:val="single" w:sz="2" w:space="0" w:color="auto"/>
          </w:divBdr>
          <w:divsChild>
            <w:div w:id="1975942183">
              <w:marLeft w:val="0"/>
              <w:marRight w:val="0"/>
              <w:marTop w:val="0"/>
              <w:marBottom w:val="0"/>
              <w:divBdr>
                <w:top w:val="single" w:sz="2" w:space="0" w:color="auto"/>
                <w:left w:val="single" w:sz="2" w:space="0" w:color="auto"/>
                <w:bottom w:val="single" w:sz="2" w:space="0" w:color="auto"/>
                <w:right w:val="single" w:sz="2" w:space="0" w:color="auto"/>
              </w:divBdr>
              <w:divsChild>
                <w:div w:id="542906866">
                  <w:marLeft w:val="0"/>
                  <w:marRight w:val="0"/>
                  <w:marTop w:val="0"/>
                  <w:marBottom w:val="0"/>
                  <w:divBdr>
                    <w:top w:val="single" w:sz="2" w:space="0" w:color="auto"/>
                    <w:left w:val="single" w:sz="2" w:space="0" w:color="auto"/>
                    <w:bottom w:val="single" w:sz="2" w:space="0" w:color="auto"/>
                    <w:right w:val="single" w:sz="2" w:space="0" w:color="auto"/>
                  </w:divBdr>
                  <w:divsChild>
                    <w:div w:id="1596402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9010777">
              <w:marLeft w:val="0"/>
              <w:marRight w:val="0"/>
              <w:marTop w:val="0"/>
              <w:marBottom w:val="0"/>
              <w:divBdr>
                <w:top w:val="single" w:sz="2" w:space="0" w:color="auto"/>
                <w:left w:val="single" w:sz="2" w:space="0" w:color="auto"/>
                <w:bottom w:val="single" w:sz="2" w:space="0" w:color="auto"/>
                <w:right w:val="single" w:sz="2" w:space="0" w:color="auto"/>
              </w:divBdr>
              <w:divsChild>
                <w:div w:id="899025805">
                  <w:marLeft w:val="0"/>
                  <w:marRight w:val="0"/>
                  <w:marTop w:val="0"/>
                  <w:marBottom w:val="0"/>
                  <w:divBdr>
                    <w:top w:val="single" w:sz="2" w:space="0" w:color="auto"/>
                    <w:left w:val="single" w:sz="2" w:space="0" w:color="auto"/>
                    <w:bottom w:val="single" w:sz="2" w:space="0" w:color="auto"/>
                    <w:right w:val="single" w:sz="2" w:space="0" w:color="auto"/>
                  </w:divBdr>
                  <w:divsChild>
                    <w:div w:id="553009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7719561">
              <w:marLeft w:val="0"/>
              <w:marRight w:val="0"/>
              <w:marTop w:val="0"/>
              <w:marBottom w:val="0"/>
              <w:divBdr>
                <w:top w:val="single" w:sz="2" w:space="0" w:color="auto"/>
                <w:left w:val="single" w:sz="2" w:space="0" w:color="auto"/>
                <w:bottom w:val="single" w:sz="2" w:space="0" w:color="auto"/>
                <w:right w:val="single" w:sz="2" w:space="0" w:color="auto"/>
              </w:divBdr>
              <w:divsChild>
                <w:div w:id="1934436152">
                  <w:marLeft w:val="0"/>
                  <w:marRight w:val="0"/>
                  <w:marTop w:val="0"/>
                  <w:marBottom w:val="0"/>
                  <w:divBdr>
                    <w:top w:val="single" w:sz="2" w:space="0" w:color="auto"/>
                    <w:left w:val="single" w:sz="2" w:space="0" w:color="auto"/>
                    <w:bottom w:val="single" w:sz="2" w:space="0" w:color="auto"/>
                    <w:right w:val="single" w:sz="2" w:space="0" w:color="auto"/>
                  </w:divBdr>
                  <w:divsChild>
                    <w:div w:id="89199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5341887">
              <w:marLeft w:val="0"/>
              <w:marRight w:val="0"/>
              <w:marTop w:val="0"/>
              <w:marBottom w:val="0"/>
              <w:divBdr>
                <w:top w:val="single" w:sz="2" w:space="0" w:color="auto"/>
                <w:left w:val="single" w:sz="2" w:space="0" w:color="auto"/>
                <w:bottom w:val="single" w:sz="2" w:space="0" w:color="auto"/>
                <w:right w:val="single" w:sz="2" w:space="0" w:color="auto"/>
              </w:divBdr>
              <w:divsChild>
                <w:div w:id="416093687">
                  <w:marLeft w:val="0"/>
                  <w:marRight w:val="0"/>
                  <w:marTop w:val="0"/>
                  <w:marBottom w:val="0"/>
                  <w:divBdr>
                    <w:top w:val="single" w:sz="2" w:space="0" w:color="auto"/>
                    <w:left w:val="single" w:sz="2" w:space="0" w:color="auto"/>
                    <w:bottom w:val="single" w:sz="2" w:space="0" w:color="auto"/>
                    <w:right w:val="single" w:sz="2" w:space="0" w:color="auto"/>
                  </w:divBdr>
                  <w:divsChild>
                    <w:div w:id="15674906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5184021">
              <w:marLeft w:val="0"/>
              <w:marRight w:val="0"/>
              <w:marTop w:val="0"/>
              <w:marBottom w:val="0"/>
              <w:divBdr>
                <w:top w:val="single" w:sz="2" w:space="0" w:color="auto"/>
                <w:left w:val="single" w:sz="2" w:space="0" w:color="auto"/>
                <w:bottom w:val="single" w:sz="2" w:space="0" w:color="auto"/>
                <w:right w:val="single" w:sz="2" w:space="0" w:color="auto"/>
              </w:divBdr>
              <w:divsChild>
                <w:div w:id="915407170">
                  <w:marLeft w:val="0"/>
                  <w:marRight w:val="0"/>
                  <w:marTop w:val="0"/>
                  <w:marBottom w:val="0"/>
                  <w:divBdr>
                    <w:top w:val="single" w:sz="2" w:space="0" w:color="auto"/>
                    <w:left w:val="single" w:sz="2" w:space="0" w:color="auto"/>
                    <w:bottom w:val="single" w:sz="2" w:space="0" w:color="auto"/>
                    <w:right w:val="single" w:sz="2" w:space="0" w:color="auto"/>
                  </w:divBdr>
                  <w:divsChild>
                    <w:div w:id="1271280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599501">
              <w:marLeft w:val="0"/>
              <w:marRight w:val="0"/>
              <w:marTop w:val="0"/>
              <w:marBottom w:val="0"/>
              <w:divBdr>
                <w:top w:val="single" w:sz="2" w:space="0" w:color="auto"/>
                <w:left w:val="single" w:sz="2" w:space="0" w:color="auto"/>
                <w:bottom w:val="single" w:sz="2" w:space="0" w:color="auto"/>
                <w:right w:val="single" w:sz="2" w:space="0" w:color="auto"/>
              </w:divBdr>
              <w:divsChild>
                <w:div w:id="13575264">
                  <w:marLeft w:val="0"/>
                  <w:marRight w:val="0"/>
                  <w:marTop w:val="0"/>
                  <w:marBottom w:val="0"/>
                  <w:divBdr>
                    <w:top w:val="single" w:sz="2" w:space="0" w:color="auto"/>
                    <w:left w:val="single" w:sz="2" w:space="0" w:color="auto"/>
                    <w:bottom w:val="single" w:sz="2" w:space="0" w:color="auto"/>
                    <w:right w:val="single" w:sz="2" w:space="0" w:color="auto"/>
                  </w:divBdr>
                  <w:divsChild>
                    <w:div w:id="322776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5486345">
              <w:marLeft w:val="0"/>
              <w:marRight w:val="0"/>
              <w:marTop w:val="0"/>
              <w:marBottom w:val="0"/>
              <w:divBdr>
                <w:top w:val="single" w:sz="2" w:space="0" w:color="auto"/>
                <w:left w:val="single" w:sz="2" w:space="0" w:color="auto"/>
                <w:bottom w:val="single" w:sz="2" w:space="0" w:color="auto"/>
                <w:right w:val="single" w:sz="2" w:space="0" w:color="auto"/>
              </w:divBdr>
              <w:divsChild>
                <w:div w:id="324364084">
                  <w:marLeft w:val="0"/>
                  <w:marRight w:val="0"/>
                  <w:marTop w:val="0"/>
                  <w:marBottom w:val="0"/>
                  <w:divBdr>
                    <w:top w:val="single" w:sz="2" w:space="0" w:color="auto"/>
                    <w:left w:val="single" w:sz="2" w:space="0" w:color="auto"/>
                    <w:bottom w:val="single" w:sz="2" w:space="0" w:color="auto"/>
                    <w:right w:val="single" w:sz="2" w:space="0" w:color="auto"/>
                  </w:divBdr>
                  <w:divsChild>
                    <w:div w:id="293101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9266489">
              <w:marLeft w:val="0"/>
              <w:marRight w:val="0"/>
              <w:marTop w:val="0"/>
              <w:marBottom w:val="0"/>
              <w:divBdr>
                <w:top w:val="single" w:sz="2" w:space="0" w:color="auto"/>
                <w:left w:val="single" w:sz="2" w:space="0" w:color="auto"/>
                <w:bottom w:val="single" w:sz="2" w:space="0" w:color="auto"/>
                <w:right w:val="single" w:sz="2" w:space="0" w:color="auto"/>
              </w:divBdr>
              <w:divsChild>
                <w:div w:id="2002268500">
                  <w:marLeft w:val="0"/>
                  <w:marRight w:val="0"/>
                  <w:marTop w:val="0"/>
                  <w:marBottom w:val="0"/>
                  <w:divBdr>
                    <w:top w:val="single" w:sz="2" w:space="0" w:color="auto"/>
                    <w:left w:val="single" w:sz="2" w:space="0" w:color="auto"/>
                    <w:bottom w:val="single" w:sz="2" w:space="0" w:color="auto"/>
                    <w:right w:val="single" w:sz="2" w:space="0" w:color="auto"/>
                  </w:divBdr>
                  <w:divsChild>
                    <w:div w:id="1400396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648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3170244">
      <w:bodyDiv w:val="1"/>
      <w:marLeft w:val="0"/>
      <w:marRight w:val="0"/>
      <w:marTop w:val="0"/>
      <w:marBottom w:val="0"/>
      <w:divBdr>
        <w:top w:val="none" w:sz="0" w:space="0" w:color="auto"/>
        <w:left w:val="none" w:sz="0" w:space="0" w:color="auto"/>
        <w:bottom w:val="none" w:sz="0" w:space="0" w:color="auto"/>
        <w:right w:val="none" w:sz="0" w:space="0" w:color="auto"/>
      </w:divBdr>
      <w:divsChild>
        <w:div w:id="1151286226">
          <w:marLeft w:val="0"/>
          <w:marRight w:val="0"/>
          <w:marTop w:val="0"/>
          <w:marBottom w:val="0"/>
          <w:divBdr>
            <w:top w:val="single" w:sz="2" w:space="0" w:color="auto"/>
            <w:left w:val="single" w:sz="2" w:space="0" w:color="auto"/>
            <w:bottom w:val="single" w:sz="2" w:space="0" w:color="auto"/>
            <w:right w:val="single" w:sz="2" w:space="0" w:color="auto"/>
          </w:divBdr>
          <w:divsChild>
            <w:div w:id="1849170777">
              <w:marLeft w:val="0"/>
              <w:marRight w:val="0"/>
              <w:marTop w:val="0"/>
              <w:marBottom w:val="0"/>
              <w:divBdr>
                <w:top w:val="single" w:sz="2" w:space="0" w:color="auto"/>
                <w:left w:val="single" w:sz="2" w:space="0" w:color="auto"/>
                <w:bottom w:val="single" w:sz="2" w:space="0" w:color="auto"/>
                <w:right w:val="single" w:sz="2" w:space="0" w:color="auto"/>
              </w:divBdr>
              <w:divsChild>
                <w:div w:id="1520704193">
                  <w:marLeft w:val="0"/>
                  <w:marRight w:val="0"/>
                  <w:marTop w:val="0"/>
                  <w:marBottom w:val="0"/>
                  <w:divBdr>
                    <w:top w:val="single" w:sz="2" w:space="0" w:color="auto"/>
                    <w:left w:val="single" w:sz="2" w:space="0" w:color="auto"/>
                    <w:bottom w:val="single" w:sz="2" w:space="0" w:color="auto"/>
                    <w:right w:val="single" w:sz="2" w:space="0" w:color="auto"/>
                  </w:divBdr>
                  <w:divsChild>
                    <w:div w:id="1532259458">
                      <w:marLeft w:val="0"/>
                      <w:marRight w:val="0"/>
                      <w:marTop w:val="0"/>
                      <w:marBottom w:val="0"/>
                      <w:divBdr>
                        <w:top w:val="single" w:sz="2" w:space="0" w:color="auto"/>
                        <w:left w:val="single" w:sz="2" w:space="0" w:color="auto"/>
                        <w:bottom w:val="single" w:sz="2" w:space="0" w:color="auto"/>
                        <w:right w:val="single" w:sz="2" w:space="0" w:color="auto"/>
                      </w:divBdr>
                      <w:divsChild>
                        <w:div w:id="883179295">
                          <w:marLeft w:val="0"/>
                          <w:marRight w:val="0"/>
                          <w:marTop w:val="0"/>
                          <w:marBottom w:val="0"/>
                          <w:divBdr>
                            <w:top w:val="single" w:sz="2" w:space="0" w:color="auto"/>
                            <w:left w:val="single" w:sz="2" w:space="0" w:color="auto"/>
                            <w:bottom w:val="single" w:sz="2" w:space="0" w:color="auto"/>
                            <w:right w:val="single" w:sz="2" w:space="0" w:color="auto"/>
                          </w:divBdr>
                          <w:divsChild>
                            <w:div w:id="569461223">
                              <w:marLeft w:val="0"/>
                              <w:marRight w:val="0"/>
                              <w:marTop w:val="0"/>
                              <w:marBottom w:val="0"/>
                              <w:divBdr>
                                <w:top w:val="single" w:sz="2" w:space="0" w:color="auto"/>
                                <w:left w:val="single" w:sz="2" w:space="0" w:color="auto"/>
                                <w:bottom w:val="single" w:sz="2" w:space="0" w:color="auto"/>
                                <w:right w:val="single" w:sz="2" w:space="0" w:color="auto"/>
                              </w:divBdr>
                              <w:divsChild>
                                <w:div w:id="1983191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9894798">
                          <w:marLeft w:val="0"/>
                          <w:marRight w:val="0"/>
                          <w:marTop w:val="0"/>
                          <w:marBottom w:val="0"/>
                          <w:divBdr>
                            <w:top w:val="single" w:sz="2" w:space="0" w:color="auto"/>
                            <w:left w:val="single" w:sz="2" w:space="0" w:color="auto"/>
                            <w:bottom w:val="single" w:sz="2" w:space="0" w:color="auto"/>
                            <w:right w:val="single" w:sz="2" w:space="0" w:color="auto"/>
                          </w:divBdr>
                          <w:divsChild>
                            <w:div w:id="1677419325">
                              <w:marLeft w:val="0"/>
                              <w:marRight w:val="0"/>
                              <w:marTop w:val="0"/>
                              <w:marBottom w:val="0"/>
                              <w:divBdr>
                                <w:top w:val="single" w:sz="2" w:space="0" w:color="auto"/>
                                <w:left w:val="single" w:sz="2" w:space="0" w:color="auto"/>
                                <w:bottom w:val="single" w:sz="2" w:space="0" w:color="auto"/>
                                <w:right w:val="single" w:sz="2" w:space="0" w:color="auto"/>
                              </w:divBdr>
                              <w:divsChild>
                                <w:div w:id="295137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0962356">
                          <w:marLeft w:val="0"/>
                          <w:marRight w:val="0"/>
                          <w:marTop w:val="0"/>
                          <w:marBottom w:val="0"/>
                          <w:divBdr>
                            <w:top w:val="single" w:sz="2" w:space="0" w:color="auto"/>
                            <w:left w:val="single" w:sz="2" w:space="0" w:color="auto"/>
                            <w:bottom w:val="single" w:sz="2" w:space="0" w:color="auto"/>
                            <w:right w:val="single" w:sz="2" w:space="0" w:color="auto"/>
                          </w:divBdr>
                          <w:divsChild>
                            <w:div w:id="336659580">
                              <w:marLeft w:val="0"/>
                              <w:marRight w:val="0"/>
                              <w:marTop w:val="0"/>
                              <w:marBottom w:val="0"/>
                              <w:divBdr>
                                <w:top w:val="single" w:sz="2" w:space="0" w:color="auto"/>
                                <w:left w:val="single" w:sz="2" w:space="0" w:color="auto"/>
                                <w:bottom w:val="single" w:sz="2" w:space="0" w:color="auto"/>
                                <w:right w:val="single" w:sz="2" w:space="0" w:color="auto"/>
                              </w:divBdr>
                              <w:divsChild>
                                <w:div w:id="1094865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1288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8683801">
          <w:marLeft w:val="0"/>
          <w:marRight w:val="0"/>
          <w:marTop w:val="0"/>
          <w:marBottom w:val="0"/>
          <w:divBdr>
            <w:top w:val="single" w:sz="2" w:space="0" w:color="auto"/>
            <w:left w:val="single" w:sz="2" w:space="0" w:color="auto"/>
            <w:bottom w:val="single" w:sz="2" w:space="0" w:color="auto"/>
            <w:right w:val="single" w:sz="2" w:space="0" w:color="auto"/>
          </w:divBdr>
          <w:divsChild>
            <w:div w:id="221255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3200512">
      <w:bodyDiv w:val="1"/>
      <w:marLeft w:val="0"/>
      <w:marRight w:val="0"/>
      <w:marTop w:val="0"/>
      <w:marBottom w:val="0"/>
      <w:divBdr>
        <w:top w:val="none" w:sz="0" w:space="0" w:color="auto"/>
        <w:left w:val="none" w:sz="0" w:space="0" w:color="auto"/>
        <w:bottom w:val="none" w:sz="0" w:space="0" w:color="auto"/>
        <w:right w:val="none" w:sz="0" w:space="0" w:color="auto"/>
      </w:divBdr>
      <w:divsChild>
        <w:div w:id="1763645925">
          <w:marLeft w:val="0"/>
          <w:marRight w:val="0"/>
          <w:marTop w:val="0"/>
          <w:marBottom w:val="0"/>
          <w:divBdr>
            <w:top w:val="single" w:sz="2" w:space="0" w:color="auto"/>
            <w:left w:val="single" w:sz="2" w:space="0" w:color="auto"/>
            <w:bottom w:val="single" w:sz="2" w:space="0" w:color="auto"/>
            <w:right w:val="single" w:sz="2" w:space="0" w:color="auto"/>
          </w:divBdr>
          <w:divsChild>
            <w:div w:id="424688170">
              <w:marLeft w:val="0"/>
              <w:marRight w:val="0"/>
              <w:marTop w:val="0"/>
              <w:marBottom w:val="0"/>
              <w:divBdr>
                <w:top w:val="single" w:sz="2" w:space="0" w:color="auto"/>
                <w:left w:val="single" w:sz="2" w:space="0" w:color="auto"/>
                <w:bottom w:val="single" w:sz="2" w:space="0" w:color="auto"/>
                <w:right w:val="single" w:sz="2" w:space="0" w:color="auto"/>
              </w:divBdr>
              <w:divsChild>
                <w:div w:id="1192690405">
                  <w:marLeft w:val="0"/>
                  <w:marRight w:val="0"/>
                  <w:marTop w:val="0"/>
                  <w:marBottom w:val="0"/>
                  <w:divBdr>
                    <w:top w:val="single" w:sz="2" w:space="0" w:color="auto"/>
                    <w:left w:val="single" w:sz="2" w:space="0" w:color="auto"/>
                    <w:bottom w:val="single" w:sz="2" w:space="0" w:color="auto"/>
                    <w:right w:val="single" w:sz="2" w:space="0" w:color="auto"/>
                  </w:divBdr>
                  <w:divsChild>
                    <w:div w:id="1933468541">
                      <w:marLeft w:val="0"/>
                      <w:marRight w:val="0"/>
                      <w:marTop w:val="0"/>
                      <w:marBottom w:val="0"/>
                      <w:divBdr>
                        <w:top w:val="single" w:sz="2" w:space="0" w:color="auto"/>
                        <w:left w:val="single" w:sz="2" w:space="0" w:color="auto"/>
                        <w:bottom w:val="single" w:sz="2" w:space="0" w:color="auto"/>
                        <w:right w:val="single" w:sz="2" w:space="0" w:color="auto"/>
                      </w:divBdr>
                      <w:divsChild>
                        <w:div w:id="417796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5139980">
                  <w:marLeft w:val="0"/>
                  <w:marRight w:val="0"/>
                  <w:marTop w:val="0"/>
                  <w:marBottom w:val="0"/>
                  <w:divBdr>
                    <w:top w:val="single" w:sz="2" w:space="0" w:color="auto"/>
                    <w:left w:val="single" w:sz="2" w:space="0" w:color="auto"/>
                    <w:bottom w:val="single" w:sz="2" w:space="0" w:color="auto"/>
                    <w:right w:val="single" w:sz="2" w:space="0" w:color="auto"/>
                  </w:divBdr>
                  <w:divsChild>
                    <w:div w:id="1320426609">
                      <w:marLeft w:val="0"/>
                      <w:marRight w:val="0"/>
                      <w:marTop w:val="0"/>
                      <w:marBottom w:val="0"/>
                      <w:divBdr>
                        <w:top w:val="single" w:sz="2" w:space="0" w:color="auto"/>
                        <w:left w:val="single" w:sz="2" w:space="0" w:color="auto"/>
                        <w:bottom w:val="single" w:sz="2" w:space="0" w:color="auto"/>
                        <w:right w:val="single" w:sz="2" w:space="0" w:color="auto"/>
                      </w:divBdr>
                      <w:divsChild>
                        <w:div w:id="1041708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8123077">
                  <w:marLeft w:val="0"/>
                  <w:marRight w:val="0"/>
                  <w:marTop w:val="0"/>
                  <w:marBottom w:val="0"/>
                  <w:divBdr>
                    <w:top w:val="single" w:sz="2" w:space="0" w:color="auto"/>
                    <w:left w:val="single" w:sz="2" w:space="0" w:color="auto"/>
                    <w:bottom w:val="single" w:sz="2" w:space="0" w:color="auto"/>
                    <w:right w:val="single" w:sz="2" w:space="0" w:color="auto"/>
                  </w:divBdr>
                  <w:divsChild>
                    <w:div w:id="2064324604">
                      <w:marLeft w:val="0"/>
                      <w:marRight w:val="0"/>
                      <w:marTop w:val="0"/>
                      <w:marBottom w:val="0"/>
                      <w:divBdr>
                        <w:top w:val="single" w:sz="2" w:space="0" w:color="auto"/>
                        <w:left w:val="single" w:sz="2" w:space="0" w:color="auto"/>
                        <w:bottom w:val="single" w:sz="2" w:space="0" w:color="auto"/>
                        <w:right w:val="single" w:sz="2" w:space="0" w:color="auto"/>
                      </w:divBdr>
                      <w:divsChild>
                        <w:div w:id="134489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8267899">
                  <w:marLeft w:val="0"/>
                  <w:marRight w:val="0"/>
                  <w:marTop w:val="0"/>
                  <w:marBottom w:val="0"/>
                  <w:divBdr>
                    <w:top w:val="single" w:sz="2" w:space="0" w:color="auto"/>
                    <w:left w:val="single" w:sz="2" w:space="0" w:color="auto"/>
                    <w:bottom w:val="single" w:sz="2" w:space="0" w:color="auto"/>
                    <w:right w:val="single" w:sz="2" w:space="0" w:color="auto"/>
                  </w:divBdr>
                  <w:divsChild>
                    <w:div w:id="129054538">
                      <w:marLeft w:val="0"/>
                      <w:marRight w:val="0"/>
                      <w:marTop w:val="0"/>
                      <w:marBottom w:val="0"/>
                      <w:divBdr>
                        <w:top w:val="single" w:sz="2" w:space="0" w:color="auto"/>
                        <w:left w:val="single" w:sz="2" w:space="0" w:color="auto"/>
                        <w:bottom w:val="single" w:sz="2" w:space="0" w:color="auto"/>
                        <w:right w:val="single" w:sz="2" w:space="0" w:color="auto"/>
                      </w:divBdr>
                      <w:divsChild>
                        <w:div w:id="1691179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1826127">
                  <w:marLeft w:val="0"/>
                  <w:marRight w:val="0"/>
                  <w:marTop w:val="0"/>
                  <w:marBottom w:val="0"/>
                  <w:divBdr>
                    <w:top w:val="single" w:sz="2" w:space="0" w:color="auto"/>
                    <w:left w:val="single" w:sz="2" w:space="0" w:color="auto"/>
                    <w:bottom w:val="single" w:sz="2" w:space="0" w:color="auto"/>
                    <w:right w:val="single" w:sz="2" w:space="0" w:color="auto"/>
                  </w:divBdr>
                  <w:divsChild>
                    <w:div w:id="490026239">
                      <w:marLeft w:val="0"/>
                      <w:marRight w:val="0"/>
                      <w:marTop w:val="0"/>
                      <w:marBottom w:val="0"/>
                      <w:divBdr>
                        <w:top w:val="single" w:sz="2" w:space="0" w:color="auto"/>
                        <w:left w:val="single" w:sz="2" w:space="0" w:color="auto"/>
                        <w:bottom w:val="single" w:sz="2" w:space="0" w:color="auto"/>
                        <w:right w:val="single" w:sz="2" w:space="0" w:color="auto"/>
                      </w:divBdr>
                      <w:divsChild>
                        <w:div w:id="835338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1731332">
                  <w:marLeft w:val="0"/>
                  <w:marRight w:val="0"/>
                  <w:marTop w:val="0"/>
                  <w:marBottom w:val="0"/>
                  <w:divBdr>
                    <w:top w:val="single" w:sz="2" w:space="0" w:color="auto"/>
                    <w:left w:val="single" w:sz="2" w:space="0" w:color="auto"/>
                    <w:bottom w:val="single" w:sz="2" w:space="0" w:color="auto"/>
                    <w:right w:val="single" w:sz="2" w:space="0" w:color="auto"/>
                  </w:divBdr>
                  <w:divsChild>
                    <w:div w:id="1634872156">
                      <w:marLeft w:val="0"/>
                      <w:marRight w:val="0"/>
                      <w:marTop w:val="0"/>
                      <w:marBottom w:val="0"/>
                      <w:divBdr>
                        <w:top w:val="single" w:sz="2" w:space="0" w:color="auto"/>
                        <w:left w:val="single" w:sz="2" w:space="0" w:color="auto"/>
                        <w:bottom w:val="single" w:sz="2" w:space="0" w:color="auto"/>
                        <w:right w:val="single" w:sz="2" w:space="0" w:color="auto"/>
                      </w:divBdr>
                      <w:divsChild>
                        <w:div w:id="1566380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2978899">
                  <w:marLeft w:val="0"/>
                  <w:marRight w:val="0"/>
                  <w:marTop w:val="0"/>
                  <w:marBottom w:val="0"/>
                  <w:divBdr>
                    <w:top w:val="single" w:sz="2" w:space="0" w:color="auto"/>
                    <w:left w:val="single" w:sz="2" w:space="0" w:color="auto"/>
                    <w:bottom w:val="single" w:sz="2" w:space="0" w:color="auto"/>
                    <w:right w:val="single" w:sz="2" w:space="0" w:color="auto"/>
                  </w:divBdr>
                  <w:divsChild>
                    <w:div w:id="661549770">
                      <w:marLeft w:val="0"/>
                      <w:marRight w:val="0"/>
                      <w:marTop w:val="0"/>
                      <w:marBottom w:val="0"/>
                      <w:divBdr>
                        <w:top w:val="single" w:sz="2" w:space="0" w:color="auto"/>
                        <w:left w:val="single" w:sz="2" w:space="0" w:color="auto"/>
                        <w:bottom w:val="single" w:sz="2" w:space="0" w:color="auto"/>
                        <w:right w:val="single" w:sz="2" w:space="0" w:color="auto"/>
                      </w:divBdr>
                      <w:divsChild>
                        <w:div w:id="2023122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4308109">
                  <w:marLeft w:val="0"/>
                  <w:marRight w:val="0"/>
                  <w:marTop w:val="0"/>
                  <w:marBottom w:val="0"/>
                  <w:divBdr>
                    <w:top w:val="single" w:sz="2" w:space="0" w:color="auto"/>
                    <w:left w:val="single" w:sz="2" w:space="0" w:color="auto"/>
                    <w:bottom w:val="single" w:sz="2" w:space="0" w:color="auto"/>
                    <w:right w:val="single" w:sz="2" w:space="0" w:color="auto"/>
                  </w:divBdr>
                  <w:divsChild>
                    <w:div w:id="275334925">
                      <w:marLeft w:val="0"/>
                      <w:marRight w:val="0"/>
                      <w:marTop w:val="0"/>
                      <w:marBottom w:val="0"/>
                      <w:divBdr>
                        <w:top w:val="single" w:sz="2" w:space="0" w:color="auto"/>
                        <w:left w:val="single" w:sz="2" w:space="0" w:color="auto"/>
                        <w:bottom w:val="single" w:sz="2" w:space="0" w:color="auto"/>
                        <w:right w:val="single" w:sz="2" w:space="0" w:color="auto"/>
                      </w:divBdr>
                      <w:divsChild>
                        <w:div w:id="19199449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3970260">
          <w:marLeft w:val="0"/>
          <w:marRight w:val="0"/>
          <w:marTop w:val="0"/>
          <w:marBottom w:val="0"/>
          <w:divBdr>
            <w:top w:val="single" w:sz="2" w:space="0" w:color="auto"/>
            <w:left w:val="single" w:sz="2" w:space="0" w:color="auto"/>
            <w:bottom w:val="single" w:sz="2" w:space="0" w:color="auto"/>
            <w:right w:val="single" w:sz="2" w:space="0" w:color="auto"/>
          </w:divBdr>
        </w:div>
      </w:divsChild>
    </w:div>
    <w:div w:id="392655297">
      <w:bodyDiv w:val="1"/>
      <w:marLeft w:val="0"/>
      <w:marRight w:val="0"/>
      <w:marTop w:val="0"/>
      <w:marBottom w:val="0"/>
      <w:divBdr>
        <w:top w:val="none" w:sz="0" w:space="0" w:color="auto"/>
        <w:left w:val="none" w:sz="0" w:space="0" w:color="auto"/>
        <w:bottom w:val="none" w:sz="0" w:space="0" w:color="auto"/>
        <w:right w:val="none" w:sz="0" w:space="0" w:color="auto"/>
      </w:divBdr>
      <w:divsChild>
        <w:div w:id="420444356">
          <w:marLeft w:val="0"/>
          <w:marRight w:val="0"/>
          <w:marTop w:val="0"/>
          <w:marBottom w:val="0"/>
          <w:divBdr>
            <w:top w:val="single" w:sz="2" w:space="0" w:color="auto"/>
            <w:left w:val="single" w:sz="2" w:space="0" w:color="auto"/>
            <w:bottom w:val="single" w:sz="2" w:space="0" w:color="auto"/>
            <w:right w:val="single" w:sz="2" w:space="0" w:color="auto"/>
          </w:divBdr>
          <w:divsChild>
            <w:div w:id="2094348411">
              <w:marLeft w:val="0"/>
              <w:marRight w:val="0"/>
              <w:marTop w:val="0"/>
              <w:marBottom w:val="0"/>
              <w:divBdr>
                <w:top w:val="single" w:sz="2" w:space="0" w:color="auto"/>
                <w:left w:val="single" w:sz="2" w:space="0" w:color="auto"/>
                <w:bottom w:val="single" w:sz="2" w:space="0" w:color="auto"/>
                <w:right w:val="single" w:sz="2" w:space="0" w:color="auto"/>
              </w:divBdr>
              <w:divsChild>
                <w:div w:id="1603343892">
                  <w:marLeft w:val="0"/>
                  <w:marRight w:val="0"/>
                  <w:marTop w:val="0"/>
                  <w:marBottom w:val="0"/>
                  <w:divBdr>
                    <w:top w:val="single" w:sz="2" w:space="0" w:color="auto"/>
                    <w:left w:val="single" w:sz="2" w:space="0" w:color="auto"/>
                    <w:bottom w:val="single" w:sz="2" w:space="0" w:color="auto"/>
                    <w:right w:val="single" w:sz="2" w:space="0" w:color="auto"/>
                  </w:divBdr>
                  <w:divsChild>
                    <w:div w:id="147210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0725079">
              <w:marLeft w:val="0"/>
              <w:marRight w:val="0"/>
              <w:marTop w:val="0"/>
              <w:marBottom w:val="0"/>
              <w:divBdr>
                <w:top w:val="single" w:sz="2" w:space="0" w:color="auto"/>
                <w:left w:val="single" w:sz="2" w:space="0" w:color="auto"/>
                <w:bottom w:val="single" w:sz="2" w:space="0" w:color="auto"/>
                <w:right w:val="single" w:sz="2" w:space="0" w:color="auto"/>
              </w:divBdr>
              <w:divsChild>
                <w:div w:id="1914464196">
                  <w:marLeft w:val="0"/>
                  <w:marRight w:val="0"/>
                  <w:marTop w:val="0"/>
                  <w:marBottom w:val="0"/>
                  <w:divBdr>
                    <w:top w:val="single" w:sz="2" w:space="0" w:color="auto"/>
                    <w:left w:val="single" w:sz="2" w:space="0" w:color="auto"/>
                    <w:bottom w:val="single" w:sz="2" w:space="0" w:color="auto"/>
                    <w:right w:val="single" w:sz="2" w:space="0" w:color="auto"/>
                  </w:divBdr>
                  <w:divsChild>
                    <w:div w:id="1481312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8995456">
              <w:marLeft w:val="0"/>
              <w:marRight w:val="0"/>
              <w:marTop w:val="0"/>
              <w:marBottom w:val="0"/>
              <w:divBdr>
                <w:top w:val="single" w:sz="2" w:space="0" w:color="auto"/>
                <w:left w:val="single" w:sz="2" w:space="0" w:color="auto"/>
                <w:bottom w:val="single" w:sz="2" w:space="0" w:color="auto"/>
                <w:right w:val="single" w:sz="2" w:space="0" w:color="auto"/>
              </w:divBdr>
              <w:divsChild>
                <w:div w:id="838737210">
                  <w:marLeft w:val="0"/>
                  <w:marRight w:val="0"/>
                  <w:marTop w:val="0"/>
                  <w:marBottom w:val="0"/>
                  <w:divBdr>
                    <w:top w:val="single" w:sz="2" w:space="0" w:color="auto"/>
                    <w:left w:val="single" w:sz="2" w:space="0" w:color="auto"/>
                    <w:bottom w:val="single" w:sz="2" w:space="0" w:color="auto"/>
                    <w:right w:val="single" w:sz="2" w:space="0" w:color="auto"/>
                  </w:divBdr>
                  <w:divsChild>
                    <w:div w:id="20219249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2179076">
              <w:marLeft w:val="0"/>
              <w:marRight w:val="0"/>
              <w:marTop w:val="0"/>
              <w:marBottom w:val="0"/>
              <w:divBdr>
                <w:top w:val="single" w:sz="2" w:space="0" w:color="auto"/>
                <w:left w:val="single" w:sz="2" w:space="0" w:color="auto"/>
                <w:bottom w:val="single" w:sz="2" w:space="0" w:color="auto"/>
                <w:right w:val="single" w:sz="2" w:space="0" w:color="auto"/>
              </w:divBdr>
              <w:divsChild>
                <w:div w:id="1925723591">
                  <w:marLeft w:val="0"/>
                  <w:marRight w:val="0"/>
                  <w:marTop w:val="0"/>
                  <w:marBottom w:val="0"/>
                  <w:divBdr>
                    <w:top w:val="single" w:sz="2" w:space="0" w:color="auto"/>
                    <w:left w:val="single" w:sz="2" w:space="0" w:color="auto"/>
                    <w:bottom w:val="single" w:sz="2" w:space="0" w:color="auto"/>
                    <w:right w:val="single" w:sz="2" w:space="0" w:color="auto"/>
                  </w:divBdr>
                  <w:divsChild>
                    <w:div w:id="728843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2785501">
              <w:marLeft w:val="0"/>
              <w:marRight w:val="0"/>
              <w:marTop w:val="0"/>
              <w:marBottom w:val="0"/>
              <w:divBdr>
                <w:top w:val="single" w:sz="2" w:space="0" w:color="auto"/>
                <w:left w:val="single" w:sz="2" w:space="0" w:color="auto"/>
                <w:bottom w:val="single" w:sz="2" w:space="0" w:color="auto"/>
                <w:right w:val="single" w:sz="2" w:space="0" w:color="auto"/>
              </w:divBdr>
              <w:divsChild>
                <w:div w:id="743726578">
                  <w:marLeft w:val="0"/>
                  <w:marRight w:val="0"/>
                  <w:marTop w:val="0"/>
                  <w:marBottom w:val="0"/>
                  <w:divBdr>
                    <w:top w:val="single" w:sz="2" w:space="0" w:color="auto"/>
                    <w:left w:val="single" w:sz="2" w:space="0" w:color="auto"/>
                    <w:bottom w:val="single" w:sz="2" w:space="0" w:color="auto"/>
                    <w:right w:val="single" w:sz="2" w:space="0" w:color="auto"/>
                  </w:divBdr>
                  <w:divsChild>
                    <w:div w:id="1280332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6219960">
              <w:marLeft w:val="0"/>
              <w:marRight w:val="0"/>
              <w:marTop w:val="0"/>
              <w:marBottom w:val="0"/>
              <w:divBdr>
                <w:top w:val="single" w:sz="2" w:space="0" w:color="auto"/>
                <w:left w:val="single" w:sz="2" w:space="0" w:color="auto"/>
                <w:bottom w:val="single" w:sz="2" w:space="0" w:color="auto"/>
                <w:right w:val="single" w:sz="2" w:space="0" w:color="auto"/>
              </w:divBdr>
              <w:divsChild>
                <w:div w:id="187571420">
                  <w:marLeft w:val="0"/>
                  <w:marRight w:val="0"/>
                  <w:marTop w:val="0"/>
                  <w:marBottom w:val="0"/>
                  <w:divBdr>
                    <w:top w:val="single" w:sz="2" w:space="0" w:color="auto"/>
                    <w:left w:val="single" w:sz="2" w:space="0" w:color="auto"/>
                    <w:bottom w:val="single" w:sz="2" w:space="0" w:color="auto"/>
                    <w:right w:val="single" w:sz="2" w:space="0" w:color="auto"/>
                  </w:divBdr>
                  <w:divsChild>
                    <w:div w:id="12462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8798185">
              <w:marLeft w:val="0"/>
              <w:marRight w:val="0"/>
              <w:marTop w:val="0"/>
              <w:marBottom w:val="0"/>
              <w:divBdr>
                <w:top w:val="single" w:sz="2" w:space="0" w:color="auto"/>
                <w:left w:val="single" w:sz="2" w:space="0" w:color="auto"/>
                <w:bottom w:val="single" w:sz="2" w:space="0" w:color="auto"/>
                <w:right w:val="single" w:sz="2" w:space="0" w:color="auto"/>
              </w:divBdr>
              <w:divsChild>
                <w:div w:id="85808335">
                  <w:marLeft w:val="0"/>
                  <w:marRight w:val="0"/>
                  <w:marTop w:val="0"/>
                  <w:marBottom w:val="0"/>
                  <w:divBdr>
                    <w:top w:val="single" w:sz="2" w:space="0" w:color="auto"/>
                    <w:left w:val="single" w:sz="2" w:space="0" w:color="auto"/>
                    <w:bottom w:val="single" w:sz="2" w:space="0" w:color="auto"/>
                    <w:right w:val="single" w:sz="2" w:space="0" w:color="auto"/>
                  </w:divBdr>
                  <w:divsChild>
                    <w:div w:id="1275015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4011493">
              <w:marLeft w:val="0"/>
              <w:marRight w:val="0"/>
              <w:marTop w:val="0"/>
              <w:marBottom w:val="0"/>
              <w:divBdr>
                <w:top w:val="single" w:sz="2" w:space="0" w:color="auto"/>
                <w:left w:val="single" w:sz="2" w:space="0" w:color="auto"/>
                <w:bottom w:val="single" w:sz="2" w:space="0" w:color="auto"/>
                <w:right w:val="single" w:sz="2" w:space="0" w:color="auto"/>
              </w:divBdr>
              <w:divsChild>
                <w:div w:id="101194287">
                  <w:marLeft w:val="0"/>
                  <w:marRight w:val="0"/>
                  <w:marTop w:val="0"/>
                  <w:marBottom w:val="0"/>
                  <w:divBdr>
                    <w:top w:val="single" w:sz="2" w:space="0" w:color="auto"/>
                    <w:left w:val="single" w:sz="2" w:space="0" w:color="auto"/>
                    <w:bottom w:val="single" w:sz="2" w:space="0" w:color="auto"/>
                    <w:right w:val="single" w:sz="2" w:space="0" w:color="auto"/>
                  </w:divBdr>
                  <w:divsChild>
                    <w:div w:id="1881551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6442680">
              <w:marLeft w:val="0"/>
              <w:marRight w:val="0"/>
              <w:marTop w:val="0"/>
              <w:marBottom w:val="0"/>
              <w:divBdr>
                <w:top w:val="single" w:sz="2" w:space="0" w:color="auto"/>
                <w:left w:val="single" w:sz="2" w:space="0" w:color="auto"/>
                <w:bottom w:val="single" w:sz="2" w:space="0" w:color="auto"/>
                <w:right w:val="single" w:sz="2" w:space="0" w:color="auto"/>
              </w:divBdr>
              <w:divsChild>
                <w:div w:id="1430203308">
                  <w:marLeft w:val="0"/>
                  <w:marRight w:val="0"/>
                  <w:marTop w:val="0"/>
                  <w:marBottom w:val="0"/>
                  <w:divBdr>
                    <w:top w:val="single" w:sz="2" w:space="0" w:color="auto"/>
                    <w:left w:val="single" w:sz="2" w:space="0" w:color="auto"/>
                    <w:bottom w:val="single" w:sz="2" w:space="0" w:color="auto"/>
                    <w:right w:val="single" w:sz="2" w:space="0" w:color="auto"/>
                  </w:divBdr>
                  <w:divsChild>
                    <w:div w:id="18951900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1259927">
              <w:marLeft w:val="0"/>
              <w:marRight w:val="0"/>
              <w:marTop w:val="0"/>
              <w:marBottom w:val="0"/>
              <w:divBdr>
                <w:top w:val="single" w:sz="2" w:space="0" w:color="auto"/>
                <w:left w:val="single" w:sz="2" w:space="0" w:color="auto"/>
                <w:bottom w:val="single" w:sz="2" w:space="0" w:color="auto"/>
                <w:right w:val="single" w:sz="2" w:space="0" w:color="auto"/>
              </w:divBdr>
              <w:divsChild>
                <w:div w:id="212347606">
                  <w:marLeft w:val="0"/>
                  <w:marRight w:val="0"/>
                  <w:marTop w:val="0"/>
                  <w:marBottom w:val="0"/>
                  <w:divBdr>
                    <w:top w:val="single" w:sz="2" w:space="0" w:color="auto"/>
                    <w:left w:val="single" w:sz="2" w:space="0" w:color="auto"/>
                    <w:bottom w:val="single" w:sz="2" w:space="0" w:color="auto"/>
                    <w:right w:val="single" w:sz="2" w:space="0" w:color="auto"/>
                  </w:divBdr>
                  <w:divsChild>
                    <w:div w:id="658315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7266550">
              <w:marLeft w:val="0"/>
              <w:marRight w:val="0"/>
              <w:marTop w:val="0"/>
              <w:marBottom w:val="0"/>
              <w:divBdr>
                <w:top w:val="single" w:sz="2" w:space="0" w:color="auto"/>
                <w:left w:val="single" w:sz="2" w:space="0" w:color="auto"/>
                <w:bottom w:val="single" w:sz="2" w:space="0" w:color="auto"/>
                <w:right w:val="single" w:sz="2" w:space="0" w:color="auto"/>
              </w:divBdr>
              <w:divsChild>
                <w:div w:id="38743904">
                  <w:marLeft w:val="0"/>
                  <w:marRight w:val="0"/>
                  <w:marTop w:val="0"/>
                  <w:marBottom w:val="0"/>
                  <w:divBdr>
                    <w:top w:val="single" w:sz="2" w:space="0" w:color="auto"/>
                    <w:left w:val="single" w:sz="2" w:space="0" w:color="auto"/>
                    <w:bottom w:val="single" w:sz="2" w:space="0" w:color="auto"/>
                    <w:right w:val="single" w:sz="2" w:space="0" w:color="auto"/>
                  </w:divBdr>
                  <w:divsChild>
                    <w:div w:id="289164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2112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6333067">
      <w:bodyDiv w:val="1"/>
      <w:marLeft w:val="0"/>
      <w:marRight w:val="0"/>
      <w:marTop w:val="0"/>
      <w:marBottom w:val="0"/>
      <w:divBdr>
        <w:top w:val="none" w:sz="0" w:space="0" w:color="auto"/>
        <w:left w:val="none" w:sz="0" w:space="0" w:color="auto"/>
        <w:bottom w:val="none" w:sz="0" w:space="0" w:color="auto"/>
        <w:right w:val="none" w:sz="0" w:space="0" w:color="auto"/>
      </w:divBdr>
      <w:divsChild>
        <w:div w:id="1801530307">
          <w:marLeft w:val="0"/>
          <w:marRight w:val="0"/>
          <w:marTop w:val="0"/>
          <w:marBottom w:val="0"/>
          <w:divBdr>
            <w:top w:val="single" w:sz="2" w:space="0" w:color="auto"/>
            <w:left w:val="single" w:sz="2" w:space="0" w:color="auto"/>
            <w:bottom w:val="single" w:sz="2" w:space="0" w:color="auto"/>
            <w:right w:val="single" w:sz="2" w:space="0" w:color="auto"/>
          </w:divBdr>
          <w:divsChild>
            <w:div w:id="317534571">
              <w:marLeft w:val="0"/>
              <w:marRight w:val="0"/>
              <w:marTop w:val="0"/>
              <w:marBottom w:val="0"/>
              <w:divBdr>
                <w:top w:val="single" w:sz="2" w:space="0" w:color="auto"/>
                <w:left w:val="single" w:sz="2" w:space="0" w:color="auto"/>
                <w:bottom w:val="single" w:sz="2" w:space="0" w:color="auto"/>
                <w:right w:val="single" w:sz="2" w:space="0" w:color="auto"/>
              </w:divBdr>
              <w:divsChild>
                <w:div w:id="1652756634">
                  <w:marLeft w:val="0"/>
                  <w:marRight w:val="0"/>
                  <w:marTop w:val="0"/>
                  <w:marBottom w:val="0"/>
                  <w:divBdr>
                    <w:top w:val="single" w:sz="2" w:space="0" w:color="auto"/>
                    <w:left w:val="single" w:sz="2" w:space="0" w:color="auto"/>
                    <w:bottom w:val="single" w:sz="2" w:space="0" w:color="auto"/>
                    <w:right w:val="single" w:sz="2" w:space="0" w:color="auto"/>
                  </w:divBdr>
                  <w:divsChild>
                    <w:div w:id="641351270">
                      <w:marLeft w:val="0"/>
                      <w:marRight w:val="0"/>
                      <w:marTop w:val="0"/>
                      <w:marBottom w:val="0"/>
                      <w:divBdr>
                        <w:top w:val="single" w:sz="2" w:space="0" w:color="auto"/>
                        <w:left w:val="single" w:sz="2" w:space="0" w:color="auto"/>
                        <w:bottom w:val="single" w:sz="2" w:space="0" w:color="auto"/>
                        <w:right w:val="single" w:sz="2" w:space="0" w:color="auto"/>
                      </w:divBdr>
                      <w:divsChild>
                        <w:div w:id="361975897">
                          <w:marLeft w:val="0"/>
                          <w:marRight w:val="0"/>
                          <w:marTop w:val="0"/>
                          <w:marBottom w:val="0"/>
                          <w:divBdr>
                            <w:top w:val="single" w:sz="2" w:space="0" w:color="auto"/>
                            <w:left w:val="single" w:sz="2" w:space="0" w:color="auto"/>
                            <w:bottom w:val="single" w:sz="2" w:space="0" w:color="auto"/>
                            <w:right w:val="single" w:sz="2" w:space="0" w:color="auto"/>
                          </w:divBdr>
                          <w:divsChild>
                            <w:div w:id="460001255">
                              <w:marLeft w:val="0"/>
                              <w:marRight w:val="0"/>
                              <w:marTop w:val="0"/>
                              <w:marBottom w:val="0"/>
                              <w:divBdr>
                                <w:top w:val="single" w:sz="2" w:space="0" w:color="auto"/>
                                <w:left w:val="single" w:sz="2" w:space="0" w:color="auto"/>
                                <w:bottom w:val="single" w:sz="2" w:space="0" w:color="auto"/>
                                <w:right w:val="single" w:sz="2" w:space="0" w:color="auto"/>
                              </w:divBdr>
                              <w:divsChild>
                                <w:div w:id="13696419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3919841">
                          <w:marLeft w:val="0"/>
                          <w:marRight w:val="0"/>
                          <w:marTop w:val="0"/>
                          <w:marBottom w:val="0"/>
                          <w:divBdr>
                            <w:top w:val="single" w:sz="2" w:space="0" w:color="auto"/>
                            <w:left w:val="single" w:sz="2" w:space="0" w:color="auto"/>
                            <w:bottom w:val="single" w:sz="2" w:space="0" w:color="auto"/>
                            <w:right w:val="single" w:sz="2" w:space="0" w:color="auto"/>
                          </w:divBdr>
                          <w:divsChild>
                            <w:div w:id="1388412806">
                              <w:marLeft w:val="0"/>
                              <w:marRight w:val="0"/>
                              <w:marTop w:val="0"/>
                              <w:marBottom w:val="0"/>
                              <w:divBdr>
                                <w:top w:val="single" w:sz="2" w:space="0" w:color="auto"/>
                                <w:left w:val="single" w:sz="2" w:space="0" w:color="auto"/>
                                <w:bottom w:val="single" w:sz="2" w:space="0" w:color="auto"/>
                                <w:right w:val="single" w:sz="2" w:space="0" w:color="auto"/>
                              </w:divBdr>
                              <w:divsChild>
                                <w:div w:id="1286694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8217579">
                          <w:marLeft w:val="0"/>
                          <w:marRight w:val="0"/>
                          <w:marTop w:val="0"/>
                          <w:marBottom w:val="0"/>
                          <w:divBdr>
                            <w:top w:val="single" w:sz="2" w:space="0" w:color="auto"/>
                            <w:left w:val="single" w:sz="2" w:space="0" w:color="auto"/>
                            <w:bottom w:val="single" w:sz="2" w:space="0" w:color="auto"/>
                            <w:right w:val="single" w:sz="2" w:space="0" w:color="auto"/>
                          </w:divBdr>
                          <w:divsChild>
                            <w:div w:id="1813592923">
                              <w:marLeft w:val="0"/>
                              <w:marRight w:val="0"/>
                              <w:marTop w:val="0"/>
                              <w:marBottom w:val="0"/>
                              <w:divBdr>
                                <w:top w:val="single" w:sz="2" w:space="0" w:color="auto"/>
                                <w:left w:val="single" w:sz="2" w:space="0" w:color="auto"/>
                                <w:bottom w:val="single" w:sz="2" w:space="0" w:color="auto"/>
                                <w:right w:val="single" w:sz="2" w:space="0" w:color="auto"/>
                              </w:divBdr>
                              <w:divsChild>
                                <w:div w:id="506134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5763320">
                          <w:marLeft w:val="0"/>
                          <w:marRight w:val="0"/>
                          <w:marTop w:val="0"/>
                          <w:marBottom w:val="0"/>
                          <w:divBdr>
                            <w:top w:val="single" w:sz="2" w:space="0" w:color="auto"/>
                            <w:left w:val="single" w:sz="2" w:space="0" w:color="auto"/>
                            <w:bottom w:val="single" w:sz="2" w:space="0" w:color="auto"/>
                            <w:right w:val="single" w:sz="2" w:space="0" w:color="auto"/>
                          </w:divBdr>
                          <w:divsChild>
                            <w:div w:id="1342778899">
                              <w:marLeft w:val="0"/>
                              <w:marRight w:val="0"/>
                              <w:marTop w:val="0"/>
                              <w:marBottom w:val="0"/>
                              <w:divBdr>
                                <w:top w:val="single" w:sz="2" w:space="0" w:color="auto"/>
                                <w:left w:val="single" w:sz="2" w:space="0" w:color="auto"/>
                                <w:bottom w:val="single" w:sz="2" w:space="0" w:color="auto"/>
                                <w:right w:val="single" w:sz="2" w:space="0" w:color="auto"/>
                              </w:divBdr>
                              <w:divsChild>
                                <w:div w:id="114650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369611">
                          <w:marLeft w:val="0"/>
                          <w:marRight w:val="0"/>
                          <w:marTop w:val="0"/>
                          <w:marBottom w:val="0"/>
                          <w:divBdr>
                            <w:top w:val="single" w:sz="2" w:space="0" w:color="auto"/>
                            <w:left w:val="single" w:sz="2" w:space="0" w:color="auto"/>
                            <w:bottom w:val="single" w:sz="2" w:space="0" w:color="auto"/>
                            <w:right w:val="single" w:sz="2" w:space="0" w:color="auto"/>
                          </w:divBdr>
                          <w:divsChild>
                            <w:div w:id="2145080284">
                              <w:marLeft w:val="0"/>
                              <w:marRight w:val="0"/>
                              <w:marTop w:val="0"/>
                              <w:marBottom w:val="0"/>
                              <w:divBdr>
                                <w:top w:val="single" w:sz="2" w:space="0" w:color="auto"/>
                                <w:left w:val="single" w:sz="2" w:space="0" w:color="auto"/>
                                <w:bottom w:val="single" w:sz="2" w:space="0" w:color="auto"/>
                                <w:right w:val="single" w:sz="2" w:space="0" w:color="auto"/>
                              </w:divBdr>
                              <w:divsChild>
                                <w:div w:id="2115051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6951268">
                          <w:marLeft w:val="0"/>
                          <w:marRight w:val="0"/>
                          <w:marTop w:val="0"/>
                          <w:marBottom w:val="0"/>
                          <w:divBdr>
                            <w:top w:val="single" w:sz="2" w:space="0" w:color="auto"/>
                            <w:left w:val="single" w:sz="2" w:space="0" w:color="auto"/>
                            <w:bottom w:val="single" w:sz="2" w:space="0" w:color="auto"/>
                            <w:right w:val="single" w:sz="2" w:space="0" w:color="auto"/>
                          </w:divBdr>
                          <w:divsChild>
                            <w:div w:id="2021615922">
                              <w:marLeft w:val="0"/>
                              <w:marRight w:val="0"/>
                              <w:marTop w:val="0"/>
                              <w:marBottom w:val="0"/>
                              <w:divBdr>
                                <w:top w:val="single" w:sz="2" w:space="0" w:color="auto"/>
                                <w:left w:val="single" w:sz="2" w:space="0" w:color="auto"/>
                                <w:bottom w:val="single" w:sz="2" w:space="0" w:color="auto"/>
                                <w:right w:val="single" w:sz="2" w:space="0" w:color="auto"/>
                              </w:divBdr>
                              <w:divsChild>
                                <w:div w:id="642081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7190516">
                          <w:marLeft w:val="0"/>
                          <w:marRight w:val="0"/>
                          <w:marTop w:val="0"/>
                          <w:marBottom w:val="0"/>
                          <w:divBdr>
                            <w:top w:val="single" w:sz="2" w:space="0" w:color="auto"/>
                            <w:left w:val="single" w:sz="2" w:space="0" w:color="auto"/>
                            <w:bottom w:val="single" w:sz="2" w:space="0" w:color="auto"/>
                            <w:right w:val="single" w:sz="2" w:space="0" w:color="auto"/>
                          </w:divBdr>
                          <w:divsChild>
                            <w:div w:id="1604069114">
                              <w:marLeft w:val="0"/>
                              <w:marRight w:val="0"/>
                              <w:marTop w:val="0"/>
                              <w:marBottom w:val="0"/>
                              <w:divBdr>
                                <w:top w:val="single" w:sz="2" w:space="0" w:color="auto"/>
                                <w:left w:val="single" w:sz="2" w:space="0" w:color="auto"/>
                                <w:bottom w:val="single" w:sz="2" w:space="0" w:color="auto"/>
                                <w:right w:val="single" w:sz="2" w:space="0" w:color="auto"/>
                              </w:divBdr>
                              <w:divsChild>
                                <w:div w:id="16688952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5904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453700">
          <w:marLeft w:val="0"/>
          <w:marRight w:val="0"/>
          <w:marTop w:val="0"/>
          <w:marBottom w:val="0"/>
          <w:divBdr>
            <w:top w:val="single" w:sz="2" w:space="0" w:color="auto"/>
            <w:left w:val="single" w:sz="2" w:space="0" w:color="auto"/>
            <w:bottom w:val="single" w:sz="2" w:space="0" w:color="auto"/>
            <w:right w:val="single" w:sz="2" w:space="0" w:color="auto"/>
          </w:divBdr>
          <w:divsChild>
            <w:div w:id="2075077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2047585">
      <w:bodyDiv w:val="1"/>
      <w:marLeft w:val="0"/>
      <w:marRight w:val="0"/>
      <w:marTop w:val="0"/>
      <w:marBottom w:val="0"/>
      <w:divBdr>
        <w:top w:val="none" w:sz="0" w:space="0" w:color="auto"/>
        <w:left w:val="none" w:sz="0" w:space="0" w:color="auto"/>
        <w:bottom w:val="none" w:sz="0" w:space="0" w:color="auto"/>
        <w:right w:val="none" w:sz="0" w:space="0" w:color="auto"/>
      </w:divBdr>
      <w:divsChild>
        <w:div w:id="1469008862">
          <w:marLeft w:val="0"/>
          <w:marRight w:val="0"/>
          <w:marTop w:val="0"/>
          <w:marBottom w:val="0"/>
          <w:divBdr>
            <w:top w:val="single" w:sz="2" w:space="0" w:color="auto"/>
            <w:left w:val="single" w:sz="2" w:space="0" w:color="auto"/>
            <w:bottom w:val="single" w:sz="2" w:space="0" w:color="auto"/>
            <w:right w:val="single" w:sz="2" w:space="0" w:color="auto"/>
          </w:divBdr>
          <w:divsChild>
            <w:div w:id="1906528483">
              <w:marLeft w:val="0"/>
              <w:marRight w:val="0"/>
              <w:marTop w:val="0"/>
              <w:marBottom w:val="0"/>
              <w:divBdr>
                <w:top w:val="single" w:sz="2" w:space="0" w:color="auto"/>
                <w:left w:val="single" w:sz="2" w:space="0" w:color="auto"/>
                <w:bottom w:val="single" w:sz="2" w:space="0" w:color="auto"/>
                <w:right w:val="single" w:sz="2" w:space="0" w:color="auto"/>
              </w:divBdr>
              <w:divsChild>
                <w:div w:id="1434010378">
                  <w:marLeft w:val="0"/>
                  <w:marRight w:val="0"/>
                  <w:marTop w:val="0"/>
                  <w:marBottom w:val="0"/>
                  <w:divBdr>
                    <w:top w:val="single" w:sz="2" w:space="0" w:color="auto"/>
                    <w:left w:val="single" w:sz="2" w:space="0" w:color="auto"/>
                    <w:bottom w:val="single" w:sz="2" w:space="0" w:color="auto"/>
                    <w:right w:val="single" w:sz="2" w:space="0" w:color="auto"/>
                  </w:divBdr>
                  <w:divsChild>
                    <w:div w:id="601762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4639142">
              <w:marLeft w:val="0"/>
              <w:marRight w:val="0"/>
              <w:marTop w:val="0"/>
              <w:marBottom w:val="0"/>
              <w:divBdr>
                <w:top w:val="single" w:sz="2" w:space="0" w:color="auto"/>
                <w:left w:val="single" w:sz="2" w:space="0" w:color="auto"/>
                <w:bottom w:val="single" w:sz="2" w:space="0" w:color="auto"/>
                <w:right w:val="single" w:sz="2" w:space="0" w:color="auto"/>
              </w:divBdr>
              <w:divsChild>
                <w:div w:id="361327869">
                  <w:marLeft w:val="0"/>
                  <w:marRight w:val="0"/>
                  <w:marTop w:val="0"/>
                  <w:marBottom w:val="0"/>
                  <w:divBdr>
                    <w:top w:val="single" w:sz="2" w:space="0" w:color="auto"/>
                    <w:left w:val="single" w:sz="2" w:space="0" w:color="auto"/>
                    <w:bottom w:val="single" w:sz="2" w:space="0" w:color="auto"/>
                    <w:right w:val="single" w:sz="2" w:space="0" w:color="auto"/>
                  </w:divBdr>
                  <w:divsChild>
                    <w:div w:id="888802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9676614">
              <w:marLeft w:val="0"/>
              <w:marRight w:val="0"/>
              <w:marTop w:val="0"/>
              <w:marBottom w:val="0"/>
              <w:divBdr>
                <w:top w:val="single" w:sz="2" w:space="0" w:color="auto"/>
                <w:left w:val="single" w:sz="2" w:space="0" w:color="auto"/>
                <w:bottom w:val="single" w:sz="2" w:space="0" w:color="auto"/>
                <w:right w:val="single" w:sz="2" w:space="0" w:color="auto"/>
              </w:divBdr>
              <w:divsChild>
                <w:div w:id="780732020">
                  <w:marLeft w:val="0"/>
                  <w:marRight w:val="0"/>
                  <w:marTop w:val="0"/>
                  <w:marBottom w:val="0"/>
                  <w:divBdr>
                    <w:top w:val="single" w:sz="2" w:space="0" w:color="auto"/>
                    <w:left w:val="single" w:sz="2" w:space="0" w:color="auto"/>
                    <w:bottom w:val="single" w:sz="2" w:space="0" w:color="auto"/>
                    <w:right w:val="single" w:sz="2" w:space="0" w:color="auto"/>
                  </w:divBdr>
                  <w:divsChild>
                    <w:div w:id="831414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8696763">
              <w:marLeft w:val="0"/>
              <w:marRight w:val="0"/>
              <w:marTop w:val="0"/>
              <w:marBottom w:val="0"/>
              <w:divBdr>
                <w:top w:val="single" w:sz="2" w:space="0" w:color="auto"/>
                <w:left w:val="single" w:sz="2" w:space="0" w:color="auto"/>
                <w:bottom w:val="single" w:sz="2" w:space="0" w:color="auto"/>
                <w:right w:val="single" w:sz="2" w:space="0" w:color="auto"/>
              </w:divBdr>
              <w:divsChild>
                <w:div w:id="768936374">
                  <w:marLeft w:val="0"/>
                  <w:marRight w:val="0"/>
                  <w:marTop w:val="0"/>
                  <w:marBottom w:val="0"/>
                  <w:divBdr>
                    <w:top w:val="single" w:sz="2" w:space="0" w:color="auto"/>
                    <w:left w:val="single" w:sz="2" w:space="0" w:color="auto"/>
                    <w:bottom w:val="single" w:sz="2" w:space="0" w:color="auto"/>
                    <w:right w:val="single" w:sz="2" w:space="0" w:color="auto"/>
                  </w:divBdr>
                  <w:divsChild>
                    <w:div w:id="95638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558321">
              <w:marLeft w:val="0"/>
              <w:marRight w:val="0"/>
              <w:marTop w:val="0"/>
              <w:marBottom w:val="0"/>
              <w:divBdr>
                <w:top w:val="single" w:sz="2" w:space="0" w:color="auto"/>
                <w:left w:val="single" w:sz="2" w:space="0" w:color="auto"/>
                <w:bottom w:val="single" w:sz="2" w:space="0" w:color="auto"/>
                <w:right w:val="single" w:sz="2" w:space="0" w:color="auto"/>
              </w:divBdr>
              <w:divsChild>
                <w:div w:id="2014067431">
                  <w:marLeft w:val="0"/>
                  <w:marRight w:val="0"/>
                  <w:marTop w:val="0"/>
                  <w:marBottom w:val="0"/>
                  <w:divBdr>
                    <w:top w:val="single" w:sz="2" w:space="0" w:color="auto"/>
                    <w:left w:val="single" w:sz="2" w:space="0" w:color="auto"/>
                    <w:bottom w:val="single" w:sz="2" w:space="0" w:color="auto"/>
                    <w:right w:val="single" w:sz="2" w:space="0" w:color="auto"/>
                  </w:divBdr>
                  <w:divsChild>
                    <w:div w:id="1851555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6159176">
              <w:marLeft w:val="0"/>
              <w:marRight w:val="0"/>
              <w:marTop w:val="0"/>
              <w:marBottom w:val="0"/>
              <w:divBdr>
                <w:top w:val="single" w:sz="2" w:space="0" w:color="auto"/>
                <w:left w:val="single" w:sz="2" w:space="0" w:color="auto"/>
                <w:bottom w:val="single" w:sz="2" w:space="0" w:color="auto"/>
                <w:right w:val="single" w:sz="2" w:space="0" w:color="auto"/>
              </w:divBdr>
              <w:divsChild>
                <w:div w:id="1282808766">
                  <w:marLeft w:val="0"/>
                  <w:marRight w:val="0"/>
                  <w:marTop w:val="0"/>
                  <w:marBottom w:val="0"/>
                  <w:divBdr>
                    <w:top w:val="single" w:sz="2" w:space="0" w:color="auto"/>
                    <w:left w:val="single" w:sz="2" w:space="0" w:color="auto"/>
                    <w:bottom w:val="single" w:sz="2" w:space="0" w:color="auto"/>
                    <w:right w:val="single" w:sz="2" w:space="0" w:color="auto"/>
                  </w:divBdr>
                  <w:divsChild>
                    <w:div w:id="1544175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466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7173666">
      <w:bodyDiv w:val="1"/>
      <w:marLeft w:val="0"/>
      <w:marRight w:val="0"/>
      <w:marTop w:val="0"/>
      <w:marBottom w:val="0"/>
      <w:divBdr>
        <w:top w:val="none" w:sz="0" w:space="0" w:color="auto"/>
        <w:left w:val="none" w:sz="0" w:space="0" w:color="auto"/>
        <w:bottom w:val="none" w:sz="0" w:space="0" w:color="auto"/>
        <w:right w:val="none" w:sz="0" w:space="0" w:color="auto"/>
      </w:divBdr>
      <w:divsChild>
        <w:div w:id="1380471263">
          <w:marLeft w:val="0"/>
          <w:marRight w:val="0"/>
          <w:marTop w:val="0"/>
          <w:marBottom w:val="0"/>
          <w:divBdr>
            <w:top w:val="single" w:sz="2" w:space="0" w:color="auto"/>
            <w:left w:val="single" w:sz="2" w:space="0" w:color="auto"/>
            <w:bottom w:val="single" w:sz="2" w:space="0" w:color="auto"/>
            <w:right w:val="single" w:sz="2" w:space="0" w:color="auto"/>
          </w:divBdr>
          <w:divsChild>
            <w:div w:id="543642719">
              <w:marLeft w:val="0"/>
              <w:marRight w:val="0"/>
              <w:marTop w:val="0"/>
              <w:marBottom w:val="0"/>
              <w:divBdr>
                <w:top w:val="single" w:sz="2" w:space="0" w:color="auto"/>
                <w:left w:val="single" w:sz="2" w:space="0" w:color="auto"/>
                <w:bottom w:val="single" w:sz="2" w:space="0" w:color="auto"/>
                <w:right w:val="single" w:sz="2" w:space="0" w:color="auto"/>
              </w:divBdr>
              <w:divsChild>
                <w:div w:id="1826701676">
                  <w:marLeft w:val="0"/>
                  <w:marRight w:val="0"/>
                  <w:marTop w:val="0"/>
                  <w:marBottom w:val="0"/>
                  <w:divBdr>
                    <w:top w:val="single" w:sz="2" w:space="0" w:color="auto"/>
                    <w:left w:val="single" w:sz="2" w:space="0" w:color="auto"/>
                    <w:bottom w:val="single" w:sz="2" w:space="0" w:color="auto"/>
                    <w:right w:val="single" w:sz="2" w:space="0" w:color="auto"/>
                  </w:divBdr>
                  <w:divsChild>
                    <w:div w:id="10035068">
                      <w:marLeft w:val="0"/>
                      <w:marRight w:val="0"/>
                      <w:marTop w:val="0"/>
                      <w:marBottom w:val="0"/>
                      <w:divBdr>
                        <w:top w:val="single" w:sz="2" w:space="0" w:color="auto"/>
                        <w:left w:val="single" w:sz="2" w:space="0" w:color="auto"/>
                        <w:bottom w:val="single" w:sz="2" w:space="0" w:color="auto"/>
                        <w:right w:val="single" w:sz="2" w:space="0" w:color="auto"/>
                      </w:divBdr>
                      <w:divsChild>
                        <w:div w:id="1930892033">
                          <w:marLeft w:val="0"/>
                          <w:marRight w:val="0"/>
                          <w:marTop w:val="0"/>
                          <w:marBottom w:val="0"/>
                          <w:divBdr>
                            <w:top w:val="single" w:sz="2" w:space="0" w:color="auto"/>
                            <w:left w:val="single" w:sz="2" w:space="0" w:color="auto"/>
                            <w:bottom w:val="single" w:sz="2" w:space="0" w:color="auto"/>
                            <w:right w:val="single" w:sz="2" w:space="0" w:color="auto"/>
                          </w:divBdr>
                          <w:divsChild>
                            <w:div w:id="1064261488">
                              <w:marLeft w:val="0"/>
                              <w:marRight w:val="0"/>
                              <w:marTop w:val="0"/>
                              <w:marBottom w:val="0"/>
                              <w:divBdr>
                                <w:top w:val="single" w:sz="2" w:space="0" w:color="auto"/>
                                <w:left w:val="single" w:sz="2" w:space="0" w:color="auto"/>
                                <w:bottom w:val="single" w:sz="2" w:space="0" w:color="auto"/>
                                <w:right w:val="single" w:sz="2" w:space="0" w:color="auto"/>
                              </w:divBdr>
                              <w:divsChild>
                                <w:div w:id="16377540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1119170">
                          <w:marLeft w:val="0"/>
                          <w:marRight w:val="0"/>
                          <w:marTop w:val="0"/>
                          <w:marBottom w:val="0"/>
                          <w:divBdr>
                            <w:top w:val="single" w:sz="2" w:space="0" w:color="auto"/>
                            <w:left w:val="single" w:sz="2" w:space="0" w:color="auto"/>
                            <w:bottom w:val="single" w:sz="2" w:space="0" w:color="auto"/>
                            <w:right w:val="single" w:sz="2" w:space="0" w:color="auto"/>
                          </w:divBdr>
                          <w:divsChild>
                            <w:div w:id="2083792169">
                              <w:marLeft w:val="0"/>
                              <w:marRight w:val="0"/>
                              <w:marTop w:val="0"/>
                              <w:marBottom w:val="0"/>
                              <w:divBdr>
                                <w:top w:val="single" w:sz="2" w:space="0" w:color="auto"/>
                                <w:left w:val="single" w:sz="2" w:space="0" w:color="auto"/>
                                <w:bottom w:val="single" w:sz="2" w:space="0" w:color="auto"/>
                                <w:right w:val="single" w:sz="2" w:space="0" w:color="auto"/>
                              </w:divBdr>
                              <w:divsChild>
                                <w:div w:id="1937320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5251548">
                          <w:marLeft w:val="0"/>
                          <w:marRight w:val="0"/>
                          <w:marTop w:val="0"/>
                          <w:marBottom w:val="0"/>
                          <w:divBdr>
                            <w:top w:val="single" w:sz="2" w:space="0" w:color="auto"/>
                            <w:left w:val="single" w:sz="2" w:space="0" w:color="auto"/>
                            <w:bottom w:val="single" w:sz="2" w:space="0" w:color="auto"/>
                            <w:right w:val="single" w:sz="2" w:space="0" w:color="auto"/>
                          </w:divBdr>
                          <w:divsChild>
                            <w:div w:id="1973124445">
                              <w:marLeft w:val="0"/>
                              <w:marRight w:val="0"/>
                              <w:marTop w:val="0"/>
                              <w:marBottom w:val="0"/>
                              <w:divBdr>
                                <w:top w:val="single" w:sz="2" w:space="0" w:color="auto"/>
                                <w:left w:val="single" w:sz="2" w:space="0" w:color="auto"/>
                                <w:bottom w:val="single" w:sz="2" w:space="0" w:color="auto"/>
                                <w:right w:val="single" w:sz="2" w:space="0" w:color="auto"/>
                              </w:divBdr>
                              <w:divsChild>
                                <w:div w:id="12642607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3797803">
                          <w:marLeft w:val="0"/>
                          <w:marRight w:val="0"/>
                          <w:marTop w:val="0"/>
                          <w:marBottom w:val="0"/>
                          <w:divBdr>
                            <w:top w:val="single" w:sz="2" w:space="0" w:color="auto"/>
                            <w:left w:val="single" w:sz="2" w:space="0" w:color="auto"/>
                            <w:bottom w:val="single" w:sz="2" w:space="0" w:color="auto"/>
                            <w:right w:val="single" w:sz="2" w:space="0" w:color="auto"/>
                          </w:divBdr>
                          <w:divsChild>
                            <w:div w:id="1034382268">
                              <w:marLeft w:val="0"/>
                              <w:marRight w:val="0"/>
                              <w:marTop w:val="0"/>
                              <w:marBottom w:val="0"/>
                              <w:divBdr>
                                <w:top w:val="single" w:sz="2" w:space="0" w:color="auto"/>
                                <w:left w:val="single" w:sz="2" w:space="0" w:color="auto"/>
                                <w:bottom w:val="single" w:sz="2" w:space="0" w:color="auto"/>
                                <w:right w:val="single" w:sz="2" w:space="0" w:color="auto"/>
                              </w:divBdr>
                              <w:divsChild>
                                <w:div w:id="15047072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711766">
                          <w:marLeft w:val="0"/>
                          <w:marRight w:val="0"/>
                          <w:marTop w:val="0"/>
                          <w:marBottom w:val="0"/>
                          <w:divBdr>
                            <w:top w:val="single" w:sz="2" w:space="0" w:color="auto"/>
                            <w:left w:val="single" w:sz="2" w:space="0" w:color="auto"/>
                            <w:bottom w:val="single" w:sz="2" w:space="0" w:color="auto"/>
                            <w:right w:val="single" w:sz="2" w:space="0" w:color="auto"/>
                          </w:divBdr>
                          <w:divsChild>
                            <w:div w:id="1857041789">
                              <w:marLeft w:val="0"/>
                              <w:marRight w:val="0"/>
                              <w:marTop w:val="0"/>
                              <w:marBottom w:val="0"/>
                              <w:divBdr>
                                <w:top w:val="single" w:sz="2" w:space="0" w:color="auto"/>
                                <w:left w:val="single" w:sz="2" w:space="0" w:color="auto"/>
                                <w:bottom w:val="single" w:sz="2" w:space="0" w:color="auto"/>
                                <w:right w:val="single" w:sz="2" w:space="0" w:color="auto"/>
                              </w:divBdr>
                              <w:divsChild>
                                <w:div w:id="600067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3277181">
                          <w:marLeft w:val="0"/>
                          <w:marRight w:val="0"/>
                          <w:marTop w:val="0"/>
                          <w:marBottom w:val="0"/>
                          <w:divBdr>
                            <w:top w:val="single" w:sz="2" w:space="0" w:color="auto"/>
                            <w:left w:val="single" w:sz="2" w:space="0" w:color="auto"/>
                            <w:bottom w:val="single" w:sz="2" w:space="0" w:color="auto"/>
                            <w:right w:val="single" w:sz="2" w:space="0" w:color="auto"/>
                          </w:divBdr>
                          <w:divsChild>
                            <w:div w:id="361631627">
                              <w:marLeft w:val="0"/>
                              <w:marRight w:val="0"/>
                              <w:marTop w:val="0"/>
                              <w:marBottom w:val="0"/>
                              <w:divBdr>
                                <w:top w:val="single" w:sz="2" w:space="0" w:color="auto"/>
                                <w:left w:val="single" w:sz="2" w:space="0" w:color="auto"/>
                                <w:bottom w:val="single" w:sz="2" w:space="0" w:color="auto"/>
                                <w:right w:val="single" w:sz="2" w:space="0" w:color="auto"/>
                              </w:divBdr>
                              <w:divsChild>
                                <w:div w:id="19820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6517114">
                          <w:marLeft w:val="0"/>
                          <w:marRight w:val="0"/>
                          <w:marTop w:val="0"/>
                          <w:marBottom w:val="0"/>
                          <w:divBdr>
                            <w:top w:val="single" w:sz="2" w:space="0" w:color="auto"/>
                            <w:left w:val="single" w:sz="2" w:space="0" w:color="auto"/>
                            <w:bottom w:val="single" w:sz="2" w:space="0" w:color="auto"/>
                            <w:right w:val="single" w:sz="2" w:space="0" w:color="auto"/>
                          </w:divBdr>
                          <w:divsChild>
                            <w:div w:id="1278637687">
                              <w:marLeft w:val="0"/>
                              <w:marRight w:val="0"/>
                              <w:marTop w:val="0"/>
                              <w:marBottom w:val="0"/>
                              <w:divBdr>
                                <w:top w:val="single" w:sz="2" w:space="0" w:color="auto"/>
                                <w:left w:val="single" w:sz="2" w:space="0" w:color="auto"/>
                                <w:bottom w:val="single" w:sz="2" w:space="0" w:color="auto"/>
                                <w:right w:val="single" w:sz="2" w:space="0" w:color="auto"/>
                              </w:divBdr>
                              <w:divsChild>
                                <w:div w:id="1996449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3286560">
                          <w:marLeft w:val="0"/>
                          <w:marRight w:val="0"/>
                          <w:marTop w:val="0"/>
                          <w:marBottom w:val="0"/>
                          <w:divBdr>
                            <w:top w:val="single" w:sz="2" w:space="0" w:color="auto"/>
                            <w:left w:val="single" w:sz="2" w:space="0" w:color="auto"/>
                            <w:bottom w:val="single" w:sz="2" w:space="0" w:color="auto"/>
                            <w:right w:val="single" w:sz="2" w:space="0" w:color="auto"/>
                          </w:divBdr>
                          <w:divsChild>
                            <w:div w:id="1288312219">
                              <w:marLeft w:val="0"/>
                              <w:marRight w:val="0"/>
                              <w:marTop w:val="0"/>
                              <w:marBottom w:val="0"/>
                              <w:divBdr>
                                <w:top w:val="single" w:sz="2" w:space="0" w:color="auto"/>
                                <w:left w:val="single" w:sz="2" w:space="0" w:color="auto"/>
                                <w:bottom w:val="single" w:sz="2" w:space="0" w:color="auto"/>
                                <w:right w:val="single" w:sz="2" w:space="0" w:color="auto"/>
                              </w:divBdr>
                              <w:divsChild>
                                <w:div w:id="486409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6143834">
                          <w:marLeft w:val="0"/>
                          <w:marRight w:val="0"/>
                          <w:marTop w:val="0"/>
                          <w:marBottom w:val="0"/>
                          <w:divBdr>
                            <w:top w:val="single" w:sz="2" w:space="0" w:color="auto"/>
                            <w:left w:val="single" w:sz="2" w:space="0" w:color="auto"/>
                            <w:bottom w:val="single" w:sz="2" w:space="0" w:color="auto"/>
                            <w:right w:val="single" w:sz="2" w:space="0" w:color="auto"/>
                          </w:divBdr>
                          <w:divsChild>
                            <w:div w:id="1605529749">
                              <w:marLeft w:val="0"/>
                              <w:marRight w:val="0"/>
                              <w:marTop w:val="0"/>
                              <w:marBottom w:val="0"/>
                              <w:divBdr>
                                <w:top w:val="single" w:sz="2" w:space="0" w:color="auto"/>
                                <w:left w:val="single" w:sz="2" w:space="0" w:color="auto"/>
                                <w:bottom w:val="single" w:sz="2" w:space="0" w:color="auto"/>
                                <w:right w:val="single" w:sz="2" w:space="0" w:color="auto"/>
                              </w:divBdr>
                              <w:divsChild>
                                <w:div w:id="20745012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18976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6399059">
          <w:marLeft w:val="0"/>
          <w:marRight w:val="0"/>
          <w:marTop w:val="0"/>
          <w:marBottom w:val="0"/>
          <w:divBdr>
            <w:top w:val="single" w:sz="2" w:space="0" w:color="auto"/>
            <w:left w:val="single" w:sz="2" w:space="0" w:color="auto"/>
            <w:bottom w:val="single" w:sz="2" w:space="0" w:color="auto"/>
            <w:right w:val="single" w:sz="2" w:space="0" w:color="auto"/>
          </w:divBdr>
          <w:divsChild>
            <w:div w:id="1781215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0523639">
      <w:bodyDiv w:val="1"/>
      <w:marLeft w:val="0"/>
      <w:marRight w:val="0"/>
      <w:marTop w:val="0"/>
      <w:marBottom w:val="0"/>
      <w:divBdr>
        <w:top w:val="none" w:sz="0" w:space="0" w:color="auto"/>
        <w:left w:val="none" w:sz="0" w:space="0" w:color="auto"/>
        <w:bottom w:val="none" w:sz="0" w:space="0" w:color="auto"/>
        <w:right w:val="none" w:sz="0" w:space="0" w:color="auto"/>
      </w:divBdr>
      <w:divsChild>
        <w:div w:id="1275870523">
          <w:marLeft w:val="0"/>
          <w:marRight w:val="0"/>
          <w:marTop w:val="0"/>
          <w:marBottom w:val="0"/>
          <w:divBdr>
            <w:top w:val="single" w:sz="2" w:space="0" w:color="auto"/>
            <w:left w:val="single" w:sz="2" w:space="0" w:color="auto"/>
            <w:bottom w:val="single" w:sz="2" w:space="0" w:color="auto"/>
            <w:right w:val="single" w:sz="2" w:space="0" w:color="auto"/>
          </w:divBdr>
          <w:divsChild>
            <w:div w:id="1198423000">
              <w:marLeft w:val="0"/>
              <w:marRight w:val="0"/>
              <w:marTop w:val="0"/>
              <w:marBottom w:val="0"/>
              <w:divBdr>
                <w:top w:val="single" w:sz="2" w:space="0" w:color="auto"/>
                <w:left w:val="single" w:sz="2" w:space="0" w:color="auto"/>
                <w:bottom w:val="single" w:sz="2" w:space="0" w:color="auto"/>
                <w:right w:val="single" w:sz="2" w:space="0" w:color="auto"/>
              </w:divBdr>
              <w:divsChild>
                <w:div w:id="733433265">
                  <w:marLeft w:val="0"/>
                  <w:marRight w:val="0"/>
                  <w:marTop w:val="0"/>
                  <w:marBottom w:val="0"/>
                  <w:divBdr>
                    <w:top w:val="single" w:sz="2" w:space="0" w:color="auto"/>
                    <w:left w:val="single" w:sz="2" w:space="0" w:color="auto"/>
                    <w:bottom w:val="single" w:sz="2" w:space="0" w:color="auto"/>
                    <w:right w:val="single" w:sz="2" w:space="0" w:color="auto"/>
                  </w:divBdr>
                  <w:divsChild>
                    <w:div w:id="173765064">
                      <w:marLeft w:val="0"/>
                      <w:marRight w:val="0"/>
                      <w:marTop w:val="0"/>
                      <w:marBottom w:val="0"/>
                      <w:divBdr>
                        <w:top w:val="single" w:sz="2" w:space="0" w:color="auto"/>
                        <w:left w:val="single" w:sz="2" w:space="0" w:color="auto"/>
                        <w:bottom w:val="single" w:sz="2" w:space="0" w:color="auto"/>
                        <w:right w:val="single" w:sz="2" w:space="0" w:color="auto"/>
                      </w:divBdr>
                      <w:divsChild>
                        <w:div w:id="1517113338">
                          <w:marLeft w:val="0"/>
                          <w:marRight w:val="0"/>
                          <w:marTop w:val="0"/>
                          <w:marBottom w:val="0"/>
                          <w:divBdr>
                            <w:top w:val="single" w:sz="2" w:space="0" w:color="auto"/>
                            <w:left w:val="single" w:sz="2" w:space="0" w:color="auto"/>
                            <w:bottom w:val="single" w:sz="2" w:space="0" w:color="auto"/>
                            <w:right w:val="single" w:sz="2" w:space="0" w:color="auto"/>
                          </w:divBdr>
                          <w:divsChild>
                            <w:div w:id="183634483">
                              <w:marLeft w:val="0"/>
                              <w:marRight w:val="0"/>
                              <w:marTop w:val="0"/>
                              <w:marBottom w:val="0"/>
                              <w:divBdr>
                                <w:top w:val="single" w:sz="2" w:space="0" w:color="auto"/>
                                <w:left w:val="single" w:sz="2" w:space="0" w:color="auto"/>
                                <w:bottom w:val="single" w:sz="2" w:space="0" w:color="auto"/>
                                <w:right w:val="single" w:sz="2" w:space="0" w:color="auto"/>
                              </w:divBdr>
                              <w:divsChild>
                                <w:div w:id="704255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9115429">
                          <w:marLeft w:val="0"/>
                          <w:marRight w:val="0"/>
                          <w:marTop w:val="0"/>
                          <w:marBottom w:val="0"/>
                          <w:divBdr>
                            <w:top w:val="single" w:sz="2" w:space="0" w:color="auto"/>
                            <w:left w:val="single" w:sz="2" w:space="0" w:color="auto"/>
                            <w:bottom w:val="single" w:sz="2" w:space="0" w:color="auto"/>
                            <w:right w:val="single" w:sz="2" w:space="0" w:color="auto"/>
                          </w:divBdr>
                          <w:divsChild>
                            <w:div w:id="1495485530">
                              <w:marLeft w:val="0"/>
                              <w:marRight w:val="0"/>
                              <w:marTop w:val="0"/>
                              <w:marBottom w:val="0"/>
                              <w:divBdr>
                                <w:top w:val="single" w:sz="2" w:space="0" w:color="auto"/>
                                <w:left w:val="single" w:sz="2" w:space="0" w:color="auto"/>
                                <w:bottom w:val="single" w:sz="2" w:space="0" w:color="auto"/>
                                <w:right w:val="single" w:sz="2" w:space="0" w:color="auto"/>
                              </w:divBdr>
                              <w:divsChild>
                                <w:div w:id="1152797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717812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454511">
          <w:marLeft w:val="0"/>
          <w:marRight w:val="0"/>
          <w:marTop w:val="0"/>
          <w:marBottom w:val="0"/>
          <w:divBdr>
            <w:top w:val="single" w:sz="2" w:space="0" w:color="auto"/>
            <w:left w:val="single" w:sz="2" w:space="0" w:color="auto"/>
            <w:bottom w:val="single" w:sz="2" w:space="0" w:color="auto"/>
            <w:right w:val="single" w:sz="2" w:space="0" w:color="auto"/>
          </w:divBdr>
          <w:divsChild>
            <w:div w:id="595988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6514133">
      <w:bodyDiv w:val="1"/>
      <w:marLeft w:val="0"/>
      <w:marRight w:val="0"/>
      <w:marTop w:val="0"/>
      <w:marBottom w:val="0"/>
      <w:divBdr>
        <w:top w:val="none" w:sz="0" w:space="0" w:color="auto"/>
        <w:left w:val="none" w:sz="0" w:space="0" w:color="auto"/>
        <w:bottom w:val="none" w:sz="0" w:space="0" w:color="auto"/>
        <w:right w:val="none" w:sz="0" w:space="0" w:color="auto"/>
      </w:divBdr>
      <w:divsChild>
        <w:div w:id="2043897294">
          <w:marLeft w:val="0"/>
          <w:marRight w:val="0"/>
          <w:marTop w:val="0"/>
          <w:marBottom w:val="0"/>
          <w:divBdr>
            <w:top w:val="single" w:sz="2" w:space="0" w:color="auto"/>
            <w:left w:val="single" w:sz="2" w:space="0" w:color="auto"/>
            <w:bottom w:val="single" w:sz="2" w:space="0" w:color="auto"/>
            <w:right w:val="single" w:sz="2" w:space="0" w:color="auto"/>
          </w:divBdr>
          <w:divsChild>
            <w:div w:id="213778635">
              <w:marLeft w:val="0"/>
              <w:marRight w:val="0"/>
              <w:marTop w:val="0"/>
              <w:marBottom w:val="0"/>
              <w:divBdr>
                <w:top w:val="single" w:sz="2" w:space="0" w:color="auto"/>
                <w:left w:val="single" w:sz="2" w:space="0" w:color="auto"/>
                <w:bottom w:val="single" w:sz="2" w:space="0" w:color="auto"/>
                <w:right w:val="single" w:sz="2" w:space="0" w:color="auto"/>
              </w:divBdr>
              <w:divsChild>
                <w:div w:id="898172057">
                  <w:marLeft w:val="0"/>
                  <w:marRight w:val="0"/>
                  <w:marTop w:val="0"/>
                  <w:marBottom w:val="0"/>
                  <w:divBdr>
                    <w:top w:val="single" w:sz="2" w:space="0" w:color="auto"/>
                    <w:left w:val="single" w:sz="2" w:space="0" w:color="auto"/>
                    <w:bottom w:val="single" w:sz="2" w:space="0" w:color="auto"/>
                    <w:right w:val="single" w:sz="2" w:space="0" w:color="auto"/>
                  </w:divBdr>
                  <w:divsChild>
                    <w:div w:id="1586643510">
                      <w:marLeft w:val="0"/>
                      <w:marRight w:val="0"/>
                      <w:marTop w:val="0"/>
                      <w:marBottom w:val="0"/>
                      <w:divBdr>
                        <w:top w:val="single" w:sz="2" w:space="0" w:color="auto"/>
                        <w:left w:val="single" w:sz="2" w:space="0" w:color="auto"/>
                        <w:bottom w:val="single" w:sz="2" w:space="0" w:color="auto"/>
                        <w:right w:val="single" w:sz="2" w:space="0" w:color="auto"/>
                      </w:divBdr>
                      <w:divsChild>
                        <w:div w:id="907308352">
                          <w:marLeft w:val="0"/>
                          <w:marRight w:val="0"/>
                          <w:marTop w:val="0"/>
                          <w:marBottom w:val="0"/>
                          <w:divBdr>
                            <w:top w:val="single" w:sz="2" w:space="0" w:color="auto"/>
                            <w:left w:val="single" w:sz="2" w:space="0" w:color="auto"/>
                            <w:bottom w:val="single" w:sz="2" w:space="0" w:color="auto"/>
                            <w:right w:val="single" w:sz="2" w:space="0" w:color="auto"/>
                          </w:divBdr>
                          <w:divsChild>
                            <w:div w:id="1426459113">
                              <w:marLeft w:val="0"/>
                              <w:marRight w:val="0"/>
                              <w:marTop w:val="0"/>
                              <w:marBottom w:val="0"/>
                              <w:divBdr>
                                <w:top w:val="single" w:sz="2" w:space="0" w:color="auto"/>
                                <w:left w:val="single" w:sz="2" w:space="0" w:color="auto"/>
                                <w:bottom w:val="single" w:sz="2" w:space="0" w:color="auto"/>
                                <w:right w:val="single" w:sz="2" w:space="0" w:color="auto"/>
                              </w:divBdr>
                              <w:divsChild>
                                <w:div w:id="2065332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0857579">
                          <w:marLeft w:val="0"/>
                          <w:marRight w:val="0"/>
                          <w:marTop w:val="0"/>
                          <w:marBottom w:val="0"/>
                          <w:divBdr>
                            <w:top w:val="single" w:sz="2" w:space="0" w:color="auto"/>
                            <w:left w:val="single" w:sz="2" w:space="0" w:color="auto"/>
                            <w:bottom w:val="single" w:sz="2" w:space="0" w:color="auto"/>
                            <w:right w:val="single" w:sz="2" w:space="0" w:color="auto"/>
                          </w:divBdr>
                          <w:divsChild>
                            <w:div w:id="694306166">
                              <w:marLeft w:val="0"/>
                              <w:marRight w:val="0"/>
                              <w:marTop w:val="0"/>
                              <w:marBottom w:val="0"/>
                              <w:divBdr>
                                <w:top w:val="single" w:sz="2" w:space="0" w:color="auto"/>
                                <w:left w:val="single" w:sz="2" w:space="0" w:color="auto"/>
                                <w:bottom w:val="single" w:sz="2" w:space="0" w:color="auto"/>
                                <w:right w:val="single" w:sz="2" w:space="0" w:color="auto"/>
                              </w:divBdr>
                              <w:divsChild>
                                <w:div w:id="13659871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1185344">
                          <w:marLeft w:val="0"/>
                          <w:marRight w:val="0"/>
                          <w:marTop w:val="0"/>
                          <w:marBottom w:val="0"/>
                          <w:divBdr>
                            <w:top w:val="single" w:sz="2" w:space="0" w:color="auto"/>
                            <w:left w:val="single" w:sz="2" w:space="0" w:color="auto"/>
                            <w:bottom w:val="single" w:sz="2" w:space="0" w:color="auto"/>
                            <w:right w:val="single" w:sz="2" w:space="0" w:color="auto"/>
                          </w:divBdr>
                          <w:divsChild>
                            <w:div w:id="213589363">
                              <w:marLeft w:val="0"/>
                              <w:marRight w:val="0"/>
                              <w:marTop w:val="0"/>
                              <w:marBottom w:val="0"/>
                              <w:divBdr>
                                <w:top w:val="single" w:sz="2" w:space="0" w:color="auto"/>
                                <w:left w:val="single" w:sz="2" w:space="0" w:color="auto"/>
                                <w:bottom w:val="single" w:sz="2" w:space="0" w:color="auto"/>
                                <w:right w:val="single" w:sz="2" w:space="0" w:color="auto"/>
                              </w:divBdr>
                              <w:divsChild>
                                <w:div w:id="764956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0775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0330431">
      <w:bodyDiv w:val="1"/>
      <w:marLeft w:val="0"/>
      <w:marRight w:val="0"/>
      <w:marTop w:val="0"/>
      <w:marBottom w:val="0"/>
      <w:divBdr>
        <w:top w:val="none" w:sz="0" w:space="0" w:color="auto"/>
        <w:left w:val="none" w:sz="0" w:space="0" w:color="auto"/>
        <w:bottom w:val="none" w:sz="0" w:space="0" w:color="auto"/>
        <w:right w:val="none" w:sz="0" w:space="0" w:color="auto"/>
      </w:divBdr>
      <w:divsChild>
        <w:div w:id="1971863994">
          <w:marLeft w:val="0"/>
          <w:marRight w:val="0"/>
          <w:marTop w:val="0"/>
          <w:marBottom w:val="0"/>
          <w:divBdr>
            <w:top w:val="single" w:sz="2" w:space="0" w:color="auto"/>
            <w:left w:val="single" w:sz="2" w:space="0" w:color="auto"/>
            <w:bottom w:val="single" w:sz="2" w:space="0" w:color="auto"/>
            <w:right w:val="single" w:sz="2" w:space="0" w:color="auto"/>
          </w:divBdr>
          <w:divsChild>
            <w:div w:id="528110635">
              <w:marLeft w:val="0"/>
              <w:marRight w:val="0"/>
              <w:marTop w:val="0"/>
              <w:marBottom w:val="0"/>
              <w:divBdr>
                <w:top w:val="single" w:sz="2" w:space="0" w:color="auto"/>
                <w:left w:val="single" w:sz="2" w:space="0" w:color="auto"/>
                <w:bottom w:val="single" w:sz="2" w:space="0" w:color="auto"/>
                <w:right w:val="single" w:sz="2" w:space="0" w:color="auto"/>
              </w:divBdr>
              <w:divsChild>
                <w:div w:id="1750498700">
                  <w:marLeft w:val="0"/>
                  <w:marRight w:val="0"/>
                  <w:marTop w:val="0"/>
                  <w:marBottom w:val="0"/>
                  <w:divBdr>
                    <w:top w:val="single" w:sz="2" w:space="0" w:color="auto"/>
                    <w:left w:val="single" w:sz="2" w:space="0" w:color="auto"/>
                    <w:bottom w:val="single" w:sz="2" w:space="0" w:color="auto"/>
                    <w:right w:val="single" w:sz="2" w:space="0" w:color="auto"/>
                  </w:divBdr>
                  <w:divsChild>
                    <w:div w:id="491799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4317551">
              <w:marLeft w:val="0"/>
              <w:marRight w:val="0"/>
              <w:marTop w:val="0"/>
              <w:marBottom w:val="0"/>
              <w:divBdr>
                <w:top w:val="single" w:sz="2" w:space="0" w:color="auto"/>
                <w:left w:val="single" w:sz="2" w:space="0" w:color="auto"/>
                <w:bottom w:val="single" w:sz="2" w:space="0" w:color="auto"/>
                <w:right w:val="single" w:sz="2" w:space="0" w:color="auto"/>
              </w:divBdr>
              <w:divsChild>
                <w:div w:id="149634773">
                  <w:marLeft w:val="0"/>
                  <w:marRight w:val="0"/>
                  <w:marTop w:val="0"/>
                  <w:marBottom w:val="0"/>
                  <w:divBdr>
                    <w:top w:val="single" w:sz="2" w:space="0" w:color="auto"/>
                    <w:left w:val="single" w:sz="2" w:space="0" w:color="auto"/>
                    <w:bottom w:val="single" w:sz="2" w:space="0" w:color="auto"/>
                    <w:right w:val="single" w:sz="2" w:space="0" w:color="auto"/>
                  </w:divBdr>
                  <w:divsChild>
                    <w:div w:id="1538802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9906726">
              <w:marLeft w:val="0"/>
              <w:marRight w:val="0"/>
              <w:marTop w:val="0"/>
              <w:marBottom w:val="0"/>
              <w:divBdr>
                <w:top w:val="single" w:sz="2" w:space="0" w:color="auto"/>
                <w:left w:val="single" w:sz="2" w:space="0" w:color="auto"/>
                <w:bottom w:val="single" w:sz="2" w:space="0" w:color="auto"/>
                <w:right w:val="single" w:sz="2" w:space="0" w:color="auto"/>
              </w:divBdr>
              <w:divsChild>
                <w:div w:id="1611741992">
                  <w:marLeft w:val="0"/>
                  <w:marRight w:val="0"/>
                  <w:marTop w:val="0"/>
                  <w:marBottom w:val="0"/>
                  <w:divBdr>
                    <w:top w:val="single" w:sz="2" w:space="0" w:color="auto"/>
                    <w:left w:val="single" w:sz="2" w:space="0" w:color="auto"/>
                    <w:bottom w:val="single" w:sz="2" w:space="0" w:color="auto"/>
                    <w:right w:val="single" w:sz="2" w:space="0" w:color="auto"/>
                  </w:divBdr>
                  <w:divsChild>
                    <w:div w:id="373427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542698">
              <w:marLeft w:val="0"/>
              <w:marRight w:val="0"/>
              <w:marTop w:val="0"/>
              <w:marBottom w:val="0"/>
              <w:divBdr>
                <w:top w:val="single" w:sz="2" w:space="0" w:color="auto"/>
                <w:left w:val="single" w:sz="2" w:space="0" w:color="auto"/>
                <w:bottom w:val="single" w:sz="2" w:space="0" w:color="auto"/>
                <w:right w:val="single" w:sz="2" w:space="0" w:color="auto"/>
              </w:divBdr>
              <w:divsChild>
                <w:div w:id="2141721709">
                  <w:marLeft w:val="0"/>
                  <w:marRight w:val="0"/>
                  <w:marTop w:val="0"/>
                  <w:marBottom w:val="0"/>
                  <w:divBdr>
                    <w:top w:val="single" w:sz="2" w:space="0" w:color="auto"/>
                    <w:left w:val="single" w:sz="2" w:space="0" w:color="auto"/>
                    <w:bottom w:val="single" w:sz="2" w:space="0" w:color="auto"/>
                    <w:right w:val="single" w:sz="2" w:space="0" w:color="auto"/>
                  </w:divBdr>
                  <w:divsChild>
                    <w:div w:id="1340233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3711101">
              <w:marLeft w:val="0"/>
              <w:marRight w:val="0"/>
              <w:marTop w:val="0"/>
              <w:marBottom w:val="0"/>
              <w:divBdr>
                <w:top w:val="single" w:sz="2" w:space="0" w:color="auto"/>
                <w:left w:val="single" w:sz="2" w:space="0" w:color="auto"/>
                <w:bottom w:val="single" w:sz="2" w:space="0" w:color="auto"/>
                <w:right w:val="single" w:sz="2" w:space="0" w:color="auto"/>
              </w:divBdr>
              <w:divsChild>
                <w:div w:id="1295598235">
                  <w:marLeft w:val="0"/>
                  <w:marRight w:val="0"/>
                  <w:marTop w:val="0"/>
                  <w:marBottom w:val="0"/>
                  <w:divBdr>
                    <w:top w:val="single" w:sz="2" w:space="0" w:color="auto"/>
                    <w:left w:val="single" w:sz="2" w:space="0" w:color="auto"/>
                    <w:bottom w:val="single" w:sz="2" w:space="0" w:color="auto"/>
                    <w:right w:val="single" w:sz="2" w:space="0" w:color="auto"/>
                  </w:divBdr>
                  <w:divsChild>
                    <w:div w:id="4838144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3333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8143213">
      <w:bodyDiv w:val="1"/>
      <w:marLeft w:val="0"/>
      <w:marRight w:val="0"/>
      <w:marTop w:val="0"/>
      <w:marBottom w:val="0"/>
      <w:divBdr>
        <w:top w:val="none" w:sz="0" w:space="0" w:color="auto"/>
        <w:left w:val="none" w:sz="0" w:space="0" w:color="auto"/>
        <w:bottom w:val="none" w:sz="0" w:space="0" w:color="auto"/>
        <w:right w:val="none" w:sz="0" w:space="0" w:color="auto"/>
      </w:divBdr>
      <w:divsChild>
        <w:div w:id="1492257923">
          <w:marLeft w:val="0"/>
          <w:marRight w:val="0"/>
          <w:marTop w:val="0"/>
          <w:marBottom w:val="0"/>
          <w:divBdr>
            <w:top w:val="single" w:sz="2" w:space="0" w:color="auto"/>
            <w:left w:val="single" w:sz="2" w:space="0" w:color="auto"/>
            <w:bottom w:val="single" w:sz="2" w:space="0" w:color="auto"/>
            <w:right w:val="single" w:sz="2" w:space="0" w:color="auto"/>
          </w:divBdr>
          <w:divsChild>
            <w:div w:id="481653860">
              <w:marLeft w:val="0"/>
              <w:marRight w:val="0"/>
              <w:marTop w:val="0"/>
              <w:marBottom w:val="0"/>
              <w:divBdr>
                <w:top w:val="single" w:sz="2" w:space="0" w:color="auto"/>
                <w:left w:val="single" w:sz="2" w:space="0" w:color="auto"/>
                <w:bottom w:val="single" w:sz="2" w:space="0" w:color="auto"/>
                <w:right w:val="single" w:sz="2" w:space="0" w:color="auto"/>
              </w:divBdr>
              <w:divsChild>
                <w:div w:id="531505172">
                  <w:marLeft w:val="0"/>
                  <w:marRight w:val="0"/>
                  <w:marTop w:val="0"/>
                  <w:marBottom w:val="0"/>
                  <w:divBdr>
                    <w:top w:val="single" w:sz="2" w:space="0" w:color="auto"/>
                    <w:left w:val="single" w:sz="2" w:space="0" w:color="auto"/>
                    <w:bottom w:val="single" w:sz="2" w:space="0" w:color="auto"/>
                    <w:right w:val="single" w:sz="2" w:space="0" w:color="auto"/>
                  </w:divBdr>
                  <w:divsChild>
                    <w:div w:id="77556344">
                      <w:marLeft w:val="0"/>
                      <w:marRight w:val="0"/>
                      <w:marTop w:val="0"/>
                      <w:marBottom w:val="0"/>
                      <w:divBdr>
                        <w:top w:val="single" w:sz="2" w:space="0" w:color="auto"/>
                        <w:left w:val="single" w:sz="2" w:space="0" w:color="auto"/>
                        <w:bottom w:val="single" w:sz="2" w:space="0" w:color="auto"/>
                        <w:right w:val="single" w:sz="2" w:space="0" w:color="auto"/>
                      </w:divBdr>
                      <w:divsChild>
                        <w:div w:id="2063366985">
                          <w:marLeft w:val="0"/>
                          <w:marRight w:val="0"/>
                          <w:marTop w:val="0"/>
                          <w:marBottom w:val="0"/>
                          <w:divBdr>
                            <w:top w:val="single" w:sz="2" w:space="0" w:color="auto"/>
                            <w:left w:val="single" w:sz="2" w:space="0" w:color="auto"/>
                            <w:bottom w:val="single" w:sz="2" w:space="0" w:color="auto"/>
                            <w:right w:val="single" w:sz="2" w:space="0" w:color="auto"/>
                          </w:divBdr>
                          <w:divsChild>
                            <w:div w:id="1072310078">
                              <w:marLeft w:val="0"/>
                              <w:marRight w:val="0"/>
                              <w:marTop w:val="0"/>
                              <w:marBottom w:val="0"/>
                              <w:divBdr>
                                <w:top w:val="single" w:sz="2" w:space="0" w:color="auto"/>
                                <w:left w:val="single" w:sz="2" w:space="0" w:color="auto"/>
                                <w:bottom w:val="single" w:sz="2" w:space="0" w:color="auto"/>
                                <w:right w:val="single" w:sz="2" w:space="0" w:color="auto"/>
                              </w:divBdr>
                              <w:divsChild>
                                <w:div w:id="435443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6688930">
                          <w:marLeft w:val="0"/>
                          <w:marRight w:val="0"/>
                          <w:marTop w:val="0"/>
                          <w:marBottom w:val="0"/>
                          <w:divBdr>
                            <w:top w:val="single" w:sz="2" w:space="0" w:color="auto"/>
                            <w:left w:val="single" w:sz="2" w:space="0" w:color="auto"/>
                            <w:bottom w:val="single" w:sz="2" w:space="0" w:color="auto"/>
                            <w:right w:val="single" w:sz="2" w:space="0" w:color="auto"/>
                          </w:divBdr>
                          <w:divsChild>
                            <w:div w:id="1551651234">
                              <w:marLeft w:val="0"/>
                              <w:marRight w:val="0"/>
                              <w:marTop w:val="0"/>
                              <w:marBottom w:val="0"/>
                              <w:divBdr>
                                <w:top w:val="single" w:sz="2" w:space="0" w:color="auto"/>
                                <w:left w:val="single" w:sz="2" w:space="0" w:color="auto"/>
                                <w:bottom w:val="single" w:sz="2" w:space="0" w:color="auto"/>
                                <w:right w:val="single" w:sz="2" w:space="0" w:color="auto"/>
                              </w:divBdr>
                              <w:divsChild>
                                <w:div w:id="12745604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0373767">
                          <w:marLeft w:val="0"/>
                          <w:marRight w:val="0"/>
                          <w:marTop w:val="0"/>
                          <w:marBottom w:val="0"/>
                          <w:divBdr>
                            <w:top w:val="single" w:sz="2" w:space="0" w:color="auto"/>
                            <w:left w:val="single" w:sz="2" w:space="0" w:color="auto"/>
                            <w:bottom w:val="single" w:sz="2" w:space="0" w:color="auto"/>
                            <w:right w:val="single" w:sz="2" w:space="0" w:color="auto"/>
                          </w:divBdr>
                          <w:divsChild>
                            <w:div w:id="1603755631">
                              <w:marLeft w:val="0"/>
                              <w:marRight w:val="0"/>
                              <w:marTop w:val="0"/>
                              <w:marBottom w:val="0"/>
                              <w:divBdr>
                                <w:top w:val="single" w:sz="2" w:space="0" w:color="auto"/>
                                <w:left w:val="single" w:sz="2" w:space="0" w:color="auto"/>
                                <w:bottom w:val="single" w:sz="2" w:space="0" w:color="auto"/>
                                <w:right w:val="single" w:sz="2" w:space="0" w:color="auto"/>
                              </w:divBdr>
                              <w:divsChild>
                                <w:div w:id="1866676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920873">
                          <w:marLeft w:val="0"/>
                          <w:marRight w:val="0"/>
                          <w:marTop w:val="0"/>
                          <w:marBottom w:val="0"/>
                          <w:divBdr>
                            <w:top w:val="single" w:sz="2" w:space="0" w:color="auto"/>
                            <w:left w:val="single" w:sz="2" w:space="0" w:color="auto"/>
                            <w:bottom w:val="single" w:sz="2" w:space="0" w:color="auto"/>
                            <w:right w:val="single" w:sz="2" w:space="0" w:color="auto"/>
                          </w:divBdr>
                          <w:divsChild>
                            <w:div w:id="294602967">
                              <w:marLeft w:val="0"/>
                              <w:marRight w:val="0"/>
                              <w:marTop w:val="0"/>
                              <w:marBottom w:val="0"/>
                              <w:divBdr>
                                <w:top w:val="single" w:sz="2" w:space="0" w:color="auto"/>
                                <w:left w:val="single" w:sz="2" w:space="0" w:color="auto"/>
                                <w:bottom w:val="single" w:sz="2" w:space="0" w:color="auto"/>
                                <w:right w:val="single" w:sz="2" w:space="0" w:color="auto"/>
                              </w:divBdr>
                              <w:divsChild>
                                <w:div w:id="3014243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71254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2137518">
          <w:marLeft w:val="0"/>
          <w:marRight w:val="0"/>
          <w:marTop w:val="0"/>
          <w:marBottom w:val="0"/>
          <w:divBdr>
            <w:top w:val="single" w:sz="2" w:space="0" w:color="auto"/>
            <w:left w:val="single" w:sz="2" w:space="0" w:color="auto"/>
            <w:bottom w:val="single" w:sz="2" w:space="0" w:color="auto"/>
            <w:right w:val="single" w:sz="2" w:space="0" w:color="auto"/>
          </w:divBdr>
          <w:divsChild>
            <w:div w:id="24407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9393643">
      <w:bodyDiv w:val="1"/>
      <w:marLeft w:val="0"/>
      <w:marRight w:val="0"/>
      <w:marTop w:val="0"/>
      <w:marBottom w:val="0"/>
      <w:divBdr>
        <w:top w:val="none" w:sz="0" w:space="0" w:color="auto"/>
        <w:left w:val="none" w:sz="0" w:space="0" w:color="auto"/>
        <w:bottom w:val="none" w:sz="0" w:space="0" w:color="auto"/>
        <w:right w:val="none" w:sz="0" w:space="0" w:color="auto"/>
      </w:divBdr>
      <w:divsChild>
        <w:div w:id="1981766694">
          <w:marLeft w:val="0"/>
          <w:marRight w:val="0"/>
          <w:marTop w:val="0"/>
          <w:marBottom w:val="0"/>
          <w:divBdr>
            <w:top w:val="single" w:sz="2" w:space="0" w:color="auto"/>
            <w:left w:val="single" w:sz="2" w:space="0" w:color="auto"/>
            <w:bottom w:val="single" w:sz="2" w:space="0" w:color="auto"/>
            <w:right w:val="single" w:sz="2" w:space="0" w:color="auto"/>
          </w:divBdr>
          <w:divsChild>
            <w:div w:id="1456026787">
              <w:marLeft w:val="0"/>
              <w:marRight w:val="0"/>
              <w:marTop w:val="0"/>
              <w:marBottom w:val="0"/>
              <w:divBdr>
                <w:top w:val="single" w:sz="2" w:space="0" w:color="auto"/>
                <w:left w:val="single" w:sz="2" w:space="0" w:color="auto"/>
                <w:bottom w:val="single" w:sz="2" w:space="0" w:color="auto"/>
                <w:right w:val="single" w:sz="2" w:space="0" w:color="auto"/>
              </w:divBdr>
              <w:divsChild>
                <w:div w:id="1121220460">
                  <w:marLeft w:val="0"/>
                  <w:marRight w:val="0"/>
                  <w:marTop w:val="0"/>
                  <w:marBottom w:val="0"/>
                  <w:divBdr>
                    <w:top w:val="single" w:sz="2" w:space="0" w:color="auto"/>
                    <w:left w:val="single" w:sz="2" w:space="0" w:color="auto"/>
                    <w:bottom w:val="single" w:sz="2" w:space="0" w:color="auto"/>
                    <w:right w:val="single" w:sz="2" w:space="0" w:color="auto"/>
                  </w:divBdr>
                  <w:divsChild>
                    <w:div w:id="545794796">
                      <w:marLeft w:val="0"/>
                      <w:marRight w:val="0"/>
                      <w:marTop w:val="0"/>
                      <w:marBottom w:val="0"/>
                      <w:divBdr>
                        <w:top w:val="single" w:sz="2" w:space="0" w:color="auto"/>
                        <w:left w:val="single" w:sz="2" w:space="0" w:color="auto"/>
                        <w:bottom w:val="single" w:sz="2" w:space="0" w:color="auto"/>
                        <w:right w:val="single" w:sz="2" w:space="0" w:color="auto"/>
                      </w:divBdr>
                      <w:divsChild>
                        <w:div w:id="886263277">
                          <w:marLeft w:val="0"/>
                          <w:marRight w:val="0"/>
                          <w:marTop w:val="0"/>
                          <w:marBottom w:val="0"/>
                          <w:divBdr>
                            <w:top w:val="single" w:sz="2" w:space="0" w:color="auto"/>
                            <w:left w:val="single" w:sz="2" w:space="0" w:color="auto"/>
                            <w:bottom w:val="single" w:sz="2" w:space="0" w:color="auto"/>
                            <w:right w:val="single" w:sz="2" w:space="0" w:color="auto"/>
                          </w:divBdr>
                          <w:divsChild>
                            <w:div w:id="836118862">
                              <w:marLeft w:val="0"/>
                              <w:marRight w:val="0"/>
                              <w:marTop w:val="0"/>
                              <w:marBottom w:val="0"/>
                              <w:divBdr>
                                <w:top w:val="single" w:sz="2" w:space="0" w:color="auto"/>
                                <w:left w:val="single" w:sz="2" w:space="0" w:color="auto"/>
                                <w:bottom w:val="single" w:sz="2" w:space="0" w:color="auto"/>
                                <w:right w:val="single" w:sz="2" w:space="0" w:color="auto"/>
                              </w:divBdr>
                              <w:divsChild>
                                <w:div w:id="328413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418488">
                          <w:marLeft w:val="0"/>
                          <w:marRight w:val="0"/>
                          <w:marTop w:val="0"/>
                          <w:marBottom w:val="0"/>
                          <w:divBdr>
                            <w:top w:val="single" w:sz="2" w:space="0" w:color="auto"/>
                            <w:left w:val="single" w:sz="2" w:space="0" w:color="auto"/>
                            <w:bottom w:val="single" w:sz="2" w:space="0" w:color="auto"/>
                            <w:right w:val="single" w:sz="2" w:space="0" w:color="auto"/>
                          </w:divBdr>
                          <w:divsChild>
                            <w:div w:id="544413731">
                              <w:marLeft w:val="0"/>
                              <w:marRight w:val="0"/>
                              <w:marTop w:val="0"/>
                              <w:marBottom w:val="0"/>
                              <w:divBdr>
                                <w:top w:val="single" w:sz="2" w:space="0" w:color="auto"/>
                                <w:left w:val="single" w:sz="2" w:space="0" w:color="auto"/>
                                <w:bottom w:val="single" w:sz="2" w:space="0" w:color="auto"/>
                                <w:right w:val="single" w:sz="2" w:space="0" w:color="auto"/>
                              </w:divBdr>
                              <w:divsChild>
                                <w:div w:id="381029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1649985">
                          <w:marLeft w:val="0"/>
                          <w:marRight w:val="0"/>
                          <w:marTop w:val="0"/>
                          <w:marBottom w:val="0"/>
                          <w:divBdr>
                            <w:top w:val="single" w:sz="2" w:space="0" w:color="auto"/>
                            <w:left w:val="single" w:sz="2" w:space="0" w:color="auto"/>
                            <w:bottom w:val="single" w:sz="2" w:space="0" w:color="auto"/>
                            <w:right w:val="single" w:sz="2" w:space="0" w:color="auto"/>
                          </w:divBdr>
                          <w:divsChild>
                            <w:div w:id="373048201">
                              <w:marLeft w:val="0"/>
                              <w:marRight w:val="0"/>
                              <w:marTop w:val="0"/>
                              <w:marBottom w:val="0"/>
                              <w:divBdr>
                                <w:top w:val="single" w:sz="2" w:space="0" w:color="auto"/>
                                <w:left w:val="single" w:sz="2" w:space="0" w:color="auto"/>
                                <w:bottom w:val="single" w:sz="2" w:space="0" w:color="auto"/>
                                <w:right w:val="single" w:sz="2" w:space="0" w:color="auto"/>
                              </w:divBdr>
                              <w:divsChild>
                                <w:div w:id="1552185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96927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1309154">
          <w:marLeft w:val="0"/>
          <w:marRight w:val="0"/>
          <w:marTop w:val="0"/>
          <w:marBottom w:val="0"/>
          <w:divBdr>
            <w:top w:val="single" w:sz="2" w:space="0" w:color="auto"/>
            <w:left w:val="single" w:sz="2" w:space="0" w:color="auto"/>
            <w:bottom w:val="single" w:sz="2" w:space="0" w:color="auto"/>
            <w:right w:val="single" w:sz="2" w:space="0" w:color="auto"/>
          </w:divBdr>
          <w:divsChild>
            <w:div w:id="80559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2527515">
      <w:bodyDiv w:val="1"/>
      <w:marLeft w:val="0"/>
      <w:marRight w:val="0"/>
      <w:marTop w:val="0"/>
      <w:marBottom w:val="0"/>
      <w:divBdr>
        <w:top w:val="none" w:sz="0" w:space="0" w:color="auto"/>
        <w:left w:val="none" w:sz="0" w:space="0" w:color="auto"/>
        <w:bottom w:val="none" w:sz="0" w:space="0" w:color="auto"/>
        <w:right w:val="none" w:sz="0" w:space="0" w:color="auto"/>
      </w:divBdr>
      <w:divsChild>
        <w:div w:id="2044093188">
          <w:marLeft w:val="0"/>
          <w:marRight w:val="0"/>
          <w:marTop w:val="0"/>
          <w:marBottom w:val="0"/>
          <w:divBdr>
            <w:top w:val="single" w:sz="2" w:space="0" w:color="auto"/>
            <w:left w:val="single" w:sz="2" w:space="0" w:color="auto"/>
            <w:bottom w:val="single" w:sz="2" w:space="0" w:color="auto"/>
            <w:right w:val="single" w:sz="2" w:space="0" w:color="auto"/>
          </w:divBdr>
          <w:divsChild>
            <w:div w:id="1056005230">
              <w:marLeft w:val="0"/>
              <w:marRight w:val="0"/>
              <w:marTop w:val="0"/>
              <w:marBottom w:val="0"/>
              <w:divBdr>
                <w:top w:val="single" w:sz="2" w:space="0" w:color="auto"/>
                <w:left w:val="single" w:sz="2" w:space="0" w:color="auto"/>
                <w:bottom w:val="single" w:sz="2" w:space="0" w:color="auto"/>
                <w:right w:val="single" w:sz="2" w:space="0" w:color="auto"/>
              </w:divBdr>
              <w:divsChild>
                <w:div w:id="2137406512">
                  <w:marLeft w:val="0"/>
                  <w:marRight w:val="0"/>
                  <w:marTop w:val="0"/>
                  <w:marBottom w:val="0"/>
                  <w:divBdr>
                    <w:top w:val="single" w:sz="2" w:space="0" w:color="auto"/>
                    <w:left w:val="single" w:sz="2" w:space="0" w:color="auto"/>
                    <w:bottom w:val="single" w:sz="2" w:space="0" w:color="auto"/>
                    <w:right w:val="single" w:sz="2" w:space="0" w:color="auto"/>
                  </w:divBdr>
                  <w:divsChild>
                    <w:div w:id="373165020">
                      <w:marLeft w:val="0"/>
                      <w:marRight w:val="0"/>
                      <w:marTop w:val="0"/>
                      <w:marBottom w:val="0"/>
                      <w:divBdr>
                        <w:top w:val="single" w:sz="2" w:space="0" w:color="auto"/>
                        <w:left w:val="single" w:sz="2" w:space="0" w:color="auto"/>
                        <w:bottom w:val="single" w:sz="2" w:space="0" w:color="auto"/>
                        <w:right w:val="single" w:sz="2" w:space="0" w:color="auto"/>
                      </w:divBdr>
                      <w:divsChild>
                        <w:div w:id="827205769">
                          <w:marLeft w:val="0"/>
                          <w:marRight w:val="0"/>
                          <w:marTop w:val="0"/>
                          <w:marBottom w:val="0"/>
                          <w:divBdr>
                            <w:top w:val="single" w:sz="2" w:space="0" w:color="auto"/>
                            <w:left w:val="single" w:sz="2" w:space="0" w:color="auto"/>
                            <w:bottom w:val="single" w:sz="2" w:space="0" w:color="auto"/>
                            <w:right w:val="single" w:sz="2" w:space="0" w:color="auto"/>
                          </w:divBdr>
                          <w:divsChild>
                            <w:div w:id="1663772689">
                              <w:marLeft w:val="0"/>
                              <w:marRight w:val="0"/>
                              <w:marTop w:val="0"/>
                              <w:marBottom w:val="0"/>
                              <w:divBdr>
                                <w:top w:val="single" w:sz="2" w:space="0" w:color="auto"/>
                                <w:left w:val="single" w:sz="2" w:space="0" w:color="auto"/>
                                <w:bottom w:val="single" w:sz="2" w:space="0" w:color="auto"/>
                                <w:right w:val="single" w:sz="2" w:space="0" w:color="auto"/>
                              </w:divBdr>
                              <w:divsChild>
                                <w:div w:id="13154056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5297408">
                          <w:marLeft w:val="0"/>
                          <w:marRight w:val="0"/>
                          <w:marTop w:val="0"/>
                          <w:marBottom w:val="0"/>
                          <w:divBdr>
                            <w:top w:val="single" w:sz="2" w:space="0" w:color="auto"/>
                            <w:left w:val="single" w:sz="2" w:space="0" w:color="auto"/>
                            <w:bottom w:val="single" w:sz="2" w:space="0" w:color="auto"/>
                            <w:right w:val="single" w:sz="2" w:space="0" w:color="auto"/>
                          </w:divBdr>
                          <w:divsChild>
                            <w:div w:id="1444155178">
                              <w:marLeft w:val="0"/>
                              <w:marRight w:val="0"/>
                              <w:marTop w:val="0"/>
                              <w:marBottom w:val="0"/>
                              <w:divBdr>
                                <w:top w:val="single" w:sz="2" w:space="0" w:color="auto"/>
                                <w:left w:val="single" w:sz="2" w:space="0" w:color="auto"/>
                                <w:bottom w:val="single" w:sz="2" w:space="0" w:color="auto"/>
                                <w:right w:val="single" w:sz="2" w:space="0" w:color="auto"/>
                              </w:divBdr>
                              <w:divsChild>
                                <w:div w:id="899748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3480400">
                          <w:marLeft w:val="0"/>
                          <w:marRight w:val="0"/>
                          <w:marTop w:val="0"/>
                          <w:marBottom w:val="0"/>
                          <w:divBdr>
                            <w:top w:val="single" w:sz="2" w:space="0" w:color="auto"/>
                            <w:left w:val="single" w:sz="2" w:space="0" w:color="auto"/>
                            <w:bottom w:val="single" w:sz="2" w:space="0" w:color="auto"/>
                            <w:right w:val="single" w:sz="2" w:space="0" w:color="auto"/>
                          </w:divBdr>
                          <w:divsChild>
                            <w:div w:id="1347054986">
                              <w:marLeft w:val="0"/>
                              <w:marRight w:val="0"/>
                              <w:marTop w:val="0"/>
                              <w:marBottom w:val="0"/>
                              <w:divBdr>
                                <w:top w:val="single" w:sz="2" w:space="0" w:color="auto"/>
                                <w:left w:val="single" w:sz="2" w:space="0" w:color="auto"/>
                                <w:bottom w:val="single" w:sz="2" w:space="0" w:color="auto"/>
                                <w:right w:val="single" w:sz="2" w:space="0" w:color="auto"/>
                              </w:divBdr>
                              <w:divsChild>
                                <w:div w:id="23749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1352731">
                          <w:marLeft w:val="0"/>
                          <w:marRight w:val="0"/>
                          <w:marTop w:val="0"/>
                          <w:marBottom w:val="0"/>
                          <w:divBdr>
                            <w:top w:val="single" w:sz="2" w:space="0" w:color="auto"/>
                            <w:left w:val="single" w:sz="2" w:space="0" w:color="auto"/>
                            <w:bottom w:val="single" w:sz="2" w:space="0" w:color="auto"/>
                            <w:right w:val="single" w:sz="2" w:space="0" w:color="auto"/>
                          </w:divBdr>
                          <w:divsChild>
                            <w:div w:id="1421096374">
                              <w:marLeft w:val="0"/>
                              <w:marRight w:val="0"/>
                              <w:marTop w:val="0"/>
                              <w:marBottom w:val="0"/>
                              <w:divBdr>
                                <w:top w:val="single" w:sz="2" w:space="0" w:color="auto"/>
                                <w:left w:val="single" w:sz="2" w:space="0" w:color="auto"/>
                                <w:bottom w:val="single" w:sz="2" w:space="0" w:color="auto"/>
                                <w:right w:val="single" w:sz="2" w:space="0" w:color="auto"/>
                              </w:divBdr>
                              <w:divsChild>
                                <w:div w:id="52725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2088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2039001">
      <w:bodyDiv w:val="1"/>
      <w:marLeft w:val="0"/>
      <w:marRight w:val="0"/>
      <w:marTop w:val="0"/>
      <w:marBottom w:val="0"/>
      <w:divBdr>
        <w:top w:val="none" w:sz="0" w:space="0" w:color="auto"/>
        <w:left w:val="none" w:sz="0" w:space="0" w:color="auto"/>
        <w:bottom w:val="none" w:sz="0" w:space="0" w:color="auto"/>
        <w:right w:val="none" w:sz="0" w:space="0" w:color="auto"/>
      </w:divBdr>
      <w:divsChild>
        <w:div w:id="135922703">
          <w:marLeft w:val="0"/>
          <w:marRight w:val="0"/>
          <w:marTop w:val="0"/>
          <w:marBottom w:val="0"/>
          <w:divBdr>
            <w:top w:val="single" w:sz="2" w:space="0" w:color="auto"/>
            <w:left w:val="single" w:sz="2" w:space="0" w:color="auto"/>
            <w:bottom w:val="single" w:sz="2" w:space="0" w:color="auto"/>
            <w:right w:val="single" w:sz="2" w:space="0" w:color="auto"/>
          </w:divBdr>
          <w:divsChild>
            <w:div w:id="1689140308">
              <w:marLeft w:val="0"/>
              <w:marRight w:val="0"/>
              <w:marTop w:val="0"/>
              <w:marBottom w:val="0"/>
              <w:divBdr>
                <w:top w:val="single" w:sz="2" w:space="0" w:color="auto"/>
                <w:left w:val="single" w:sz="2" w:space="0" w:color="auto"/>
                <w:bottom w:val="single" w:sz="2" w:space="0" w:color="auto"/>
                <w:right w:val="single" w:sz="2" w:space="0" w:color="auto"/>
              </w:divBdr>
              <w:divsChild>
                <w:div w:id="1418944167">
                  <w:marLeft w:val="0"/>
                  <w:marRight w:val="0"/>
                  <w:marTop w:val="0"/>
                  <w:marBottom w:val="0"/>
                  <w:divBdr>
                    <w:top w:val="single" w:sz="2" w:space="0" w:color="auto"/>
                    <w:left w:val="single" w:sz="2" w:space="0" w:color="auto"/>
                    <w:bottom w:val="single" w:sz="2" w:space="0" w:color="auto"/>
                    <w:right w:val="single" w:sz="2" w:space="0" w:color="auto"/>
                  </w:divBdr>
                  <w:divsChild>
                    <w:div w:id="508448118">
                      <w:marLeft w:val="0"/>
                      <w:marRight w:val="0"/>
                      <w:marTop w:val="0"/>
                      <w:marBottom w:val="0"/>
                      <w:divBdr>
                        <w:top w:val="single" w:sz="2" w:space="0" w:color="auto"/>
                        <w:left w:val="single" w:sz="2" w:space="0" w:color="auto"/>
                        <w:bottom w:val="single" w:sz="2" w:space="0" w:color="auto"/>
                        <w:right w:val="single" w:sz="2" w:space="0" w:color="auto"/>
                      </w:divBdr>
                      <w:divsChild>
                        <w:div w:id="134227664">
                          <w:marLeft w:val="0"/>
                          <w:marRight w:val="0"/>
                          <w:marTop w:val="0"/>
                          <w:marBottom w:val="0"/>
                          <w:divBdr>
                            <w:top w:val="single" w:sz="2" w:space="0" w:color="auto"/>
                            <w:left w:val="single" w:sz="2" w:space="0" w:color="auto"/>
                            <w:bottom w:val="single" w:sz="2" w:space="0" w:color="auto"/>
                            <w:right w:val="single" w:sz="2" w:space="0" w:color="auto"/>
                          </w:divBdr>
                          <w:divsChild>
                            <w:div w:id="787119336">
                              <w:marLeft w:val="0"/>
                              <w:marRight w:val="0"/>
                              <w:marTop w:val="0"/>
                              <w:marBottom w:val="0"/>
                              <w:divBdr>
                                <w:top w:val="single" w:sz="2" w:space="0" w:color="auto"/>
                                <w:left w:val="single" w:sz="2" w:space="0" w:color="auto"/>
                                <w:bottom w:val="single" w:sz="2" w:space="0" w:color="auto"/>
                                <w:right w:val="single" w:sz="2" w:space="0" w:color="auto"/>
                              </w:divBdr>
                              <w:divsChild>
                                <w:div w:id="17565175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6100326">
                          <w:marLeft w:val="0"/>
                          <w:marRight w:val="0"/>
                          <w:marTop w:val="0"/>
                          <w:marBottom w:val="0"/>
                          <w:divBdr>
                            <w:top w:val="single" w:sz="2" w:space="0" w:color="auto"/>
                            <w:left w:val="single" w:sz="2" w:space="0" w:color="auto"/>
                            <w:bottom w:val="single" w:sz="2" w:space="0" w:color="auto"/>
                            <w:right w:val="single" w:sz="2" w:space="0" w:color="auto"/>
                          </w:divBdr>
                          <w:divsChild>
                            <w:div w:id="250092604">
                              <w:marLeft w:val="0"/>
                              <w:marRight w:val="0"/>
                              <w:marTop w:val="0"/>
                              <w:marBottom w:val="0"/>
                              <w:divBdr>
                                <w:top w:val="single" w:sz="2" w:space="0" w:color="auto"/>
                                <w:left w:val="single" w:sz="2" w:space="0" w:color="auto"/>
                                <w:bottom w:val="single" w:sz="2" w:space="0" w:color="auto"/>
                                <w:right w:val="single" w:sz="2" w:space="0" w:color="auto"/>
                              </w:divBdr>
                              <w:divsChild>
                                <w:div w:id="2122988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583210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9271541">
          <w:marLeft w:val="0"/>
          <w:marRight w:val="0"/>
          <w:marTop w:val="0"/>
          <w:marBottom w:val="0"/>
          <w:divBdr>
            <w:top w:val="single" w:sz="2" w:space="0" w:color="auto"/>
            <w:left w:val="single" w:sz="2" w:space="0" w:color="auto"/>
            <w:bottom w:val="single" w:sz="2" w:space="0" w:color="auto"/>
            <w:right w:val="single" w:sz="2" w:space="0" w:color="auto"/>
          </w:divBdr>
          <w:divsChild>
            <w:div w:id="987785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3164407">
      <w:bodyDiv w:val="1"/>
      <w:marLeft w:val="0"/>
      <w:marRight w:val="0"/>
      <w:marTop w:val="0"/>
      <w:marBottom w:val="0"/>
      <w:divBdr>
        <w:top w:val="none" w:sz="0" w:space="0" w:color="auto"/>
        <w:left w:val="none" w:sz="0" w:space="0" w:color="auto"/>
        <w:bottom w:val="none" w:sz="0" w:space="0" w:color="auto"/>
        <w:right w:val="none" w:sz="0" w:space="0" w:color="auto"/>
      </w:divBdr>
      <w:divsChild>
        <w:div w:id="1120028234">
          <w:marLeft w:val="0"/>
          <w:marRight w:val="0"/>
          <w:marTop w:val="0"/>
          <w:marBottom w:val="0"/>
          <w:divBdr>
            <w:top w:val="single" w:sz="2" w:space="0" w:color="auto"/>
            <w:left w:val="single" w:sz="2" w:space="0" w:color="auto"/>
            <w:bottom w:val="single" w:sz="2" w:space="0" w:color="auto"/>
            <w:right w:val="single" w:sz="2" w:space="0" w:color="auto"/>
          </w:divBdr>
        </w:div>
      </w:divsChild>
    </w:div>
    <w:div w:id="881752576">
      <w:bodyDiv w:val="1"/>
      <w:marLeft w:val="0"/>
      <w:marRight w:val="0"/>
      <w:marTop w:val="0"/>
      <w:marBottom w:val="0"/>
      <w:divBdr>
        <w:top w:val="none" w:sz="0" w:space="0" w:color="auto"/>
        <w:left w:val="none" w:sz="0" w:space="0" w:color="auto"/>
        <w:bottom w:val="none" w:sz="0" w:space="0" w:color="auto"/>
        <w:right w:val="none" w:sz="0" w:space="0" w:color="auto"/>
      </w:divBdr>
      <w:divsChild>
        <w:div w:id="772936620">
          <w:marLeft w:val="0"/>
          <w:marRight w:val="0"/>
          <w:marTop w:val="0"/>
          <w:marBottom w:val="0"/>
          <w:divBdr>
            <w:top w:val="single" w:sz="2" w:space="0" w:color="auto"/>
            <w:left w:val="single" w:sz="2" w:space="0" w:color="auto"/>
            <w:bottom w:val="single" w:sz="2" w:space="0" w:color="auto"/>
            <w:right w:val="single" w:sz="2" w:space="0" w:color="auto"/>
          </w:divBdr>
          <w:divsChild>
            <w:div w:id="1162311871">
              <w:marLeft w:val="0"/>
              <w:marRight w:val="0"/>
              <w:marTop w:val="0"/>
              <w:marBottom w:val="0"/>
              <w:divBdr>
                <w:top w:val="single" w:sz="2" w:space="0" w:color="auto"/>
                <w:left w:val="single" w:sz="2" w:space="0" w:color="auto"/>
                <w:bottom w:val="single" w:sz="2" w:space="0" w:color="auto"/>
                <w:right w:val="single" w:sz="2" w:space="0" w:color="auto"/>
              </w:divBdr>
              <w:divsChild>
                <w:div w:id="614942640">
                  <w:marLeft w:val="0"/>
                  <w:marRight w:val="0"/>
                  <w:marTop w:val="0"/>
                  <w:marBottom w:val="0"/>
                  <w:divBdr>
                    <w:top w:val="single" w:sz="2" w:space="0" w:color="auto"/>
                    <w:left w:val="single" w:sz="2" w:space="0" w:color="auto"/>
                    <w:bottom w:val="single" w:sz="2" w:space="0" w:color="auto"/>
                    <w:right w:val="single" w:sz="2" w:space="0" w:color="auto"/>
                  </w:divBdr>
                  <w:divsChild>
                    <w:div w:id="1308586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9475349">
              <w:marLeft w:val="0"/>
              <w:marRight w:val="0"/>
              <w:marTop w:val="0"/>
              <w:marBottom w:val="0"/>
              <w:divBdr>
                <w:top w:val="single" w:sz="2" w:space="0" w:color="auto"/>
                <w:left w:val="single" w:sz="2" w:space="0" w:color="auto"/>
                <w:bottom w:val="single" w:sz="2" w:space="0" w:color="auto"/>
                <w:right w:val="single" w:sz="2" w:space="0" w:color="auto"/>
              </w:divBdr>
              <w:divsChild>
                <w:div w:id="1188252282">
                  <w:marLeft w:val="0"/>
                  <w:marRight w:val="0"/>
                  <w:marTop w:val="0"/>
                  <w:marBottom w:val="0"/>
                  <w:divBdr>
                    <w:top w:val="single" w:sz="2" w:space="0" w:color="auto"/>
                    <w:left w:val="single" w:sz="2" w:space="0" w:color="auto"/>
                    <w:bottom w:val="single" w:sz="2" w:space="0" w:color="auto"/>
                    <w:right w:val="single" w:sz="2" w:space="0" w:color="auto"/>
                  </w:divBdr>
                  <w:divsChild>
                    <w:div w:id="17232898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836303">
              <w:marLeft w:val="0"/>
              <w:marRight w:val="0"/>
              <w:marTop w:val="0"/>
              <w:marBottom w:val="0"/>
              <w:divBdr>
                <w:top w:val="single" w:sz="2" w:space="0" w:color="auto"/>
                <w:left w:val="single" w:sz="2" w:space="0" w:color="auto"/>
                <w:bottom w:val="single" w:sz="2" w:space="0" w:color="auto"/>
                <w:right w:val="single" w:sz="2" w:space="0" w:color="auto"/>
              </w:divBdr>
              <w:divsChild>
                <w:div w:id="665397608">
                  <w:marLeft w:val="0"/>
                  <w:marRight w:val="0"/>
                  <w:marTop w:val="0"/>
                  <w:marBottom w:val="0"/>
                  <w:divBdr>
                    <w:top w:val="single" w:sz="2" w:space="0" w:color="auto"/>
                    <w:left w:val="single" w:sz="2" w:space="0" w:color="auto"/>
                    <w:bottom w:val="single" w:sz="2" w:space="0" w:color="auto"/>
                    <w:right w:val="single" w:sz="2" w:space="0" w:color="auto"/>
                  </w:divBdr>
                  <w:divsChild>
                    <w:div w:id="167646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126638">
              <w:marLeft w:val="0"/>
              <w:marRight w:val="0"/>
              <w:marTop w:val="0"/>
              <w:marBottom w:val="0"/>
              <w:divBdr>
                <w:top w:val="single" w:sz="2" w:space="0" w:color="auto"/>
                <w:left w:val="single" w:sz="2" w:space="0" w:color="auto"/>
                <w:bottom w:val="single" w:sz="2" w:space="0" w:color="auto"/>
                <w:right w:val="single" w:sz="2" w:space="0" w:color="auto"/>
              </w:divBdr>
              <w:divsChild>
                <w:div w:id="455418172">
                  <w:marLeft w:val="0"/>
                  <w:marRight w:val="0"/>
                  <w:marTop w:val="0"/>
                  <w:marBottom w:val="0"/>
                  <w:divBdr>
                    <w:top w:val="single" w:sz="2" w:space="0" w:color="auto"/>
                    <w:left w:val="single" w:sz="2" w:space="0" w:color="auto"/>
                    <w:bottom w:val="single" w:sz="2" w:space="0" w:color="auto"/>
                    <w:right w:val="single" w:sz="2" w:space="0" w:color="auto"/>
                  </w:divBdr>
                  <w:divsChild>
                    <w:div w:id="1993176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2271581">
              <w:marLeft w:val="0"/>
              <w:marRight w:val="0"/>
              <w:marTop w:val="0"/>
              <w:marBottom w:val="0"/>
              <w:divBdr>
                <w:top w:val="single" w:sz="2" w:space="0" w:color="auto"/>
                <w:left w:val="single" w:sz="2" w:space="0" w:color="auto"/>
                <w:bottom w:val="single" w:sz="2" w:space="0" w:color="auto"/>
                <w:right w:val="single" w:sz="2" w:space="0" w:color="auto"/>
              </w:divBdr>
              <w:divsChild>
                <w:div w:id="1923568078">
                  <w:marLeft w:val="0"/>
                  <w:marRight w:val="0"/>
                  <w:marTop w:val="0"/>
                  <w:marBottom w:val="0"/>
                  <w:divBdr>
                    <w:top w:val="single" w:sz="2" w:space="0" w:color="auto"/>
                    <w:left w:val="single" w:sz="2" w:space="0" w:color="auto"/>
                    <w:bottom w:val="single" w:sz="2" w:space="0" w:color="auto"/>
                    <w:right w:val="single" w:sz="2" w:space="0" w:color="auto"/>
                  </w:divBdr>
                  <w:divsChild>
                    <w:div w:id="17002745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4483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0992825">
      <w:bodyDiv w:val="1"/>
      <w:marLeft w:val="0"/>
      <w:marRight w:val="0"/>
      <w:marTop w:val="0"/>
      <w:marBottom w:val="0"/>
      <w:divBdr>
        <w:top w:val="none" w:sz="0" w:space="0" w:color="auto"/>
        <w:left w:val="none" w:sz="0" w:space="0" w:color="auto"/>
        <w:bottom w:val="none" w:sz="0" w:space="0" w:color="auto"/>
        <w:right w:val="none" w:sz="0" w:space="0" w:color="auto"/>
      </w:divBdr>
      <w:divsChild>
        <w:div w:id="1858036477">
          <w:marLeft w:val="0"/>
          <w:marRight w:val="0"/>
          <w:marTop w:val="0"/>
          <w:marBottom w:val="0"/>
          <w:divBdr>
            <w:top w:val="single" w:sz="2" w:space="0" w:color="auto"/>
            <w:left w:val="single" w:sz="2" w:space="0" w:color="auto"/>
            <w:bottom w:val="single" w:sz="2" w:space="0" w:color="auto"/>
            <w:right w:val="single" w:sz="2" w:space="0" w:color="auto"/>
          </w:divBdr>
          <w:divsChild>
            <w:div w:id="1493443776">
              <w:marLeft w:val="0"/>
              <w:marRight w:val="0"/>
              <w:marTop w:val="0"/>
              <w:marBottom w:val="0"/>
              <w:divBdr>
                <w:top w:val="single" w:sz="2" w:space="0" w:color="auto"/>
                <w:left w:val="single" w:sz="2" w:space="0" w:color="auto"/>
                <w:bottom w:val="single" w:sz="2" w:space="0" w:color="auto"/>
                <w:right w:val="single" w:sz="2" w:space="0" w:color="auto"/>
              </w:divBdr>
              <w:divsChild>
                <w:div w:id="1628196518">
                  <w:marLeft w:val="0"/>
                  <w:marRight w:val="0"/>
                  <w:marTop w:val="0"/>
                  <w:marBottom w:val="0"/>
                  <w:divBdr>
                    <w:top w:val="single" w:sz="2" w:space="0" w:color="auto"/>
                    <w:left w:val="single" w:sz="2" w:space="0" w:color="auto"/>
                    <w:bottom w:val="single" w:sz="2" w:space="0" w:color="auto"/>
                    <w:right w:val="single" w:sz="2" w:space="0" w:color="auto"/>
                  </w:divBdr>
                  <w:divsChild>
                    <w:div w:id="441997334">
                      <w:marLeft w:val="0"/>
                      <w:marRight w:val="0"/>
                      <w:marTop w:val="0"/>
                      <w:marBottom w:val="0"/>
                      <w:divBdr>
                        <w:top w:val="single" w:sz="2" w:space="0" w:color="auto"/>
                        <w:left w:val="single" w:sz="2" w:space="0" w:color="auto"/>
                        <w:bottom w:val="single" w:sz="2" w:space="0" w:color="auto"/>
                        <w:right w:val="single" w:sz="2" w:space="0" w:color="auto"/>
                      </w:divBdr>
                      <w:divsChild>
                        <w:div w:id="413667966">
                          <w:marLeft w:val="0"/>
                          <w:marRight w:val="0"/>
                          <w:marTop w:val="0"/>
                          <w:marBottom w:val="0"/>
                          <w:divBdr>
                            <w:top w:val="single" w:sz="2" w:space="0" w:color="auto"/>
                            <w:left w:val="single" w:sz="2" w:space="0" w:color="auto"/>
                            <w:bottom w:val="single" w:sz="2" w:space="0" w:color="auto"/>
                            <w:right w:val="single" w:sz="2" w:space="0" w:color="auto"/>
                          </w:divBdr>
                          <w:divsChild>
                            <w:div w:id="451437939">
                              <w:marLeft w:val="0"/>
                              <w:marRight w:val="0"/>
                              <w:marTop w:val="0"/>
                              <w:marBottom w:val="0"/>
                              <w:divBdr>
                                <w:top w:val="single" w:sz="2" w:space="0" w:color="auto"/>
                                <w:left w:val="single" w:sz="2" w:space="0" w:color="auto"/>
                                <w:bottom w:val="single" w:sz="2" w:space="0" w:color="auto"/>
                                <w:right w:val="single" w:sz="2" w:space="0" w:color="auto"/>
                              </w:divBdr>
                              <w:divsChild>
                                <w:div w:id="233206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1093276">
                          <w:marLeft w:val="0"/>
                          <w:marRight w:val="0"/>
                          <w:marTop w:val="0"/>
                          <w:marBottom w:val="0"/>
                          <w:divBdr>
                            <w:top w:val="single" w:sz="2" w:space="0" w:color="auto"/>
                            <w:left w:val="single" w:sz="2" w:space="0" w:color="auto"/>
                            <w:bottom w:val="single" w:sz="2" w:space="0" w:color="auto"/>
                            <w:right w:val="single" w:sz="2" w:space="0" w:color="auto"/>
                          </w:divBdr>
                          <w:divsChild>
                            <w:div w:id="1567179815">
                              <w:marLeft w:val="0"/>
                              <w:marRight w:val="0"/>
                              <w:marTop w:val="0"/>
                              <w:marBottom w:val="0"/>
                              <w:divBdr>
                                <w:top w:val="single" w:sz="2" w:space="0" w:color="auto"/>
                                <w:left w:val="single" w:sz="2" w:space="0" w:color="auto"/>
                                <w:bottom w:val="single" w:sz="2" w:space="0" w:color="auto"/>
                                <w:right w:val="single" w:sz="2" w:space="0" w:color="auto"/>
                              </w:divBdr>
                              <w:divsChild>
                                <w:div w:id="1825467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0969872">
                          <w:marLeft w:val="0"/>
                          <w:marRight w:val="0"/>
                          <w:marTop w:val="0"/>
                          <w:marBottom w:val="0"/>
                          <w:divBdr>
                            <w:top w:val="single" w:sz="2" w:space="0" w:color="auto"/>
                            <w:left w:val="single" w:sz="2" w:space="0" w:color="auto"/>
                            <w:bottom w:val="single" w:sz="2" w:space="0" w:color="auto"/>
                            <w:right w:val="single" w:sz="2" w:space="0" w:color="auto"/>
                          </w:divBdr>
                          <w:divsChild>
                            <w:div w:id="1210531541">
                              <w:marLeft w:val="0"/>
                              <w:marRight w:val="0"/>
                              <w:marTop w:val="0"/>
                              <w:marBottom w:val="0"/>
                              <w:divBdr>
                                <w:top w:val="single" w:sz="2" w:space="0" w:color="auto"/>
                                <w:left w:val="single" w:sz="2" w:space="0" w:color="auto"/>
                                <w:bottom w:val="single" w:sz="2" w:space="0" w:color="auto"/>
                                <w:right w:val="single" w:sz="2" w:space="0" w:color="auto"/>
                              </w:divBdr>
                              <w:divsChild>
                                <w:div w:id="950628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6434667">
                          <w:marLeft w:val="0"/>
                          <w:marRight w:val="0"/>
                          <w:marTop w:val="0"/>
                          <w:marBottom w:val="0"/>
                          <w:divBdr>
                            <w:top w:val="single" w:sz="2" w:space="0" w:color="auto"/>
                            <w:left w:val="single" w:sz="2" w:space="0" w:color="auto"/>
                            <w:bottom w:val="single" w:sz="2" w:space="0" w:color="auto"/>
                            <w:right w:val="single" w:sz="2" w:space="0" w:color="auto"/>
                          </w:divBdr>
                          <w:divsChild>
                            <w:div w:id="1153372974">
                              <w:marLeft w:val="0"/>
                              <w:marRight w:val="0"/>
                              <w:marTop w:val="0"/>
                              <w:marBottom w:val="0"/>
                              <w:divBdr>
                                <w:top w:val="single" w:sz="2" w:space="0" w:color="auto"/>
                                <w:left w:val="single" w:sz="2" w:space="0" w:color="auto"/>
                                <w:bottom w:val="single" w:sz="2" w:space="0" w:color="auto"/>
                                <w:right w:val="single" w:sz="2" w:space="0" w:color="auto"/>
                              </w:divBdr>
                              <w:divsChild>
                                <w:div w:id="912937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1103214">
                          <w:marLeft w:val="0"/>
                          <w:marRight w:val="0"/>
                          <w:marTop w:val="0"/>
                          <w:marBottom w:val="0"/>
                          <w:divBdr>
                            <w:top w:val="single" w:sz="2" w:space="0" w:color="auto"/>
                            <w:left w:val="single" w:sz="2" w:space="0" w:color="auto"/>
                            <w:bottom w:val="single" w:sz="2" w:space="0" w:color="auto"/>
                            <w:right w:val="single" w:sz="2" w:space="0" w:color="auto"/>
                          </w:divBdr>
                          <w:divsChild>
                            <w:div w:id="161240198">
                              <w:marLeft w:val="0"/>
                              <w:marRight w:val="0"/>
                              <w:marTop w:val="0"/>
                              <w:marBottom w:val="0"/>
                              <w:divBdr>
                                <w:top w:val="single" w:sz="2" w:space="0" w:color="auto"/>
                                <w:left w:val="single" w:sz="2" w:space="0" w:color="auto"/>
                                <w:bottom w:val="single" w:sz="2" w:space="0" w:color="auto"/>
                                <w:right w:val="single" w:sz="2" w:space="0" w:color="auto"/>
                              </w:divBdr>
                              <w:divsChild>
                                <w:div w:id="1345791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01768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373301">
          <w:marLeft w:val="0"/>
          <w:marRight w:val="0"/>
          <w:marTop w:val="0"/>
          <w:marBottom w:val="0"/>
          <w:divBdr>
            <w:top w:val="single" w:sz="2" w:space="0" w:color="auto"/>
            <w:left w:val="single" w:sz="2" w:space="0" w:color="auto"/>
            <w:bottom w:val="single" w:sz="2" w:space="0" w:color="auto"/>
            <w:right w:val="single" w:sz="2" w:space="0" w:color="auto"/>
          </w:divBdr>
          <w:divsChild>
            <w:div w:id="845244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9078448">
      <w:bodyDiv w:val="1"/>
      <w:marLeft w:val="0"/>
      <w:marRight w:val="0"/>
      <w:marTop w:val="0"/>
      <w:marBottom w:val="0"/>
      <w:divBdr>
        <w:top w:val="none" w:sz="0" w:space="0" w:color="auto"/>
        <w:left w:val="none" w:sz="0" w:space="0" w:color="auto"/>
        <w:bottom w:val="none" w:sz="0" w:space="0" w:color="auto"/>
        <w:right w:val="none" w:sz="0" w:space="0" w:color="auto"/>
      </w:divBdr>
      <w:divsChild>
        <w:div w:id="1274289382">
          <w:marLeft w:val="0"/>
          <w:marRight w:val="0"/>
          <w:marTop w:val="0"/>
          <w:marBottom w:val="0"/>
          <w:divBdr>
            <w:top w:val="single" w:sz="2" w:space="0" w:color="auto"/>
            <w:left w:val="single" w:sz="2" w:space="0" w:color="auto"/>
            <w:bottom w:val="single" w:sz="2" w:space="0" w:color="auto"/>
            <w:right w:val="single" w:sz="2" w:space="0" w:color="auto"/>
          </w:divBdr>
          <w:divsChild>
            <w:div w:id="1915161022">
              <w:marLeft w:val="0"/>
              <w:marRight w:val="0"/>
              <w:marTop w:val="0"/>
              <w:marBottom w:val="0"/>
              <w:divBdr>
                <w:top w:val="single" w:sz="2" w:space="0" w:color="auto"/>
                <w:left w:val="single" w:sz="2" w:space="0" w:color="auto"/>
                <w:bottom w:val="single" w:sz="2" w:space="0" w:color="auto"/>
                <w:right w:val="single" w:sz="2" w:space="0" w:color="auto"/>
              </w:divBdr>
              <w:divsChild>
                <w:div w:id="894118438">
                  <w:marLeft w:val="0"/>
                  <w:marRight w:val="0"/>
                  <w:marTop w:val="0"/>
                  <w:marBottom w:val="0"/>
                  <w:divBdr>
                    <w:top w:val="single" w:sz="2" w:space="0" w:color="auto"/>
                    <w:left w:val="single" w:sz="2" w:space="0" w:color="auto"/>
                    <w:bottom w:val="single" w:sz="2" w:space="0" w:color="auto"/>
                    <w:right w:val="single" w:sz="2" w:space="0" w:color="auto"/>
                  </w:divBdr>
                  <w:divsChild>
                    <w:div w:id="1276134526">
                      <w:marLeft w:val="0"/>
                      <w:marRight w:val="0"/>
                      <w:marTop w:val="0"/>
                      <w:marBottom w:val="0"/>
                      <w:divBdr>
                        <w:top w:val="single" w:sz="2" w:space="0" w:color="auto"/>
                        <w:left w:val="single" w:sz="2" w:space="0" w:color="auto"/>
                        <w:bottom w:val="single" w:sz="2" w:space="0" w:color="auto"/>
                        <w:right w:val="single" w:sz="2" w:space="0" w:color="auto"/>
                      </w:divBdr>
                      <w:divsChild>
                        <w:div w:id="428504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9192503">
                  <w:marLeft w:val="0"/>
                  <w:marRight w:val="0"/>
                  <w:marTop w:val="0"/>
                  <w:marBottom w:val="0"/>
                  <w:divBdr>
                    <w:top w:val="single" w:sz="2" w:space="0" w:color="auto"/>
                    <w:left w:val="single" w:sz="2" w:space="0" w:color="auto"/>
                    <w:bottom w:val="single" w:sz="2" w:space="0" w:color="auto"/>
                    <w:right w:val="single" w:sz="2" w:space="0" w:color="auto"/>
                  </w:divBdr>
                  <w:divsChild>
                    <w:div w:id="1237981945">
                      <w:marLeft w:val="0"/>
                      <w:marRight w:val="0"/>
                      <w:marTop w:val="0"/>
                      <w:marBottom w:val="0"/>
                      <w:divBdr>
                        <w:top w:val="single" w:sz="2" w:space="0" w:color="auto"/>
                        <w:left w:val="single" w:sz="2" w:space="0" w:color="auto"/>
                        <w:bottom w:val="single" w:sz="2" w:space="0" w:color="auto"/>
                        <w:right w:val="single" w:sz="2" w:space="0" w:color="auto"/>
                      </w:divBdr>
                      <w:divsChild>
                        <w:div w:id="665784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8805490">
                  <w:marLeft w:val="0"/>
                  <w:marRight w:val="0"/>
                  <w:marTop w:val="0"/>
                  <w:marBottom w:val="0"/>
                  <w:divBdr>
                    <w:top w:val="single" w:sz="2" w:space="0" w:color="auto"/>
                    <w:left w:val="single" w:sz="2" w:space="0" w:color="auto"/>
                    <w:bottom w:val="single" w:sz="2" w:space="0" w:color="auto"/>
                    <w:right w:val="single" w:sz="2" w:space="0" w:color="auto"/>
                  </w:divBdr>
                  <w:divsChild>
                    <w:div w:id="1682585372">
                      <w:marLeft w:val="0"/>
                      <w:marRight w:val="0"/>
                      <w:marTop w:val="0"/>
                      <w:marBottom w:val="0"/>
                      <w:divBdr>
                        <w:top w:val="single" w:sz="2" w:space="0" w:color="auto"/>
                        <w:left w:val="single" w:sz="2" w:space="0" w:color="auto"/>
                        <w:bottom w:val="single" w:sz="2" w:space="0" w:color="auto"/>
                        <w:right w:val="single" w:sz="2" w:space="0" w:color="auto"/>
                      </w:divBdr>
                      <w:divsChild>
                        <w:div w:id="3703083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23057">
                  <w:marLeft w:val="0"/>
                  <w:marRight w:val="0"/>
                  <w:marTop w:val="0"/>
                  <w:marBottom w:val="0"/>
                  <w:divBdr>
                    <w:top w:val="single" w:sz="2" w:space="0" w:color="auto"/>
                    <w:left w:val="single" w:sz="2" w:space="0" w:color="auto"/>
                    <w:bottom w:val="single" w:sz="2" w:space="0" w:color="auto"/>
                    <w:right w:val="single" w:sz="2" w:space="0" w:color="auto"/>
                  </w:divBdr>
                  <w:divsChild>
                    <w:div w:id="1462966053">
                      <w:marLeft w:val="0"/>
                      <w:marRight w:val="0"/>
                      <w:marTop w:val="0"/>
                      <w:marBottom w:val="0"/>
                      <w:divBdr>
                        <w:top w:val="single" w:sz="2" w:space="0" w:color="auto"/>
                        <w:left w:val="single" w:sz="2" w:space="0" w:color="auto"/>
                        <w:bottom w:val="single" w:sz="2" w:space="0" w:color="auto"/>
                        <w:right w:val="single" w:sz="2" w:space="0" w:color="auto"/>
                      </w:divBdr>
                      <w:divsChild>
                        <w:div w:id="573272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3920604">
                  <w:marLeft w:val="0"/>
                  <w:marRight w:val="0"/>
                  <w:marTop w:val="0"/>
                  <w:marBottom w:val="0"/>
                  <w:divBdr>
                    <w:top w:val="single" w:sz="2" w:space="0" w:color="auto"/>
                    <w:left w:val="single" w:sz="2" w:space="0" w:color="auto"/>
                    <w:bottom w:val="single" w:sz="2" w:space="0" w:color="auto"/>
                    <w:right w:val="single" w:sz="2" w:space="0" w:color="auto"/>
                  </w:divBdr>
                  <w:divsChild>
                    <w:div w:id="1348828951">
                      <w:marLeft w:val="0"/>
                      <w:marRight w:val="0"/>
                      <w:marTop w:val="0"/>
                      <w:marBottom w:val="0"/>
                      <w:divBdr>
                        <w:top w:val="single" w:sz="2" w:space="0" w:color="auto"/>
                        <w:left w:val="single" w:sz="2" w:space="0" w:color="auto"/>
                        <w:bottom w:val="single" w:sz="2" w:space="0" w:color="auto"/>
                        <w:right w:val="single" w:sz="2" w:space="0" w:color="auto"/>
                      </w:divBdr>
                      <w:divsChild>
                        <w:div w:id="1865248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6061105">
                  <w:marLeft w:val="0"/>
                  <w:marRight w:val="0"/>
                  <w:marTop w:val="0"/>
                  <w:marBottom w:val="0"/>
                  <w:divBdr>
                    <w:top w:val="single" w:sz="2" w:space="0" w:color="auto"/>
                    <w:left w:val="single" w:sz="2" w:space="0" w:color="auto"/>
                    <w:bottom w:val="single" w:sz="2" w:space="0" w:color="auto"/>
                    <w:right w:val="single" w:sz="2" w:space="0" w:color="auto"/>
                  </w:divBdr>
                  <w:divsChild>
                    <w:div w:id="1717007320">
                      <w:marLeft w:val="0"/>
                      <w:marRight w:val="0"/>
                      <w:marTop w:val="0"/>
                      <w:marBottom w:val="0"/>
                      <w:divBdr>
                        <w:top w:val="single" w:sz="2" w:space="0" w:color="auto"/>
                        <w:left w:val="single" w:sz="2" w:space="0" w:color="auto"/>
                        <w:bottom w:val="single" w:sz="2" w:space="0" w:color="auto"/>
                        <w:right w:val="single" w:sz="2" w:space="0" w:color="auto"/>
                      </w:divBdr>
                      <w:divsChild>
                        <w:div w:id="1594364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1188004">
                  <w:marLeft w:val="0"/>
                  <w:marRight w:val="0"/>
                  <w:marTop w:val="0"/>
                  <w:marBottom w:val="0"/>
                  <w:divBdr>
                    <w:top w:val="single" w:sz="2" w:space="0" w:color="auto"/>
                    <w:left w:val="single" w:sz="2" w:space="0" w:color="auto"/>
                    <w:bottom w:val="single" w:sz="2" w:space="0" w:color="auto"/>
                    <w:right w:val="single" w:sz="2" w:space="0" w:color="auto"/>
                  </w:divBdr>
                  <w:divsChild>
                    <w:div w:id="1005716223">
                      <w:marLeft w:val="0"/>
                      <w:marRight w:val="0"/>
                      <w:marTop w:val="0"/>
                      <w:marBottom w:val="0"/>
                      <w:divBdr>
                        <w:top w:val="single" w:sz="2" w:space="0" w:color="auto"/>
                        <w:left w:val="single" w:sz="2" w:space="0" w:color="auto"/>
                        <w:bottom w:val="single" w:sz="2" w:space="0" w:color="auto"/>
                        <w:right w:val="single" w:sz="2" w:space="0" w:color="auto"/>
                      </w:divBdr>
                      <w:divsChild>
                        <w:div w:id="1836190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016744">
                  <w:marLeft w:val="0"/>
                  <w:marRight w:val="0"/>
                  <w:marTop w:val="0"/>
                  <w:marBottom w:val="0"/>
                  <w:divBdr>
                    <w:top w:val="single" w:sz="2" w:space="0" w:color="auto"/>
                    <w:left w:val="single" w:sz="2" w:space="0" w:color="auto"/>
                    <w:bottom w:val="single" w:sz="2" w:space="0" w:color="auto"/>
                    <w:right w:val="single" w:sz="2" w:space="0" w:color="auto"/>
                  </w:divBdr>
                  <w:divsChild>
                    <w:div w:id="1479955202">
                      <w:marLeft w:val="0"/>
                      <w:marRight w:val="0"/>
                      <w:marTop w:val="0"/>
                      <w:marBottom w:val="0"/>
                      <w:divBdr>
                        <w:top w:val="single" w:sz="2" w:space="0" w:color="auto"/>
                        <w:left w:val="single" w:sz="2" w:space="0" w:color="auto"/>
                        <w:bottom w:val="single" w:sz="2" w:space="0" w:color="auto"/>
                        <w:right w:val="single" w:sz="2" w:space="0" w:color="auto"/>
                      </w:divBdr>
                      <w:divsChild>
                        <w:div w:id="1906598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0576844">
                  <w:marLeft w:val="0"/>
                  <w:marRight w:val="0"/>
                  <w:marTop w:val="0"/>
                  <w:marBottom w:val="0"/>
                  <w:divBdr>
                    <w:top w:val="single" w:sz="2" w:space="0" w:color="auto"/>
                    <w:left w:val="single" w:sz="2" w:space="0" w:color="auto"/>
                    <w:bottom w:val="single" w:sz="2" w:space="0" w:color="auto"/>
                    <w:right w:val="single" w:sz="2" w:space="0" w:color="auto"/>
                  </w:divBdr>
                  <w:divsChild>
                    <w:div w:id="1312102683">
                      <w:marLeft w:val="0"/>
                      <w:marRight w:val="0"/>
                      <w:marTop w:val="0"/>
                      <w:marBottom w:val="0"/>
                      <w:divBdr>
                        <w:top w:val="single" w:sz="2" w:space="0" w:color="auto"/>
                        <w:left w:val="single" w:sz="2" w:space="0" w:color="auto"/>
                        <w:bottom w:val="single" w:sz="2" w:space="0" w:color="auto"/>
                        <w:right w:val="single" w:sz="2" w:space="0" w:color="auto"/>
                      </w:divBdr>
                      <w:divsChild>
                        <w:div w:id="1536309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979131">
                  <w:marLeft w:val="0"/>
                  <w:marRight w:val="0"/>
                  <w:marTop w:val="0"/>
                  <w:marBottom w:val="0"/>
                  <w:divBdr>
                    <w:top w:val="single" w:sz="2" w:space="0" w:color="auto"/>
                    <w:left w:val="single" w:sz="2" w:space="0" w:color="auto"/>
                    <w:bottom w:val="single" w:sz="2" w:space="0" w:color="auto"/>
                    <w:right w:val="single" w:sz="2" w:space="0" w:color="auto"/>
                  </w:divBdr>
                  <w:divsChild>
                    <w:div w:id="1289050685">
                      <w:marLeft w:val="0"/>
                      <w:marRight w:val="0"/>
                      <w:marTop w:val="0"/>
                      <w:marBottom w:val="0"/>
                      <w:divBdr>
                        <w:top w:val="single" w:sz="2" w:space="0" w:color="auto"/>
                        <w:left w:val="single" w:sz="2" w:space="0" w:color="auto"/>
                        <w:bottom w:val="single" w:sz="2" w:space="0" w:color="auto"/>
                        <w:right w:val="single" w:sz="2" w:space="0" w:color="auto"/>
                      </w:divBdr>
                      <w:divsChild>
                        <w:div w:id="558395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10761820">
          <w:marLeft w:val="0"/>
          <w:marRight w:val="0"/>
          <w:marTop w:val="0"/>
          <w:marBottom w:val="0"/>
          <w:divBdr>
            <w:top w:val="single" w:sz="2" w:space="0" w:color="auto"/>
            <w:left w:val="single" w:sz="2" w:space="0" w:color="auto"/>
            <w:bottom w:val="single" w:sz="2" w:space="0" w:color="auto"/>
            <w:right w:val="single" w:sz="2" w:space="0" w:color="auto"/>
          </w:divBdr>
        </w:div>
      </w:divsChild>
    </w:div>
    <w:div w:id="912736299">
      <w:bodyDiv w:val="1"/>
      <w:marLeft w:val="0"/>
      <w:marRight w:val="0"/>
      <w:marTop w:val="0"/>
      <w:marBottom w:val="0"/>
      <w:divBdr>
        <w:top w:val="none" w:sz="0" w:space="0" w:color="auto"/>
        <w:left w:val="none" w:sz="0" w:space="0" w:color="auto"/>
        <w:bottom w:val="none" w:sz="0" w:space="0" w:color="auto"/>
        <w:right w:val="none" w:sz="0" w:space="0" w:color="auto"/>
      </w:divBdr>
      <w:divsChild>
        <w:div w:id="871108644">
          <w:marLeft w:val="0"/>
          <w:marRight w:val="0"/>
          <w:marTop w:val="0"/>
          <w:marBottom w:val="0"/>
          <w:divBdr>
            <w:top w:val="single" w:sz="2" w:space="0" w:color="auto"/>
            <w:left w:val="single" w:sz="2" w:space="0" w:color="auto"/>
            <w:bottom w:val="single" w:sz="2" w:space="0" w:color="auto"/>
            <w:right w:val="single" w:sz="2" w:space="0" w:color="auto"/>
          </w:divBdr>
          <w:divsChild>
            <w:div w:id="1342124389">
              <w:marLeft w:val="0"/>
              <w:marRight w:val="0"/>
              <w:marTop w:val="0"/>
              <w:marBottom w:val="0"/>
              <w:divBdr>
                <w:top w:val="single" w:sz="2" w:space="0" w:color="auto"/>
                <w:left w:val="single" w:sz="2" w:space="0" w:color="auto"/>
                <w:bottom w:val="single" w:sz="2" w:space="0" w:color="auto"/>
                <w:right w:val="single" w:sz="2" w:space="0" w:color="auto"/>
              </w:divBdr>
              <w:divsChild>
                <w:div w:id="876507366">
                  <w:marLeft w:val="0"/>
                  <w:marRight w:val="0"/>
                  <w:marTop w:val="0"/>
                  <w:marBottom w:val="0"/>
                  <w:divBdr>
                    <w:top w:val="single" w:sz="2" w:space="0" w:color="auto"/>
                    <w:left w:val="single" w:sz="2" w:space="0" w:color="auto"/>
                    <w:bottom w:val="single" w:sz="2" w:space="0" w:color="auto"/>
                    <w:right w:val="single" w:sz="2" w:space="0" w:color="auto"/>
                  </w:divBdr>
                  <w:divsChild>
                    <w:div w:id="1526287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706458">
              <w:marLeft w:val="0"/>
              <w:marRight w:val="0"/>
              <w:marTop w:val="0"/>
              <w:marBottom w:val="0"/>
              <w:divBdr>
                <w:top w:val="single" w:sz="2" w:space="0" w:color="auto"/>
                <w:left w:val="single" w:sz="2" w:space="0" w:color="auto"/>
                <w:bottom w:val="single" w:sz="2" w:space="0" w:color="auto"/>
                <w:right w:val="single" w:sz="2" w:space="0" w:color="auto"/>
              </w:divBdr>
              <w:divsChild>
                <w:div w:id="1003238157">
                  <w:marLeft w:val="0"/>
                  <w:marRight w:val="0"/>
                  <w:marTop w:val="0"/>
                  <w:marBottom w:val="0"/>
                  <w:divBdr>
                    <w:top w:val="single" w:sz="2" w:space="0" w:color="auto"/>
                    <w:left w:val="single" w:sz="2" w:space="0" w:color="auto"/>
                    <w:bottom w:val="single" w:sz="2" w:space="0" w:color="auto"/>
                    <w:right w:val="single" w:sz="2" w:space="0" w:color="auto"/>
                  </w:divBdr>
                  <w:divsChild>
                    <w:div w:id="350452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3816457">
              <w:marLeft w:val="0"/>
              <w:marRight w:val="0"/>
              <w:marTop w:val="0"/>
              <w:marBottom w:val="0"/>
              <w:divBdr>
                <w:top w:val="single" w:sz="2" w:space="0" w:color="auto"/>
                <w:left w:val="single" w:sz="2" w:space="0" w:color="auto"/>
                <w:bottom w:val="single" w:sz="2" w:space="0" w:color="auto"/>
                <w:right w:val="single" w:sz="2" w:space="0" w:color="auto"/>
              </w:divBdr>
              <w:divsChild>
                <w:div w:id="83966051">
                  <w:marLeft w:val="0"/>
                  <w:marRight w:val="0"/>
                  <w:marTop w:val="0"/>
                  <w:marBottom w:val="0"/>
                  <w:divBdr>
                    <w:top w:val="single" w:sz="2" w:space="0" w:color="auto"/>
                    <w:left w:val="single" w:sz="2" w:space="0" w:color="auto"/>
                    <w:bottom w:val="single" w:sz="2" w:space="0" w:color="auto"/>
                    <w:right w:val="single" w:sz="2" w:space="0" w:color="auto"/>
                  </w:divBdr>
                  <w:divsChild>
                    <w:div w:id="226958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8355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8249854">
      <w:bodyDiv w:val="1"/>
      <w:marLeft w:val="0"/>
      <w:marRight w:val="0"/>
      <w:marTop w:val="0"/>
      <w:marBottom w:val="0"/>
      <w:divBdr>
        <w:top w:val="none" w:sz="0" w:space="0" w:color="auto"/>
        <w:left w:val="none" w:sz="0" w:space="0" w:color="auto"/>
        <w:bottom w:val="none" w:sz="0" w:space="0" w:color="auto"/>
        <w:right w:val="none" w:sz="0" w:space="0" w:color="auto"/>
      </w:divBdr>
      <w:divsChild>
        <w:div w:id="1374382766">
          <w:marLeft w:val="0"/>
          <w:marRight w:val="0"/>
          <w:marTop w:val="0"/>
          <w:marBottom w:val="0"/>
          <w:divBdr>
            <w:top w:val="single" w:sz="2" w:space="0" w:color="auto"/>
            <w:left w:val="single" w:sz="2" w:space="0" w:color="auto"/>
            <w:bottom w:val="single" w:sz="2" w:space="0" w:color="auto"/>
            <w:right w:val="single" w:sz="2" w:space="0" w:color="auto"/>
          </w:divBdr>
          <w:divsChild>
            <w:div w:id="832917416">
              <w:marLeft w:val="0"/>
              <w:marRight w:val="0"/>
              <w:marTop w:val="0"/>
              <w:marBottom w:val="0"/>
              <w:divBdr>
                <w:top w:val="single" w:sz="2" w:space="0" w:color="auto"/>
                <w:left w:val="single" w:sz="2" w:space="0" w:color="auto"/>
                <w:bottom w:val="single" w:sz="2" w:space="0" w:color="auto"/>
                <w:right w:val="single" w:sz="2" w:space="0" w:color="auto"/>
              </w:divBdr>
              <w:divsChild>
                <w:div w:id="928344016">
                  <w:marLeft w:val="0"/>
                  <w:marRight w:val="0"/>
                  <w:marTop w:val="0"/>
                  <w:marBottom w:val="0"/>
                  <w:divBdr>
                    <w:top w:val="single" w:sz="2" w:space="0" w:color="auto"/>
                    <w:left w:val="single" w:sz="2" w:space="0" w:color="auto"/>
                    <w:bottom w:val="single" w:sz="2" w:space="0" w:color="auto"/>
                    <w:right w:val="single" w:sz="2" w:space="0" w:color="auto"/>
                  </w:divBdr>
                  <w:divsChild>
                    <w:div w:id="679506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6944689">
              <w:marLeft w:val="0"/>
              <w:marRight w:val="0"/>
              <w:marTop w:val="0"/>
              <w:marBottom w:val="0"/>
              <w:divBdr>
                <w:top w:val="single" w:sz="2" w:space="0" w:color="auto"/>
                <w:left w:val="single" w:sz="2" w:space="0" w:color="auto"/>
                <w:bottom w:val="single" w:sz="2" w:space="0" w:color="auto"/>
                <w:right w:val="single" w:sz="2" w:space="0" w:color="auto"/>
              </w:divBdr>
              <w:divsChild>
                <w:div w:id="962811138">
                  <w:marLeft w:val="0"/>
                  <w:marRight w:val="0"/>
                  <w:marTop w:val="0"/>
                  <w:marBottom w:val="0"/>
                  <w:divBdr>
                    <w:top w:val="single" w:sz="2" w:space="0" w:color="auto"/>
                    <w:left w:val="single" w:sz="2" w:space="0" w:color="auto"/>
                    <w:bottom w:val="single" w:sz="2" w:space="0" w:color="auto"/>
                    <w:right w:val="single" w:sz="2" w:space="0" w:color="auto"/>
                  </w:divBdr>
                  <w:divsChild>
                    <w:div w:id="2145652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612371">
              <w:marLeft w:val="0"/>
              <w:marRight w:val="0"/>
              <w:marTop w:val="0"/>
              <w:marBottom w:val="0"/>
              <w:divBdr>
                <w:top w:val="single" w:sz="2" w:space="0" w:color="auto"/>
                <w:left w:val="single" w:sz="2" w:space="0" w:color="auto"/>
                <w:bottom w:val="single" w:sz="2" w:space="0" w:color="auto"/>
                <w:right w:val="single" w:sz="2" w:space="0" w:color="auto"/>
              </w:divBdr>
              <w:divsChild>
                <w:div w:id="1068571508">
                  <w:marLeft w:val="0"/>
                  <w:marRight w:val="0"/>
                  <w:marTop w:val="0"/>
                  <w:marBottom w:val="0"/>
                  <w:divBdr>
                    <w:top w:val="single" w:sz="2" w:space="0" w:color="auto"/>
                    <w:left w:val="single" w:sz="2" w:space="0" w:color="auto"/>
                    <w:bottom w:val="single" w:sz="2" w:space="0" w:color="auto"/>
                    <w:right w:val="single" w:sz="2" w:space="0" w:color="auto"/>
                  </w:divBdr>
                  <w:divsChild>
                    <w:div w:id="2013987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5239905">
              <w:marLeft w:val="0"/>
              <w:marRight w:val="0"/>
              <w:marTop w:val="0"/>
              <w:marBottom w:val="0"/>
              <w:divBdr>
                <w:top w:val="single" w:sz="2" w:space="0" w:color="auto"/>
                <w:left w:val="single" w:sz="2" w:space="0" w:color="auto"/>
                <w:bottom w:val="single" w:sz="2" w:space="0" w:color="auto"/>
                <w:right w:val="single" w:sz="2" w:space="0" w:color="auto"/>
              </w:divBdr>
              <w:divsChild>
                <w:div w:id="140776912">
                  <w:marLeft w:val="0"/>
                  <w:marRight w:val="0"/>
                  <w:marTop w:val="0"/>
                  <w:marBottom w:val="0"/>
                  <w:divBdr>
                    <w:top w:val="single" w:sz="2" w:space="0" w:color="auto"/>
                    <w:left w:val="single" w:sz="2" w:space="0" w:color="auto"/>
                    <w:bottom w:val="single" w:sz="2" w:space="0" w:color="auto"/>
                    <w:right w:val="single" w:sz="2" w:space="0" w:color="auto"/>
                  </w:divBdr>
                  <w:divsChild>
                    <w:div w:id="256016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2692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6713082">
      <w:bodyDiv w:val="1"/>
      <w:marLeft w:val="0"/>
      <w:marRight w:val="0"/>
      <w:marTop w:val="0"/>
      <w:marBottom w:val="0"/>
      <w:divBdr>
        <w:top w:val="none" w:sz="0" w:space="0" w:color="auto"/>
        <w:left w:val="none" w:sz="0" w:space="0" w:color="auto"/>
        <w:bottom w:val="none" w:sz="0" w:space="0" w:color="auto"/>
        <w:right w:val="none" w:sz="0" w:space="0" w:color="auto"/>
      </w:divBdr>
      <w:divsChild>
        <w:div w:id="404956321">
          <w:marLeft w:val="0"/>
          <w:marRight w:val="0"/>
          <w:marTop w:val="0"/>
          <w:marBottom w:val="0"/>
          <w:divBdr>
            <w:top w:val="single" w:sz="2" w:space="0" w:color="auto"/>
            <w:left w:val="single" w:sz="2" w:space="0" w:color="auto"/>
            <w:bottom w:val="single" w:sz="2" w:space="0" w:color="auto"/>
            <w:right w:val="single" w:sz="2" w:space="0" w:color="auto"/>
          </w:divBdr>
          <w:divsChild>
            <w:div w:id="1176265323">
              <w:marLeft w:val="0"/>
              <w:marRight w:val="0"/>
              <w:marTop w:val="0"/>
              <w:marBottom w:val="0"/>
              <w:divBdr>
                <w:top w:val="single" w:sz="2" w:space="0" w:color="auto"/>
                <w:left w:val="single" w:sz="2" w:space="0" w:color="auto"/>
                <w:bottom w:val="single" w:sz="2" w:space="0" w:color="auto"/>
                <w:right w:val="single" w:sz="2" w:space="0" w:color="auto"/>
              </w:divBdr>
              <w:divsChild>
                <w:div w:id="519706477">
                  <w:marLeft w:val="0"/>
                  <w:marRight w:val="0"/>
                  <w:marTop w:val="0"/>
                  <w:marBottom w:val="0"/>
                  <w:divBdr>
                    <w:top w:val="single" w:sz="2" w:space="0" w:color="auto"/>
                    <w:left w:val="single" w:sz="2" w:space="0" w:color="auto"/>
                    <w:bottom w:val="single" w:sz="2" w:space="0" w:color="auto"/>
                    <w:right w:val="single" w:sz="2" w:space="0" w:color="auto"/>
                  </w:divBdr>
                  <w:divsChild>
                    <w:div w:id="1756513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3207284">
              <w:marLeft w:val="0"/>
              <w:marRight w:val="0"/>
              <w:marTop w:val="0"/>
              <w:marBottom w:val="0"/>
              <w:divBdr>
                <w:top w:val="single" w:sz="2" w:space="0" w:color="auto"/>
                <w:left w:val="single" w:sz="2" w:space="0" w:color="auto"/>
                <w:bottom w:val="single" w:sz="2" w:space="0" w:color="auto"/>
                <w:right w:val="single" w:sz="2" w:space="0" w:color="auto"/>
              </w:divBdr>
              <w:divsChild>
                <w:div w:id="1072043802">
                  <w:marLeft w:val="0"/>
                  <w:marRight w:val="0"/>
                  <w:marTop w:val="0"/>
                  <w:marBottom w:val="0"/>
                  <w:divBdr>
                    <w:top w:val="single" w:sz="2" w:space="0" w:color="auto"/>
                    <w:left w:val="single" w:sz="2" w:space="0" w:color="auto"/>
                    <w:bottom w:val="single" w:sz="2" w:space="0" w:color="auto"/>
                    <w:right w:val="single" w:sz="2" w:space="0" w:color="auto"/>
                  </w:divBdr>
                  <w:divsChild>
                    <w:div w:id="1480150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1289839">
              <w:marLeft w:val="0"/>
              <w:marRight w:val="0"/>
              <w:marTop w:val="0"/>
              <w:marBottom w:val="0"/>
              <w:divBdr>
                <w:top w:val="single" w:sz="2" w:space="0" w:color="auto"/>
                <w:left w:val="single" w:sz="2" w:space="0" w:color="auto"/>
                <w:bottom w:val="single" w:sz="2" w:space="0" w:color="auto"/>
                <w:right w:val="single" w:sz="2" w:space="0" w:color="auto"/>
              </w:divBdr>
              <w:divsChild>
                <w:div w:id="1549948415">
                  <w:marLeft w:val="0"/>
                  <w:marRight w:val="0"/>
                  <w:marTop w:val="0"/>
                  <w:marBottom w:val="0"/>
                  <w:divBdr>
                    <w:top w:val="single" w:sz="2" w:space="0" w:color="auto"/>
                    <w:left w:val="single" w:sz="2" w:space="0" w:color="auto"/>
                    <w:bottom w:val="single" w:sz="2" w:space="0" w:color="auto"/>
                    <w:right w:val="single" w:sz="2" w:space="0" w:color="auto"/>
                  </w:divBdr>
                  <w:divsChild>
                    <w:div w:id="2698246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7695898">
              <w:marLeft w:val="0"/>
              <w:marRight w:val="0"/>
              <w:marTop w:val="0"/>
              <w:marBottom w:val="0"/>
              <w:divBdr>
                <w:top w:val="single" w:sz="2" w:space="0" w:color="auto"/>
                <w:left w:val="single" w:sz="2" w:space="0" w:color="auto"/>
                <w:bottom w:val="single" w:sz="2" w:space="0" w:color="auto"/>
                <w:right w:val="single" w:sz="2" w:space="0" w:color="auto"/>
              </w:divBdr>
              <w:divsChild>
                <w:div w:id="413866324">
                  <w:marLeft w:val="0"/>
                  <w:marRight w:val="0"/>
                  <w:marTop w:val="0"/>
                  <w:marBottom w:val="0"/>
                  <w:divBdr>
                    <w:top w:val="single" w:sz="2" w:space="0" w:color="auto"/>
                    <w:left w:val="single" w:sz="2" w:space="0" w:color="auto"/>
                    <w:bottom w:val="single" w:sz="2" w:space="0" w:color="auto"/>
                    <w:right w:val="single" w:sz="2" w:space="0" w:color="auto"/>
                  </w:divBdr>
                  <w:divsChild>
                    <w:div w:id="482702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8986590">
              <w:marLeft w:val="0"/>
              <w:marRight w:val="0"/>
              <w:marTop w:val="0"/>
              <w:marBottom w:val="0"/>
              <w:divBdr>
                <w:top w:val="single" w:sz="2" w:space="0" w:color="auto"/>
                <w:left w:val="single" w:sz="2" w:space="0" w:color="auto"/>
                <w:bottom w:val="single" w:sz="2" w:space="0" w:color="auto"/>
                <w:right w:val="single" w:sz="2" w:space="0" w:color="auto"/>
              </w:divBdr>
              <w:divsChild>
                <w:div w:id="753282978">
                  <w:marLeft w:val="0"/>
                  <w:marRight w:val="0"/>
                  <w:marTop w:val="0"/>
                  <w:marBottom w:val="0"/>
                  <w:divBdr>
                    <w:top w:val="single" w:sz="2" w:space="0" w:color="auto"/>
                    <w:left w:val="single" w:sz="2" w:space="0" w:color="auto"/>
                    <w:bottom w:val="single" w:sz="2" w:space="0" w:color="auto"/>
                    <w:right w:val="single" w:sz="2" w:space="0" w:color="auto"/>
                  </w:divBdr>
                  <w:divsChild>
                    <w:div w:id="2455812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0239729">
              <w:marLeft w:val="0"/>
              <w:marRight w:val="0"/>
              <w:marTop w:val="0"/>
              <w:marBottom w:val="0"/>
              <w:divBdr>
                <w:top w:val="single" w:sz="2" w:space="0" w:color="auto"/>
                <w:left w:val="single" w:sz="2" w:space="0" w:color="auto"/>
                <w:bottom w:val="single" w:sz="2" w:space="0" w:color="auto"/>
                <w:right w:val="single" w:sz="2" w:space="0" w:color="auto"/>
              </w:divBdr>
              <w:divsChild>
                <w:div w:id="1990672298">
                  <w:marLeft w:val="0"/>
                  <w:marRight w:val="0"/>
                  <w:marTop w:val="0"/>
                  <w:marBottom w:val="0"/>
                  <w:divBdr>
                    <w:top w:val="single" w:sz="2" w:space="0" w:color="auto"/>
                    <w:left w:val="single" w:sz="2" w:space="0" w:color="auto"/>
                    <w:bottom w:val="single" w:sz="2" w:space="0" w:color="auto"/>
                    <w:right w:val="single" w:sz="2" w:space="0" w:color="auto"/>
                  </w:divBdr>
                  <w:divsChild>
                    <w:div w:id="504131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0891479">
              <w:marLeft w:val="0"/>
              <w:marRight w:val="0"/>
              <w:marTop w:val="0"/>
              <w:marBottom w:val="0"/>
              <w:divBdr>
                <w:top w:val="single" w:sz="2" w:space="0" w:color="auto"/>
                <w:left w:val="single" w:sz="2" w:space="0" w:color="auto"/>
                <w:bottom w:val="single" w:sz="2" w:space="0" w:color="auto"/>
                <w:right w:val="single" w:sz="2" w:space="0" w:color="auto"/>
              </w:divBdr>
              <w:divsChild>
                <w:div w:id="791092761">
                  <w:marLeft w:val="0"/>
                  <w:marRight w:val="0"/>
                  <w:marTop w:val="0"/>
                  <w:marBottom w:val="0"/>
                  <w:divBdr>
                    <w:top w:val="single" w:sz="2" w:space="0" w:color="auto"/>
                    <w:left w:val="single" w:sz="2" w:space="0" w:color="auto"/>
                    <w:bottom w:val="single" w:sz="2" w:space="0" w:color="auto"/>
                    <w:right w:val="single" w:sz="2" w:space="0" w:color="auto"/>
                  </w:divBdr>
                  <w:divsChild>
                    <w:div w:id="1620337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2987856">
              <w:marLeft w:val="0"/>
              <w:marRight w:val="0"/>
              <w:marTop w:val="0"/>
              <w:marBottom w:val="0"/>
              <w:divBdr>
                <w:top w:val="single" w:sz="2" w:space="0" w:color="auto"/>
                <w:left w:val="single" w:sz="2" w:space="0" w:color="auto"/>
                <w:bottom w:val="single" w:sz="2" w:space="0" w:color="auto"/>
                <w:right w:val="single" w:sz="2" w:space="0" w:color="auto"/>
              </w:divBdr>
              <w:divsChild>
                <w:div w:id="133791210">
                  <w:marLeft w:val="0"/>
                  <w:marRight w:val="0"/>
                  <w:marTop w:val="0"/>
                  <w:marBottom w:val="0"/>
                  <w:divBdr>
                    <w:top w:val="single" w:sz="2" w:space="0" w:color="auto"/>
                    <w:left w:val="single" w:sz="2" w:space="0" w:color="auto"/>
                    <w:bottom w:val="single" w:sz="2" w:space="0" w:color="auto"/>
                    <w:right w:val="single" w:sz="2" w:space="0" w:color="auto"/>
                  </w:divBdr>
                  <w:divsChild>
                    <w:div w:id="404953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8973420">
              <w:marLeft w:val="0"/>
              <w:marRight w:val="0"/>
              <w:marTop w:val="0"/>
              <w:marBottom w:val="0"/>
              <w:divBdr>
                <w:top w:val="single" w:sz="2" w:space="0" w:color="auto"/>
                <w:left w:val="single" w:sz="2" w:space="0" w:color="auto"/>
                <w:bottom w:val="single" w:sz="2" w:space="0" w:color="auto"/>
                <w:right w:val="single" w:sz="2" w:space="0" w:color="auto"/>
              </w:divBdr>
              <w:divsChild>
                <w:div w:id="1358627556">
                  <w:marLeft w:val="0"/>
                  <w:marRight w:val="0"/>
                  <w:marTop w:val="0"/>
                  <w:marBottom w:val="0"/>
                  <w:divBdr>
                    <w:top w:val="single" w:sz="2" w:space="0" w:color="auto"/>
                    <w:left w:val="single" w:sz="2" w:space="0" w:color="auto"/>
                    <w:bottom w:val="single" w:sz="2" w:space="0" w:color="auto"/>
                    <w:right w:val="single" w:sz="2" w:space="0" w:color="auto"/>
                  </w:divBdr>
                  <w:divsChild>
                    <w:div w:id="175316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8141821">
              <w:marLeft w:val="0"/>
              <w:marRight w:val="0"/>
              <w:marTop w:val="0"/>
              <w:marBottom w:val="0"/>
              <w:divBdr>
                <w:top w:val="single" w:sz="2" w:space="0" w:color="auto"/>
                <w:left w:val="single" w:sz="2" w:space="0" w:color="auto"/>
                <w:bottom w:val="single" w:sz="2" w:space="0" w:color="auto"/>
                <w:right w:val="single" w:sz="2" w:space="0" w:color="auto"/>
              </w:divBdr>
              <w:divsChild>
                <w:div w:id="678892878">
                  <w:marLeft w:val="0"/>
                  <w:marRight w:val="0"/>
                  <w:marTop w:val="0"/>
                  <w:marBottom w:val="0"/>
                  <w:divBdr>
                    <w:top w:val="single" w:sz="2" w:space="0" w:color="auto"/>
                    <w:left w:val="single" w:sz="2" w:space="0" w:color="auto"/>
                    <w:bottom w:val="single" w:sz="2" w:space="0" w:color="auto"/>
                    <w:right w:val="single" w:sz="2" w:space="0" w:color="auto"/>
                  </w:divBdr>
                  <w:divsChild>
                    <w:div w:id="1367171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5064917">
              <w:marLeft w:val="0"/>
              <w:marRight w:val="0"/>
              <w:marTop w:val="0"/>
              <w:marBottom w:val="0"/>
              <w:divBdr>
                <w:top w:val="single" w:sz="2" w:space="0" w:color="auto"/>
                <w:left w:val="single" w:sz="2" w:space="0" w:color="auto"/>
                <w:bottom w:val="single" w:sz="2" w:space="0" w:color="auto"/>
                <w:right w:val="single" w:sz="2" w:space="0" w:color="auto"/>
              </w:divBdr>
              <w:divsChild>
                <w:div w:id="1030451622">
                  <w:marLeft w:val="0"/>
                  <w:marRight w:val="0"/>
                  <w:marTop w:val="0"/>
                  <w:marBottom w:val="0"/>
                  <w:divBdr>
                    <w:top w:val="single" w:sz="2" w:space="0" w:color="auto"/>
                    <w:left w:val="single" w:sz="2" w:space="0" w:color="auto"/>
                    <w:bottom w:val="single" w:sz="2" w:space="0" w:color="auto"/>
                    <w:right w:val="single" w:sz="2" w:space="0" w:color="auto"/>
                  </w:divBdr>
                  <w:divsChild>
                    <w:div w:id="9963464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5447937">
              <w:marLeft w:val="0"/>
              <w:marRight w:val="0"/>
              <w:marTop w:val="0"/>
              <w:marBottom w:val="0"/>
              <w:divBdr>
                <w:top w:val="single" w:sz="2" w:space="0" w:color="auto"/>
                <w:left w:val="single" w:sz="2" w:space="0" w:color="auto"/>
                <w:bottom w:val="single" w:sz="2" w:space="0" w:color="auto"/>
                <w:right w:val="single" w:sz="2" w:space="0" w:color="auto"/>
              </w:divBdr>
              <w:divsChild>
                <w:div w:id="1194611668">
                  <w:marLeft w:val="0"/>
                  <w:marRight w:val="0"/>
                  <w:marTop w:val="0"/>
                  <w:marBottom w:val="0"/>
                  <w:divBdr>
                    <w:top w:val="single" w:sz="2" w:space="0" w:color="auto"/>
                    <w:left w:val="single" w:sz="2" w:space="0" w:color="auto"/>
                    <w:bottom w:val="single" w:sz="2" w:space="0" w:color="auto"/>
                    <w:right w:val="single" w:sz="2" w:space="0" w:color="auto"/>
                  </w:divBdr>
                  <w:divsChild>
                    <w:div w:id="1371164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2055606">
              <w:marLeft w:val="0"/>
              <w:marRight w:val="0"/>
              <w:marTop w:val="0"/>
              <w:marBottom w:val="0"/>
              <w:divBdr>
                <w:top w:val="single" w:sz="2" w:space="0" w:color="auto"/>
                <w:left w:val="single" w:sz="2" w:space="0" w:color="auto"/>
                <w:bottom w:val="single" w:sz="2" w:space="0" w:color="auto"/>
                <w:right w:val="single" w:sz="2" w:space="0" w:color="auto"/>
              </w:divBdr>
              <w:divsChild>
                <w:div w:id="349994614">
                  <w:marLeft w:val="0"/>
                  <w:marRight w:val="0"/>
                  <w:marTop w:val="0"/>
                  <w:marBottom w:val="0"/>
                  <w:divBdr>
                    <w:top w:val="single" w:sz="2" w:space="0" w:color="auto"/>
                    <w:left w:val="single" w:sz="2" w:space="0" w:color="auto"/>
                    <w:bottom w:val="single" w:sz="2" w:space="0" w:color="auto"/>
                    <w:right w:val="single" w:sz="2" w:space="0" w:color="auto"/>
                  </w:divBdr>
                  <w:divsChild>
                    <w:div w:id="1645237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0866740">
              <w:marLeft w:val="0"/>
              <w:marRight w:val="0"/>
              <w:marTop w:val="0"/>
              <w:marBottom w:val="0"/>
              <w:divBdr>
                <w:top w:val="single" w:sz="2" w:space="0" w:color="auto"/>
                <w:left w:val="single" w:sz="2" w:space="0" w:color="auto"/>
                <w:bottom w:val="single" w:sz="2" w:space="0" w:color="auto"/>
                <w:right w:val="single" w:sz="2" w:space="0" w:color="auto"/>
              </w:divBdr>
              <w:divsChild>
                <w:div w:id="2068339467">
                  <w:marLeft w:val="0"/>
                  <w:marRight w:val="0"/>
                  <w:marTop w:val="0"/>
                  <w:marBottom w:val="0"/>
                  <w:divBdr>
                    <w:top w:val="single" w:sz="2" w:space="0" w:color="auto"/>
                    <w:left w:val="single" w:sz="2" w:space="0" w:color="auto"/>
                    <w:bottom w:val="single" w:sz="2" w:space="0" w:color="auto"/>
                    <w:right w:val="single" w:sz="2" w:space="0" w:color="auto"/>
                  </w:divBdr>
                  <w:divsChild>
                    <w:div w:id="182592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726539">
              <w:marLeft w:val="0"/>
              <w:marRight w:val="0"/>
              <w:marTop w:val="0"/>
              <w:marBottom w:val="0"/>
              <w:divBdr>
                <w:top w:val="single" w:sz="2" w:space="0" w:color="auto"/>
                <w:left w:val="single" w:sz="2" w:space="0" w:color="auto"/>
                <w:bottom w:val="single" w:sz="2" w:space="0" w:color="auto"/>
                <w:right w:val="single" w:sz="2" w:space="0" w:color="auto"/>
              </w:divBdr>
              <w:divsChild>
                <w:div w:id="1252274535">
                  <w:marLeft w:val="0"/>
                  <w:marRight w:val="0"/>
                  <w:marTop w:val="0"/>
                  <w:marBottom w:val="0"/>
                  <w:divBdr>
                    <w:top w:val="single" w:sz="2" w:space="0" w:color="auto"/>
                    <w:left w:val="single" w:sz="2" w:space="0" w:color="auto"/>
                    <w:bottom w:val="single" w:sz="2" w:space="0" w:color="auto"/>
                    <w:right w:val="single" w:sz="2" w:space="0" w:color="auto"/>
                  </w:divBdr>
                  <w:divsChild>
                    <w:div w:id="918952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841795">
              <w:marLeft w:val="0"/>
              <w:marRight w:val="0"/>
              <w:marTop w:val="0"/>
              <w:marBottom w:val="0"/>
              <w:divBdr>
                <w:top w:val="single" w:sz="2" w:space="0" w:color="auto"/>
                <w:left w:val="single" w:sz="2" w:space="0" w:color="auto"/>
                <w:bottom w:val="single" w:sz="2" w:space="0" w:color="auto"/>
                <w:right w:val="single" w:sz="2" w:space="0" w:color="auto"/>
              </w:divBdr>
              <w:divsChild>
                <w:div w:id="882592507">
                  <w:marLeft w:val="0"/>
                  <w:marRight w:val="0"/>
                  <w:marTop w:val="0"/>
                  <w:marBottom w:val="0"/>
                  <w:divBdr>
                    <w:top w:val="single" w:sz="2" w:space="0" w:color="auto"/>
                    <w:left w:val="single" w:sz="2" w:space="0" w:color="auto"/>
                    <w:bottom w:val="single" w:sz="2" w:space="0" w:color="auto"/>
                    <w:right w:val="single" w:sz="2" w:space="0" w:color="auto"/>
                  </w:divBdr>
                  <w:divsChild>
                    <w:div w:id="84812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3243964">
              <w:marLeft w:val="0"/>
              <w:marRight w:val="0"/>
              <w:marTop w:val="0"/>
              <w:marBottom w:val="0"/>
              <w:divBdr>
                <w:top w:val="single" w:sz="2" w:space="0" w:color="auto"/>
                <w:left w:val="single" w:sz="2" w:space="0" w:color="auto"/>
                <w:bottom w:val="single" w:sz="2" w:space="0" w:color="auto"/>
                <w:right w:val="single" w:sz="2" w:space="0" w:color="auto"/>
              </w:divBdr>
              <w:divsChild>
                <w:div w:id="1293712999">
                  <w:marLeft w:val="0"/>
                  <w:marRight w:val="0"/>
                  <w:marTop w:val="0"/>
                  <w:marBottom w:val="0"/>
                  <w:divBdr>
                    <w:top w:val="single" w:sz="2" w:space="0" w:color="auto"/>
                    <w:left w:val="single" w:sz="2" w:space="0" w:color="auto"/>
                    <w:bottom w:val="single" w:sz="2" w:space="0" w:color="auto"/>
                    <w:right w:val="single" w:sz="2" w:space="0" w:color="auto"/>
                  </w:divBdr>
                  <w:divsChild>
                    <w:div w:id="200437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1107244">
              <w:marLeft w:val="0"/>
              <w:marRight w:val="0"/>
              <w:marTop w:val="0"/>
              <w:marBottom w:val="0"/>
              <w:divBdr>
                <w:top w:val="single" w:sz="2" w:space="0" w:color="auto"/>
                <w:left w:val="single" w:sz="2" w:space="0" w:color="auto"/>
                <w:bottom w:val="single" w:sz="2" w:space="0" w:color="auto"/>
                <w:right w:val="single" w:sz="2" w:space="0" w:color="auto"/>
              </w:divBdr>
              <w:divsChild>
                <w:div w:id="1193810777">
                  <w:marLeft w:val="0"/>
                  <w:marRight w:val="0"/>
                  <w:marTop w:val="0"/>
                  <w:marBottom w:val="0"/>
                  <w:divBdr>
                    <w:top w:val="single" w:sz="2" w:space="0" w:color="auto"/>
                    <w:left w:val="single" w:sz="2" w:space="0" w:color="auto"/>
                    <w:bottom w:val="single" w:sz="2" w:space="0" w:color="auto"/>
                    <w:right w:val="single" w:sz="2" w:space="0" w:color="auto"/>
                  </w:divBdr>
                  <w:divsChild>
                    <w:div w:id="8253654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3128546">
              <w:marLeft w:val="0"/>
              <w:marRight w:val="0"/>
              <w:marTop w:val="0"/>
              <w:marBottom w:val="0"/>
              <w:divBdr>
                <w:top w:val="single" w:sz="2" w:space="0" w:color="auto"/>
                <w:left w:val="single" w:sz="2" w:space="0" w:color="auto"/>
                <w:bottom w:val="single" w:sz="2" w:space="0" w:color="auto"/>
                <w:right w:val="single" w:sz="2" w:space="0" w:color="auto"/>
              </w:divBdr>
              <w:divsChild>
                <w:div w:id="1213425640">
                  <w:marLeft w:val="0"/>
                  <w:marRight w:val="0"/>
                  <w:marTop w:val="0"/>
                  <w:marBottom w:val="0"/>
                  <w:divBdr>
                    <w:top w:val="single" w:sz="2" w:space="0" w:color="auto"/>
                    <w:left w:val="single" w:sz="2" w:space="0" w:color="auto"/>
                    <w:bottom w:val="single" w:sz="2" w:space="0" w:color="auto"/>
                    <w:right w:val="single" w:sz="2" w:space="0" w:color="auto"/>
                  </w:divBdr>
                  <w:divsChild>
                    <w:div w:id="595869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0516952">
              <w:marLeft w:val="0"/>
              <w:marRight w:val="0"/>
              <w:marTop w:val="0"/>
              <w:marBottom w:val="0"/>
              <w:divBdr>
                <w:top w:val="single" w:sz="2" w:space="0" w:color="auto"/>
                <w:left w:val="single" w:sz="2" w:space="0" w:color="auto"/>
                <w:bottom w:val="single" w:sz="2" w:space="0" w:color="auto"/>
                <w:right w:val="single" w:sz="2" w:space="0" w:color="auto"/>
              </w:divBdr>
              <w:divsChild>
                <w:div w:id="1348941369">
                  <w:marLeft w:val="0"/>
                  <w:marRight w:val="0"/>
                  <w:marTop w:val="0"/>
                  <w:marBottom w:val="0"/>
                  <w:divBdr>
                    <w:top w:val="single" w:sz="2" w:space="0" w:color="auto"/>
                    <w:left w:val="single" w:sz="2" w:space="0" w:color="auto"/>
                    <w:bottom w:val="single" w:sz="2" w:space="0" w:color="auto"/>
                    <w:right w:val="single" w:sz="2" w:space="0" w:color="auto"/>
                  </w:divBdr>
                  <w:divsChild>
                    <w:div w:id="30343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0239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7245731">
      <w:bodyDiv w:val="1"/>
      <w:marLeft w:val="0"/>
      <w:marRight w:val="0"/>
      <w:marTop w:val="0"/>
      <w:marBottom w:val="0"/>
      <w:divBdr>
        <w:top w:val="none" w:sz="0" w:space="0" w:color="auto"/>
        <w:left w:val="none" w:sz="0" w:space="0" w:color="auto"/>
        <w:bottom w:val="none" w:sz="0" w:space="0" w:color="auto"/>
        <w:right w:val="none" w:sz="0" w:space="0" w:color="auto"/>
      </w:divBdr>
      <w:divsChild>
        <w:div w:id="797574603">
          <w:marLeft w:val="0"/>
          <w:marRight w:val="0"/>
          <w:marTop w:val="0"/>
          <w:marBottom w:val="0"/>
          <w:divBdr>
            <w:top w:val="single" w:sz="2" w:space="0" w:color="auto"/>
            <w:left w:val="single" w:sz="2" w:space="0" w:color="auto"/>
            <w:bottom w:val="single" w:sz="2" w:space="0" w:color="auto"/>
            <w:right w:val="single" w:sz="2" w:space="0" w:color="auto"/>
          </w:divBdr>
          <w:divsChild>
            <w:div w:id="788166362">
              <w:marLeft w:val="0"/>
              <w:marRight w:val="0"/>
              <w:marTop w:val="0"/>
              <w:marBottom w:val="0"/>
              <w:divBdr>
                <w:top w:val="single" w:sz="2" w:space="0" w:color="auto"/>
                <w:left w:val="single" w:sz="2" w:space="0" w:color="auto"/>
                <w:bottom w:val="single" w:sz="2" w:space="0" w:color="auto"/>
                <w:right w:val="single" w:sz="2" w:space="0" w:color="auto"/>
              </w:divBdr>
              <w:divsChild>
                <w:div w:id="1162770955">
                  <w:marLeft w:val="0"/>
                  <w:marRight w:val="0"/>
                  <w:marTop w:val="0"/>
                  <w:marBottom w:val="0"/>
                  <w:divBdr>
                    <w:top w:val="single" w:sz="2" w:space="0" w:color="auto"/>
                    <w:left w:val="single" w:sz="2" w:space="0" w:color="auto"/>
                    <w:bottom w:val="single" w:sz="2" w:space="0" w:color="auto"/>
                    <w:right w:val="single" w:sz="2" w:space="0" w:color="auto"/>
                  </w:divBdr>
                  <w:divsChild>
                    <w:div w:id="2030447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1303345">
              <w:marLeft w:val="0"/>
              <w:marRight w:val="0"/>
              <w:marTop w:val="0"/>
              <w:marBottom w:val="0"/>
              <w:divBdr>
                <w:top w:val="single" w:sz="2" w:space="0" w:color="auto"/>
                <w:left w:val="single" w:sz="2" w:space="0" w:color="auto"/>
                <w:bottom w:val="single" w:sz="2" w:space="0" w:color="auto"/>
                <w:right w:val="single" w:sz="2" w:space="0" w:color="auto"/>
              </w:divBdr>
              <w:divsChild>
                <w:div w:id="1582329496">
                  <w:marLeft w:val="0"/>
                  <w:marRight w:val="0"/>
                  <w:marTop w:val="0"/>
                  <w:marBottom w:val="0"/>
                  <w:divBdr>
                    <w:top w:val="single" w:sz="2" w:space="0" w:color="auto"/>
                    <w:left w:val="single" w:sz="2" w:space="0" w:color="auto"/>
                    <w:bottom w:val="single" w:sz="2" w:space="0" w:color="auto"/>
                    <w:right w:val="single" w:sz="2" w:space="0" w:color="auto"/>
                  </w:divBdr>
                  <w:divsChild>
                    <w:div w:id="840968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1932121">
              <w:marLeft w:val="0"/>
              <w:marRight w:val="0"/>
              <w:marTop w:val="0"/>
              <w:marBottom w:val="0"/>
              <w:divBdr>
                <w:top w:val="single" w:sz="2" w:space="0" w:color="auto"/>
                <w:left w:val="single" w:sz="2" w:space="0" w:color="auto"/>
                <w:bottom w:val="single" w:sz="2" w:space="0" w:color="auto"/>
                <w:right w:val="single" w:sz="2" w:space="0" w:color="auto"/>
              </w:divBdr>
              <w:divsChild>
                <w:div w:id="348722243">
                  <w:marLeft w:val="0"/>
                  <w:marRight w:val="0"/>
                  <w:marTop w:val="0"/>
                  <w:marBottom w:val="0"/>
                  <w:divBdr>
                    <w:top w:val="single" w:sz="2" w:space="0" w:color="auto"/>
                    <w:left w:val="single" w:sz="2" w:space="0" w:color="auto"/>
                    <w:bottom w:val="single" w:sz="2" w:space="0" w:color="auto"/>
                    <w:right w:val="single" w:sz="2" w:space="0" w:color="auto"/>
                  </w:divBdr>
                  <w:divsChild>
                    <w:div w:id="1627807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6900878">
              <w:marLeft w:val="0"/>
              <w:marRight w:val="0"/>
              <w:marTop w:val="0"/>
              <w:marBottom w:val="0"/>
              <w:divBdr>
                <w:top w:val="single" w:sz="2" w:space="0" w:color="auto"/>
                <w:left w:val="single" w:sz="2" w:space="0" w:color="auto"/>
                <w:bottom w:val="single" w:sz="2" w:space="0" w:color="auto"/>
                <w:right w:val="single" w:sz="2" w:space="0" w:color="auto"/>
              </w:divBdr>
              <w:divsChild>
                <w:div w:id="282929279">
                  <w:marLeft w:val="0"/>
                  <w:marRight w:val="0"/>
                  <w:marTop w:val="0"/>
                  <w:marBottom w:val="0"/>
                  <w:divBdr>
                    <w:top w:val="single" w:sz="2" w:space="0" w:color="auto"/>
                    <w:left w:val="single" w:sz="2" w:space="0" w:color="auto"/>
                    <w:bottom w:val="single" w:sz="2" w:space="0" w:color="auto"/>
                    <w:right w:val="single" w:sz="2" w:space="0" w:color="auto"/>
                  </w:divBdr>
                  <w:divsChild>
                    <w:div w:id="432286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875228">
              <w:marLeft w:val="0"/>
              <w:marRight w:val="0"/>
              <w:marTop w:val="0"/>
              <w:marBottom w:val="0"/>
              <w:divBdr>
                <w:top w:val="single" w:sz="2" w:space="0" w:color="auto"/>
                <w:left w:val="single" w:sz="2" w:space="0" w:color="auto"/>
                <w:bottom w:val="single" w:sz="2" w:space="0" w:color="auto"/>
                <w:right w:val="single" w:sz="2" w:space="0" w:color="auto"/>
              </w:divBdr>
              <w:divsChild>
                <w:div w:id="175391772">
                  <w:marLeft w:val="0"/>
                  <w:marRight w:val="0"/>
                  <w:marTop w:val="0"/>
                  <w:marBottom w:val="0"/>
                  <w:divBdr>
                    <w:top w:val="single" w:sz="2" w:space="0" w:color="auto"/>
                    <w:left w:val="single" w:sz="2" w:space="0" w:color="auto"/>
                    <w:bottom w:val="single" w:sz="2" w:space="0" w:color="auto"/>
                    <w:right w:val="single" w:sz="2" w:space="0" w:color="auto"/>
                  </w:divBdr>
                  <w:divsChild>
                    <w:div w:id="690374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1274558">
              <w:marLeft w:val="0"/>
              <w:marRight w:val="0"/>
              <w:marTop w:val="0"/>
              <w:marBottom w:val="0"/>
              <w:divBdr>
                <w:top w:val="single" w:sz="2" w:space="0" w:color="auto"/>
                <w:left w:val="single" w:sz="2" w:space="0" w:color="auto"/>
                <w:bottom w:val="single" w:sz="2" w:space="0" w:color="auto"/>
                <w:right w:val="single" w:sz="2" w:space="0" w:color="auto"/>
              </w:divBdr>
              <w:divsChild>
                <w:div w:id="1210608097">
                  <w:marLeft w:val="0"/>
                  <w:marRight w:val="0"/>
                  <w:marTop w:val="0"/>
                  <w:marBottom w:val="0"/>
                  <w:divBdr>
                    <w:top w:val="single" w:sz="2" w:space="0" w:color="auto"/>
                    <w:left w:val="single" w:sz="2" w:space="0" w:color="auto"/>
                    <w:bottom w:val="single" w:sz="2" w:space="0" w:color="auto"/>
                    <w:right w:val="single" w:sz="2" w:space="0" w:color="auto"/>
                  </w:divBdr>
                  <w:divsChild>
                    <w:div w:id="1298220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236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4237385">
      <w:bodyDiv w:val="1"/>
      <w:marLeft w:val="0"/>
      <w:marRight w:val="0"/>
      <w:marTop w:val="0"/>
      <w:marBottom w:val="0"/>
      <w:divBdr>
        <w:top w:val="none" w:sz="0" w:space="0" w:color="auto"/>
        <w:left w:val="none" w:sz="0" w:space="0" w:color="auto"/>
        <w:bottom w:val="none" w:sz="0" w:space="0" w:color="auto"/>
        <w:right w:val="none" w:sz="0" w:space="0" w:color="auto"/>
      </w:divBdr>
      <w:divsChild>
        <w:div w:id="1813667445">
          <w:marLeft w:val="0"/>
          <w:marRight w:val="0"/>
          <w:marTop w:val="0"/>
          <w:marBottom w:val="0"/>
          <w:divBdr>
            <w:top w:val="single" w:sz="2" w:space="0" w:color="auto"/>
            <w:left w:val="single" w:sz="2" w:space="0" w:color="auto"/>
            <w:bottom w:val="single" w:sz="2" w:space="0" w:color="auto"/>
            <w:right w:val="single" w:sz="2" w:space="0" w:color="auto"/>
          </w:divBdr>
          <w:divsChild>
            <w:div w:id="1422528713">
              <w:marLeft w:val="0"/>
              <w:marRight w:val="0"/>
              <w:marTop w:val="0"/>
              <w:marBottom w:val="0"/>
              <w:divBdr>
                <w:top w:val="single" w:sz="2" w:space="0" w:color="auto"/>
                <w:left w:val="single" w:sz="2" w:space="0" w:color="auto"/>
                <w:bottom w:val="single" w:sz="2" w:space="0" w:color="auto"/>
                <w:right w:val="single" w:sz="2" w:space="0" w:color="auto"/>
              </w:divBdr>
              <w:divsChild>
                <w:div w:id="1988514150">
                  <w:marLeft w:val="0"/>
                  <w:marRight w:val="0"/>
                  <w:marTop w:val="0"/>
                  <w:marBottom w:val="0"/>
                  <w:divBdr>
                    <w:top w:val="single" w:sz="2" w:space="0" w:color="auto"/>
                    <w:left w:val="single" w:sz="2" w:space="0" w:color="auto"/>
                    <w:bottom w:val="single" w:sz="2" w:space="0" w:color="auto"/>
                    <w:right w:val="single" w:sz="2" w:space="0" w:color="auto"/>
                  </w:divBdr>
                  <w:divsChild>
                    <w:div w:id="626008800">
                      <w:marLeft w:val="0"/>
                      <w:marRight w:val="0"/>
                      <w:marTop w:val="0"/>
                      <w:marBottom w:val="0"/>
                      <w:divBdr>
                        <w:top w:val="single" w:sz="2" w:space="0" w:color="auto"/>
                        <w:left w:val="single" w:sz="2" w:space="0" w:color="auto"/>
                        <w:bottom w:val="single" w:sz="2" w:space="0" w:color="auto"/>
                        <w:right w:val="single" w:sz="2" w:space="0" w:color="auto"/>
                      </w:divBdr>
                      <w:divsChild>
                        <w:div w:id="581838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6760477">
                  <w:marLeft w:val="0"/>
                  <w:marRight w:val="0"/>
                  <w:marTop w:val="0"/>
                  <w:marBottom w:val="0"/>
                  <w:divBdr>
                    <w:top w:val="single" w:sz="2" w:space="0" w:color="auto"/>
                    <w:left w:val="single" w:sz="2" w:space="0" w:color="auto"/>
                    <w:bottom w:val="single" w:sz="2" w:space="0" w:color="auto"/>
                    <w:right w:val="single" w:sz="2" w:space="0" w:color="auto"/>
                  </w:divBdr>
                  <w:divsChild>
                    <w:div w:id="1393845668">
                      <w:marLeft w:val="0"/>
                      <w:marRight w:val="0"/>
                      <w:marTop w:val="0"/>
                      <w:marBottom w:val="0"/>
                      <w:divBdr>
                        <w:top w:val="single" w:sz="2" w:space="0" w:color="auto"/>
                        <w:left w:val="single" w:sz="2" w:space="0" w:color="auto"/>
                        <w:bottom w:val="single" w:sz="2" w:space="0" w:color="auto"/>
                        <w:right w:val="single" w:sz="2" w:space="0" w:color="auto"/>
                      </w:divBdr>
                      <w:divsChild>
                        <w:div w:id="17437938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2317468">
                  <w:marLeft w:val="0"/>
                  <w:marRight w:val="0"/>
                  <w:marTop w:val="0"/>
                  <w:marBottom w:val="0"/>
                  <w:divBdr>
                    <w:top w:val="single" w:sz="2" w:space="0" w:color="auto"/>
                    <w:left w:val="single" w:sz="2" w:space="0" w:color="auto"/>
                    <w:bottom w:val="single" w:sz="2" w:space="0" w:color="auto"/>
                    <w:right w:val="single" w:sz="2" w:space="0" w:color="auto"/>
                  </w:divBdr>
                  <w:divsChild>
                    <w:div w:id="1463230416">
                      <w:marLeft w:val="0"/>
                      <w:marRight w:val="0"/>
                      <w:marTop w:val="0"/>
                      <w:marBottom w:val="0"/>
                      <w:divBdr>
                        <w:top w:val="single" w:sz="2" w:space="0" w:color="auto"/>
                        <w:left w:val="single" w:sz="2" w:space="0" w:color="auto"/>
                        <w:bottom w:val="single" w:sz="2" w:space="0" w:color="auto"/>
                        <w:right w:val="single" w:sz="2" w:space="0" w:color="auto"/>
                      </w:divBdr>
                      <w:divsChild>
                        <w:div w:id="542867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3200168">
          <w:marLeft w:val="0"/>
          <w:marRight w:val="0"/>
          <w:marTop w:val="0"/>
          <w:marBottom w:val="0"/>
          <w:divBdr>
            <w:top w:val="single" w:sz="2" w:space="0" w:color="auto"/>
            <w:left w:val="single" w:sz="2" w:space="0" w:color="auto"/>
            <w:bottom w:val="single" w:sz="2" w:space="0" w:color="auto"/>
            <w:right w:val="single" w:sz="2" w:space="0" w:color="auto"/>
          </w:divBdr>
        </w:div>
      </w:divsChild>
    </w:div>
    <w:div w:id="1053652865">
      <w:bodyDiv w:val="1"/>
      <w:marLeft w:val="0"/>
      <w:marRight w:val="0"/>
      <w:marTop w:val="0"/>
      <w:marBottom w:val="0"/>
      <w:divBdr>
        <w:top w:val="none" w:sz="0" w:space="0" w:color="auto"/>
        <w:left w:val="none" w:sz="0" w:space="0" w:color="auto"/>
        <w:bottom w:val="none" w:sz="0" w:space="0" w:color="auto"/>
        <w:right w:val="none" w:sz="0" w:space="0" w:color="auto"/>
      </w:divBdr>
      <w:divsChild>
        <w:div w:id="1427461785">
          <w:marLeft w:val="0"/>
          <w:marRight w:val="0"/>
          <w:marTop w:val="0"/>
          <w:marBottom w:val="0"/>
          <w:divBdr>
            <w:top w:val="single" w:sz="2" w:space="0" w:color="auto"/>
            <w:left w:val="single" w:sz="2" w:space="0" w:color="auto"/>
            <w:bottom w:val="single" w:sz="2" w:space="0" w:color="auto"/>
            <w:right w:val="single" w:sz="2" w:space="0" w:color="auto"/>
          </w:divBdr>
          <w:divsChild>
            <w:div w:id="854072249">
              <w:marLeft w:val="0"/>
              <w:marRight w:val="0"/>
              <w:marTop w:val="0"/>
              <w:marBottom w:val="0"/>
              <w:divBdr>
                <w:top w:val="single" w:sz="2" w:space="0" w:color="auto"/>
                <w:left w:val="single" w:sz="2" w:space="0" w:color="auto"/>
                <w:bottom w:val="single" w:sz="2" w:space="0" w:color="auto"/>
                <w:right w:val="single" w:sz="2" w:space="0" w:color="auto"/>
              </w:divBdr>
              <w:divsChild>
                <w:div w:id="688023300">
                  <w:marLeft w:val="0"/>
                  <w:marRight w:val="0"/>
                  <w:marTop w:val="0"/>
                  <w:marBottom w:val="0"/>
                  <w:divBdr>
                    <w:top w:val="single" w:sz="2" w:space="0" w:color="auto"/>
                    <w:left w:val="single" w:sz="2" w:space="0" w:color="auto"/>
                    <w:bottom w:val="single" w:sz="2" w:space="0" w:color="auto"/>
                    <w:right w:val="single" w:sz="2" w:space="0" w:color="auto"/>
                  </w:divBdr>
                  <w:divsChild>
                    <w:div w:id="830750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5847608">
              <w:marLeft w:val="0"/>
              <w:marRight w:val="0"/>
              <w:marTop w:val="0"/>
              <w:marBottom w:val="0"/>
              <w:divBdr>
                <w:top w:val="single" w:sz="2" w:space="0" w:color="auto"/>
                <w:left w:val="single" w:sz="2" w:space="0" w:color="auto"/>
                <w:bottom w:val="single" w:sz="2" w:space="0" w:color="auto"/>
                <w:right w:val="single" w:sz="2" w:space="0" w:color="auto"/>
              </w:divBdr>
              <w:divsChild>
                <w:div w:id="1273051705">
                  <w:marLeft w:val="0"/>
                  <w:marRight w:val="0"/>
                  <w:marTop w:val="0"/>
                  <w:marBottom w:val="0"/>
                  <w:divBdr>
                    <w:top w:val="single" w:sz="2" w:space="0" w:color="auto"/>
                    <w:left w:val="single" w:sz="2" w:space="0" w:color="auto"/>
                    <w:bottom w:val="single" w:sz="2" w:space="0" w:color="auto"/>
                    <w:right w:val="single" w:sz="2" w:space="0" w:color="auto"/>
                  </w:divBdr>
                  <w:divsChild>
                    <w:div w:id="818037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9506720">
              <w:marLeft w:val="0"/>
              <w:marRight w:val="0"/>
              <w:marTop w:val="0"/>
              <w:marBottom w:val="0"/>
              <w:divBdr>
                <w:top w:val="single" w:sz="2" w:space="0" w:color="auto"/>
                <w:left w:val="single" w:sz="2" w:space="0" w:color="auto"/>
                <w:bottom w:val="single" w:sz="2" w:space="0" w:color="auto"/>
                <w:right w:val="single" w:sz="2" w:space="0" w:color="auto"/>
              </w:divBdr>
              <w:divsChild>
                <w:div w:id="475799414">
                  <w:marLeft w:val="0"/>
                  <w:marRight w:val="0"/>
                  <w:marTop w:val="0"/>
                  <w:marBottom w:val="0"/>
                  <w:divBdr>
                    <w:top w:val="single" w:sz="2" w:space="0" w:color="auto"/>
                    <w:left w:val="single" w:sz="2" w:space="0" w:color="auto"/>
                    <w:bottom w:val="single" w:sz="2" w:space="0" w:color="auto"/>
                    <w:right w:val="single" w:sz="2" w:space="0" w:color="auto"/>
                  </w:divBdr>
                  <w:divsChild>
                    <w:div w:id="1248878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5511718">
              <w:marLeft w:val="0"/>
              <w:marRight w:val="0"/>
              <w:marTop w:val="0"/>
              <w:marBottom w:val="0"/>
              <w:divBdr>
                <w:top w:val="single" w:sz="2" w:space="0" w:color="auto"/>
                <w:left w:val="single" w:sz="2" w:space="0" w:color="auto"/>
                <w:bottom w:val="single" w:sz="2" w:space="0" w:color="auto"/>
                <w:right w:val="single" w:sz="2" w:space="0" w:color="auto"/>
              </w:divBdr>
              <w:divsChild>
                <w:div w:id="1106727238">
                  <w:marLeft w:val="0"/>
                  <w:marRight w:val="0"/>
                  <w:marTop w:val="0"/>
                  <w:marBottom w:val="0"/>
                  <w:divBdr>
                    <w:top w:val="single" w:sz="2" w:space="0" w:color="auto"/>
                    <w:left w:val="single" w:sz="2" w:space="0" w:color="auto"/>
                    <w:bottom w:val="single" w:sz="2" w:space="0" w:color="auto"/>
                    <w:right w:val="single" w:sz="2" w:space="0" w:color="auto"/>
                  </w:divBdr>
                  <w:divsChild>
                    <w:div w:id="438182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2538726">
              <w:marLeft w:val="0"/>
              <w:marRight w:val="0"/>
              <w:marTop w:val="0"/>
              <w:marBottom w:val="0"/>
              <w:divBdr>
                <w:top w:val="single" w:sz="2" w:space="0" w:color="auto"/>
                <w:left w:val="single" w:sz="2" w:space="0" w:color="auto"/>
                <w:bottom w:val="single" w:sz="2" w:space="0" w:color="auto"/>
                <w:right w:val="single" w:sz="2" w:space="0" w:color="auto"/>
              </w:divBdr>
              <w:divsChild>
                <w:div w:id="243413587">
                  <w:marLeft w:val="0"/>
                  <w:marRight w:val="0"/>
                  <w:marTop w:val="0"/>
                  <w:marBottom w:val="0"/>
                  <w:divBdr>
                    <w:top w:val="single" w:sz="2" w:space="0" w:color="auto"/>
                    <w:left w:val="single" w:sz="2" w:space="0" w:color="auto"/>
                    <w:bottom w:val="single" w:sz="2" w:space="0" w:color="auto"/>
                    <w:right w:val="single" w:sz="2" w:space="0" w:color="auto"/>
                  </w:divBdr>
                  <w:divsChild>
                    <w:div w:id="1976061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875770">
              <w:marLeft w:val="0"/>
              <w:marRight w:val="0"/>
              <w:marTop w:val="0"/>
              <w:marBottom w:val="0"/>
              <w:divBdr>
                <w:top w:val="single" w:sz="2" w:space="0" w:color="auto"/>
                <w:left w:val="single" w:sz="2" w:space="0" w:color="auto"/>
                <w:bottom w:val="single" w:sz="2" w:space="0" w:color="auto"/>
                <w:right w:val="single" w:sz="2" w:space="0" w:color="auto"/>
              </w:divBdr>
              <w:divsChild>
                <w:div w:id="1716349419">
                  <w:marLeft w:val="0"/>
                  <w:marRight w:val="0"/>
                  <w:marTop w:val="0"/>
                  <w:marBottom w:val="0"/>
                  <w:divBdr>
                    <w:top w:val="single" w:sz="2" w:space="0" w:color="auto"/>
                    <w:left w:val="single" w:sz="2" w:space="0" w:color="auto"/>
                    <w:bottom w:val="single" w:sz="2" w:space="0" w:color="auto"/>
                    <w:right w:val="single" w:sz="2" w:space="0" w:color="auto"/>
                  </w:divBdr>
                  <w:divsChild>
                    <w:div w:id="1473596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8688757">
              <w:marLeft w:val="0"/>
              <w:marRight w:val="0"/>
              <w:marTop w:val="0"/>
              <w:marBottom w:val="0"/>
              <w:divBdr>
                <w:top w:val="single" w:sz="2" w:space="0" w:color="auto"/>
                <w:left w:val="single" w:sz="2" w:space="0" w:color="auto"/>
                <w:bottom w:val="single" w:sz="2" w:space="0" w:color="auto"/>
                <w:right w:val="single" w:sz="2" w:space="0" w:color="auto"/>
              </w:divBdr>
              <w:divsChild>
                <w:div w:id="903300990">
                  <w:marLeft w:val="0"/>
                  <w:marRight w:val="0"/>
                  <w:marTop w:val="0"/>
                  <w:marBottom w:val="0"/>
                  <w:divBdr>
                    <w:top w:val="single" w:sz="2" w:space="0" w:color="auto"/>
                    <w:left w:val="single" w:sz="2" w:space="0" w:color="auto"/>
                    <w:bottom w:val="single" w:sz="2" w:space="0" w:color="auto"/>
                    <w:right w:val="single" w:sz="2" w:space="0" w:color="auto"/>
                  </w:divBdr>
                  <w:divsChild>
                    <w:div w:id="1756972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68375">
              <w:marLeft w:val="0"/>
              <w:marRight w:val="0"/>
              <w:marTop w:val="0"/>
              <w:marBottom w:val="0"/>
              <w:divBdr>
                <w:top w:val="single" w:sz="2" w:space="0" w:color="auto"/>
                <w:left w:val="single" w:sz="2" w:space="0" w:color="auto"/>
                <w:bottom w:val="single" w:sz="2" w:space="0" w:color="auto"/>
                <w:right w:val="single" w:sz="2" w:space="0" w:color="auto"/>
              </w:divBdr>
              <w:divsChild>
                <w:div w:id="1487091165">
                  <w:marLeft w:val="0"/>
                  <w:marRight w:val="0"/>
                  <w:marTop w:val="0"/>
                  <w:marBottom w:val="0"/>
                  <w:divBdr>
                    <w:top w:val="single" w:sz="2" w:space="0" w:color="auto"/>
                    <w:left w:val="single" w:sz="2" w:space="0" w:color="auto"/>
                    <w:bottom w:val="single" w:sz="2" w:space="0" w:color="auto"/>
                    <w:right w:val="single" w:sz="2" w:space="0" w:color="auto"/>
                  </w:divBdr>
                  <w:divsChild>
                    <w:div w:id="2662748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8270433">
              <w:marLeft w:val="0"/>
              <w:marRight w:val="0"/>
              <w:marTop w:val="0"/>
              <w:marBottom w:val="0"/>
              <w:divBdr>
                <w:top w:val="single" w:sz="2" w:space="0" w:color="auto"/>
                <w:left w:val="single" w:sz="2" w:space="0" w:color="auto"/>
                <w:bottom w:val="single" w:sz="2" w:space="0" w:color="auto"/>
                <w:right w:val="single" w:sz="2" w:space="0" w:color="auto"/>
              </w:divBdr>
              <w:divsChild>
                <w:div w:id="2127383521">
                  <w:marLeft w:val="0"/>
                  <w:marRight w:val="0"/>
                  <w:marTop w:val="0"/>
                  <w:marBottom w:val="0"/>
                  <w:divBdr>
                    <w:top w:val="single" w:sz="2" w:space="0" w:color="auto"/>
                    <w:left w:val="single" w:sz="2" w:space="0" w:color="auto"/>
                    <w:bottom w:val="single" w:sz="2" w:space="0" w:color="auto"/>
                    <w:right w:val="single" w:sz="2" w:space="0" w:color="auto"/>
                  </w:divBdr>
                  <w:divsChild>
                    <w:div w:id="1179541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5332037">
              <w:marLeft w:val="0"/>
              <w:marRight w:val="0"/>
              <w:marTop w:val="0"/>
              <w:marBottom w:val="0"/>
              <w:divBdr>
                <w:top w:val="single" w:sz="2" w:space="0" w:color="auto"/>
                <w:left w:val="single" w:sz="2" w:space="0" w:color="auto"/>
                <w:bottom w:val="single" w:sz="2" w:space="0" w:color="auto"/>
                <w:right w:val="single" w:sz="2" w:space="0" w:color="auto"/>
              </w:divBdr>
              <w:divsChild>
                <w:div w:id="794062467">
                  <w:marLeft w:val="0"/>
                  <w:marRight w:val="0"/>
                  <w:marTop w:val="0"/>
                  <w:marBottom w:val="0"/>
                  <w:divBdr>
                    <w:top w:val="single" w:sz="2" w:space="0" w:color="auto"/>
                    <w:left w:val="single" w:sz="2" w:space="0" w:color="auto"/>
                    <w:bottom w:val="single" w:sz="2" w:space="0" w:color="auto"/>
                    <w:right w:val="single" w:sz="2" w:space="0" w:color="auto"/>
                  </w:divBdr>
                  <w:divsChild>
                    <w:div w:id="1068537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1880070">
              <w:marLeft w:val="0"/>
              <w:marRight w:val="0"/>
              <w:marTop w:val="0"/>
              <w:marBottom w:val="0"/>
              <w:divBdr>
                <w:top w:val="single" w:sz="2" w:space="0" w:color="auto"/>
                <w:left w:val="single" w:sz="2" w:space="0" w:color="auto"/>
                <w:bottom w:val="single" w:sz="2" w:space="0" w:color="auto"/>
                <w:right w:val="single" w:sz="2" w:space="0" w:color="auto"/>
              </w:divBdr>
              <w:divsChild>
                <w:div w:id="1762525679">
                  <w:marLeft w:val="0"/>
                  <w:marRight w:val="0"/>
                  <w:marTop w:val="0"/>
                  <w:marBottom w:val="0"/>
                  <w:divBdr>
                    <w:top w:val="single" w:sz="2" w:space="0" w:color="auto"/>
                    <w:left w:val="single" w:sz="2" w:space="0" w:color="auto"/>
                    <w:bottom w:val="single" w:sz="2" w:space="0" w:color="auto"/>
                    <w:right w:val="single" w:sz="2" w:space="0" w:color="auto"/>
                  </w:divBdr>
                  <w:divsChild>
                    <w:div w:id="1831208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8232059">
              <w:marLeft w:val="0"/>
              <w:marRight w:val="0"/>
              <w:marTop w:val="0"/>
              <w:marBottom w:val="0"/>
              <w:divBdr>
                <w:top w:val="single" w:sz="2" w:space="0" w:color="auto"/>
                <w:left w:val="single" w:sz="2" w:space="0" w:color="auto"/>
                <w:bottom w:val="single" w:sz="2" w:space="0" w:color="auto"/>
                <w:right w:val="single" w:sz="2" w:space="0" w:color="auto"/>
              </w:divBdr>
              <w:divsChild>
                <w:div w:id="928612114">
                  <w:marLeft w:val="0"/>
                  <w:marRight w:val="0"/>
                  <w:marTop w:val="0"/>
                  <w:marBottom w:val="0"/>
                  <w:divBdr>
                    <w:top w:val="single" w:sz="2" w:space="0" w:color="auto"/>
                    <w:left w:val="single" w:sz="2" w:space="0" w:color="auto"/>
                    <w:bottom w:val="single" w:sz="2" w:space="0" w:color="auto"/>
                    <w:right w:val="single" w:sz="2" w:space="0" w:color="auto"/>
                  </w:divBdr>
                  <w:divsChild>
                    <w:div w:id="122356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9744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5544041">
      <w:bodyDiv w:val="1"/>
      <w:marLeft w:val="0"/>
      <w:marRight w:val="0"/>
      <w:marTop w:val="0"/>
      <w:marBottom w:val="0"/>
      <w:divBdr>
        <w:top w:val="none" w:sz="0" w:space="0" w:color="auto"/>
        <w:left w:val="none" w:sz="0" w:space="0" w:color="auto"/>
        <w:bottom w:val="none" w:sz="0" w:space="0" w:color="auto"/>
        <w:right w:val="none" w:sz="0" w:space="0" w:color="auto"/>
      </w:divBdr>
      <w:divsChild>
        <w:div w:id="391119647">
          <w:marLeft w:val="0"/>
          <w:marRight w:val="0"/>
          <w:marTop w:val="0"/>
          <w:marBottom w:val="0"/>
          <w:divBdr>
            <w:top w:val="single" w:sz="2" w:space="0" w:color="auto"/>
            <w:left w:val="single" w:sz="2" w:space="0" w:color="auto"/>
            <w:bottom w:val="single" w:sz="2" w:space="0" w:color="auto"/>
            <w:right w:val="single" w:sz="2" w:space="0" w:color="auto"/>
          </w:divBdr>
          <w:divsChild>
            <w:div w:id="748621851">
              <w:marLeft w:val="0"/>
              <w:marRight w:val="0"/>
              <w:marTop w:val="0"/>
              <w:marBottom w:val="0"/>
              <w:divBdr>
                <w:top w:val="single" w:sz="2" w:space="0" w:color="auto"/>
                <w:left w:val="single" w:sz="2" w:space="0" w:color="auto"/>
                <w:bottom w:val="single" w:sz="2" w:space="0" w:color="auto"/>
                <w:right w:val="single" w:sz="2" w:space="0" w:color="auto"/>
              </w:divBdr>
              <w:divsChild>
                <w:div w:id="264848703">
                  <w:marLeft w:val="0"/>
                  <w:marRight w:val="0"/>
                  <w:marTop w:val="0"/>
                  <w:marBottom w:val="0"/>
                  <w:divBdr>
                    <w:top w:val="single" w:sz="2" w:space="0" w:color="auto"/>
                    <w:left w:val="single" w:sz="2" w:space="0" w:color="auto"/>
                    <w:bottom w:val="single" w:sz="2" w:space="0" w:color="auto"/>
                    <w:right w:val="single" w:sz="2" w:space="0" w:color="auto"/>
                  </w:divBdr>
                  <w:divsChild>
                    <w:div w:id="668409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9155942">
              <w:marLeft w:val="0"/>
              <w:marRight w:val="0"/>
              <w:marTop w:val="0"/>
              <w:marBottom w:val="0"/>
              <w:divBdr>
                <w:top w:val="single" w:sz="2" w:space="0" w:color="auto"/>
                <w:left w:val="single" w:sz="2" w:space="0" w:color="auto"/>
                <w:bottom w:val="single" w:sz="2" w:space="0" w:color="auto"/>
                <w:right w:val="single" w:sz="2" w:space="0" w:color="auto"/>
              </w:divBdr>
              <w:divsChild>
                <w:div w:id="524829575">
                  <w:marLeft w:val="0"/>
                  <w:marRight w:val="0"/>
                  <w:marTop w:val="0"/>
                  <w:marBottom w:val="0"/>
                  <w:divBdr>
                    <w:top w:val="single" w:sz="2" w:space="0" w:color="auto"/>
                    <w:left w:val="single" w:sz="2" w:space="0" w:color="auto"/>
                    <w:bottom w:val="single" w:sz="2" w:space="0" w:color="auto"/>
                    <w:right w:val="single" w:sz="2" w:space="0" w:color="auto"/>
                  </w:divBdr>
                  <w:divsChild>
                    <w:div w:id="1954707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5848376">
              <w:marLeft w:val="0"/>
              <w:marRight w:val="0"/>
              <w:marTop w:val="0"/>
              <w:marBottom w:val="0"/>
              <w:divBdr>
                <w:top w:val="single" w:sz="2" w:space="0" w:color="auto"/>
                <w:left w:val="single" w:sz="2" w:space="0" w:color="auto"/>
                <w:bottom w:val="single" w:sz="2" w:space="0" w:color="auto"/>
                <w:right w:val="single" w:sz="2" w:space="0" w:color="auto"/>
              </w:divBdr>
              <w:divsChild>
                <w:div w:id="1706521639">
                  <w:marLeft w:val="0"/>
                  <w:marRight w:val="0"/>
                  <w:marTop w:val="0"/>
                  <w:marBottom w:val="0"/>
                  <w:divBdr>
                    <w:top w:val="single" w:sz="2" w:space="0" w:color="auto"/>
                    <w:left w:val="single" w:sz="2" w:space="0" w:color="auto"/>
                    <w:bottom w:val="single" w:sz="2" w:space="0" w:color="auto"/>
                    <w:right w:val="single" w:sz="2" w:space="0" w:color="auto"/>
                  </w:divBdr>
                  <w:divsChild>
                    <w:div w:id="1847088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6388861">
              <w:marLeft w:val="0"/>
              <w:marRight w:val="0"/>
              <w:marTop w:val="0"/>
              <w:marBottom w:val="0"/>
              <w:divBdr>
                <w:top w:val="single" w:sz="2" w:space="0" w:color="auto"/>
                <w:left w:val="single" w:sz="2" w:space="0" w:color="auto"/>
                <w:bottom w:val="single" w:sz="2" w:space="0" w:color="auto"/>
                <w:right w:val="single" w:sz="2" w:space="0" w:color="auto"/>
              </w:divBdr>
              <w:divsChild>
                <w:div w:id="2020157298">
                  <w:marLeft w:val="0"/>
                  <w:marRight w:val="0"/>
                  <w:marTop w:val="0"/>
                  <w:marBottom w:val="0"/>
                  <w:divBdr>
                    <w:top w:val="single" w:sz="2" w:space="0" w:color="auto"/>
                    <w:left w:val="single" w:sz="2" w:space="0" w:color="auto"/>
                    <w:bottom w:val="single" w:sz="2" w:space="0" w:color="auto"/>
                    <w:right w:val="single" w:sz="2" w:space="0" w:color="auto"/>
                  </w:divBdr>
                  <w:divsChild>
                    <w:div w:id="177471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5550232">
              <w:marLeft w:val="0"/>
              <w:marRight w:val="0"/>
              <w:marTop w:val="0"/>
              <w:marBottom w:val="0"/>
              <w:divBdr>
                <w:top w:val="single" w:sz="2" w:space="0" w:color="auto"/>
                <w:left w:val="single" w:sz="2" w:space="0" w:color="auto"/>
                <w:bottom w:val="single" w:sz="2" w:space="0" w:color="auto"/>
                <w:right w:val="single" w:sz="2" w:space="0" w:color="auto"/>
              </w:divBdr>
              <w:divsChild>
                <w:div w:id="1196651863">
                  <w:marLeft w:val="0"/>
                  <w:marRight w:val="0"/>
                  <w:marTop w:val="0"/>
                  <w:marBottom w:val="0"/>
                  <w:divBdr>
                    <w:top w:val="single" w:sz="2" w:space="0" w:color="auto"/>
                    <w:left w:val="single" w:sz="2" w:space="0" w:color="auto"/>
                    <w:bottom w:val="single" w:sz="2" w:space="0" w:color="auto"/>
                    <w:right w:val="single" w:sz="2" w:space="0" w:color="auto"/>
                  </w:divBdr>
                  <w:divsChild>
                    <w:div w:id="1842308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373595">
              <w:marLeft w:val="0"/>
              <w:marRight w:val="0"/>
              <w:marTop w:val="0"/>
              <w:marBottom w:val="0"/>
              <w:divBdr>
                <w:top w:val="single" w:sz="2" w:space="0" w:color="auto"/>
                <w:left w:val="single" w:sz="2" w:space="0" w:color="auto"/>
                <w:bottom w:val="single" w:sz="2" w:space="0" w:color="auto"/>
                <w:right w:val="single" w:sz="2" w:space="0" w:color="auto"/>
              </w:divBdr>
              <w:divsChild>
                <w:div w:id="1492136780">
                  <w:marLeft w:val="0"/>
                  <w:marRight w:val="0"/>
                  <w:marTop w:val="0"/>
                  <w:marBottom w:val="0"/>
                  <w:divBdr>
                    <w:top w:val="single" w:sz="2" w:space="0" w:color="auto"/>
                    <w:left w:val="single" w:sz="2" w:space="0" w:color="auto"/>
                    <w:bottom w:val="single" w:sz="2" w:space="0" w:color="auto"/>
                    <w:right w:val="single" w:sz="2" w:space="0" w:color="auto"/>
                  </w:divBdr>
                  <w:divsChild>
                    <w:div w:id="931475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152112">
              <w:marLeft w:val="0"/>
              <w:marRight w:val="0"/>
              <w:marTop w:val="0"/>
              <w:marBottom w:val="0"/>
              <w:divBdr>
                <w:top w:val="single" w:sz="2" w:space="0" w:color="auto"/>
                <w:left w:val="single" w:sz="2" w:space="0" w:color="auto"/>
                <w:bottom w:val="single" w:sz="2" w:space="0" w:color="auto"/>
                <w:right w:val="single" w:sz="2" w:space="0" w:color="auto"/>
              </w:divBdr>
              <w:divsChild>
                <w:div w:id="1145045069">
                  <w:marLeft w:val="0"/>
                  <w:marRight w:val="0"/>
                  <w:marTop w:val="0"/>
                  <w:marBottom w:val="0"/>
                  <w:divBdr>
                    <w:top w:val="single" w:sz="2" w:space="0" w:color="auto"/>
                    <w:left w:val="single" w:sz="2" w:space="0" w:color="auto"/>
                    <w:bottom w:val="single" w:sz="2" w:space="0" w:color="auto"/>
                    <w:right w:val="single" w:sz="2" w:space="0" w:color="auto"/>
                  </w:divBdr>
                  <w:divsChild>
                    <w:div w:id="1080450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1574224">
              <w:marLeft w:val="0"/>
              <w:marRight w:val="0"/>
              <w:marTop w:val="0"/>
              <w:marBottom w:val="0"/>
              <w:divBdr>
                <w:top w:val="single" w:sz="2" w:space="0" w:color="auto"/>
                <w:left w:val="single" w:sz="2" w:space="0" w:color="auto"/>
                <w:bottom w:val="single" w:sz="2" w:space="0" w:color="auto"/>
                <w:right w:val="single" w:sz="2" w:space="0" w:color="auto"/>
              </w:divBdr>
              <w:divsChild>
                <w:div w:id="221597703">
                  <w:marLeft w:val="0"/>
                  <w:marRight w:val="0"/>
                  <w:marTop w:val="0"/>
                  <w:marBottom w:val="0"/>
                  <w:divBdr>
                    <w:top w:val="single" w:sz="2" w:space="0" w:color="auto"/>
                    <w:left w:val="single" w:sz="2" w:space="0" w:color="auto"/>
                    <w:bottom w:val="single" w:sz="2" w:space="0" w:color="auto"/>
                    <w:right w:val="single" w:sz="2" w:space="0" w:color="auto"/>
                  </w:divBdr>
                  <w:divsChild>
                    <w:div w:id="1413626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29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4302068">
      <w:bodyDiv w:val="1"/>
      <w:marLeft w:val="0"/>
      <w:marRight w:val="0"/>
      <w:marTop w:val="0"/>
      <w:marBottom w:val="0"/>
      <w:divBdr>
        <w:top w:val="none" w:sz="0" w:space="0" w:color="auto"/>
        <w:left w:val="none" w:sz="0" w:space="0" w:color="auto"/>
        <w:bottom w:val="none" w:sz="0" w:space="0" w:color="auto"/>
        <w:right w:val="none" w:sz="0" w:space="0" w:color="auto"/>
      </w:divBdr>
      <w:divsChild>
        <w:div w:id="64112193">
          <w:marLeft w:val="0"/>
          <w:marRight w:val="0"/>
          <w:marTop w:val="0"/>
          <w:marBottom w:val="0"/>
          <w:divBdr>
            <w:top w:val="single" w:sz="2" w:space="0" w:color="auto"/>
            <w:left w:val="single" w:sz="2" w:space="0" w:color="auto"/>
            <w:bottom w:val="single" w:sz="2" w:space="0" w:color="auto"/>
            <w:right w:val="single" w:sz="2" w:space="0" w:color="auto"/>
          </w:divBdr>
          <w:divsChild>
            <w:div w:id="1566793002">
              <w:marLeft w:val="0"/>
              <w:marRight w:val="0"/>
              <w:marTop w:val="0"/>
              <w:marBottom w:val="0"/>
              <w:divBdr>
                <w:top w:val="single" w:sz="2" w:space="0" w:color="auto"/>
                <w:left w:val="single" w:sz="2" w:space="0" w:color="auto"/>
                <w:bottom w:val="single" w:sz="2" w:space="0" w:color="auto"/>
                <w:right w:val="single" w:sz="2" w:space="0" w:color="auto"/>
              </w:divBdr>
              <w:divsChild>
                <w:div w:id="125050724">
                  <w:marLeft w:val="0"/>
                  <w:marRight w:val="0"/>
                  <w:marTop w:val="0"/>
                  <w:marBottom w:val="0"/>
                  <w:divBdr>
                    <w:top w:val="single" w:sz="2" w:space="0" w:color="auto"/>
                    <w:left w:val="single" w:sz="2" w:space="0" w:color="auto"/>
                    <w:bottom w:val="single" w:sz="2" w:space="0" w:color="auto"/>
                    <w:right w:val="single" w:sz="2" w:space="0" w:color="auto"/>
                  </w:divBdr>
                  <w:divsChild>
                    <w:div w:id="1992440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4931955">
              <w:marLeft w:val="0"/>
              <w:marRight w:val="0"/>
              <w:marTop w:val="0"/>
              <w:marBottom w:val="0"/>
              <w:divBdr>
                <w:top w:val="single" w:sz="2" w:space="0" w:color="auto"/>
                <w:left w:val="single" w:sz="2" w:space="0" w:color="auto"/>
                <w:bottom w:val="single" w:sz="2" w:space="0" w:color="auto"/>
                <w:right w:val="single" w:sz="2" w:space="0" w:color="auto"/>
              </w:divBdr>
              <w:divsChild>
                <w:div w:id="1989555752">
                  <w:marLeft w:val="0"/>
                  <w:marRight w:val="0"/>
                  <w:marTop w:val="0"/>
                  <w:marBottom w:val="0"/>
                  <w:divBdr>
                    <w:top w:val="single" w:sz="2" w:space="0" w:color="auto"/>
                    <w:left w:val="single" w:sz="2" w:space="0" w:color="auto"/>
                    <w:bottom w:val="single" w:sz="2" w:space="0" w:color="auto"/>
                    <w:right w:val="single" w:sz="2" w:space="0" w:color="auto"/>
                  </w:divBdr>
                  <w:divsChild>
                    <w:div w:id="964308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0168057">
              <w:marLeft w:val="0"/>
              <w:marRight w:val="0"/>
              <w:marTop w:val="0"/>
              <w:marBottom w:val="0"/>
              <w:divBdr>
                <w:top w:val="single" w:sz="2" w:space="0" w:color="auto"/>
                <w:left w:val="single" w:sz="2" w:space="0" w:color="auto"/>
                <w:bottom w:val="single" w:sz="2" w:space="0" w:color="auto"/>
                <w:right w:val="single" w:sz="2" w:space="0" w:color="auto"/>
              </w:divBdr>
              <w:divsChild>
                <w:div w:id="871383652">
                  <w:marLeft w:val="0"/>
                  <w:marRight w:val="0"/>
                  <w:marTop w:val="0"/>
                  <w:marBottom w:val="0"/>
                  <w:divBdr>
                    <w:top w:val="single" w:sz="2" w:space="0" w:color="auto"/>
                    <w:left w:val="single" w:sz="2" w:space="0" w:color="auto"/>
                    <w:bottom w:val="single" w:sz="2" w:space="0" w:color="auto"/>
                    <w:right w:val="single" w:sz="2" w:space="0" w:color="auto"/>
                  </w:divBdr>
                  <w:divsChild>
                    <w:div w:id="542526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294173">
              <w:marLeft w:val="0"/>
              <w:marRight w:val="0"/>
              <w:marTop w:val="0"/>
              <w:marBottom w:val="0"/>
              <w:divBdr>
                <w:top w:val="single" w:sz="2" w:space="0" w:color="auto"/>
                <w:left w:val="single" w:sz="2" w:space="0" w:color="auto"/>
                <w:bottom w:val="single" w:sz="2" w:space="0" w:color="auto"/>
                <w:right w:val="single" w:sz="2" w:space="0" w:color="auto"/>
              </w:divBdr>
              <w:divsChild>
                <w:div w:id="429278183">
                  <w:marLeft w:val="0"/>
                  <w:marRight w:val="0"/>
                  <w:marTop w:val="0"/>
                  <w:marBottom w:val="0"/>
                  <w:divBdr>
                    <w:top w:val="single" w:sz="2" w:space="0" w:color="auto"/>
                    <w:left w:val="single" w:sz="2" w:space="0" w:color="auto"/>
                    <w:bottom w:val="single" w:sz="2" w:space="0" w:color="auto"/>
                    <w:right w:val="single" w:sz="2" w:space="0" w:color="auto"/>
                  </w:divBdr>
                  <w:divsChild>
                    <w:div w:id="1129278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3577873">
              <w:marLeft w:val="0"/>
              <w:marRight w:val="0"/>
              <w:marTop w:val="0"/>
              <w:marBottom w:val="0"/>
              <w:divBdr>
                <w:top w:val="single" w:sz="2" w:space="0" w:color="auto"/>
                <w:left w:val="single" w:sz="2" w:space="0" w:color="auto"/>
                <w:bottom w:val="single" w:sz="2" w:space="0" w:color="auto"/>
                <w:right w:val="single" w:sz="2" w:space="0" w:color="auto"/>
              </w:divBdr>
              <w:divsChild>
                <w:div w:id="612203190">
                  <w:marLeft w:val="0"/>
                  <w:marRight w:val="0"/>
                  <w:marTop w:val="0"/>
                  <w:marBottom w:val="0"/>
                  <w:divBdr>
                    <w:top w:val="single" w:sz="2" w:space="0" w:color="auto"/>
                    <w:left w:val="single" w:sz="2" w:space="0" w:color="auto"/>
                    <w:bottom w:val="single" w:sz="2" w:space="0" w:color="auto"/>
                    <w:right w:val="single" w:sz="2" w:space="0" w:color="auto"/>
                  </w:divBdr>
                  <w:divsChild>
                    <w:div w:id="61026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2413982">
              <w:marLeft w:val="0"/>
              <w:marRight w:val="0"/>
              <w:marTop w:val="0"/>
              <w:marBottom w:val="0"/>
              <w:divBdr>
                <w:top w:val="single" w:sz="2" w:space="0" w:color="auto"/>
                <w:left w:val="single" w:sz="2" w:space="0" w:color="auto"/>
                <w:bottom w:val="single" w:sz="2" w:space="0" w:color="auto"/>
                <w:right w:val="single" w:sz="2" w:space="0" w:color="auto"/>
              </w:divBdr>
              <w:divsChild>
                <w:div w:id="1252545438">
                  <w:marLeft w:val="0"/>
                  <w:marRight w:val="0"/>
                  <w:marTop w:val="0"/>
                  <w:marBottom w:val="0"/>
                  <w:divBdr>
                    <w:top w:val="single" w:sz="2" w:space="0" w:color="auto"/>
                    <w:left w:val="single" w:sz="2" w:space="0" w:color="auto"/>
                    <w:bottom w:val="single" w:sz="2" w:space="0" w:color="auto"/>
                    <w:right w:val="single" w:sz="2" w:space="0" w:color="auto"/>
                  </w:divBdr>
                  <w:divsChild>
                    <w:div w:id="24259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735498">
              <w:marLeft w:val="0"/>
              <w:marRight w:val="0"/>
              <w:marTop w:val="0"/>
              <w:marBottom w:val="0"/>
              <w:divBdr>
                <w:top w:val="single" w:sz="2" w:space="0" w:color="auto"/>
                <w:left w:val="single" w:sz="2" w:space="0" w:color="auto"/>
                <w:bottom w:val="single" w:sz="2" w:space="0" w:color="auto"/>
                <w:right w:val="single" w:sz="2" w:space="0" w:color="auto"/>
              </w:divBdr>
              <w:divsChild>
                <w:div w:id="59640851">
                  <w:marLeft w:val="0"/>
                  <w:marRight w:val="0"/>
                  <w:marTop w:val="0"/>
                  <w:marBottom w:val="0"/>
                  <w:divBdr>
                    <w:top w:val="single" w:sz="2" w:space="0" w:color="auto"/>
                    <w:left w:val="single" w:sz="2" w:space="0" w:color="auto"/>
                    <w:bottom w:val="single" w:sz="2" w:space="0" w:color="auto"/>
                    <w:right w:val="single" w:sz="2" w:space="0" w:color="auto"/>
                  </w:divBdr>
                  <w:divsChild>
                    <w:div w:id="460270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4344971">
              <w:marLeft w:val="0"/>
              <w:marRight w:val="0"/>
              <w:marTop w:val="0"/>
              <w:marBottom w:val="0"/>
              <w:divBdr>
                <w:top w:val="single" w:sz="2" w:space="0" w:color="auto"/>
                <w:left w:val="single" w:sz="2" w:space="0" w:color="auto"/>
                <w:bottom w:val="single" w:sz="2" w:space="0" w:color="auto"/>
                <w:right w:val="single" w:sz="2" w:space="0" w:color="auto"/>
              </w:divBdr>
              <w:divsChild>
                <w:div w:id="2078476699">
                  <w:marLeft w:val="0"/>
                  <w:marRight w:val="0"/>
                  <w:marTop w:val="0"/>
                  <w:marBottom w:val="0"/>
                  <w:divBdr>
                    <w:top w:val="single" w:sz="2" w:space="0" w:color="auto"/>
                    <w:left w:val="single" w:sz="2" w:space="0" w:color="auto"/>
                    <w:bottom w:val="single" w:sz="2" w:space="0" w:color="auto"/>
                    <w:right w:val="single" w:sz="2" w:space="0" w:color="auto"/>
                  </w:divBdr>
                  <w:divsChild>
                    <w:div w:id="578487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7860446">
              <w:marLeft w:val="0"/>
              <w:marRight w:val="0"/>
              <w:marTop w:val="0"/>
              <w:marBottom w:val="0"/>
              <w:divBdr>
                <w:top w:val="single" w:sz="2" w:space="0" w:color="auto"/>
                <w:left w:val="single" w:sz="2" w:space="0" w:color="auto"/>
                <w:bottom w:val="single" w:sz="2" w:space="0" w:color="auto"/>
                <w:right w:val="single" w:sz="2" w:space="0" w:color="auto"/>
              </w:divBdr>
              <w:divsChild>
                <w:div w:id="470751918">
                  <w:marLeft w:val="0"/>
                  <w:marRight w:val="0"/>
                  <w:marTop w:val="0"/>
                  <w:marBottom w:val="0"/>
                  <w:divBdr>
                    <w:top w:val="single" w:sz="2" w:space="0" w:color="auto"/>
                    <w:left w:val="single" w:sz="2" w:space="0" w:color="auto"/>
                    <w:bottom w:val="single" w:sz="2" w:space="0" w:color="auto"/>
                    <w:right w:val="single" w:sz="2" w:space="0" w:color="auto"/>
                  </w:divBdr>
                  <w:divsChild>
                    <w:div w:id="876040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2761708">
              <w:marLeft w:val="0"/>
              <w:marRight w:val="0"/>
              <w:marTop w:val="0"/>
              <w:marBottom w:val="0"/>
              <w:divBdr>
                <w:top w:val="single" w:sz="2" w:space="0" w:color="auto"/>
                <w:left w:val="single" w:sz="2" w:space="0" w:color="auto"/>
                <w:bottom w:val="single" w:sz="2" w:space="0" w:color="auto"/>
                <w:right w:val="single" w:sz="2" w:space="0" w:color="auto"/>
              </w:divBdr>
              <w:divsChild>
                <w:div w:id="901448679">
                  <w:marLeft w:val="0"/>
                  <w:marRight w:val="0"/>
                  <w:marTop w:val="0"/>
                  <w:marBottom w:val="0"/>
                  <w:divBdr>
                    <w:top w:val="single" w:sz="2" w:space="0" w:color="auto"/>
                    <w:left w:val="single" w:sz="2" w:space="0" w:color="auto"/>
                    <w:bottom w:val="single" w:sz="2" w:space="0" w:color="auto"/>
                    <w:right w:val="single" w:sz="2" w:space="0" w:color="auto"/>
                  </w:divBdr>
                  <w:divsChild>
                    <w:div w:id="75447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8637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0463972">
      <w:bodyDiv w:val="1"/>
      <w:marLeft w:val="0"/>
      <w:marRight w:val="0"/>
      <w:marTop w:val="0"/>
      <w:marBottom w:val="0"/>
      <w:divBdr>
        <w:top w:val="none" w:sz="0" w:space="0" w:color="auto"/>
        <w:left w:val="none" w:sz="0" w:space="0" w:color="auto"/>
        <w:bottom w:val="none" w:sz="0" w:space="0" w:color="auto"/>
        <w:right w:val="none" w:sz="0" w:space="0" w:color="auto"/>
      </w:divBdr>
      <w:divsChild>
        <w:div w:id="1377467556">
          <w:marLeft w:val="0"/>
          <w:marRight w:val="0"/>
          <w:marTop w:val="0"/>
          <w:marBottom w:val="0"/>
          <w:divBdr>
            <w:top w:val="single" w:sz="2" w:space="0" w:color="auto"/>
            <w:left w:val="single" w:sz="2" w:space="0" w:color="auto"/>
            <w:bottom w:val="single" w:sz="2" w:space="0" w:color="auto"/>
            <w:right w:val="single" w:sz="2" w:space="0" w:color="auto"/>
          </w:divBdr>
          <w:divsChild>
            <w:div w:id="514196500">
              <w:marLeft w:val="0"/>
              <w:marRight w:val="0"/>
              <w:marTop w:val="0"/>
              <w:marBottom w:val="0"/>
              <w:divBdr>
                <w:top w:val="single" w:sz="2" w:space="0" w:color="auto"/>
                <w:left w:val="single" w:sz="2" w:space="0" w:color="auto"/>
                <w:bottom w:val="single" w:sz="2" w:space="0" w:color="auto"/>
                <w:right w:val="single" w:sz="2" w:space="0" w:color="auto"/>
              </w:divBdr>
              <w:divsChild>
                <w:div w:id="410657545">
                  <w:marLeft w:val="0"/>
                  <w:marRight w:val="0"/>
                  <w:marTop w:val="0"/>
                  <w:marBottom w:val="0"/>
                  <w:divBdr>
                    <w:top w:val="single" w:sz="2" w:space="0" w:color="auto"/>
                    <w:left w:val="single" w:sz="2" w:space="0" w:color="auto"/>
                    <w:bottom w:val="single" w:sz="2" w:space="0" w:color="auto"/>
                    <w:right w:val="single" w:sz="2" w:space="0" w:color="auto"/>
                  </w:divBdr>
                  <w:divsChild>
                    <w:div w:id="3938957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3700929">
              <w:marLeft w:val="0"/>
              <w:marRight w:val="0"/>
              <w:marTop w:val="0"/>
              <w:marBottom w:val="0"/>
              <w:divBdr>
                <w:top w:val="single" w:sz="2" w:space="0" w:color="auto"/>
                <w:left w:val="single" w:sz="2" w:space="0" w:color="auto"/>
                <w:bottom w:val="single" w:sz="2" w:space="0" w:color="auto"/>
                <w:right w:val="single" w:sz="2" w:space="0" w:color="auto"/>
              </w:divBdr>
              <w:divsChild>
                <w:div w:id="428546045">
                  <w:marLeft w:val="0"/>
                  <w:marRight w:val="0"/>
                  <w:marTop w:val="0"/>
                  <w:marBottom w:val="0"/>
                  <w:divBdr>
                    <w:top w:val="single" w:sz="2" w:space="0" w:color="auto"/>
                    <w:left w:val="single" w:sz="2" w:space="0" w:color="auto"/>
                    <w:bottom w:val="single" w:sz="2" w:space="0" w:color="auto"/>
                    <w:right w:val="single" w:sz="2" w:space="0" w:color="auto"/>
                  </w:divBdr>
                  <w:divsChild>
                    <w:div w:id="2020497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4337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3859161">
      <w:bodyDiv w:val="1"/>
      <w:marLeft w:val="0"/>
      <w:marRight w:val="0"/>
      <w:marTop w:val="0"/>
      <w:marBottom w:val="0"/>
      <w:divBdr>
        <w:top w:val="none" w:sz="0" w:space="0" w:color="auto"/>
        <w:left w:val="none" w:sz="0" w:space="0" w:color="auto"/>
        <w:bottom w:val="none" w:sz="0" w:space="0" w:color="auto"/>
        <w:right w:val="none" w:sz="0" w:space="0" w:color="auto"/>
      </w:divBdr>
      <w:divsChild>
        <w:div w:id="1693608228">
          <w:marLeft w:val="0"/>
          <w:marRight w:val="0"/>
          <w:marTop w:val="0"/>
          <w:marBottom w:val="0"/>
          <w:divBdr>
            <w:top w:val="single" w:sz="2" w:space="0" w:color="auto"/>
            <w:left w:val="single" w:sz="2" w:space="0" w:color="auto"/>
            <w:bottom w:val="single" w:sz="2" w:space="0" w:color="auto"/>
            <w:right w:val="single" w:sz="2" w:space="0" w:color="auto"/>
          </w:divBdr>
          <w:divsChild>
            <w:div w:id="2110348317">
              <w:marLeft w:val="0"/>
              <w:marRight w:val="0"/>
              <w:marTop w:val="0"/>
              <w:marBottom w:val="0"/>
              <w:divBdr>
                <w:top w:val="single" w:sz="2" w:space="0" w:color="auto"/>
                <w:left w:val="single" w:sz="2" w:space="0" w:color="auto"/>
                <w:bottom w:val="single" w:sz="2" w:space="0" w:color="auto"/>
                <w:right w:val="single" w:sz="2" w:space="0" w:color="auto"/>
              </w:divBdr>
              <w:divsChild>
                <w:div w:id="250166289">
                  <w:marLeft w:val="0"/>
                  <w:marRight w:val="0"/>
                  <w:marTop w:val="0"/>
                  <w:marBottom w:val="0"/>
                  <w:divBdr>
                    <w:top w:val="single" w:sz="2" w:space="0" w:color="auto"/>
                    <w:left w:val="single" w:sz="2" w:space="0" w:color="auto"/>
                    <w:bottom w:val="single" w:sz="2" w:space="0" w:color="auto"/>
                    <w:right w:val="single" w:sz="2" w:space="0" w:color="auto"/>
                  </w:divBdr>
                  <w:divsChild>
                    <w:div w:id="1478718769">
                      <w:marLeft w:val="0"/>
                      <w:marRight w:val="0"/>
                      <w:marTop w:val="0"/>
                      <w:marBottom w:val="0"/>
                      <w:divBdr>
                        <w:top w:val="single" w:sz="2" w:space="0" w:color="auto"/>
                        <w:left w:val="single" w:sz="2" w:space="0" w:color="auto"/>
                        <w:bottom w:val="single" w:sz="2" w:space="0" w:color="auto"/>
                        <w:right w:val="single" w:sz="2" w:space="0" w:color="auto"/>
                      </w:divBdr>
                      <w:divsChild>
                        <w:div w:id="204760884">
                          <w:marLeft w:val="0"/>
                          <w:marRight w:val="0"/>
                          <w:marTop w:val="0"/>
                          <w:marBottom w:val="0"/>
                          <w:divBdr>
                            <w:top w:val="single" w:sz="2" w:space="0" w:color="auto"/>
                            <w:left w:val="single" w:sz="2" w:space="0" w:color="auto"/>
                            <w:bottom w:val="single" w:sz="2" w:space="0" w:color="auto"/>
                            <w:right w:val="single" w:sz="2" w:space="0" w:color="auto"/>
                          </w:divBdr>
                          <w:divsChild>
                            <w:div w:id="1039168223">
                              <w:marLeft w:val="0"/>
                              <w:marRight w:val="0"/>
                              <w:marTop w:val="0"/>
                              <w:marBottom w:val="0"/>
                              <w:divBdr>
                                <w:top w:val="single" w:sz="2" w:space="0" w:color="auto"/>
                                <w:left w:val="single" w:sz="2" w:space="0" w:color="auto"/>
                                <w:bottom w:val="single" w:sz="2" w:space="0" w:color="auto"/>
                                <w:right w:val="single" w:sz="2" w:space="0" w:color="auto"/>
                              </w:divBdr>
                              <w:divsChild>
                                <w:div w:id="5319599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0988869">
                          <w:marLeft w:val="0"/>
                          <w:marRight w:val="0"/>
                          <w:marTop w:val="0"/>
                          <w:marBottom w:val="0"/>
                          <w:divBdr>
                            <w:top w:val="single" w:sz="2" w:space="0" w:color="auto"/>
                            <w:left w:val="single" w:sz="2" w:space="0" w:color="auto"/>
                            <w:bottom w:val="single" w:sz="2" w:space="0" w:color="auto"/>
                            <w:right w:val="single" w:sz="2" w:space="0" w:color="auto"/>
                          </w:divBdr>
                          <w:divsChild>
                            <w:div w:id="1209299367">
                              <w:marLeft w:val="0"/>
                              <w:marRight w:val="0"/>
                              <w:marTop w:val="0"/>
                              <w:marBottom w:val="0"/>
                              <w:divBdr>
                                <w:top w:val="single" w:sz="2" w:space="0" w:color="auto"/>
                                <w:left w:val="single" w:sz="2" w:space="0" w:color="auto"/>
                                <w:bottom w:val="single" w:sz="2" w:space="0" w:color="auto"/>
                                <w:right w:val="single" w:sz="2" w:space="0" w:color="auto"/>
                              </w:divBdr>
                              <w:divsChild>
                                <w:div w:id="1834906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9517992">
                          <w:marLeft w:val="0"/>
                          <w:marRight w:val="0"/>
                          <w:marTop w:val="0"/>
                          <w:marBottom w:val="0"/>
                          <w:divBdr>
                            <w:top w:val="single" w:sz="2" w:space="0" w:color="auto"/>
                            <w:left w:val="single" w:sz="2" w:space="0" w:color="auto"/>
                            <w:bottom w:val="single" w:sz="2" w:space="0" w:color="auto"/>
                            <w:right w:val="single" w:sz="2" w:space="0" w:color="auto"/>
                          </w:divBdr>
                          <w:divsChild>
                            <w:div w:id="1584025367">
                              <w:marLeft w:val="0"/>
                              <w:marRight w:val="0"/>
                              <w:marTop w:val="0"/>
                              <w:marBottom w:val="0"/>
                              <w:divBdr>
                                <w:top w:val="single" w:sz="2" w:space="0" w:color="auto"/>
                                <w:left w:val="single" w:sz="2" w:space="0" w:color="auto"/>
                                <w:bottom w:val="single" w:sz="2" w:space="0" w:color="auto"/>
                                <w:right w:val="single" w:sz="2" w:space="0" w:color="auto"/>
                              </w:divBdr>
                              <w:divsChild>
                                <w:div w:id="821697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7540153">
                          <w:marLeft w:val="0"/>
                          <w:marRight w:val="0"/>
                          <w:marTop w:val="0"/>
                          <w:marBottom w:val="0"/>
                          <w:divBdr>
                            <w:top w:val="single" w:sz="2" w:space="0" w:color="auto"/>
                            <w:left w:val="single" w:sz="2" w:space="0" w:color="auto"/>
                            <w:bottom w:val="single" w:sz="2" w:space="0" w:color="auto"/>
                            <w:right w:val="single" w:sz="2" w:space="0" w:color="auto"/>
                          </w:divBdr>
                          <w:divsChild>
                            <w:div w:id="550532129">
                              <w:marLeft w:val="0"/>
                              <w:marRight w:val="0"/>
                              <w:marTop w:val="0"/>
                              <w:marBottom w:val="0"/>
                              <w:divBdr>
                                <w:top w:val="single" w:sz="2" w:space="0" w:color="auto"/>
                                <w:left w:val="single" w:sz="2" w:space="0" w:color="auto"/>
                                <w:bottom w:val="single" w:sz="2" w:space="0" w:color="auto"/>
                                <w:right w:val="single" w:sz="2" w:space="0" w:color="auto"/>
                              </w:divBdr>
                              <w:divsChild>
                                <w:div w:id="19757449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2908869">
                          <w:marLeft w:val="0"/>
                          <w:marRight w:val="0"/>
                          <w:marTop w:val="0"/>
                          <w:marBottom w:val="0"/>
                          <w:divBdr>
                            <w:top w:val="single" w:sz="2" w:space="0" w:color="auto"/>
                            <w:left w:val="single" w:sz="2" w:space="0" w:color="auto"/>
                            <w:bottom w:val="single" w:sz="2" w:space="0" w:color="auto"/>
                            <w:right w:val="single" w:sz="2" w:space="0" w:color="auto"/>
                          </w:divBdr>
                          <w:divsChild>
                            <w:div w:id="1368332173">
                              <w:marLeft w:val="0"/>
                              <w:marRight w:val="0"/>
                              <w:marTop w:val="0"/>
                              <w:marBottom w:val="0"/>
                              <w:divBdr>
                                <w:top w:val="single" w:sz="2" w:space="0" w:color="auto"/>
                                <w:left w:val="single" w:sz="2" w:space="0" w:color="auto"/>
                                <w:bottom w:val="single" w:sz="2" w:space="0" w:color="auto"/>
                                <w:right w:val="single" w:sz="2" w:space="0" w:color="auto"/>
                              </w:divBdr>
                              <w:divsChild>
                                <w:div w:id="1772429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3455532">
                          <w:marLeft w:val="0"/>
                          <w:marRight w:val="0"/>
                          <w:marTop w:val="0"/>
                          <w:marBottom w:val="0"/>
                          <w:divBdr>
                            <w:top w:val="single" w:sz="2" w:space="0" w:color="auto"/>
                            <w:left w:val="single" w:sz="2" w:space="0" w:color="auto"/>
                            <w:bottom w:val="single" w:sz="2" w:space="0" w:color="auto"/>
                            <w:right w:val="single" w:sz="2" w:space="0" w:color="auto"/>
                          </w:divBdr>
                          <w:divsChild>
                            <w:div w:id="102578281">
                              <w:marLeft w:val="0"/>
                              <w:marRight w:val="0"/>
                              <w:marTop w:val="0"/>
                              <w:marBottom w:val="0"/>
                              <w:divBdr>
                                <w:top w:val="single" w:sz="2" w:space="0" w:color="auto"/>
                                <w:left w:val="single" w:sz="2" w:space="0" w:color="auto"/>
                                <w:bottom w:val="single" w:sz="2" w:space="0" w:color="auto"/>
                                <w:right w:val="single" w:sz="2" w:space="0" w:color="auto"/>
                              </w:divBdr>
                              <w:divsChild>
                                <w:div w:id="13931883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5269733">
                          <w:marLeft w:val="0"/>
                          <w:marRight w:val="0"/>
                          <w:marTop w:val="0"/>
                          <w:marBottom w:val="0"/>
                          <w:divBdr>
                            <w:top w:val="single" w:sz="2" w:space="0" w:color="auto"/>
                            <w:left w:val="single" w:sz="2" w:space="0" w:color="auto"/>
                            <w:bottom w:val="single" w:sz="2" w:space="0" w:color="auto"/>
                            <w:right w:val="single" w:sz="2" w:space="0" w:color="auto"/>
                          </w:divBdr>
                          <w:divsChild>
                            <w:div w:id="473764219">
                              <w:marLeft w:val="0"/>
                              <w:marRight w:val="0"/>
                              <w:marTop w:val="0"/>
                              <w:marBottom w:val="0"/>
                              <w:divBdr>
                                <w:top w:val="single" w:sz="2" w:space="0" w:color="auto"/>
                                <w:left w:val="single" w:sz="2" w:space="0" w:color="auto"/>
                                <w:bottom w:val="single" w:sz="2" w:space="0" w:color="auto"/>
                                <w:right w:val="single" w:sz="2" w:space="0" w:color="auto"/>
                              </w:divBdr>
                              <w:divsChild>
                                <w:div w:id="969752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4209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7563538">
          <w:marLeft w:val="0"/>
          <w:marRight w:val="0"/>
          <w:marTop w:val="0"/>
          <w:marBottom w:val="0"/>
          <w:divBdr>
            <w:top w:val="single" w:sz="2" w:space="0" w:color="auto"/>
            <w:left w:val="single" w:sz="2" w:space="0" w:color="auto"/>
            <w:bottom w:val="single" w:sz="2" w:space="0" w:color="auto"/>
            <w:right w:val="single" w:sz="2" w:space="0" w:color="auto"/>
          </w:divBdr>
          <w:divsChild>
            <w:div w:id="854464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5842540">
      <w:bodyDiv w:val="1"/>
      <w:marLeft w:val="0"/>
      <w:marRight w:val="0"/>
      <w:marTop w:val="0"/>
      <w:marBottom w:val="0"/>
      <w:divBdr>
        <w:top w:val="none" w:sz="0" w:space="0" w:color="auto"/>
        <w:left w:val="none" w:sz="0" w:space="0" w:color="auto"/>
        <w:bottom w:val="none" w:sz="0" w:space="0" w:color="auto"/>
        <w:right w:val="none" w:sz="0" w:space="0" w:color="auto"/>
      </w:divBdr>
      <w:divsChild>
        <w:div w:id="12802730">
          <w:marLeft w:val="0"/>
          <w:marRight w:val="0"/>
          <w:marTop w:val="0"/>
          <w:marBottom w:val="0"/>
          <w:divBdr>
            <w:top w:val="single" w:sz="2" w:space="0" w:color="auto"/>
            <w:left w:val="single" w:sz="2" w:space="0" w:color="auto"/>
            <w:bottom w:val="single" w:sz="2" w:space="0" w:color="auto"/>
            <w:right w:val="single" w:sz="2" w:space="0" w:color="auto"/>
          </w:divBdr>
          <w:divsChild>
            <w:div w:id="675108884">
              <w:marLeft w:val="0"/>
              <w:marRight w:val="0"/>
              <w:marTop w:val="0"/>
              <w:marBottom w:val="0"/>
              <w:divBdr>
                <w:top w:val="single" w:sz="2" w:space="0" w:color="auto"/>
                <w:left w:val="single" w:sz="2" w:space="0" w:color="auto"/>
                <w:bottom w:val="single" w:sz="2" w:space="0" w:color="auto"/>
                <w:right w:val="single" w:sz="2" w:space="0" w:color="auto"/>
              </w:divBdr>
              <w:divsChild>
                <w:div w:id="832184517">
                  <w:marLeft w:val="0"/>
                  <w:marRight w:val="0"/>
                  <w:marTop w:val="0"/>
                  <w:marBottom w:val="0"/>
                  <w:divBdr>
                    <w:top w:val="single" w:sz="2" w:space="0" w:color="auto"/>
                    <w:left w:val="single" w:sz="2" w:space="0" w:color="auto"/>
                    <w:bottom w:val="single" w:sz="2" w:space="0" w:color="auto"/>
                    <w:right w:val="single" w:sz="2" w:space="0" w:color="auto"/>
                  </w:divBdr>
                  <w:divsChild>
                    <w:div w:id="15853368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7678922">
              <w:marLeft w:val="0"/>
              <w:marRight w:val="0"/>
              <w:marTop w:val="0"/>
              <w:marBottom w:val="0"/>
              <w:divBdr>
                <w:top w:val="single" w:sz="2" w:space="0" w:color="auto"/>
                <w:left w:val="single" w:sz="2" w:space="0" w:color="auto"/>
                <w:bottom w:val="single" w:sz="2" w:space="0" w:color="auto"/>
                <w:right w:val="single" w:sz="2" w:space="0" w:color="auto"/>
              </w:divBdr>
              <w:divsChild>
                <w:div w:id="307173738">
                  <w:marLeft w:val="0"/>
                  <w:marRight w:val="0"/>
                  <w:marTop w:val="0"/>
                  <w:marBottom w:val="0"/>
                  <w:divBdr>
                    <w:top w:val="single" w:sz="2" w:space="0" w:color="auto"/>
                    <w:left w:val="single" w:sz="2" w:space="0" w:color="auto"/>
                    <w:bottom w:val="single" w:sz="2" w:space="0" w:color="auto"/>
                    <w:right w:val="single" w:sz="2" w:space="0" w:color="auto"/>
                  </w:divBdr>
                  <w:divsChild>
                    <w:div w:id="735739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3687159">
              <w:marLeft w:val="0"/>
              <w:marRight w:val="0"/>
              <w:marTop w:val="0"/>
              <w:marBottom w:val="0"/>
              <w:divBdr>
                <w:top w:val="single" w:sz="2" w:space="0" w:color="auto"/>
                <w:left w:val="single" w:sz="2" w:space="0" w:color="auto"/>
                <w:bottom w:val="single" w:sz="2" w:space="0" w:color="auto"/>
                <w:right w:val="single" w:sz="2" w:space="0" w:color="auto"/>
              </w:divBdr>
              <w:divsChild>
                <w:div w:id="1599211634">
                  <w:marLeft w:val="0"/>
                  <w:marRight w:val="0"/>
                  <w:marTop w:val="0"/>
                  <w:marBottom w:val="0"/>
                  <w:divBdr>
                    <w:top w:val="single" w:sz="2" w:space="0" w:color="auto"/>
                    <w:left w:val="single" w:sz="2" w:space="0" w:color="auto"/>
                    <w:bottom w:val="single" w:sz="2" w:space="0" w:color="auto"/>
                    <w:right w:val="single" w:sz="2" w:space="0" w:color="auto"/>
                  </w:divBdr>
                  <w:divsChild>
                    <w:div w:id="2114201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550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8493058">
      <w:bodyDiv w:val="1"/>
      <w:marLeft w:val="0"/>
      <w:marRight w:val="0"/>
      <w:marTop w:val="0"/>
      <w:marBottom w:val="0"/>
      <w:divBdr>
        <w:top w:val="none" w:sz="0" w:space="0" w:color="auto"/>
        <w:left w:val="none" w:sz="0" w:space="0" w:color="auto"/>
        <w:bottom w:val="none" w:sz="0" w:space="0" w:color="auto"/>
        <w:right w:val="none" w:sz="0" w:space="0" w:color="auto"/>
      </w:divBdr>
      <w:divsChild>
        <w:div w:id="838736475">
          <w:marLeft w:val="0"/>
          <w:marRight w:val="0"/>
          <w:marTop w:val="0"/>
          <w:marBottom w:val="0"/>
          <w:divBdr>
            <w:top w:val="single" w:sz="2" w:space="0" w:color="auto"/>
            <w:left w:val="single" w:sz="2" w:space="0" w:color="auto"/>
            <w:bottom w:val="single" w:sz="2" w:space="0" w:color="auto"/>
            <w:right w:val="single" w:sz="2" w:space="0" w:color="auto"/>
          </w:divBdr>
          <w:divsChild>
            <w:div w:id="687024349">
              <w:marLeft w:val="0"/>
              <w:marRight w:val="0"/>
              <w:marTop w:val="0"/>
              <w:marBottom w:val="0"/>
              <w:divBdr>
                <w:top w:val="single" w:sz="2" w:space="0" w:color="auto"/>
                <w:left w:val="single" w:sz="2" w:space="0" w:color="auto"/>
                <w:bottom w:val="single" w:sz="2" w:space="0" w:color="auto"/>
                <w:right w:val="single" w:sz="2" w:space="0" w:color="auto"/>
              </w:divBdr>
              <w:divsChild>
                <w:div w:id="1541165737">
                  <w:marLeft w:val="0"/>
                  <w:marRight w:val="0"/>
                  <w:marTop w:val="0"/>
                  <w:marBottom w:val="0"/>
                  <w:divBdr>
                    <w:top w:val="single" w:sz="2" w:space="0" w:color="auto"/>
                    <w:left w:val="single" w:sz="2" w:space="0" w:color="auto"/>
                    <w:bottom w:val="single" w:sz="2" w:space="0" w:color="auto"/>
                    <w:right w:val="single" w:sz="2" w:space="0" w:color="auto"/>
                  </w:divBdr>
                  <w:divsChild>
                    <w:div w:id="1985624217">
                      <w:marLeft w:val="0"/>
                      <w:marRight w:val="0"/>
                      <w:marTop w:val="0"/>
                      <w:marBottom w:val="0"/>
                      <w:divBdr>
                        <w:top w:val="single" w:sz="2" w:space="0" w:color="auto"/>
                        <w:left w:val="single" w:sz="2" w:space="0" w:color="auto"/>
                        <w:bottom w:val="single" w:sz="2" w:space="0" w:color="auto"/>
                        <w:right w:val="single" w:sz="2" w:space="0" w:color="auto"/>
                      </w:divBdr>
                      <w:divsChild>
                        <w:div w:id="252517918">
                          <w:marLeft w:val="0"/>
                          <w:marRight w:val="0"/>
                          <w:marTop w:val="0"/>
                          <w:marBottom w:val="0"/>
                          <w:divBdr>
                            <w:top w:val="single" w:sz="2" w:space="0" w:color="auto"/>
                            <w:left w:val="single" w:sz="2" w:space="0" w:color="auto"/>
                            <w:bottom w:val="single" w:sz="2" w:space="0" w:color="auto"/>
                            <w:right w:val="single" w:sz="2" w:space="0" w:color="auto"/>
                          </w:divBdr>
                          <w:divsChild>
                            <w:div w:id="1959335801">
                              <w:marLeft w:val="0"/>
                              <w:marRight w:val="0"/>
                              <w:marTop w:val="0"/>
                              <w:marBottom w:val="0"/>
                              <w:divBdr>
                                <w:top w:val="single" w:sz="2" w:space="0" w:color="auto"/>
                                <w:left w:val="single" w:sz="2" w:space="0" w:color="auto"/>
                                <w:bottom w:val="single" w:sz="2" w:space="0" w:color="auto"/>
                                <w:right w:val="single" w:sz="2" w:space="0" w:color="auto"/>
                              </w:divBdr>
                              <w:divsChild>
                                <w:div w:id="613639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5745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6526585">
          <w:marLeft w:val="0"/>
          <w:marRight w:val="0"/>
          <w:marTop w:val="0"/>
          <w:marBottom w:val="0"/>
          <w:divBdr>
            <w:top w:val="single" w:sz="2" w:space="0" w:color="auto"/>
            <w:left w:val="single" w:sz="2" w:space="0" w:color="auto"/>
            <w:bottom w:val="single" w:sz="2" w:space="0" w:color="auto"/>
            <w:right w:val="single" w:sz="2" w:space="0" w:color="auto"/>
          </w:divBdr>
          <w:divsChild>
            <w:div w:id="833759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2101105">
      <w:bodyDiv w:val="1"/>
      <w:marLeft w:val="0"/>
      <w:marRight w:val="0"/>
      <w:marTop w:val="0"/>
      <w:marBottom w:val="0"/>
      <w:divBdr>
        <w:top w:val="none" w:sz="0" w:space="0" w:color="auto"/>
        <w:left w:val="none" w:sz="0" w:space="0" w:color="auto"/>
        <w:bottom w:val="none" w:sz="0" w:space="0" w:color="auto"/>
        <w:right w:val="none" w:sz="0" w:space="0" w:color="auto"/>
      </w:divBdr>
      <w:divsChild>
        <w:div w:id="1303731885">
          <w:marLeft w:val="0"/>
          <w:marRight w:val="0"/>
          <w:marTop w:val="0"/>
          <w:marBottom w:val="0"/>
          <w:divBdr>
            <w:top w:val="single" w:sz="2" w:space="0" w:color="auto"/>
            <w:left w:val="single" w:sz="2" w:space="0" w:color="auto"/>
            <w:bottom w:val="single" w:sz="2" w:space="0" w:color="auto"/>
            <w:right w:val="single" w:sz="2" w:space="0" w:color="auto"/>
          </w:divBdr>
          <w:divsChild>
            <w:div w:id="2142263524">
              <w:marLeft w:val="0"/>
              <w:marRight w:val="0"/>
              <w:marTop w:val="0"/>
              <w:marBottom w:val="0"/>
              <w:divBdr>
                <w:top w:val="single" w:sz="2" w:space="0" w:color="auto"/>
                <w:left w:val="single" w:sz="2" w:space="0" w:color="auto"/>
                <w:bottom w:val="single" w:sz="2" w:space="0" w:color="auto"/>
                <w:right w:val="single" w:sz="2" w:space="0" w:color="auto"/>
              </w:divBdr>
              <w:divsChild>
                <w:div w:id="493761550">
                  <w:marLeft w:val="0"/>
                  <w:marRight w:val="0"/>
                  <w:marTop w:val="0"/>
                  <w:marBottom w:val="0"/>
                  <w:divBdr>
                    <w:top w:val="single" w:sz="2" w:space="0" w:color="auto"/>
                    <w:left w:val="single" w:sz="2" w:space="0" w:color="auto"/>
                    <w:bottom w:val="single" w:sz="2" w:space="0" w:color="auto"/>
                    <w:right w:val="single" w:sz="2" w:space="0" w:color="auto"/>
                  </w:divBdr>
                  <w:divsChild>
                    <w:div w:id="740173771">
                      <w:marLeft w:val="0"/>
                      <w:marRight w:val="0"/>
                      <w:marTop w:val="0"/>
                      <w:marBottom w:val="0"/>
                      <w:divBdr>
                        <w:top w:val="single" w:sz="2" w:space="0" w:color="auto"/>
                        <w:left w:val="single" w:sz="2" w:space="0" w:color="auto"/>
                        <w:bottom w:val="single" w:sz="2" w:space="0" w:color="auto"/>
                        <w:right w:val="single" w:sz="2" w:space="0" w:color="auto"/>
                      </w:divBdr>
                      <w:divsChild>
                        <w:div w:id="706872935">
                          <w:marLeft w:val="0"/>
                          <w:marRight w:val="0"/>
                          <w:marTop w:val="0"/>
                          <w:marBottom w:val="0"/>
                          <w:divBdr>
                            <w:top w:val="single" w:sz="2" w:space="0" w:color="auto"/>
                            <w:left w:val="single" w:sz="2" w:space="0" w:color="auto"/>
                            <w:bottom w:val="single" w:sz="2" w:space="0" w:color="auto"/>
                            <w:right w:val="single" w:sz="2" w:space="0" w:color="auto"/>
                          </w:divBdr>
                          <w:divsChild>
                            <w:div w:id="2049182675">
                              <w:marLeft w:val="0"/>
                              <w:marRight w:val="0"/>
                              <w:marTop w:val="0"/>
                              <w:marBottom w:val="0"/>
                              <w:divBdr>
                                <w:top w:val="single" w:sz="2" w:space="0" w:color="auto"/>
                                <w:left w:val="single" w:sz="2" w:space="0" w:color="auto"/>
                                <w:bottom w:val="single" w:sz="2" w:space="0" w:color="auto"/>
                                <w:right w:val="single" w:sz="2" w:space="0" w:color="auto"/>
                              </w:divBdr>
                              <w:divsChild>
                                <w:div w:id="637690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8427052">
                          <w:marLeft w:val="0"/>
                          <w:marRight w:val="0"/>
                          <w:marTop w:val="0"/>
                          <w:marBottom w:val="0"/>
                          <w:divBdr>
                            <w:top w:val="single" w:sz="2" w:space="0" w:color="auto"/>
                            <w:left w:val="single" w:sz="2" w:space="0" w:color="auto"/>
                            <w:bottom w:val="single" w:sz="2" w:space="0" w:color="auto"/>
                            <w:right w:val="single" w:sz="2" w:space="0" w:color="auto"/>
                          </w:divBdr>
                          <w:divsChild>
                            <w:div w:id="640424604">
                              <w:marLeft w:val="0"/>
                              <w:marRight w:val="0"/>
                              <w:marTop w:val="0"/>
                              <w:marBottom w:val="0"/>
                              <w:divBdr>
                                <w:top w:val="single" w:sz="2" w:space="0" w:color="auto"/>
                                <w:left w:val="single" w:sz="2" w:space="0" w:color="auto"/>
                                <w:bottom w:val="single" w:sz="2" w:space="0" w:color="auto"/>
                                <w:right w:val="single" w:sz="2" w:space="0" w:color="auto"/>
                              </w:divBdr>
                              <w:divsChild>
                                <w:div w:id="1787359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6956099">
                          <w:marLeft w:val="0"/>
                          <w:marRight w:val="0"/>
                          <w:marTop w:val="0"/>
                          <w:marBottom w:val="0"/>
                          <w:divBdr>
                            <w:top w:val="single" w:sz="2" w:space="0" w:color="auto"/>
                            <w:left w:val="single" w:sz="2" w:space="0" w:color="auto"/>
                            <w:bottom w:val="single" w:sz="2" w:space="0" w:color="auto"/>
                            <w:right w:val="single" w:sz="2" w:space="0" w:color="auto"/>
                          </w:divBdr>
                          <w:divsChild>
                            <w:div w:id="557863763">
                              <w:marLeft w:val="0"/>
                              <w:marRight w:val="0"/>
                              <w:marTop w:val="0"/>
                              <w:marBottom w:val="0"/>
                              <w:divBdr>
                                <w:top w:val="single" w:sz="2" w:space="0" w:color="auto"/>
                                <w:left w:val="single" w:sz="2" w:space="0" w:color="auto"/>
                                <w:bottom w:val="single" w:sz="2" w:space="0" w:color="auto"/>
                                <w:right w:val="single" w:sz="2" w:space="0" w:color="auto"/>
                              </w:divBdr>
                              <w:divsChild>
                                <w:div w:id="1540316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5848349">
                          <w:marLeft w:val="0"/>
                          <w:marRight w:val="0"/>
                          <w:marTop w:val="0"/>
                          <w:marBottom w:val="0"/>
                          <w:divBdr>
                            <w:top w:val="single" w:sz="2" w:space="0" w:color="auto"/>
                            <w:left w:val="single" w:sz="2" w:space="0" w:color="auto"/>
                            <w:bottom w:val="single" w:sz="2" w:space="0" w:color="auto"/>
                            <w:right w:val="single" w:sz="2" w:space="0" w:color="auto"/>
                          </w:divBdr>
                          <w:divsChild>
                            <w:div w:id="450171544">
                              <w:marLeft w:val="0"/>
                              <w:marRight w:val="0"/>
                              <w:marTop w:val="0"/>
                              <w:marBottom w:val="0"/>
                              <w:divBdr>
                                <w:top w:val="single" w:sz="2" w:space="0" w:color="auto"/>
                                <w:left w:val="single" w:sz="2" w:space="0" w:color="auto"/>
                                <w:bottom w:val="single" w:sz="2" w:space="0" w:color="auto"/>
                                <w:right w:val="single" w:sz="2" w:space="0" w:color="auto"/>
                              </w:divBdr>
                              <w:divsChild>
                                <w:div w:id="348214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4157464">
                          <w:marLeft w:val="0"/>
                          <w:marRight w:val="0"/>
                          <w:marTop w:val="0"/>
                          <w:marBottom w:val="0"/>
                          <w:divBdr>
                            <w:top w:val="single" w:sz="2" w:space="0" w:color="auto"/>
                            <w:left w:val="single" w:sz="2" w:space="0" w:color="auto"/>
                            <w:bottom w:val="single" w:sz="2" w:space="0" w:color="auto"/>
                            <w:right w:val="single" w:sz="2" w:space="0" w:color="auto"/>
                          </w:divBdr>
                          <w:divsChild>
                            <w:div w:id="257058755">
                              <w:marLeft w:val="0"/>
                              <w:marRight w:val="0"/>
                              <w:marTop w:val="0"/>
                              <w:marBottom w:val="0"/>
                              <w:divBdr>
                                <w:top w:val="single" w:sz="2" w:space="0" w:color="auto"/>
                                <w:left w:val="single" w:sz="2" w:space="0" w:color="auto"/>
                                <w:bottom w:val="single" w:sz="2" w:space="0" w:color="auto"/>
                                <w:right w:val="single" w:sz="2" w:space="0" w:color="auto"/>
                              </w:divBdr>
                              <w:divsChild>
                                <w:div w:id="12565987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975545">
                          <w:marLeft w:val="0"/>
                          <w:marRight w:val="0"/>
                          <w:marTop w:val="0"/>
                          <w:marBottom w:val="0"/>
                          <w:divBdr>
                            <w:top w:val="single" w:sz="2" w:space="0" w:color="auto"/>
                            <w:left w:val="single" w:sz="2" w:space="0" w:color="auto"/>
                            <w:bottom w:val="single" w:sz="2" w:space="0" w:color="auto"/>
                            <w:right w:val="single" w:sz="2" w:space="0" w:color="auto"/>
                          </w:divBdr>
                          <w:divsChild>
                            <w:div w:id="1569882004">
                              <w:marLeft w:val="0"/>
                              <w:marRight w:val="0"/>
                              <w:marTop w:val="0"/>
                              <w:marBottom w:val="0"/>
                              <w:divBdr>
                                <w:top w:val="single" w:sz="2" w:space="0" w:color="auto"/>
                                <w:left w:val="single" w:sz="2" w:space="0" w:color="auto"/>
                                <w:bottom w:val="single" w:sz="2" w:space="0" w:color="auto"/>
                                <w:right w:val="single" w:sz="2" w:space="0" w:color="auto"/>
                              </w:divBdr>
                              <w:divsChild>
                                <w:div w:id="1267886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832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6678732">
          <w:marLeft w:val="0"/>
          <w:marRight w:val="0"/>
          <w:marTop w:val="0"/>
          <w:marBottom w:val="0"/>
          <w:divBdr>
            <w:top w:val="single" w:sz="2" w:space="0" w:color="auto"/>
            <w:left w:val="single" w:sz="2" w:space="0" w:color="auto"/>
            <w:bottom w:val="single" w:sz="2" w:space="0" w:color="auto"/>
            <w:right w:val="single" w:sz="2" w:space="0" w:color="auto"/>
          </w:divBdr>
          <w:divsChild>
            <w:div w:id="7385525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7417830">
      <w:bodyDiv w:val="1"/>
      <w:marLeft w:val="0"/>
      <w:marRight w:val="0"/>
      <w:marTop w:val="0"/>
      <w:marBottom w:val="0"/>
      <w:divBdr>
        <w:top w:val="none" w:sz="0" w:space="0" w:color="auto"/>
        <w:left w:val="none" w:sz="0" w:space="0" w:color="auto"/>
        <w:bottom w:val="none" w:sz="0" w:space="0" w:color="auto"/>
        <w:right w:val="none" w:sz="0" w:space="0" w:color="auto"/>
      </w:divBdr>
      <w:divsChild>
        <w:div w:id="1871067766">
          <w:marLeft w:val="0"/>
          <w:marRight w:val="0"/>
          <w:marTop w:val="0"/>
          <w:marBottom w:val="0"/>
          <w:divBdr>
            <w:top w:val="single" w:sz="2" w:space="0" w:color="auto"/>
            <w:left w:val="single" w:sz="2" w:space="0" w:color="auto"/>
            <w:bottom w:val="single" w:sz="2" w:space="0" w:color="auto"/>
            <w:right w:val="single" w:sz="2" w:space="0" w:color="auto"/>
          </w:divBdr>
          <w:divsChild>
            <w:div w:id="1346205226">
              <w:marLeft w:val="0"/>
              <w:marRight w:val="0"/>
              <w:marTop w:val="0"/>
              <w:marBottom w:val="0"/>
              <w:divBdr>
                <w:top w:val="single" w:sz="2" w:space="0" w:color="auto"/>
                <w:left w:val="single" w:sz="2" w:space="0" w:color="auto"/>
                <w:bottom w:val="single" w:sz="2" w:space="0" w:color="auto"/>
                <w:right w:val="single" w:sz="2" w:space="0" w:color="auto"/>
              </w:divBdr>
              <w:divsChild>
                <w:div w:id="492797629">
                  <w:marLeft w:val="0"/>
                  <w:marRight w:val="0"/>
                  <w:marTop w:val="0"/>
                  <w:marBottom w:val="0"/>
                  <w:divBdr>
                    <w:top w:val="single" w:sz="2" w:space="0" w:color="auto"/>
                    <w:left w:val="single" w:sz="2" w:space="0" w:color="auto"/>
                    <w:bottom w:val="single" w:sz="2" w:space="0" w:color="auto"/>
                    <w:right w:val="single" w:sz="2" w:space="0" w:color="auto"/>
                  </w:divBdr>
                  <w:divsChild>
                    <w:div w:id="485707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48379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2489445">
      <w:bodyDiv w:val="1"/>
      <w:marLeft w:val="0"/>
      <w:marRight w:val="0"/>
      <w:marTop w:val="0"/>
      <w:marBottom w:val="0"/>
      <w:divBdr>
        <w:top w:val="none" w:sz="0" w:space="0" w:color="auto"/>
        <w:left w:val="none" w:sz="0" w:space="0" w:color="auto"/>
        <w:bottom w:val="none" w:sz="0" w:space="0" w:color="auto"/>
        <w:right w:val="none" w:sz="0" w:space="0" w:color="auto"/>
      </w:divBdr>
      <w:divsChild>
        <w:div w:id="563182950">
          <w:marLeft w:val="0"/>
          <w:marRight w:val="0"/>
          <w:marTop w:val="0"/>
          <w:marBottom w:val="0"/>
          <w:divBdr>
            <w:top w:val="single" w:sz="2" w:space="0" w:color="auto"/>
            <w:left w:val="single" w:sz="2" w:space="0" w:color="auto"/>
            <w:bottom w:val="single" w:sz="2" w:space="0" w:color="auto"/>
            <w:right w:val="single" w:sz="2" w:space="0" w:color="auto"/>
          </w:divBdr>
          <w:divsChild>
            <w:div w:id="311297699">
              <w:marLeft w:val="0"/>
              <w:marRight w:val="0"/>
              <w:marTop w:val="0"/>
              <w:marBottom w:val="0"/>
              <w:divBdr>
                <w:top w:val="single" w:sz="2" w:space="0" w:color="auto"/>
                <w:left w:val="single" w:sz="2" w:space="0" w:color="auto"/>
                <w:bottom w:val="single" w:sz="2" w:space="0" w:color="auto"/>
                <w:right w:val="single" w:sz="2" w:space="0" w:color="auto"/>
              </w:divBdr>
              <w:divsChild>
                <w:div w:id="798499513">
                  <w:marLeft w:val="0"/>
                  <w:marRight w:val="0"/>
                  <w:marTop w:val="0"/>
                  <w:marBottom w:val="0"/>
                  <w:divBdr>
                    <w:top w:val="single" w:sz="2" w:space="0" w:color="auto"/>
                    <w:left w:val="single" w:sz="2" w:space="0" w:color="auto"/>
                    <w:bottom w:val="single" w:sz="2" w:space="0" w:color="auto"/>
                    <w:right w:val="single" w:sz="2" w:space="0" w:color="auto"/>
                  </w:divBdr>
                  <w:divsChild>
                    <w:div w:id="447892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7085279">
              <w:marLeft w:val="0"/>
              <w:marRight w:val="0"/>
              <w:marTop w:val="0"/>
              <w:marBottom w:val="0"/>
              <w:divBdr>
                <w:top w:val="single" w:sz="2" w:space="0" w:color="auto"/>
                <w:left w:val="single" w:sz="2" w:space="0" w:color="auto"/>
                <w:bottom w:val="single" w:sz="2" w:space="0" w:color="auto"/>
                <w:right w:val="single" w:sz="2" w:space="0" w:color="auto"/>
              </w:divBdr>
              <w:divsChild>
                <w:div w:id="750002914">
                  <w:marLeft w:val="0"/>
                  <w:marRight w:val="0"/>
                  <w:marTop w:val="0"/>
                  <w:marBottom w:val="0"/>
                  <w:divBdr>
                    <w:top w:val="single" w:sz="2" w:space="0" w:color="auto"/>
                    <w:left w:val="single" w:sz="2" w:space="0" w:color="auto"/>
                    <w:bottom w:val="single" w:sz="2" w:space="0" w:color="auto"/>
                    <w:right w:val="single" w:sz="2" w:space="0" w:color="auto"/>
                  </w:divBdr>
                  <w:divsChild>
                    <w:div w:id="4772646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3374674">
              <w:marLeft w:val="0"/>
              <w:marRight w:val="0"/>
              <w:marTop w:val="0"/>
              <w:marBottom w:val="0"/>
              <w:divBdr>
                <w:top w:val="single" w:sz="2" w:space="0" w:color="auto"/>
                <w:left w:val="single" w:sz="2" w:space="0" w:color="auto"/>
                <w:bottom w:val="single" w:sz="2" w:space="0" w:color="auto"/>
                <w:right w:val="single" w:sz="2" w:space="0" w:color="auto"/>
              </w:divBdr>
              <w:divsChild>
                <w:div w:id="75447058">
                  <w:marLeft w:val="0"/>
                  <w:marRight w:val="0"/>
                  <w:marTop w:val="0"/>
                  <w:marBottom w:val="0"/>
                  <w:divBdr>
                    <w:top w:val="single" w:sz="2" w:space="0" w:color="auto"/>
                    <w:left w:val="single" w:sz="2" w:space="0" w:color="auto"/>
                    <w:bottom w:val="single" w:sz="2" w:space="0" w:color="auto"/>
                    <w:right w:val="single" w:sz="2" w:space="0" w:color="auto"/>
                  </w:divBdr>
                  <w:divsChild>
                    <w:div w:id="540284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8213642">
              <w:marLeft w:val="0"/>
              <w:marRight w:val="0"/>
              <w:marTop w:val="0"/>
              <w:marBottom w:val="0"/>
              <w:divBdr>
                <w:top w:val="single" w:sz="2" w:space="0" w:color="auto"/>
                <w:left w:val="single" w:sz="2" w:space="0" w:color="auto"/>
                <w:bottom w:val="single" w:sz="2" w:space="0" w:color="auto"/>
                <w:right w:val="single" w:sz="2" w:space="0" w:color="auto"/>
              </w:divBdr>
              <w:divsChild>
                <w:div w:id="1261139858">
                  <w:marLeft w:val="0"/>
                  <w:marRight w:val="0"/>
                  <w:marTop w:val="0"/>
                  <w:marBottom w:val="0"/>
                  <w:divBdr>
                    <w:top w:val="single" w:sz="2" w:space="0" w:color="auto"/>
                    <w:left w:val="single" w:sz="2" w:space="0" w:color="auto"/>
                    <w:bottom w:val="single" w:sz="2" w:space="0" w:color="auto"/>
                    <w:right w:val="single" w:sz="2" w:space="0" w:color="auto"/>
                  </w:divBdr>
                  <w:divsChild>
                    <w:div w:id="1059286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9488993">
              <w:marLeft w:val="0"/>
              <w:marRight w:val="0"/>
              <w:marTop w:val="0"/>
              <w:marBottom w:val="0"/>
              <w:divBdr>
                <w:top w:val="single" w:sz="2" w:space="0" w:color="auto"/>
                <w:left w:val="single" w:sz="2" w:space="0" w:color="auto"/>
                <w:bottom w:val="single" w:sz="2" w:space="0" w:color="auto"/>
                <w:right w:val="single" w:sz="2" w:space="0" w:color="auto"/>
              </w:divBdr>
              <w:divsChild>
                <w:div w:id="407272188">
                  <w:marLeft w:val="0"/>
                  <w:marRight w:val="0"/>
                  <w:marTop w:val="0"/>
                  <w:marBottom w:val="0"/>
                  <w:divBdr>
                    <w:top w:val="single" w:sz="2" w:space="0" w:color="auto"/>
                    <w:left w:val="single" w:sz="2" w:space="0" w:color="auto"/>
                    <w:bottom w:val="single" w:sz="2" w:space="0" w:color="auto"/>
                    <w:right w:val="single" w:sz="2" w:space="0" w:color="auto"/>
                  </w:divBdr>
                  <w:divsChild>
                    <w:div w:id="2140878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4244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0586327">
      <w:bodyDiv w:val="1"/>
      <w:marLeft w:val="0"/>
      <w:marRight w:val="0"/>
      <w:marTop w:val="0"/>
      <w:marBottom w:val="0"/>
      <w:divBdr>
        <w:top w:val="none" w:sz="0" w:space="0" w:color="auto"/>
        <w:left w:val="none" w:sz="0" w:space="0" w:color="auto"/>
        <w:bottom w:val="none" w:sz="0" w:space="0" w:color="auto"/>
        <w:right w:val="none" w:sz="0" w:space="0" w:color="auto"/>
      </w:divBdr>
      <w:divsChild>
        <w:div w:id="2098863372">
          <w:marLeft w:val="0"/>
          <w:marRight w:val="0"/>
          <w:marTop w:val="0"/>
          <w:marBottom w:val="0"/>
          <w:divBdr>
            <w:top w:val="single" w:sz="2" w:space="0" w:color="auto"/>
            <w:left w:val="single" w:sz="2" w:space="0" w:color="auto"/>
            <w:bottom w:val="single" w:sz="2" w:space="0" w:color="auto"/>
            <w:right w:val="single" w:sz="2" w:space="0" w:color="auto"/>
          </w:divBdr>
          <w:divsChild>
            <w:div w:id="504901115">
              <w:marLeft w:val="0"/>
              <w:marRight w:val="0"/>
              <w:marTop w:val="0"/>
              <w:marBottom w:val="0"/>
              <w:divBdr>
                <w:top w:val="single" w:sz="2" w:space="0" w:color="auto"/>
                <w:left w:val="single" w:sz="2" w:space="0" w:color="auto"/>
                <w:bottom w:val="single" w:sz="2" w:space="0" w:color="auto"/>
                <w:right w:val="single" w:sz="2" w:space="0" w:color="auto"/>
              </w:divBdr>
              <w:divsChild>
                <w:div w:id="1377894968">
                  <w:marLeft w:val="0"/>
                  <w:marRight w:val="0"/>
                  <w:marTop w:val="0"/>
                  <w:marBottom w:val="0"/>
                  <w:divBdr>
                    <w:top w:val="single" w:sz="2" w:space="0" w:color="auto"/>
                    <w:left w:val="single" w:sz="2" w:space="0" w:color="auto"/>
                    <w:bottom w:val="single" w:sz="2" w:space="0" w:color="auto"/>
                    <w:right w:val="single" w:sz="2" w:space="0" w:color="auto"/>
                  </w:divBdr>
                  <w:divsChild>
                    <w:div w:id="742992310">
                      <w:marLeft w:val="0"/>
                      <w:marRight w:val="0"/>
                      <w:marTop w:val="0"/>
                      <w:marBottom w:val="0"/>
                      <w:divBdr>
                        <w:top w:val="single" w:sz="2" w:space="0" w:color="auto"/>
                        <w:left w:val="single" w:sz="2" w:space="0" w:color="auto"/>
                        <w:bottom w:val="single" w:sz="2" w:space="0" w:color="auto"/>
                        <w:right w:val="single" w:sz="2" w:space="0" w:color="auto"/>
                      </w:divBdr>
                      <w:divsChild>
                        <w:div w:id="195774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3526918">
                  <w:marLeft w:val="0"/>
                  <w:marRight w:val="0"/>
                  <w:marTop w:val="0"/>
                  <w:marBottom w:val="0"/>
                  <w:divBdr>
                    <w:top w:val="single" w:sz="2" w:space="0" w:color="auto"/>
                    <w:left w:val="single" w:sz="2" w:space="0" w:color="auto"/>
                    <w:bottom w:val="single" w:sz="2" w:space="0" w:color="auto"/>
                    <w:right w:val="single" w:sz="2" w:space="0" w:color="auto"/>
                  </w:divBdr>
                  <w:divsChild>
                    <w:div w:id="235090772">
                      <w:marLeft w:val="0"/>
                      <w:marRight w:val="0"/>
                      <w:marTop w:val="0"/>
                      <w:marBottom w:val="0"/>
                      <w:divBdr>
                        <w:top w:val="single" w:sz="2" w:space="0" w:color="auto"/>
                        <w:left w:val="single" w:sz="2" w:space="0" w:color="auto"/>
                        <w:bottom w:val="single" w:sz="2" w:space="0" w:color="auto"/>
                        <w:right w:val="single" w:sz="2" w:space="0" w:color="auto"/>
                      </w:divBdr>
                      <w:divsChild>
                        <w:div w:id="67168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35132420">
      <w:bodyDiv w:val="1"/>
      <w:marLeft w:val="0"/>
      <w:marRight w:val="0"/>
      <w:marTop w:val="0"/>
      <w:marBottom w:val="0"/>
      <w:divBdr>
        <w:top w:val="none" w:sz="0" w:space="0" w:color="auto"/>
        <w:left w:val="none" w:sz="0" w:space="0" w:color="auto"/>
        <w:bottom w:val="none" w:sz="0" w:space="0" w:color="auto"/>
        <w:right w:val="none" w:sz="0" w:space="0" w:color="auto"/>
      </w:divBdr>
      <w:divsChild>
        <w:div w:id="562105984">
          <w:marLeft w:val="0"/>
          <w:marRight w:val="0"/>
          <w:marTop w:val="0"/>
          <w:marBottom w:val="0"/>
          <w:divBdr>
            <w:top w:val="single" w:sz="2" w:space="0" w:color="auto"/>
            <w:left w:val="single" w:sz="2" w:space="0" w:color="auto"/>
            <w:bottom w:val="single" w:sz="2" w:space="0" w:color="auto"/>
            <w:right w:val="single" w:sz="2" w:space="0" w:color="auto"/>
          </w:divBdr>
          <w:divsChild>
            <w:div w:id="452482288">
              <w:marLeft w:val="0"/>
              <w:marRight w:val="0"/>
              <w:marTop w:val="0"/>
              <w:marBottom w:val="0"/>
              <w:divBdr>
                <w:top w:val="single" w:sz="2" w:space="0" w:color="auto"/>
                <w:left w:val="single" w:sz="2" w:space="0" w:color="auto"/>
                <w:bottom w:val="single" w:sz="2" w:space="0" w:color="auto"/>
                <w:right w:val="single" w:sz="2" w:space="0" w:color="auto"/>
              </w:divBdr>
              <w:divsChild>
                <w:div w:id="953288755">
                  <w:marLeft w:val="0"/>
                  <w:marRight w:val="0"/>
                  <w:marTop w:val="0"/>
                  <w:marBottom w:val="0"/>
                  <w:divBdr>
                    <w:top w:val="single" w:sz="2" w:space="0" w:color="auto"/>
                    <w:left w:val="single" w:sz="2" w:space="0" w:color="auto"/>
                    <w:bottom w:val="single" w:sz="2" w:space="0" w:color="auto"/>
                    <w:right w:val="single" w:sz="2" w:space="0" w:color="auto"/>
                  </w:divBdr>
                  <w:divsChild>
                    <w:div w:id="974679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7996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4853735">
      <w:bodyDiv w:val="1"/>
      <w:marLeft w:val="0"/>
      <w:marRight w:val="0"/>
      <w:marTop w:val="0"/>
      <w:marBottom w:val="0"/>
      <w:divBdr>
        <w:top w:val="none" w:sz="0" w:space="0" w:color="auto"/>
        <w:left w:val="none" w:sz="0" w:space="0" w:color="auto"/>
        <w:bottom w:val="none" w:sz="0" w:space="0" w:color="auto"/>
        <w:right w:val="none" w:sz="0" w:space="0" w:color="auto"/>
      </w:divBdr>
      <w:divsChild>
        <w:div w:id="1725718106">
          <w:marLeft w:val="0"/>
          <w:marRight w:val="0"/>
          <w:marTop w:val="0"/>
          <w:marBottom w:val="0"/>
          <w:divBdr>
            <w:top w:val="single" w:sz="2" w:space="0" w:color="auto"/>
            <w:left w:val="single" w:sz="2" w:space="0" w:color="auto"/>
            <w:bottom w:val="single" w:sz="2" w:space="0" w:color="auto"/>
            <w:right w:val="single" w:sz="2" w:space="0" w:color="auto"/>
          </w:divBdr>
          <w:divsChild>
            <w:div w:id="568610354">
              <w:marLeft w:val="0"/>
              <w:marRight w:val="0"/>
              <w:marTop w:val="0"/>
              <w:marBottom w:val="0"/>
              <w:divBdr>
                <w:top w:val="single" w:sz="2" w:space="0" w:color="auto"/>
                <w:left w:val="single" w:sz="2" w:space="0" w:color="auto"/>
                <w:bottom w:val="single" w:sz="2" w:space="0" w:color="auto"/>
                <w:right w:val="single" w:sz="2" w:space="0" w:color="auto"/>
              </w:divBdr>
              <w:divsChild>
                <w:div w:id="257834763">
                  <w:marLeft w:val="0"/>
                  <w:marRight w:val="0"/>
                  <w:marTop w:val="0"/>
                  <w:marBottom w:val="0"/>
                  <w:divBdr>
                    <w:top w:val="single" w:sz="2" w:space="0" w:color="auto"/>
                    <w:left w:val="single" w:sz="2" w:space="0" w:color="auto"/>
                    <w:bottom w:val="single" w:sz="2" w:space="0" w:color="auto"/>
                    <w:right w:val="single" w:sz="2" w:space="0" w:color="auto"/>
                  </w:divBdr>
                  <w:divsChild>
                    <w:div w:id="1665359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4281237">
              <w:marLeft w:val="0"/>
              <w:marRight w:val="0"/>
              <w:marTop w:val="0"/>
              <w:marBottom w:val="0"/>
              <w:divBdr>
                <w:top w:val="single" w:sz="2" w:space="0" w:color="auto"/>
                <w:left w:val="single" w:sz="2" w:space="0" w:color="auto"/>
                <w:bottom w:val="single" w:sz="2" w:space="0" w:color="auto"/>
                <w:right w:val="single" w:sz="2" w:space="0" w:color="auto"/>
              </w:divBdr>
              <w:divsChild>
                <w:div w:id="159003042">
                  <w:marLeft w:val="0"/>
                  <w:marRight w:val="0"/>
                  <w:marTop w:val="0"/>
                  <w:marBottom w:val="0"/>
                  <w:divBdr>
                    <w:top w:val="single" w:sz="2" w:space="0" w:color="auto"/>
                    <w:left w:val="single" w:sz="2" w:space="0" w:color="auto"/>
                    <w:bottom w:val="single" w:sz="2" w:space="0" w:color="auto"/>
                    <w:right w:val="single" w:sz="2" w:space="0" w:color="auto"/>
                  </w:divBdr>
                  <w:divsChild>
                    <w:div w:id="1065112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1722652">
              <w:marLeft w:val="0"/>
              <w:marRight w:val="0"/>
              <w:marTop w:val="0"/>
              <w:marBottom w:val="0"/>
              <w:divBdr>
                <w:top w:val="single" w:sz="2" w:space="0" w:color="auto"/>
                <w:left w:val="single" w:sz="2" w:space="0" w:color="auto"/>
                <w:bottom w:val="single" w:sz="2" w:space="0" w:color="auto"/>
                <w:right w:val="single" w:sz="2" w:space="0" w:color="auto"/>
              </w:divBdr>
              <w:divsChild>
                <w:div w:id="1671637206">
                  <w:marLeft w:val="0"/>
                  <w:marRight w:val="0"/>
                  <w:marTop w:val="0"/>
                  <w:marBottom w:val="0"/>
                  <w:divBdr>
                    <w:top w:val="single" w:sz="2" w:space="0" w:color="auto"/>
                    <w:left w:val="single" w:sz="2" w:space="0" w:color="auto"/>
                    <w:bottom w:val="single" w:sz="2" w:space="0" w:color="auto"/>
                    <w:right w:val="single" w:sz="2" w:space="0" w:color="auto"/>
                  </w:divBdr>
                  <w:divsChild>
                    <w:div w:id="1469130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1210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7744536">
      <w:bodyDiv w:val="1"/>
      <w:marLeft w:val="0"/>
      <w:marRight w:val="0"/>
      <w:marTop w:val="0"/>
      <w:marBottom w:val="0"/>
      <w:divBdr>
        <w:top w:val="none" w:sz="0" w:space="0" w:color="auto"/>
        <w:left w:val="none" w:sz="0" w:space="0" w:color="auto"/>
        <w:bottom w:val="none" w:sz="0" w:space="0" w:color="auto"/>
        <w:right w:val="none" w:sz="0" w:space="0" w:color="auto"/>
      </w:divBdr>
      <w:divsChild>
        <w:div w:id="514613593">
          <w:marLeft w:val="0"/>
          <w:marRight w:val="0"/>
          <w:marTop w:val="0"/>
          <w:marBottom w:val="0"/>
          <w:divBdr>
            <w:top w:val="single" w:sz="2" w:space="0" w:color="auto"/>
            <w:left w:val="single" w:sz="2" w:space="0" w:color="auto"/>
            <w:bottom w:val="single" w:sz="2" w:space="0" w:color="auto"/>
            <w:right w:val="single" w:sz="2" w:space="0" w:color="auto"/>
          </w:divBdr>
          <w:divsChild>
            <w:div w:id="844249246">
              <w:marLeft w:val="0"/>
              <w:marRight w:val="0"/>
              <w:marTop w:val="0"/>
              <w:marBottom w:val="0"/>
              <w:divBdr>
                <w:top w:val="single" w:sz="2" w:space="0" w:color="auto"/>
                <w:left w:val="single" w:sz="2" w:space="0" w:color="auto"/>
                <w:bottom w:val="single" w:sz="2" w:space="0" w:color="auto"/>
                <w:right w:val="single" w:sz="2" w:space="0" w:color="auto"/>
              </w:divBdr>
              <w:divsChild>
                <w:div w:id="606082675">
                  <w:marLeft w:val="0"/>
                  <w:marRight w:val="0"/>
                  <w:marTop w:val="0"/>
                  <w:marBottom w:val="0"/>
                  <w:divBdr>
                    <w:top w:val="single" w:sz="2" w:space="0" w:color="auto"/>
                    <w:left w:val="single" w:sz="2" w:space="0" w:color="auto"/>
                    <w:bottom w:val="single" w:sz="2" w:space="0" w:color="auto"/>
                    <w:right w:val="single" w:sz="2" w:space="0" w:color="auto"/>
                  </w:divBdr>
                  <w:divsChild>
                    <w:div w:id="1780638287">
                      <w:marLeft w:val="0"/>
                      <w:marRight w:val="0"/>
                      <w:marTop w:val="0"/>
                      <w:marBottom w:val="0"/>
                      <w:divBdr>
                        <w:top w:val="single" w:sz="2" w:space="0" w:color="auto"/>
                        <w:left w:val="single" w:sz="2" w:space="0" w:color="auto"/>
                        <w:bottom w:val="single" w:sz="2" w:space="0" w:color="auto"/>
                        <w:right w:val="single" w:sz="2" w:space="0" w:color="auto"/>
                      </w:divBdr>
                      <w:divsChild>
                        <w:div w:id="1893882481">
                          <w:marLeft w:val="0"/>
                          <w:marRight w:val="0"/>
                          <w:marTop w:val="0"/>
                          <w:marBottom w:val="0"/>
                          <w:divBdr>
                            <w:top w:val="single" w:sz="2" w:space="0" w:color="auto"/>
                            <w:left w:val="single" w:sz="2" w:space="0" w:color="auto"/>
                            <w:bottom w:val="single" w:sz="2" w:space="0" w:color="auto"/>
                            <w:right w:val="single" w:sz="2" w:space="0" w:color="auto"/>
                          </w:divBdr>
                          <w:divsChild>
                            <w:div w:id="1428497163">
                              <w:marLeft w:val="0"/>
                              <w:marRight w:val="0"/>
                              <w:marTop w:val="0"/>
                              <w:marBottom w:val="0"/>
                              <w:divBdr>
                                <w:top w:val="single" w:sz="2" w:space="0" w:color="auto"/>
                                <w:left w:val="single" w:sz="2" w:space="0" w:color="auto"/>
                                <w:bottom w:val="single" w:sz="2" w:space="0" w:color="auto"/>
                                <w:right w:val="single" w:sz="2" w:space="0" w:color="auto"/>
                              </w:divBdr>
                              <w:divsChild>
                                <w:div w:id="814416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3683262">
                          <w:marLeft w:val="0"/>
                          <w:marRight w:val="0"/>
                          <w:marTop w:val="0"/>
                          <w:marBottom w:val="0"/>
                          <w:divBdr>
                            <w:top w:val="single" w:sz="2" w:space="0" w:color="auto"/>
                            <w:left w:val="single" w:sz="2" w:space="0" w:color="auto"/>
                            <w:bottom w:val="single" w:sz="2" w:space="0" w:color="auto"/>
                            <w:right w:val="single" w:sz="2" w:space="0" w:color="auto"/>
                          </w:divBdr>
                          <w:divsChild>
                            <w:div w:id="955596801">
                              <w:marLeft w:val="0"/>
                              <w:marRight w:val="0"/>
                              <w:marTop w:val="0"/>
                              <w:marBottom w:val="0"/>
                              <w:divBdr>
                                <w:top w:val="single" w:sz="2" w:space="0" w:color="auto"/>
                                <w:left w:val="single" w:sz="2" w:space="0" w:color="auto"/>
                                <w:bottom w:val="single" w:sz="2" w:space="0" w:color="auto"/>
                                <w:right w:val="single" w:sz="2" w:space="0" w:color="auto"/>
                              </w:divBdr>
                              <w:divsChild>
                                <w:div w:id="1086028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7313481">
                          <w:marLeft w:val="0"/>
                          <w:marRight w:val="0"/>
                          <w:marTop w:val="0"/>
                          <w:marBottom w:val="0"/>
                          <w:divBdr>
                            <w:top w:val="single" w:sz="2" w:space="0" w:color="auto"/>
                            <w:left w:val="single" w:sz="2" w:space="0" w:color="auto"/>
                            <w:bottom w:val="single" w:sz="2" w:space="0" w:color="auto"/>
                            <w:right w:val="single" w:sz="2" w:space="0" w:color="auto"/>
                          </w:divBdr>
                          <w:divsChild>
                            <w:div w:id="322902189">
                              <w:marLeft w:val="0"/>
                              <w:marRight w:val="0"/>
                              <w:marTop w:val="0"/>
                              <w:marBottom w:val="0"/>
                              <w:divBdr>
                                <w:top w:val="single" w:sz="2" w:space="0" w:color="auto"/>
                                <w:left w:val="single" w:sz="2" w:space="0" w:color="auto"/>
                                <w:bottom w:val="single" w:sz="2" w:space="0" w:color="auto"/>
                                <w:right w:val="single" w:sz="2" w:space="0" w:color="auto"/>
                              </w:divBdr>
                              <w:divsChild>
                                <w:div w:id="263152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6072770">
                          <w:marLeft w:val="0"/>
                          <w:marRight w:val="0"/>
                          <w:marTop w:val="0"/>
                          <w:marBottom w:val="0"/>
                          <w:divBdr>
                            <w:top w:val="single" w:sz="2" w:space="0" w:color="auto"/>
                            <w:left w:val="single" w:sz="2" w:space="0" w:color="auto"/>
                            <w:bottom w:val="single" w:sz="2" w:space="0" w:color="auto"/>
                            <w:right w:val="single" w:sz="2" w:space="0" w:color="auto"/>
                          </w:divBdr>
                          <w:divsChild>
                            <w:div w:id="34307336">
                              <w:marLeft w:val="0"/>
                              <w:marRight w:val="0"/>
                              <w:marTop w:val="0"/>
                              <w:marBottom w:val="0"/>
                              <w:divBdr>
                                <w:top w:val="single" w:sz="2" w:space="0" w:color="auto"/>
                                <w:left w:val="single" w:sz="2" w:space="0" w:color="auto"/>
                                <w:bottom w:val="single" w:sz="2" w:space="0" w:color="auto"/>
                                <w:right w:val="single" w:sz="2" w:space="0" w:color="auto"/>
                              </w:divBdr>
                              <w:divsChild>
                                <w:div w:id="1759522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9336793">
                          <w:marLeft w:val="0"/>
                          <w:marRight w:val="0"/>
                          <w:marTop w:val="0"/>
                          <w:marBottom w:val="0"/>
                          <w:divBdr>
                            <w:top w:val="single" w:sz="2" w:space="0" w:color="auto"/>
                            <w:left w:val="single" w:sz="2" w:space="0" w:color="auto"/>
                            <w:bottom w:val="single" w:sz="2" w:space="0" w:color="auto"/>
                            <w:right w:val="single" w:sz="2" w:space="0" w:color="auto"/>
                          </w:divBdr>
                          <w:divsChild>
                            <w:div w:id="408120012">
                              <w:marLeft w:val="0"/>
                              <w:marRight w:val="0"/>
                              <w:marTop w:val="0"/>
                              <w:marBottom w:val="0"/>
                              <w:divBdr>
                                <w:top w:val="single" w:sz="2" w:space="0" w:color="auto"/>
                                <w:left w:val="single" w:sz="2" w:space="0" w:color="auto"/>
                                <w:bottom w:val="single" w:sz="2" w:space="0" w:color="auto"/>
                                <w:right w:val="single" w:sz="2" w:space="0" w:color="auto"/>
                              </w:divBdr>
                              <w:divsChild>
                                <w:div w:id="20083174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083186">
                          <w:marLeft w:val="0"/>
                          <w:marRight w:val="0"/>
                          <w:marTop w:val="0"/>
                          <w:marBottom w:val="0"/>
                          <w:divBdr>
                            <w:top w:val="single" w:sz="2" w:space="0" w:color="auto"/>
                            <w:left w:val="single" w:sz="2" w:space="0" w:color="auto"/>
                            <w:bottom w:val="single" w:sz="2" w:space="0" w:color="auto"/>
                            <w:right w:val="single" w:sz="2" w:space="0" w:color="auto"/>
                          </w:divBdr>
                          <w:divsChild>
                            <w:div w:id="1337461683">
                              <w:marLeft w:val="0"/>
                              <w:marRight w:val="0"/>
                              <w:marTop w:val="0"/>
                              <w:marBottom w:val="0"/>
                              <w:divBdr>
                                <w:top w:val="single" w:sz="2" w:space="0" w:color="auto"/>
                                <w:left w:val="single" w:sz="2" w:space="0" w:color="auto"/>
                                <w:bottom w:val="single" w:sz="2" w:space="0" w:color="auto"/>
                                <w:right w:val="single" w:sz="2" w:space="0" w:color="auto"/>
                              </w:divBdr>
                              <w:divsChild>
                                <w:div w:id="613555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6571645">
                          <w:marLeft w:val="0"/>
                          <w:marRight w:val="0"/>
                          <w:marTop w:val="0"/>
                          <w:marBottom w:val="0"/>
                          <w:divBdr>
                            <w:top w:val="single" w:sz="2" w:space="0" w:color="auto"/>
                            <w:left w:val="single" w:sz="2" w:space="0" w:color="auto"/>
                            <w:bottom w:val="single" w:sz="2" w:space="0" w:color="auto"/>
                            <w:right w:val="single" w:sz="2" w:space="0" w:color="auto"/>
                          </w:divBdr>
                          <w:divsChild>
                            <w:div w:id="1504665675">
                              <w:marLeft w:val="0"/>
                              <w:marRight w:val="0"/>
                              <w:marTop w:val="0"/>
                              <w:marBottom w:val="0"/>
                              <w:divBdr>
                                <w:top w:val="single" w:sz="2" w:space="0" w:color="auto"/>
                                <w:left w:val="single" w:sz="2" w:space="0" w:color="auto"/>
                                <w:bottom w:val="single" w:sz="2" w:space="0" w:color="auto"/>
                                <w:right w:val="single" w:sz="2" w:space="0" w:color="auto"/>
                              </w:divBdr>
                              <w:divsChild>
                                <w:div w:id="757363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3827152">
                          <w:marLeft w:val="0"/>
                          <w:marRight w:val="0"/>
                          <w:marTop w:val="0"/>
                          <w:marBottom w:val="0"/>
                          <w:divBdr>
                            <w:top w:val="single" w:sz="2" w:space="0" w:color="auto"/>
                            <w:left w:val="single" w:sz="2" w:space="0" w:color="auto"/>
                            <w:bottom w:val="single" w:sz="2" w:space="0" w:color="auto"/>
                            <w:right w:val="single" w:sz="2" w:space="0" w:color="auto"/>
                          </w:divBdr>
                          <w:divsChild>
                            <w:div w:id="716469919">
                              <w:marLeft w:val="0"/>
                              <w:marRight w:val="0"/>
                              <w:marTop w:val="0"/>
                              <w:marBottom w:val="0"/>
                              <w:divBdr>
                                <w:top w:val="single" w:sz="2" w:space="0" w:color="auto"/>
                                <w:left w:val="single" w:sz="2" w:space="0" w:color="auto"/>
                                <w:bottom w:val="single" w:sz="2" w:space="0" w:color="auto"/>
                                <w:right w:val="single" w:sz="2" w:space="0" w:color="auto"/>
                              </w:divBdr>
                              <w:divsChild>
                                <w:div w:id="182517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0904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1412">
          <w:marLeft w:val="0"/>
          <w:marRight w:val="0"/>
          <w:marTop w:val="0"/>
          <w:marBottom w:val="0"/>
          <w:divBdr>
            <w:top w:val="single" w:sz="2" w:space="0" w:color="auto"/>
            <w:left w:val="single" w:sz="2" w:space="0" w:color="auto"/>
            <w:bottom w:val="single" w:sz="2" w:space="0" w:color="auto"/>
            <w:right w:val="single" w:sz="2" w:space="0" w:color="auto"/>
          </w:divBdr>
          <w:divsChild>
            <w:div w:id="716661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0089828">
      <w:bodyDiv w:val="1"/>
      <w:marLeft w:val="0"/>
      <w:marRight w:val="0"/>
      <w:marTop w:val="0"/>
      <w:marBottom w:val="0"/>
      <w:divBdr>
        <w:top w:val="none" w:sz="0" w:space="0" w:color="auto"/>
        <w:left w:val="none" w:sz="0" w:space="0" w:color="auto"/>
        <w:bottom w:val="none" w:sz="0" w:space="0" w:color="auto"/>
        <w:right w:val="none" w:sz="0" w:space="0" w:color="auto"/>
      </w:divBdr>
      <w:divsChild>
        <w:div w:id="1942175438">
          <w:marLeft w:val="0"/>
          <w:marRight w:val="0"/>
          <w:marTop w:val="0"/>
          <w:marBottom w:val="0"/>
          <w:divBdr>
            <w:top w:val="single" w:sz="2" w:space="0" w:color="auto"/>
            <w:left w:val="single" w:sz="2" w:space="0" w:color="auto"/>
            <w:bottom w:val="single" w:sz="2" w:space="0" w:color="auto"/>
            <w:right w:val="single" w:sz="2" w:space="0" w:color="auto"/>
          </w:divBdr>
          <w:divsChild>
            <w:div w:id="1318801483">
              <w:marLeft w:val="0"/>
              <w:marRight w:val="0"/>
              <w:marTop w:val="0"/>
              <w:marBottom w:val="0"/>
              <w:divBdr>
                <w:top w:val="single" w:sz="2" w:space="0" w:color="auto"/>
                <w:left w:val="single" w:sz="2" w:space="0" w:color="auto"/>
                <w:bottom w:val="single" w:sz="2" w:space="0" w:color="auto"/>
                <w:right w:val="single" w:sz="2" w:space="0" w:color="auto"/>
              </w:divBdr>
              <w:divsChild>
                <w:div w:id="690108313">
                  <w:marLeft w:val="0"/>
                  <w:marRight w:val="0"/>
                  <w:marTop w:val="0"/>
                  <w:marBottom w:val="0"/>
                  <w:divBdr>
                    <w:top w:val="single" w:sz="2" w:space="0" w:color="auto"/>
                    <w:left w:val="single" w:sz="2" w:space="0" w:color="auto"/>
                    <w:bottom w:val="single" w:sz="2" w:space="0" w:color="auto"/>
                    <w:right w:val="single" w:sz="2" w:space="0" w:color="auto"/>
                  </w:divBdr>
                  <w:divsChild>
                    <w:div w:id="467480790">
                      <w:marLeft w:val="0"/>
                      <w:marRight w:val="0"/>
                      <w:marTop w:val="0"/>
                      <w:marBottom w:val="0"/>
                      <w:divBdr>
                        <w:top w:val="single" w:sz="2" w:space="0" w:color="auto"/>
                        <w:left w:val="single" w:sz="2" w:space="0" w:color="auto"/>
                        <w:bottom w:val="single" w:sz="2" w:space="0" w:color="auto"/>
                        <w:right w:val="single" w:sz="2" w:space="0" w:color="auto"/>
                      </w:divBdr>
                      <w:divsChild>
                        <w:div w:id="1958483968">
                          <w:marLeft w:val="0"/>
                          <w:marRight w:val="0"/>
                          <w:marTop w:val="0"/>
                          <w:marBottom w:val="0"/>
                          <w:divBdr>
                            <w:top w:val="single" w:sz="2" w:space="0" w:color="auto"/>
                            <w:left w:val="single" w:sz="2" w:space="0" w:color="auto"/>
                            <w:bottom w:val="single" w:sz="2" w:space="0" w:color="auto"/>
                            <w:right w:val="single" w:sz="2" w:space="0" w:color="auto"/>
                          </w:divBdr>
                          <w:divsChild>
                            <w:div w:id="826821984">
                              <w:marLeft w:val="0"/>
                              <w:marRight w:val="0"/>
                              <w:marTop w:val="0"/>
                              <w:marBottom w:val="0"/>
                              <w:divBdr>
                                <w:top w:val="single" w:sz="2" w:space="0" w:color="auto"/>
                                <w:left w:val="single" w:sz="2" w:space="0" w:color="auto"/>
                                <w:bottom w:val="single" w:sz="2" w:space="0" w:color="auto"/>
                                <w:right w:val="single" w:sz="2" w:space="0" w:color="auto"/>
                              </w:divBdr>
                              <w:divsChild>
                                <w:div w:id="247420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6713688">
                          <w:marLeft w:val="0"/>
                          <w:marRight w:val="0"/>
                          <w:marTop w:val="0"/>
                          <w:marBottom w:val="0"/>
                          <w:divBdr>
                            <w:top w:val="single" w:sz="2" w:space="0" w:color="auto"/>
                            <w:left w:val="single" w:sz="2" w:space="0" w:color="auto"/>
                            <w:bottom w:val="single" w:sz="2" w:space="0" w:color="auto"/>
                            <w:right w:val="single" w:sz="2" w:space="0" w:color="auto"/>
                          </w:divBdr>
                          <w:divsChild>
                            <w:div w:id="1543858657">
                              <w:marLeft w:val="0"/>
                              <w:marRight w:val="0"/>
                              <w:marTop w:val="0"/>
                              <w:marBottom w:val="0"/>
                              <w:divBdr>
                                <w:top w:val="single" w:sz="2" w:space="0" w:color="auto"/>
                                <w:left w:val="single" w:sz="2" w:space="0" w:color="auto"/>
                                <w:bottom w:val="single" w:sz="2" w:space="0" w:color="auto"/>
                                <w:right w:val="single" w:sz="2" w:space="0" w:color="auto"/>
                              </w:divBdr>
                              <w:divsChild>
                                <w:div w:id="918632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6861435">
                          <w:marLeft w:val="0"/>
                          <w:marRight w:val="0"/>
                          <w:marTop w:val="0"/>
                          <w:marBottom w:val="0"/>
                          <w:divBdr>
                            <w:top w:val="single" w:sz="2" w:space="0" w:color="auto"/>
                            <w:left w:val="single" w:sz="2" w:space="0" w:color="auto"/>
                            <w:bottom w:val="single" w:sz="2" w:space="0" w:color="auto"/>
                            <w:right w:val="single" w:sz="2" w:space="0" w:color="auto"/>
                          </w:divBdr>
                          <w:divsChild>
                            <w:div w:id="1654405226">
                              <w:marLeft w:val="0"/>
                              <w:marRight w:val="0"/>
                              <w:marTop w:val="0"/>
                              <w:marBottom w:val="0"/>
                              <w:divBdr>
                                <w:top w:val="single" w:sz="2" w:space="0" w:color="auto"/>
                                <w:left w:val="single" w:sz="2" w:space="0" w:color="auto"/>
                                <w:bottom w:val="single" w:sz="2" w:space="0" w:color="auto"/>
                                <w:right w:val="single" w:sz="2" w:space="0" w:color="auto"/>
                              </w:divBdr>
                              <w:divsChild>
                                <w:div w:id="1894852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7011989">
                          <w:marLeft w:val="0"/>
                          <w:marRight w:val="0"/>
                          <w:marTop w:val="0"/>
                          <w:marBottom w:val="0"/>
                          <w:divBdr>
                            <w:top w:val="single" w:sz="2" w:space="0" w:color="auto"/>
                            <w:left w:val="single" w:sz="2" w:space="0" w:color="auto"/>
                            <w:bottom w:val="single" w:sz="2" w:space="0" w:color="auto"/>
                            <w:right w:val="single" w:sz="2" w:space="0" w:color="auto"/>
                          </w:divBdr>
                          <w:divsChild>
                            <w:div w:id="1297833856">
                              <w:marLeft w:val="0"/>
                              <w:marRight w:val="0"/>
                              <w:marTop w:val="0"/>
                              <w:marBottom w:val="0"/>
                              <w:divBdr>
                                <w:top w:val="single" w:sz="2" w:space="0" w:color="auto"/>
                                <w:left w:val="single" w:sz="2" w:space="0" w:color="auto"/>
                                <w:bottom w:val="single" w:sz="2" w:space="0" w:color="auto"/>
                                <w:right w:val="single" w:sz="2" w:space="0" w:color="auto"/>
                              </w:divBdr>
                              <w:divsChild>
                                <w:div w:id="10592107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33124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5619655">
          <w:marLeft w:val="0"/>
          <w:marRight w:val="0"/>
          <w:marTop w:val="0"/>
          <w:marBottom w:val="0"/>
          <w:divBdr>
            <w:top w:val="single" w:sz="2" w:space="0" w:color="auto"/>
            <w:left w:val="single" w:sz="2" w:space="0" w:color="auto"/>
            <w:bottom w:val="single" w:sz="2" w:space="0" w:color="auto"/>
            <w:right w:val="single" w:sz="2" w:space="0" w:color="auto"/>
          </w:divBdr>
          <w:divsChild>
            <w:div w:id="288172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0599882">
      <w:bodyDiv w:val="1"/>
      <w:marLeft w:val="0"/>
      <w:marRight w:val="0"/>
      <w:marTop w:val="0"/>
      <w:marBottom w:val="0"/>
      <w:divBdr>
        <w:top w:val="none" w:sz="0" w:space="0" w:color="auto"/>
        <w:left w:val="none" w:sz="0" w:space="0" w:color="auto"/>
        <w:bottom w:val="none" w:sz="0" w:space="0" w:color="auto"/>
        <w:right w:val="none" w:sz="0" w:space="0" w:color="auto"/>
      </w:divBdr>
      <w:divsChild>
        <w:div w:id="112016501">
          <w:marLeft w:val="0"/>
          <w:marRight w:val="0"/>
          <w:marTop w:val="0"/>
          <w:marBottom w:val="0"/>
          <w:divBdr>
            <w:top w:val="single" w:sz="2" w:space="0" w:color="auto"/>
            <w:left w:val="single" w:sz="2" w:space="0" w:color="auto"/>
            <w:bottom w:val="single" w:sz="2" w:space="0" w:color="auto"/>
            <w:right w:val="single" w:sz="2" w:space="0" w:color="auto"/>
          </w:divBdr>
          <w:divsChild>
            <w:div w:id="405692299">
              <w:marLeft w:val="0"/>
              <w:marRight w:val="0"/>
              <w:marTop w:val="0"/>
              <w:marBottom w:val="0"/>
              <w:divBdr>
                <w:top w:val="single" w:sz="2" w:space="0" w:color="auto"/>
                <w:left w:val="single" w:sz="2" w:space="0" w:color="auto"/>
                <w:bottom w:val="single" w:sz="2" w:space="0" w:color="auto"/>
                <w:right w:val="single" w:sz="2" w:space="0" w:color="auto"/>
              </w:divBdr>
              <w:divsChild>
                <w:div w:id="1391076433">
                  <w:marLeft w:val="0"/>
                  <w:marRight w:val="0"/>
                  <w:marTop w:val="0"/>
                  <w:marBottom w:val="0"/>
                  <w:divBdr>
                    <w:top w:val="single" w:sz="2" w:space="0" w:color="auto"/>
                    <w:left w:val="single" w:sz="2" w:space="0" w:color="auto"/>
                    <w:bottom w:val="single" w:sz="2" w:space="0" w:color="auto"/>
                    <w:right w:val="single" w:sz="2" w:space="0" w:color="auto"/>
                  </w:divBdr>
                  <w:divsChild>
                    <w:div w:id="1619532794">
                      <w:marLeft w:val="0"/>
                      <w:marRight w:val="0"/>
                      <w:marTop w:val="0"/>
                      <w:marBottom w:val="0"/>
                      <w:divBdr>
                        <w:top w:val="single" w:sz="2" w:space="0" w:color="auto"/>
                        <w:left w:val="single" w:sz="2" w:space="0" w:color="auto"/>
                        <w:bottom w:val="single" w:sz="2" w:space="0" w:color="auto"/>
                        <w:right w:val="single" w:sz="2" w:space="0" w:color="auto"/>
                      </w:divBdr>
                      <w:divsChild>
                        <w:div w:id="17495702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6684598">
                  <w:marLeft w:val="0"/>
                  <w:marRight w:val="0"/>
                  <w:marTop w:val="0"/>
                  <w:marBottom w:val="0"/>
                  <w:divBdr>
                    <w:top w:val="single" w:sz="2" w:space="0" w:color="auto"/>
                    <w:left w:val="single" w:sz="2" w:space="0" w:color="auto"/>
                    <w:bottom w:val="single" w:sz="2" w:space="0" w:color="auto"/>
                    <w:right w:val="single" w:sz="2" w:space="0" w:color="auto"/>
                  </w:divBdr>
                  <w:divsChild>
                    <w:div w:id="1037044256">
                      <w:marLeft w:val="0"/>
                      <w:marRight w:val="0"/>
                      <w:marTop w:val="0"/>
                      <w:marBottom w:val="0"/>
                      <w:divBdr>
                        <w:top w:val="single" w:sz="2" w:space="0" w:color="auto"/>
                        <w:left w:val="single" w:sz="2" w:space="0" w:color="auto"/>
                        <w:bottom w:val="single" w:sz="2" w:space="0" w:color="auto"/>
                        <w:right w:val="single" w:sz="2" w:space="0" w:color="auto"/>
                      </w:divBdr>
                      <w:divsChild>
                        <w:div w:id="1392003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9209062">
                  <w:marLeft w:val="0"/>
                  <w:marRight w:val="0"/>
                  <w:marTop w:val="0"/>
                  <w:marBottom w:val="0"/>
                  <w:divBdr>
                    <w:top w:val="single" w:sz="2" w:space="0" w:color="auto"/>
                    <w:left w:val="single" w:sz="2" w:space="0" w:color="auto"/>
                    <w:bottom w:val="single" w:sz="2" w:space="0" w:color="auto"/>
                    <w:right w:val="single" w:sz="2" w:space="0" w:color="auto"/>
                  </w:divBdr>
                  <w:divsChild>
                    <w:div w:id="220336333">
                      <w:marLeft w:val="0"/>
                      <w:marRight w:val="0"/>
                      <w:marTop w:val="0"/>
                      <w:marBottom w:val="0"/>
                      <w:divBdr>
                        <w:top w:val="single" w:sz="2" w:space="0" w:color="auto"/>
                        <w:left w:val="single" w:sz="2" w:space="0" w:color="auto"/>
                        <w:bottom w:val="single" w:sz="2" w:space="0" w:color="auto"/>
                        <w:right w:val="single" w:sz="2" w:space="0" w:color="auto"/>
                      </w:divBdr>
                      <w:divsChild>
                        <w:div w:id="514462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7436745">
                  <w:marLeft w:val="0"/>
                  <w:marRight w:val="0"/>
                  <w:marTop w:val="0"/>
                  <w:marBottom w:val="0"/>
                  <w:divBdr>
                    <w:top w:val="single" w:sz="2" w:space="0" w:color="auto"/>
                    <w:left w:val="single" w:sz="2" w:space="0" w:color="auto"/>
                    <w:bottom w:val="single" w:sz="2" w:space="0" w:color="auto"/>
                    <w:right w:val="single" w:sz="2" w:space="0" w:color="auto"/>
                  </w:divBdr>
                  <w:divsChild>
                    <w:div w:id="1793406018">
                      <w:marLeft w:val="0"/>
                      <w:marRight w:val="0"/>
                      <w:marTop w:val="0"/>
                      <w:marBottom w:val="0"/>
                      <w:divBdr>
                        <w:top w:val="single" w:sz="2" w:space="0" w:color="auto"/>
                        <w:left w:val="single" w:sz="2" w:space="0" w:color="auto"/>
                        <w:bottom w:val="single" w:sz="2" w:space="0" w:color="auto"/>
                        <w:right w:val="single" w:sz="2" w:space="0" w:color="auto"/>
                      </w:divBdr>
                      <w:divsChild>
                        <w:div w:id="5167711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0769387">
                  <w:marLeft w:val="0"/>
                  <w:marRight w:val="0"/>
                  <w:marTop w:val="0"/>
                  <w:marBottom w:val="0"/>
                  <w:divBdr>
                    <w:top w:val="single" w:sz="2" w:space="0" w:color="auto"/>
                    <w:left w:val="single" w:sz="2" w:space="0" w:color="auto"/>
                    <w:bottom w:val="single" w:sz="2" w:space="0" w:color="auto"/>
                    <w:right w:val="single" w:sz="2" w:space="0" w:color="auto"/>
                  </w:divBdr>
                  <w:divsChild>
                    <w:div w:id="1682507055">
                      <w:marLeft w:val="0"/>
                      <w:marRight w:val="0"/>
                      <w:marTop w:val="0"/>
                      <w:marBottom w:val="0"/>
                      <w:divBdr>
                        <w:top w:val="single" w:sz="2" w:space="0" w:color="auto"/>
                        <w:left w:val="single" w:sz="2" w:space="0" w:color="auto"/>
                        <w:bottom w:val="single" w:sz="2" w:space="0" w:color="auto"/>
                        <w:right w:val="single" w:sz="2" w:space="0" w:color="auto"/>
                      </w:divBdr>
                      <w:divsChild>
                        <w:div w:id="1377006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8093990">
                  <w:marLeft w:val="0"/>
                  <w:marRight w:val="0"/>
                  <w:marTop w:val="0"/>
                  <w:marBottom w:val="0"/>
                  <w:divBdr>
                    <w:top w:val="single" w:sz="2" w:space="0" w:color="auto"/>
                    <w:left w:val="single" w:sz="2" w:space="0" w:color="auto"/>
                    <w:bottom w:val="single" w:sz="2" w:space="0" w:color="auto"/>
                    <w:right w:val="single" w:sz="2" w:space="0" w:color="auto"/>
                  </w:divBdr>
                  <w:divsChild>
                    <w:div w:id="364646722">
                      <w:marLeft w:val="0"/>
                      <w:marRight w:val="0"/>
                      <w:marTop w:val="0"/>
                      <w:marBottom w:val="0"/>
                      <w:divBdr>
                        <w:top w:val="single" w:sz="2" w:space="0" w:color="auto"/>
                        <w:left w:val="single" w:sz="2" w:space="0" w:color="auto"/>
                        <w:bottom w:val="single" w:sz="2" w:space="0" w:color="auto"/>
                        <w:right w:val="single" w:sz="2" w:space="0" w:color="auto"/>
                      </w:divBdr>
                      <w:divsChild>
                        <w:div w:id="2002543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9756802">
                  <w:marLeft w:val="0"/>
                  <w:marRight w:val="0"/>
                  <w:marTop w:val="0"/>
                  <w:marBottom w:val="0"/>
                  <w:divBdr>
                    <w:top w:val="single" w:sz="2" w:space="0" w:color="auto"/>
                    <w:left w:val="single" w:sz="2" w:space="0" w:color="auto"/>
                    <w:bottom w:val="single" w:sz="2" w:space="0" w:color="auto"/>
                    <w:right w:val="single" w:sz="2" w:space="0" w:color="auto"/>
                  </w:divBdr>
                  <w:divsChild>
                    <w:div w:id="146434306">
                      <w:marLeft w:val="0"/>
                      <w:marRight w:val="0"/>
                      <w:marTop w:val="0"/>
                      <w:marBottom w:val="0"/>
                      <w:divBdr>
                        <w:top w:val="single" w:sz="2" w:space="0" w:color="auto"/>
                        <w:left w:val="single" w:sz="2" w:space="0" w:color="auto"/>
                        <w:bottom w:val="single" w:sz="2" w:space="0" w:color="auto"/>
                        <w:right w:val="single" w:sz="2" w:space="0" w:color="auto"/>
                      </w:divBdr>
                      <w:divsChild>
                        <w:div w:id="609438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1019640">
                  <w:marLeft w:val="0"/>
                  <w:marRight w:val="0"/>
                  <w:marTop w:val="0"/>
                  <w:marBottom w:val="0"/>
                  <w:divBdr>
                    <w:top w:val="single" w:sz="2" w:space="0" w:color="auto"/>
                    <w:left w:val="single" w:sz="2" w:space="0" w:color="auto"/>
                    <w:bottom w:val="single" w:sz="2" w:space="0" w:color="auto"/>
                    <w:right w:val="single" w:sz="2" w:space="0" w:color="auto"/>
                  </w:divBdr>
                  <w:divsChild>
                    <w:div w:id="1547986420">
                      <w:marLeft w:val="0"/>
                      <w:marRight w:val="0"/>
                      <w:marTop w:val="0"/>
                      <w:marBottom w:val="0"/>
                      <w:divBdr>
                        <w:top w:val="single" w:sz="2" w:space="0" w:color="auto"/>
                        <w:left w:val="single" w:sz="2" w:space="0" w:color="auto"/>
                        <w:bottom w:val="single" w:sz="2" w:space="0" w:color="auto"/>
                        <w:right w:val="single" w:sz="2" w:space="0" w:color="auto"/>
                      </w:divBdr>
                      <w:divsChild>
                        <w:div w:id="1114593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7971345">
                  <w:marLeft w:val="0"/>
                  <w:marRight w:val="0"/>
                  <w:marTop w:val="0"/>
                  <w:marBottom w:val="0"/>
                  <w:divBdr>
                    <w:top w:val="single" w:sz="2" w:space="0" w:color="auto"/>
                    <w:left w:val="single" w:sz="2" w:space="0" w:color="auto"/>
                    <w:bottom w:val="single" w:sz="2" w:space="0" w:color="auto"/>
                    <w:right w:val="single" w:sz="2" w:space="0" w:color="auto"/>
                  </w:divBdr>
                  <w:divsChild>
                    <w:div w:id="1921716745">
                      <w:marLeft w:val="0"/>
                      <w:marRight w:val="0"/>
                      <w:marTop w:val="0"/>
                      <w:marBottom w:val="0"/>
                      <w:divBdr>
                        <w:top w:val="single" w:sz="2" w:space="0" w:color="auto"/>
                        <w:left w:val="single" w:sz="2" w:space="0" w:color="auto"/>
                        <w:bottom w:val="single" w:sz="2" w:space="0" w:color="auto"/>
                        <w:right w:val="single" w:sz="2" w:space="0" w:color="auto"/>
                      </w:divBdr>
                      <w:divsChild>
                        <w:div w:id="1505363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7893926">
                  <w:marLeft w:val="0"/>
                  <w:marRight w:val="0"/>
                  <w:marTop w:val="0"/>
                  <w:marBottom w:val="0"/>
                  <w:divBdr>
                    <w:top w:val="single" w:sz="2" w:space="0" w:color="auto"/>
                    <w:left w:val="single" w:sz="2" w:space="0" w:color="auto"/>
                    <w:bottom w:val="single" w:sz="2" w:space="0" w:color="auto"/>
                    <w:right w:val="single" w:sz="2" w:space="0" w:color="auto"/>
                  </w:divBdr>
                  <w:divsChild>
                    <w:div w:id="1612127820">
                      <w:marLeft w:val="0"/>
                      <w:marRight w:val="0"/>
                      <w:marTop w:val="0"/>
                      <w:marBottom w:val="0"/>
                      <w:divBdr>
                        <w:top w:val="single" w:sz="2" w:space="0" w:color="auto"/>
                        <w:left w:val="single" w:sz="2" w:space="0" w:color="auto"/>
                        <w:bottom w:val="single" w:sz="2" w:space="0" w:color="auto"/>
                        <w:right w:val="single" w:sz="2" w:space="0" w:color="auto"/>
                      </w:divBdr>
                      <w:divsChild>
                        <w:div w:id="736169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5498949">
                  <w:marLeft w:val="0"/>
                  <w:marRight w:val="0"/>
                  <w:marTop w:val="0"/>
                  <w:marBottom w:val="0"/>
                  <w:divBdr>
                    <w:top w:val="single" w:sz="2" w:space="0" w:color="auto"/>
                    <w:left w:val="single" w:sz="2" w:space="0" w:color="auto"/>
                    <w:bottom w:val="single" w:sz="2" w:space="0" w:color="auto"/>
                    <w:right w:val="single" w:sz="2" w:space="0" w:color="auto"/>
                  </w:divBdr>
                  <w:divsChild>
                    <w:div w:id="1296176904">
                      <w:marLeft w:val="0"/>
                      <w:marRight w:val="0"/>
                      <w:marTop w:val="0"/>
                      <w:marBottom w:val="0"/>
                      <w:divBdr>
                        <w:top w:val="single" w:sz="2" w:space="0" w:color="auto"/>
                        <w:left w:val="single" w:sz="2" w:space="0" w:color="auto"/>
                        <w:bottom w:val="single" w:sz="2" w:space="0" w:color="auto"/>
                        <w:right w:val="single" w:sz="2" w:space="0" w:color="auto"/>
                      </w:divBdr>
                      <w:divsChild>
                        <w:div w:id="912621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8881425">
                  <w:marLeft w:val="0"/>
                  <w:marRight w:val="0"/>
                  <w:marTop w:val="0"/>
                  <w:marBottom w:val="0"/>
                  <w:divBdr>
                    <w:top w:val="single" w:sz="2" w:space="0" w:color="auto"/>
                    <w:left w:val="single" w:sz="2" w:space="0" w:color="auto"/>
                    <w:bottom w:val="single" w:sz="2" w:space="0" w:color="auto"/>
                    <w:right w:val="single" w:sz="2" w:space="0" w:color="auto"/>
                  </w:divBdr>
                  <w:divsChild>
                    <w:div w:id="1846092920">
                      <w:marLeft w:val="0"/>
                      <w:marRight w:val="0"/>
                      <w:marTop w:val="0"/>
                      <w:marBottom w:val="0"/>
                      <w:divBdr>
                        <w:top w:val="single" w:sz="2" w:space="0" w:color="auto"/>
                        <w:left w:val="single" w:sz="2" w:space="0" w:color="auto"/>
                        <w:bottom w:val="single" w:sz="2" w:space="0" w:color="auto"/>
                        <w:right w:val="single" w:sz="2" w:space="0" w:color="auto"/>
                      </w:divBdr>
                      <w:divsChild>
                        <w:div w:id="1657765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5799999">
                  <w:marLeft w:val="0"/>
                  <w:marRight w:val="0"/>
                  <w:marTop w:val="0"/>
                  <w:marBottom w:val="0"/>
                  <w:divBdr>
                    <w:top w:val="single" w:sz="2" w:space="0" w:color="auto"/>
                    <w:left w:val="single" w:sz="2" w:space="0" w:color="auto"/>
                    <w:bottom w:val="single" w:sz="2" w:space="0" w:color="auto"/>
                    <w:right w:val="single" w:sz="2" w:space="0" w:color="auto"/>
                  </w:divBdr>
                  <w:divsChild>
                    <w:div w:id="2029867705">
                      <w:marLeft w:val="0"/>
                      <w:marRight w:val="0"/>
                      <w:marTop w:val="0"/>
                      <w:marBottom w:val="0"/>
                      <w:divBdr>
                        <w:top w:val="single" w:sz="2" w:space="0" w:color="auto"/>
                        <w:left w:val="single" w:sz="2" w:space="0" w:color="auto"/>
                        <w:bottom w:val="single" w:sz="2" w:space="0" w:color="auto"/>
                        <w:right w:val="single" w:sz="2" w:space="0" w:color="auto"/>
                      </w:divBdr>
                      <w:divsChild>
                        <w:div w:id="1790127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995294">
                  <w:marLeft w:val="0"/>
                  <w:marRight w:val="0"/>
                  <w:marTop w:val="0"/>
                  <w:marBottom w:val="0"/>
                  <w:divBdr>
                    <w:top w:val="single" w:sz="2" w:space="0" w:color="auto"/>
                    <w:left w:val="single" w:sz="2" w:space="0" w:color="auto"/>
                    <w:bottom w:val="single" w:sz="2" w:space="0" w:color="auto"/>
                    <w:right w:val="single" w:sz="2" w:space="0" w:color="auto"/>
                  </w:divBdr>
                  <w:divsChild>
                    <w:div w:id="1050181021">
                      <w:marLeft w:val="0"/>
                      <w:marRight w:val="0"/>
                      <w:marTop w:val="0"/>
                      <w:marBottom w:val="0"/>
                      <w:divBdr>
                        <w:top w:val="single" w:sz="2" w:space="0" w:color="auto"/>
                        <w:left w:val="single" w:sz="2" w:space="0" w:color="auto"/>
                        <w:bottom w:val="single" w:sz="2" w:space="0" w:color="auto"/>
                        <w:right w:val="single" w:sz="2" w:space="0" w:color="auto"/>
                      </w:divBdr>
                      <w:divsChild>
                        <w:div w:id="1039089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00031907">
          <w:marLeft w:val="0"/>
          <w:marRight w:val="0"/>
          <w:marTop w:val="0"/>
          <w:marBottom w:val="0"/>
          <w:divBdr>
            <w:top w:val="single" w:sz="2" w:space="0" w:color="auto"/>
            <w:left w:val="single" w:sz="2" w:space="0" w:color="auto"/>
            <w:bottom w:val="single" w:sz="2" w:space="0" w:color="auto"/>
            <w:right w:val="single" w:sz="2" w:space="0" w:color="auto"/>
          </w:divBdr>
        </w:div>
      </w:divsChild>
    </w:div>
    <w:div w:id="1662660231">
      <w:bodyDiv w:val="1"/>
      <w:marLeft w:val="0"/>
      <w:marRight w:val="0"/>
      <w:marTop w:val="0"/>
      <w:marBottom w:val="0"/>
      <w:divBdr>
        <w:top w:val="none" w:sz="0" w:space="0" w:color="auto"/>
        <w:left w:val="none" w:sz="0" w:space="0" w:color="auto"/>
        <w:bottom w:val="none" w:sz="0" w:space="0" w:color="auto"/>
        <w:right w:val="none" w:sz="0" w:space="0" w:color="auto"/>
      </w:divBdr>
      <w:divsChild>
        <w:div w:id="1197087252">
          <w:marLeft w:val="0"/>
          <w:marRight w:val="0"/>
          <w:marTop w:val="0"/>
          <w:marBottom w:val="0"/>
          <w:divBdr>
            <w:top w:val="single" w:sz="2" w:space="0" w:color="auto"/>
            <w:left w:val="single" w:sz="2" w:space="0" w:color="auto"/>
            <w:bottom w:val="single" w:sz="2" w:space="0" w:color="auto"/>
            <w:right w:val="single" w:sz="2" w:space="0" w:color="auto"/>
          </w:divBdr>
          <w:divsChild>
            <w:div w:id="1366298447">
              <w:marLeft w:val="0"/>
              <w:marRight w:val="0"/>
              <w:marTop w:val="0"/>
              <w:marBottom w:val="0"/>
              <w:divBdr>
                <w:top w:val="single" w:sz="2" w:space="0" w:color="auto"/>
                <w:left w:val="single" w:sz="2" w:space="0" w:color="auto"/>
                <w:bottom w:val="single" w:sz="2" w:space="0" w:color="auto"/>
                <w:right w:val="single" w:sz="2" w:space="0" w:color="auto"/>
              </w:divBdr>
              <w:divsChild>
                <w:div w:id="1390765056">
                  <w:marLeft w:val="0"/>
                  <w:marRight w:val="0"/>
                  <w:marTop w:val="0"/>
                  <w:marBottom w:val="0"/>
                  <w:divBdr>
                    <w:top w:val="single" w:sz="2" w:space="0" w:color="auto"/>
                    <w:left w:val="single" w:sz="2" w:space="0" w:color="auto"/>
                    <w:bottom w:val="single" w:sz="2" w:space="0" w:color="auto"/>
                    <w:right w:val="single" w:sz="2" w:space="0" w:color="auto"/>
                  </w:divBdr>
                  <w:divsChild>
                    <w:div w:id="1693452688">
                      <w:marLeft w:val="0"/>
                      <w:marRight w:val="0"/>
                      <w:marTop w:val="0"/>
                      <w:marBottom w:val="0"/>
                      <w:divBdr>
                        <w:top w:val="single" w:sz="2" w:space="0" w:color="auto"/>
                        <w:left w:val="single" w:sz="2" w:space="0" w:color="auto"/>
                        <w:bottom w:val="single" w:sz="2" w:space="0" w:color="auto"/>
                        <w:right w:val="single" w:sz="2" w:space="0" w:color="auto"/>
                      </w:divBdr>
                      <w:divsChild>
                        <w:div w:id="8994843">
                          <w:marLeft w:val="0"/>
                          <w:marRight w:val="0"/>
                          <w:marTop w:val="0"/>
                          <w:marBottom w:val="0"/>
                          <w:divBdr>
                            <w:top w:val="single" w:sz="2" w:space="0" w:color="auto"/>
                            <w:left w:val="single" w:sz="2" w:space="0" w:color="auto"/>
                            <w:bottom w:val="single" w:sz="2" w:space="0" w:color="auto"/>
                            <w:right w:val="single" w:sz="2" w:space="0" w:color="auto"/>
                          </w:divBdr>
                          <w:divsChild>
                            <w:div w:id="2126922556">
                              <w:marLeft w:val="0"/>
                              <w:marRight w:val="0"/>
                              <w:marTop w:val="0"/>
                              <w:marBottom w:val="0"/>
                              <w:divBdr>
                                <w:top w:val="single" w:sz="2" w:space="0" w:color="auto"/>
                                <w:left w:val="single" w:sz="2" w:space="0" w:color="auto"/>
                                <w:bottom w:val="single" w:sz="2" w:space="0" w:color="auto"/>
                                <w:right w:val="single" w:sz="2" w:space="0" w:color="auto"/>
                              </w:divBdr>
                              <w:divsChild>
                                <w:div w:id="7861954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9561971">
                          <w:marLeft w:val="0"/>
                          <w:marRight w:val="0"/>
                          <w:marTop w:val="0"/>
                          <w:marBottom w:val="0"/>
                          <w:divBdr>
                            <w:top w:val="single" w:sz="2" w:space="0" w:color="auto"/>
                            <w:left w:val="single" w:sz="2" w:space="0" w:color="auto"/>
                            <w:bottom w:val="single" w:sz="2" w:space="0" w:color="auto"/>
                            <w:right w:val="single" w:sz="2" w:space="0" w:color="auto"/>
                          </w:divBdr>
                          <w:divsChild>
                            <w:div w:id="1125192536">
                              <w:marLeft w:val="0"/>
                              <w:marRight w:val="0"/>
                              <w:marTop w:val="0"/>
                              <w:marBottom w:val="0"/>
                              <w:divBdr>
                                <w:top w:val="single" w:sz="2" w:space="0" w:color="auto"/>
                                <w:left w:val="single" w:sz="2" w:space="0" w:color="auto"/>
                                <w:bottom w:val="single" w:sz="2" w:space="0" w:color="auto"/>
                                <w:right w:val="single" w:sz="2" w:space="0" w:color="auto"/>
                              </w:divBdr>
                              <w:divsChild>
                                <w:div w:id="14639586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2795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7339491">
          <w:marLeft w:val="0"/>
          <w:marRight w:val="0"/>
          <w:marTop w:val="0"/>
          <w:marBottom w:val="0"/>
          <w:divBdr>
            <w:top w:val="single" w:sz="2" w:space="0" w:color="auto"/>
            <w:left w:val="single" w:sz="2" w:space="0" w:color="auto"/>
            <w:bottom w:val="single" w:sz="2" w:space="0" w:color="auto"/>
            <w:right w:val="single" w:sz="2" w:space="0" w:color="auto"/>
          </w:divBdr>
          <w:divsChild>
            <w:div w:id="2640036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937916">
      <w:bodyDiv w:val="1"/>
      <w:marLeft w:val="0"/>
      <w:marRight w:val="0"/>
      <w:marTop w:val="0"/>
      <w:marBottom w:val="0"/>
      <w:divBdr>
        <w:top w:val="none" w:sz="0" w:space="0" w:color="auto"/>
        <w:left w:val="none" w:sz="0" w:space="0" w:color="auto"/>
        <w:bottom w:val="none" w:sz="0" w:space="0" w:color="auto"/>
        <w:right w:val="none" w:sz="0" w:space="0" w:color="auto"/>
      </w:divBdr>
      <w:divsChild>
        <w:div w:id="1554803345">
          <w:marLeft w:val="0"/>
          <w:marRight w:val="0"/>
          <w:marTop w:val="0"/>
          <w:marBottom w:val="0"/>
          <w:divBdr>
            <w:top w:val="single" w:sz="2" w:space="0" w:color="auto"/>
            <w:left w:val="single" w:sz="2" w:space="0" w:color="auto"/>
            <w:bottom w:val="single" w:sz="2" w:space="0" w:color="auto"/>
            <w:right w:val="single" w:sz="2" w:space="0" w:color="auto"/>
          </w:divBdr>
          <w:divsChild>
            <w:div w:id="1224487092">
              <w:marLeft w:val="0"/>
              <w:marRight w:val="0"/>
              <w:marTop w:val="0"/>
              <w:marBottom w:val="0"/>
              <w:divBdr>
                <w:top w:val="single" w:sz="2" w:space="0" w:color="auto"/>
                <w:left w:val="single" w:sz="2" w:space="0" w:color="auto"/>
                <w:bottom w:val="single" w:sz="2" w:space="0" w:color="auto"/>
                <w:right w:val="single" w:sz="2" w:space="0" w:color="auto"/>
              </w:divBdr>
              <w:divsChild>
                <w:div w:id="188371852">
                  <w:marLeft w:val="0"/>
                  <w:marRight w:val="0"/>
                  <w:marTop w:val="0"/>
                  <w:marBottom w:val="0"/>
                  <w:divBdr>
                    <w:top w:val="single" w:sz="2" w:space="0" w:color="auto"/>
                    <w:left w:val="single" w:sz="2" w:space="0" w:color="auto"/>
                    <w:bottom w:val="single" w:sz="2" w:space="0" w:color="auto"/>
                    <w:right w:val="single" w:sz="2" w:space="0" w:color="auto"/>
                  </w:divBdr>
                  <w:divsChild>
                    <w:div w:id="297804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2418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6875162">
      <w:bodyDiv w:val="1"/>
      <w:marLeft w:val="0"/>
      <w:marRight w:val="0"/>
      <w:marTop w:val="0"/>
      <w:marBottom w:val="0"/>
      <w:divBdr>
        <w:top w:val="none" w:sz="0" w:space="0" w:color="auto"/>
        <w:left w:val="none" w:sz="0" w:space="0" w:color="auto"/>
        <w:bottom w:val="none" w:sz="0" w:space="0" w:color="auto"/>
        <w:right w:val="none" w:sz="0" w:space="0" w:color="auto"/>
      </w:divBdr>
      <w:divsChild>
        <w:div w:id="160893290">
          <w:marLeft w:val="0"/>
          <w:marRight w:val="0"/>
          <w:marTop w:val="0"/>
          <w:marBottom w:val="0"/>
          <w:divBdr>
            <w:top w:val="single" w:sz="2" w:space="0" w:color="auto"/>
            <w:left w:val="single" w:sz="2" w:space="0" w:color="auto"/>
            <w:bottom w:val="single" w:sz="2" w:space="0" w:color="auto"/>
            <w:right w:val="single" w:sz="2" w:space="0" w:color="auto"/>
          </w:divBdr>
          <w:divsChild>
            <w:div w:id="671298337">
              <w:marLeft w:val="0"/>
              <w:marRight w:val="0"/>
              <w:marTop w:val="0"/>
              <w:marBottom w:val="0"/>
              <w:divBdr>
                <w:top w:val="single" w:sz="2" w:space="0" w:color="auto"/>
                <w:left w:val="single" w:sz="2" w:space="0" w:color="auto"/>
                <w:bottom w:val="single" w:sz="2" w:space="0" w:color="auto"/>
                <w:right w:val="single" w:sz="2" w:space="0" w:color="auto"/>
              </w:divBdr>
              <w:divsChild>
                <w:div w:id="1497846782">
                  <w:marLeft w:val="0"/>
                  <w:marRight w:val="0"/>
                  <w:marTop w:val="0"/>
                  <w:marBottom w:val="0"/>
                  <w:divBdr>
                    <w:top w:val="single" w:sz="2" w:space="0" w:color="auto"/>
                    <w:left w:val="single" w:sz="2" w:space="0" w:color="auto"/>
                    <w:bottom w:val="single" w:sz="2" w:space="0" w:color="auto"/>
                    <w:right w:val="single" w:sz="2" w:space="0" w:color="auto"/>
                  </w:divBdr>
                  <w:divsChild>
                    <w:div w:id="958875315">
                      <w:marLeft w:val="0"/>
                      <w:marRight w:val="0"/>
                      <w:marTop w:val="0"/>
                      <w:marBottom w:val="0"/>
                      <w:divBdr>
                        <w:top w:val="single" w:sz="2" w:space="0" w:color="auto"/>
                        <w:left w:val="single" w:sz="2" w:space="0" w:color="auto"/>
                        <w:bottom w:val="single" w:sz="2" w:space="0" w:color="auto"/>
                        <w:right w:val="single" w:sz="2" w:space="0" w:color="auto"/>
                      </w:divBdr>
                      <w:divsChild>
                        <w:div w:id="1907248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6122637">
                  <w:marLeft w:val="0"/>
                  <w:marRight w:val="0"/>
                  <w:marTop w:val="0"/>
                  <w:marBottom w:val="0"/>
                  <w:divBdr>
                    <w:top w:val="single" w:sz="2" w:space="0" w:color="auto"/>
                    <w:left w:val="single" w:sz="2" w:space="0" w:color="auto"/>
                    <w:bottom w:val="single" w:sz="2" w:space="0" w:color="auto"/>
                    <w:right w:val="single" w:sz="2" w:space="0" w:color="auto"/>
                  </w:divBdr>
                  <w:divsChild>
                    <w:div w:id="580801077">
                      <w:marLeft w:val="0"/>
                      <w:marRight w:val="0"/>
                      <w:marTop w:val="0"/>
                      <w:marBottom w:val="0"/>
                      <w:divBdr>
                        <w:top w:val="single" w:sz="2" w:space="0" w:color="auto"/>
                        <w:left w:val="single" w:sz="2" w:space="0" w:color="auto"/>
                        <w:bottom w:val="single" w:sz="2" w:space="0" w:color="auto"/>
                        <w:right w:val="single" w:sz="2" w:space="0" w:color="auto"/>
                      </w:divBdr>
                      <w:divsChild>
                        <w:div w:id="1551920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5040131">
                  <w:marLeft w:val="0"/>
                  <w:marRight w:val="0"/>
                  <w:marTop w:val="0"/>
                  <w:marBottom w:val="0"/>
                  <w:divBdr>
                    <w:top w:val="single" w:sz="2" w:space="0" w:color="auto"/>
                    <w:left w:val="single" w:sz="2" w:space="0" w:color="auto"/>
                    <w:bottom w:val="single" w:sz="2" w:space="0" w:color="auto"/>
                    <w:right w:val="single" w:sz="2" w:space="0" w:color="auto"/>
                  </w:divBdr>
                  <w:divsChild>
                    <w:div w:id="1745254893">
                      <w:marLeft w:val="0"/>
                      <w:marRight w:val="0"/>
                      <w:marTop w:val="0"/>
                      <w:marBottom w:val="0"/>
                      <w:divBdr>
                        <w:top w:val="single" w:sz="2" w:space="0" w:color="auto"/>
                        <w:left w:val="single" w:sz="2" w:space="0" w:color="auto"/>
                        <w:bottom w:val="single" w:sz="2" w:space="0" w:color="auto"/>
                        <w:right w:val="single" w:sz="2" w:space="0" w:color="auto"/>
                      </w:divBdr>
                      <w:divsChild>
                        <w:div w:id="20273192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6114481">
                  <w:marLeft w:val="0"/>
                  <w:marRight w:val="0"/>
                  <w:marTop w:val="0"/>
                  <w:marBottom w:val="0"/>
                  <w:divBdr>
                    <w:top w:val="single" w:sz="2" w:space="0" w:color="auto"/>
                    <w:left w:val="single" w:sz="2" w:space="0" w:color="auto"/>
                    <w:bottom w:val="single" w:sz="2" w:space="0" w:color="auto"/>
                    <w:right w:val="single" w:sz="2" w:space="0" w:color="auto"/>
                  </w:divBdr>
                  <w:divsChild>
                    <w:div w:id="163327490">
                      <w:marLeft w:val="0"/>
                      <w:marRight w:val="0"/>
                      <w:marTop w:val="0"/>
                      <w:marBottom w:val="0"/>
                      <w:divBdr>
                        <w:top w:val="single" w:sz="2" w:space="0" w:color="auto"/>
                        <w:left w:val="single" w:sz="2" w:space="0" w:color="auto"/>
                        <w:bottom w:val="single" w:sz="2" w:space="0" w:color="auto"/>
                        <w:right w:val="single" w:sz="2" w:space="0" w:color="auto"/>
                      </w:divBdr>
                      <w:divsChild>
                        <w:div w:id="1469205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0957078">
                  <w:marLeft w:val="0"/>
                  <w:marRight w:val="0"/>
                  <w:marTop w:val="0"/>
                  <w:marBottom w:val="0"/>
                  <w:divBdr>
                    <w:top w:val="single" w:sz="2" w:space="0" w:color="auto"/>
                    <w:left w:val="single" w:sz="2" w:space="0" w:color="auto"/>
                    <w:bottom w:val="single" w:sz="2" w:space="0" w:color="auto"/>
                    <w:right w:val="single" w:sz="2" w:space="0" w:color="auto"/>
                  </w:divBdr>
                  <w:divsChild>
                    <w:div w:id="1956597769">
                      <w:marLeft w:val="0"/>
                      <w:marRight w:val="0"/>
                      <w:marTop w:val="0"/>
                      <w:marBottom w:val="0"/>
                      <w:divBdr>
                        <w:top w:val="single" w:sz="2" w:space="0" w:color="auto"/>
                        <w:left w:val="single" w:sz="2" w:space="0" w:color="auto"/>
                        <w:bottom w:val="single" w:sz="2" w:space="0" w:color="auto"/>
                        <w:right w:val="single" w:sz="2" w:space="0" w:color="auto"/>
                      </w:divBdr>
                      <w:divsChild>
                        <w:div w:id="2081056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4113678">
                  <w:marLeft w:val="0"/>
                  <w:marRight w:val="0"/>
                  <w:marTop w:val="0"/>
                  <w:marBottom w:val="0"/>
                  <w:divBdr>
                    <w:top w:val="single" w:sz="2" w:space="0" w:color="auto"/>
                    <w:left w:val="single" w:sz="2" w:space="0" w:color="auto"/>
                    <w:bottom w:val="single" w:sz="2" w:space="0" w:color="auto"/>
                    <w:right w:val="single" w:sz="2" w:space="0" w:color="auto"/>
                  </w:divBdr>
                  <w:divsChild>
                    <w:div w:id="1781953668">
                      <w:marLeft w:val="0"/>
                      <w:marRight w:val="0"/>
                      <w:marTop w:val="0"/>
                      <w:marBottom w:val="0"/>
                      <w:divBdr>
                        <w:top w:val="single" w:sz="2" w:space="0" w:color="auto"/>
                        <w:left w:val="single" w:sz="2" w:space="0" w:color="auto"/>
                        <w:bottom w:val="single" w:sz="2" w:space="0" w:color="auto"/>
                        <w:right w:val="single" w:sz="2" w:space="0" w:color="auto"/>
                      </w:divBdr>
                      <w:divsChild>
                        <w:div w:id="17979467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4728910">
                  <w:marLeft w:val="0"/>
                  <w:marRight w:val="0"/>
                  <w:marTop w:val="0"/>
                  <w:marBottom w:val="0"/>
                  <w:divBdr>
                    <w:top w:val="single" w:sz="2" w:space="0" w:color="auto"/>
                    <w:left w:val="single" w:sz="2" w:space="0" w:color="auto"/>
                    <w:bottom w:val="single" w:sz="2" w:space="0" w:color="auto"/>
                    <w:right w:val="single" w:sz="2" w:space="0" w:color="auto"/>
                  </w:divBdr>
                  <w:divsChild>
                    <w:div w:id="1014570629">
                      <w:marLeft w:val="0"/>
                      <w:marRight w:val="0"/>
                      <w:marTop w:val="0"/>
                      <w:marBottom w:val="0"/>
                      <w:divBdr>
                        <w:top w:val="single" w:sz="2" w:space="0" w:color="auto"/>
                        <w:left w:val="single" w:sz="2" w:space="0" w:color="auto"/>
                        <w:bottom w:val="single" w:sz="2" w:space="0" w:color="auto"/>
                        <w:right w:val="single" w:sz="2" w:space="0" w:color="auto"/>
                      </w:divBdr>
                      <w:divsChild>
                        <w:div w:id="1995841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4925677">
                  <w:marLeft w:val="0"/>
                  <w:marRight w:val="0"/>
                  <w:marTop w:val="0"/>
                  <w:marBottom w:val="0"/>
                  <w:divBdr>
                    <w:top w:val="single" w:sz="2" w:space="0" w:color="auto"/>
                    <w:left w:val="single" w:sz="2" w:space="0" w:color="auto"/>
                    <w:bottom w:val="single" w:sz="2" w:space="0" w:color="auto"/>
                    <w:right w:val="single" w:sz="2" w:space="0" w:color="auto"/>
                  </w:divBdr>
                  <w:divsChild>
                    <w:div w:id="1649555564">
                      <w:marLeft w:val="0"/>
                      <w:marRight w:val="0"/>
                      <w:marTop w:val="0"/>
                      <w:marBottom w:val="0"/>
                      <w:divBdr>
                        <w:top w:val="single" w:sz="2" w:space="0" w:color="auto"/>
                        <w:left w:val="single" w:sz="2" w:space="0" w:color="auto"/>
                        <w:bottom w:val="single" w:sz="2" w:space="0" w:color="auto"/>
                        <w:right w:val="single" w:sz="2" w:space="0" w:color="auto"/>
                      </w:divBdr>
                      <w:divsChild>
                        <w:div w:id="2553292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6642565">
          <w:marLeft w:val="0"/>
          <w:marRight w:val="0"/>
          <w:marTop w:val="0"/>
          <w:marBottom w:val="0"/>
          <w:divBdr>
            <w:top w:val="single" w:sz="2" w:space="0" w:color="auto"/>
            <w:left w:val="single" w:sz="2" w:space="0" w:color="auto"/>
            <w:bottom w:val="single" w:sz="2" w:space="0" w:color="auto"/>
            <w:right w:val="single" w:sz="2" w:space="0" w:color="auto"/>
          </w:divBdr>
        </w:div>
      </w:divsChild>
    </w:div>
    <w:div w:id="1758285799">
      <w:bodyDiv w:val="1"/>
      <w:marLeft w:val="0"/>
      <w:marRight w:val="0"/>
      <w:marTop w:val="0"/>
      <w:marBottom w:val="0"/>
      <w:divBdr>
        <w:top w:val="none" w:sz="0" w:space="0" w:color="auto"/>
        <w:left w:val="none" w:sz="0" w:space="0" w:color="auto"/>
        <w:bottom w:val="none" w:sz="0" w:space="0" w:color="auto"/>
        <w:right w:val="none" w:sz="0" w:space="0" w:color="auto"/>
      </w:divBdr>
      <w:divsChild>
        <w:div w:id="1967153578">
          <w:marLeft w:val="0"/>
          <w:marRight w:val="0"/>
          <w:marTop w:val="0"/>
          <w:marBottom w:val="0"/>
          <w:divBdr>
            <w:top w:val="single" w:sz="2" w:space="0" w:color="auto"/>
            <w:left w:val="single" w:sz="2" w:space="0" w:color="auto"/>
            <w:bottom w:val="single" w:sz="2" w:space="0" w:color="auto"/>
            <w:right w:val="single" w:sz="2" w:space="0" w:color="auto"/>
          </w:divBdr>
          <w:divsChild>
            <w:div w:id="1822773963">
              <w:marLeft w:val="0"/>
              <w:marRight w:val="0"/>
              <w:marTop w:val="0"/>
              <w:marBottom w:val="0"/>
              <w:divBdr>
                <w:top w:val="single" w:sz="2" w:space="0" w:color="auto"/>
                <w:left w:val="single" w:sz="2" w:space="0" w:color="auto"/>
                <w:bottom w:val="single" w:sz="2" w:space="0" w:color="auto"/>
                <w:right w:val="single" w:sz="2" w:space="0" w:color="auto"/>
              </w:divBdr>
              <w:divsChild>
                <w:div w:id="1807775995">
                  <w:marLeft w:val="0"/>
                  <w:marRight w:val="0"/>
                  <w:marTop w:val="0"/>
                  <w:marBottom w:val="0"/>
                  <w:divBdr>
                    <w:top w:val="single" w:sz="2" w:space="0" w:color="auto"/>
                    <w:left w:val="single" w:sz="2" w:space="0" w:color="auto"/>
                    <w:bottom w:val="single" w:sz="2" w:space="0" w:color="auto"/>
                    <w:right w:val="single" w:sz="2" w:space="0" w:color="auto"/>
                  </w:divBdr>
                  <w:divsChild>
                    <w:div w:id="15637574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5993654">
              <w:marLeft w:val="0"/>
              <w:marRight w:val="0"/>
              <w:marTop w:val="0"/>
              <w:marBottom w:val="0"/>
              <w:divBdr>
                <w:top w:val="single" w:sz="2" w:space="0" w:color="auto"/>
                <w:left w:val="single" w:sz="2" w:space="0" w:color="auto"/>
                <w:bottom w:val="single" w:sz="2" w:space="0" w:color="auto"/>
                <w:right w:val="single" w:sz="2" w:space="0" w:color="auto"/>
              </w:divBdr>
              <w:divsChild>
                <w:div w:id="919290409">
                  <w:marLeft w:val="0"/>
                  <w:marRight w:val="0"/>
                  <w:marTop w:val="0"/>
                  <w:marBottom w:val="0"/>
                  <w:divBdr>
                    <w:top w:val="single" w:sz="2" w:space="0" w:color="auto"/>
                    <w:left w:val="single" w:sz="2" w:space="0" w:color="auto"/>
                    <w:bottom w:val="single" w:sz="2" w:space="0" w:color="auto"/>
                    <w:right w:val="single" w:sz="2" w:space="0" w:color="auto"/>
                  </w:divBdr>
                  <w:divsChild>
                    <w:div w:id="870218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6287873">
              <w:marLeft w:val="0"/>
              <w:marRight w:val="0"/>
              <w:marTop w:val="0"/>
              <w:marBottom w:val="0"/>
              <w:divBdr>
                <w:top w:val="single" w:sz="2" w:space="0" w:color="auto"/>
                <w:left w:val="single" w:sz="2" w:space="0" w:color="auto"/>
                <w:bottom w:val="single" w:sz="2" w:space="0" w:color="auto"/>
                <w:right w:val="single" w:sz="2" w:space="0" w:color="auto"/>
              </w:divBdr>
              <w:divsChild>
                <w:div w:id="865408097">
                  <w:marLeft w:val="0"/>
                  <w:marRight w:val="0"/>
                  <w:marTop w:val="0"/>
                  <w:marBottom w:val="0"/>
                  <w:divBdr>
                    <w:top w:val="single" w:sz="2" w:space="0" w:color="auto"/>
                    <w:left w:val="single" w:sz="2" w:space="0" w:color="auto"/>
                    <w:bottom w:val="single" w:sz="2" w:space="0" w:color="auto"/>
                    <w:right w:val="single" w:sz="2" w:space="0" w:color="auto"/>
                  </w:divBdr>
                  <w:divsChild>
                    <w:div w:id="869300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93456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0277132">
      <w:bodyDiv w:val="1"/>
      <w:marLeft w:val="0"/>
      <w:marRight w:val="0"/>
      <w:marTop w:val="0"/>
      <w:marBottom w:val="0"/>
      <w:divBdr>
        <w:top w:val="none" w:sz="0" w:space="0" w:color="auto"/>
        <w:left w:val="none" w:sz="0" w:space="0" w:color="auto"/>
        <w:bottom w:val="none" w:sz="0" w:space="0" w:color="auto"/>
        <w:right w:val="none" w:sz="0" w:space="0" w:color="auto"/>
      </w:divBdr>
      <w:divsChild>
        <w:div w:id="2035837399">
          <w:marLeft w:val="0"/>
          <w:marRight w:val="0"/>
          <w:marTop w:val="0"/>
          <w:marBottom w:val="0"/>
          <w:divBdr>
            <w:top w:val="single" w:sz="2" w:space="0" w:color="auto"/>
            <w:left w:val="single" w:sz="2" w:space="0" w:color="auto"/>
            <w:bottom w:val="single" w:sz="2" w:space="0" w:color="auto"/>
            <w:right w:val="single" w:sz="2" w:space="0" w:color="auto"/>
          </w:divBdr>
          <w:divsChild>
            <w:div w:id="1706445515">
              <w:marLeft w:val="0"/>
              <w:marRight w:val="0"/>
              <w:marTop w:val="0"/>
              <w:marBottom w:val="0"/>
              <w:divBdr>
                <w:top w:val="single" w:sz="2" w:space="0" w:color="auto"/>
                <w:left w:val="single" w:sz="2" w:space="0" w:color="auto"/>
                <w:bottom w:val="single" w:sz="2" w:space="0" w:color="auto"/>
                <w:right w:val="single" w:sz="2" w:space="0" w:color="auto"/>
              </w:divBdr>
              <w:divsChild>
                <w:div w:id="379743344">
                  <w:marLeft w:val="0"/>
                  <w:marRight w:val="0"/>
                  <w:marTop w:val="0"/>
                  <w:marBottom w:val="0"/>
                  <w:divBdr>
                    <w:top w:val="single" w:sz="2" w:space="0" w:color="auto"/>
                    <w:left w:val="single" w:sz="2" w:space="0" w:color="auto"/>
                    <w:bottom w:val="single" w:sz="2" w:space="0" w:color="auto"/>
                    <w:right w:val="single" w:sz="2" w:space="0" w:color="auto"/>
                  </w:divBdr>
                  <w:divsChild>
                    <w:div w:id="1174223837">
                      <w:marLeft w:val="0"/>
                      <w:marRight w:val="0"/>
                      <w:marTop w:val="0"/>
                      <w:marBottom w:val="0"/>
                      <w:divBdr>
                        <w:top w:val="single" w:sz="2" w:space="0" w:color="auto"/>
                        <w:left w:val="single" w:sz="2" w:space="0" w:color="auto"/>
                        <w:bottom w:val="single" w:sz="2" w:space="0" w:color="auto"/>
                        <w:right w:val="single" w:sz="2" w:space="0" w:color="auto"/>
                      </w:divBdr>
                      <w:divsChild>
                        <w:div w:id="331572816">
                          <w:marLeft w:val="0"/>
                          <w:marRight w:val="0"/>
                          <w:marTop w:val="0"/>
                          <w:marBottom w:val="0"/>
                          <w:divBdr>
                            <w:top w:val="single" w:sz="2" w:space="0" w:color="auto"/>
                            <w:left w:val="single" w:sz="2" w:space="0" w:color="auto"/>
                            <w:bottom w:val="single" w:sz="2" w:space="0" w:color="auto"/>
                            <w:right w:val="single" w:sz="2" w:space="0" w:color="auto"/>
                          </w:divBdr>
                          <w:divsChild>
                            <w:div w:id="1758138496">
                              <w:marLeft w:val="0"/>
                              <w:marRight w:val="0"/>
                              <w:marTop w:val="0"/>
                              <w:marBottom w:val="0"/>
                              <w:divBdr>
                                <w:top w:val="single" w:sz="2" w:space="0" w:color="auto"/>
                                <w:left w:val="single" w:sz="2" w:space="0" w:color="auto"/>
                                <w:bottom w:val="single" w:sz="2" w:space="0" w:color="auto"/>
                                <w:right w:val="single" w:sz="2" w:space="0" w:color="auto"/>
                              </w:divBdr>
                              <w:divsChild>
                                <w:div w:id="859469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7767744">
                          <w:marLeft w:val="0"/>
                          <w:marRight w:val="0"/>
                          <w:marTop w:val="0"/>
                          <w:marBottom w:val="0"/>
                          <w:divBdr>
                            <w:top w:val="single" w:sz="2" w:space="0" w:color="auto"/>
                            <w:left w:val="single" w:sz="2" w:space="0" w:color="auto"/>
                            <w:bottom w:val="single" w:sz="2" w:space="0" w:color="auto"/>
                            <w:right w:val="single" w:sz="2" w:space="0" w:color="auto"/>
                          </w:divBdr>
                          <w:divsChild>
                            <w:div w:id="2086948295">
                              <w:marLeft w:val="0"/>
                              <w:marRight w:val="0"/>
                              <w:marTop w:val="0"/>
                              <w:marBottom w:val="0"/>
                              <w:divBdr>
                                <w:top w:val="single" w:sz="2" w:space="0" w:color="auto"/>
                                <w:left w:val="single" w:sz="2" w:space="0" w:color="auto"/>
                                <w:bottom w:val="single" w:sz="2" w:space="0" w:color="auto"/>
                                <w:right w:val="single" w:sz="2" w:space="0" w:color="auto"/>
                              </w:divBdr>
                              <w:divsChild>
                                <w:div w:id="1095832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2681899">
                          <w:marLeft w:val="0"/>
                          <w:marRight w:val="0"/>
                          <w:marTop w:val="0"/>
                          <w:marBottom w:val="0"/>
                          <w:divBdr>
                            <w:top w:val="single" w:sz="2" w:space="0" w:color="auto"/>
                            <w:left w:val="single" w:sz="2" w:space="0" w:color="auto"/>
                            <w:bottom w:val="single" w:sz="2" w:space="0" w:color="auto"/>
                            <w:right w:val="single" w:sz="2" w:space="0" w:color="auto"/>
                          </w:divBdr>
                          <w:divsChild>
                            <w:div w:id="2131509356">
                              <w:marLeft w:val="0"/>
                              <w:marRight w:val="0"/>
                              <w:marTop w:val="0"/>
                              <w:marBottom w:val="0"/>
                              <w:divBdr>
                                <w:top w:val="single" w:sz="2" w:space="0" w:color="auto"/>
                                <w:left w:val="single" w:sz="2" w:space="0" w:color="auto"/>
                                <w:bottom w:val="single" w:sz="2" w:space="0" w:color="auto"/>
                                <w:right w:val="single" w:sz="2" w:space="0" w:color="auto"/>
                              </w:divBdr>
                              <w:divsChild>
                                <w:div w:id="1076826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5839247">
                          <w:marLeft w:val="0"/>
                          <w:marRight w:val="0"/>
                          <w:marTop w:val="0"/>
                          <w:marBottom w:val="0"/>
                          <w:divBdr>
                            <w:top w:val="single" w:sz="2" w:space="0" w:color="auto"/>
                            <w:left w:val="single" w:sz="2" w:space="0" w:color="auto"/>
                            <w:bottom w:val="single" w:sz="2" w:space="0" w:color="auto"/>
                            <w:right w:val="single" w:sz="2" w:space="0" w:color="auto"/>
                          </w:divBdr>
                          <w:divsChild>
                            <w:div w:id="1260069555">
                              <w:marLeft w:val="0"/>
                              <w:marRight w:val="0"/>
                              <w:marTop w:val="0"/>
                              <w:marBottom w:val="0"/>
                              <w:divBdr>
                                <w:top w:val="single" w:sz="2" w:space="0" w:color="auto"/>
                                <w:left w:val="single" w:sz="2" w:space="0" w:color="auto"/>
                                <w:bottom w:val="single" w:sz="2" w:space="0" w:color="auto"/>
                                <w:right w:val="single" w:sz="2" w:space="0" w:color="auto"/>
                              </w:divBdr>
                              <w:divsChild>
                                <w:div w:id="1775708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9144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71662086">
      <w:bodyDiv w:val="1"/>
      <w:marLeft w:val="0"/>
      <w:marRight w:val="0"/>
      <w:marTop w:val="0"/>
      <w:marBottom w:val="0"/>
      <w:divBdr>
        <w:top w:val="none" w:sz="0" w:space="0" w:color="auto"/>
        <w:left w:val="none" w:sz="0" w:space="0" w:color="auto"/>
        <w:bottom w:val="none" w:sz="0" w:space="0" w:color="auto"/>
        <w:right w:val="none" w:sz="0" w:space="0" w:color="auto"/>
      </w:divBdr>
      <w:divsChild>
        <w:div w:id="887229653">
          <w:marLeft w:val="0"/>
          <w:marRight w:val="0"/>
          <w:marTop w:val="0"/>
          <w:marBottom w:val="0"/>
          <w:divBdr>
            <w:top w:val="single" w:sz="2" w:space="0" w:color="auto"/>
            <w:left w:val="single" w:sz="2" w:space="0" w:color="auto"/>
            <w:bottom w:val="single" w:sz="2" w:space="0" w:color="auto"/>
            <w:right w:val="single" w:sz="2" w:space="0" w:color="auto"/>
          </w:divBdr>
          <w:divsChild>
            <w:div w:id="1977182670">
              <w:marLeft w:val="0"/>
              <w:marRight w:val="0"/>
              <w:marTop w:val="0"/>
              <w:marBottom w:val="0"/>
              <w:divBdr>
                <w:top w:val="single" w:sz="2" w:space="0" w:color="auto"/>
                <w:left w:val="single" w:sz="2" w:space="0" w:color="auto"/>
                <w:bottom w:val="single" w:sz="2" w:space="0" w:color="auto"/>
                <w:right w:val="single" w:sz="2" w:space="0" w:color="auto"/>
              </w:divBdr>
              <w:divsChild>
                <w:div w:id="281158408">
                  <w:marLeft w:val="0"/>
                  <w:marRight w:val="0"/>
                  <w:marTop w:val="0"/>
                  <w:marBottom w:val="0"/>
                  <w:divBdr>
                    <w:top w:val="single" w:sz="2" w:space="0" w:color="auto"/>
                    <w:left w:val="single" w:sz="2" w:space="0" w:color="auto"/>
                    <w:bottom w:val="single" w:sz="2" w:space="0" w:color="auto"/>
                    <w:right w:val="single" w:sz="2" w:space="0" w:color="auto"/>
                  </w:divBdr>
                  <w:divsChild>
                    <w:div w:id="165174125">
                      <w:marLeft w:val="0"/>
                      <w:marRight w:val="0"/>
                      <w:marTop w:val="0"/>
                      <w:marBottom w:val="0"/>
                      <w:divBdr>
                        <w:top w:val="single" w:sz="2" w:space="0" w:color="auto"/>
                        <w:left w:val="single" w:sz="2" w:space="0" w:color="auto"/>
                        <w:bottom w:val="single" w:sz="2" w:space="0" w:color="auto"/>
                        <w:right w:val="single" w:sz="2" w:space="0" w:color="auto"/>
                      </w:divBdr>
                      <w:divsChild>
                        <w:div w:id="139883213">
                          <w:marLeft w:val="0"/>
                          <w:marRight w:val="0"/>
                          <w:marTop w:val="0"/>
                          <w:marBottom w:val="0"/>
                          <w:divBdr>
                            <w:top w:val="single" w:sz="2" w:space="0" w:color="auto"/>
                            <w:left w:val="single" w:sz="2" w:space="0" w:color="auto"/>
                            <w:bottom w:val="single" w:sz="2" w:space="0" w:color="auto"/>
                            <w:right w:val="single" w:sz="2" w:space="0" w:color="auto"/>
                          </w:divBdr>
                          <w:divsChild>
                            <w:div w:id="1300303036">
                              <w:marLeft w:val="0"/>
                              <w:marRight w:val="0"/>
                              <w:marTop w:val="0"/>
                              <w:marBottom w:val="0"/>
                              <w:divBdr>
                                <w:top w:val="single" w:sz="2" w:space="0" w:color="auto"/>
                                <w:left w:val="single" w:sz="2" w:space="0" w:color="auto"/>
                                <w:bottom w:val="single" w:sz="2" w:space="0" w:color="auto"/>
                                <w:right w:val="single" w:sz="2" w:space="0" w:color="auto"/>
                              </w:divBdr>
                              <w:divsChild>
                                <w:div w:id="18886862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8427858">
                          <w:marLeft w:val="0"/>
                          <w:marRight w:val="0"/>
                          <w:marTop w:val="0"/>
                          <w:marBottom w:val="0"/>
                          <w:divBdr>
                            <w:top w:val="single" w:sz="2" w:space="0" w:color="auto"/>
                            <w:left w:val="single" w:sz="2" w:space="0" w:color="auto"/>
                            <w:bottom w:val="single" w:sz="2" w:space="0" w:color="auto"/>
                            <w:right w:val="single" w:sz="2" w:space="0" w:color="auto"/>
                          </w:divBdr>
                          <w:divsChild>
                            <w:div w:id="629171042">
                              <w:marLeft w:val="0"/>
                              <w:marRight w:val="0"/>
                              <w:marTop w:val="0"/>
                              <w:marBottom w:val="0"/>
                              <w:divBdr>
                                <w:top w:val="single" w:sz="2" w:space="0" w:color="auto"/>
                                <w:left w:val="single" w:sz="2" w:space="0" w:color="auto"/>
                                <w:bottom w:val="single" w:sz="2" w:space="0" w:color="auto"/>
                                <w:right w:val="single" w:sz="2" w:space="0" w:color="auto"/>
                              </w:divBdr>
                              <w:divsChild>
                                <w:div w:id="1230190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1397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4880934">
          <w:marLeft w:val="0"/>
          <w:marRight w:val="0"/>
          <w:marTop w:val="0"/>
          <w:marBottom w:val="0"/>
          <w:divBdr>
            <w:top w:val="single" w:sz="2" w:space="0" w:color="auto"/>
            <w:left w:val="single" w:sz="2" w:space="0" w:color="auto"/>
            <w:bottom w:val="single" w:sz="2" w:space="0" w:color="auto"/>
            <w:right w:val="single" w:sz="2" w:space="0" w:color="auto"/>
          </w:divBdr>
          <w:divsChild>
            <w:div w:id="1257591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5927773">
      <w:bodyDiv w:val="1"/>
      <w:marLeft w:val="0"/>
      <w:marRight w:val="0"/>
      <w:marTop w:val="0"/>
      <w:marBottom w:val="0"/>
      <w:divBdr>
        <w:top w:val="none" w:sz="0" w:space="0" w:color="auto"/>
        <w:left w:val="none" w:sz="0" w:space="0" w:color="auto"/>
        <w:bottom w:val="none" w:sz="0" w:space="0" w:color="auto"/>
        <w:right w:val="none" w:sz="0" w:space="0" w:color="auto"/>
      </w:divBdr>
      <w:divsChild>
        <w:div w:id="1234388025">
          <w:marLeft w:val="0"/>
          <w:marRight w:val="0"/>
          <w:marTop w:val="0"/>
          <w:marBottom w:val="0"/>
          <w:divBdr>
            <w:top w:val="single" w:sz="2" w:space="0" w:color="auto"/>
            <w:left w:val="single" w:sz="2" w:space="0" w:color="auto"/>
            <w:bottom w:val="single" w:sz="2" w:space="0" w:color="auto"/>
            <w:right w:val="single" w:sz="2" w:space="0" w:color="auto"/>
          </w:divBdr>
          <w:divsChild>
            <w:div w:id="1119294991">
              <w:marLeft w:val="0"/>
              <w:marRight w:val="0"/>
              <w:marTop w:val="0"/>
              <w:marBottom w:val="0"/>
              <w:divBdr>
                <w:top w:val="single" w:sz="2" w:space="0" w:color="auto"/>
                <w:left w:val="single" w:sz="2" w:space="0" w:color="auto"/>
                <w:bottom w:val="single" w:sz="2" w:space="0" w:color="auto"/>
                <w:right w:val="single" w:sz="2" w:space="0" w:color="auto"/>
              </w:divBdr>
              <w:divsChild>
                <w:div w:id="1781995086">
                  <w:marLeft w:val="0"/>
                  <w:marRight w:val="0"/>
                  <w:marTop w:val="0"/>
                  <w:marBottom w:val="0"/>
                  <w:divBdr>
                    <w:top w:val="single" w:sz="2" w:space="0" w:color="auto"/>
                    <w:left w:val="single" w:sz="2" w:space="0" w:color="auto"/>
                    <w:bottom w:val="single" w:sz="2" w:space="0" w:color="auto"/>
                    <w:right w:val="single" w:sz="2" w:space="0" w:color="auto"/>
                  </w:divBdr>
                  <w:divsChild>
                    <w:div w:id="1190416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480875">
              <w:marLeft w:val="0"/>
              <w:marRight w:val="0"/>
              <w:marTop w:val="0"/>
              <w:marBottom w:val="0"/>
              <w:divBdr>
                <w:top w:val="single" w:sz="2" w:space="0" w:color="auto"/>
                <w:left w:val="single" w:sz="2" w:space="0" w:color="auto"/>
                <w:bottom w:val="single" w:sz="2" w:space="0" w:color="auto"/>
                <w:right w:val="single" w:sz="2" w:space="0" w:color="auto"/>
              </w:divBdr>
              <w:divsChild>
                <w:div w:id="8681517">
                  <w:marLeft w:val="0"/>
                  <w:marRight w:val="0"/>
                  <w:marTop w:val="0"/>
                  <w:marBottom w:val="0"/>
                  <w:divBdr>
                    <w:top w:val="single" w:sz="2" w:space="0" w:color="auto"/>
                    <w:left w:val="single" w:sz="2" w:space="0" w:color="auto"/>
                    <w:bottom w:val="single" w:sz="2" w:space="0" w:color="auto"/>
                    <w:right w:val="single" w:sz="2" w:space="0" w:color="auto"/>
                  </w:divBdr>
                  <w:divsChild>
                    <w:div w:id="820804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7532746">
              <w:marLeft w:val="0"/>
              <w:marRight w:val="0"/>
              <w:marTop w:val="0"/>
              <w:marBottom w:val="0"/>
              <w:divBdr>
                <w:top w:val="single" w:sz="2" w:space="0" w:color="auto"/>
                <w:left w:val="single" w:sz="2" w:space="0" w:color="auto"/>
                <w:bottom w:val="single" w:sz="2" w:space="0" w:color="auto"/>
                <w:right w:val="single" w:sz="2" w:space="0" w:color="auto"/>
              </w:divBdr>
              <w:divsChild>
                <w:div w:id="1236238005">
                  <w:marLeft w:val="0"/>
                  <w:marRight w:val="0"/>
                  <w:marTop w:val="0"/>
                  <w:marBottom w:val="0"/>
                  <w:divBdr>
                    <w:top w:val="single" w:sz="2" w:space="0" w:color="auto"/>
                    <w:left w:val="single" w:sz="2" w:space="0" w:color="auto"/>
                    <w:bottom w:val="single" w:sz="2" w:space="0" w:color="auto"/>
                    <w:right w:val="single" w:sz="2" w:space="0" w:color="auto"/>
                  </w:divBdr>
                  <w:divsChild>
                    <w:div w:id="1329406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7931705">
              <w:marLeft w:val="0"/>
              <w:marRight w:val="0"/>
              <w:marTop w:val="0"/>
              <w:marBottom w:val="0"/>
              <w:divBdr>
                <w:top w:val="single" w:sz="2" w:space="0" w:color="auto"/>
                <w:left w:val="single" w:sz="2" w:space="0" w:color="auto"/>
                <w:bottom w:val="single" w:sz="2" w:space="0" w:color="auto"/>
                <w:right w:val="single" w:sz="2" w:space="0" w:color="auto"/>
              </w:divBdr>
              <w:divsChild>
                <w:div w:id="962463308">
                  <w:marLeft w:val="0"/>
                  <w:marRight w:val="0"/>
                  <w:marTop w:val="0"/>
                  <w:marBottom w:val="0"/>
                  <w:divBdr>
                    <w:top w:val="single" w:sz="2" w:space="0" w:color="auto"/>
                    <w:left w:val="single" w:sz="2" w:space="0" w:color="auto"/>
                    <w:bottom w:val="single" w:sz="2" w:space="0" w:color="auto"/>
                    <w:right w:val="single" w:sz="2" w:space="0" w:color="auto"/>
                  </w:divBdr>
                  <w:divsChild>
                    <w:div w:id="1181973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7573103">
              <w:marLeft w:val="0"/>
              <w:marRight w:val="0"/>
              <w:marTop w:val="0"/>
              <w:marBottom w:val="0"/>
              <w:divBdr>
                <w:top w:val="single" w:sz="2" w:space="0" w:color="auto"/>
                <w:left w:val="single" w:sz="2" w:space="0" w:color="auto"/>
                <w:bottom w:val="single" w:sz="2" w:space="0" w:color="auto"/>
                <w:right w:val="single" w:sz="2" w:space="0" w:color="auto"/>
              </w:divBdr>
              <w:divsChild>
                <w:div w:id="2143769584">
                  <w:marLeft w:val="0"/>
                  <w:marRight w:val="0"/>
                  <w:marTop w:val="0"/>
                  <w:marBottom w:val="0"/>
                  <w:divBdr>
                    <w:top w:val="single" w:sz="2" w:space="0" w:color="auto"/>
                    <w:left w:val="single" w:sz="2" w:space="0" w:color="auto"/>
                    <w:bottom w:val="single" w:sz="2" w:space="0" w:color="auto"/>
                    <w:right w:val="single" w:sz="2" w:space="0" w:color="auto"/>
                  </w:divBdr>
                  <w:divsChild>
                    <w:div w:id="1737976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0401999">
              <w:marLeft w:val="0"/>
              <w:marRight w:val="0"/>
              <w:marTop w:val="0"/>
              <w:marBottom w:val="0"/>
              <w:divBdr>
                <w:top w:val="single" w:sz="2" w:space="0" w:color="auto"/>
                <w:left w:val="single" w:sz="2" w:space="0" w:color="auto"/>
                <w:bottom w:val="single" w:sz="2" w:space="0" w:color="auto"/>
                <w:right w:val="single" w:sz="2" w:space="0" w:color="auto"/>
              </w:divBdr>
              <w:divsChild>
                <w:div w:id="383798690">
                  <w:marLeft w:val="0"/>
                  <w:marRight w:val="0"/>
                  <w:marTop w:val="0"/>
                  <w:marBottom w:val="0"/>
                  <w:divBdr>
                    <w:top w:val="single" w:sz="2" w:space="0" w:color="auto"/>
                    <w:left w:val="single" w:sz="2" w:space="0" w:color="auto"/>
                    <w:bottom w:val="single" w:sz="2" w:space="0" w:color="auto"/>
                    <w:right w:val="single" w:sz="2" w:space="0" w:color="auto"/>
                  </w:divBdr>
                  <w:divsChild>
                    <w:div w:id="655570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8707931">
              <w:marLeft w:val="0"/>
              <w:marRight w:val="0"/>
              <w:marTop w:val="0"/>
              <w:marBottom w:val="0"/>
              <w:divBdr>
                <w:top w:val="single" w:sz="2" w:space="0" w:color="auto"/>
                <w:left w:val="single" w:sz="2" w:space="0" w:color="auto"/>
                <w:bottom w:val="single" w:sz="2" w:space="0" w:color="auto"/>
                <w:right w:val="single" w:sz="2" w:space="0" w:color="auto"/>
              </w:divBdr>
              <w:divsChild>
                <w:div w:id="2059625998">
                  <w:marLeft w:val="0"/>
                  <w:marRight w:val="0"/>
                  <w:marTop w:val="0"/>
                  <w:marBottom w:val="0"/>
                  <w:divBdr>
                    <w:top w:val="single" w:sz="2" w:space="0" w:color="auto"/>
                    <w:left w:val="single" w:sz="2" w:space="0" w:color="auto"/>
                    <w:bottom w:val="single" w:sz="2" w:space="0" w:color="auto"/>
                    <w:right w:val="single" w:sz="2" w:space="0" w:color="auto"/>
                  </w:divBdr>
                  <w:divsChild>
                    <w:div w:id="836845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8954362">
              <w:marLeft w:val="0"/>
              <w:marRight w:val="0"/>
              <w:marTop w:val="0"/>
              <w:marBottom w:val="0"/>
              <w:divBdr>
                <w:top w:val="single" w:sz="2" w:space="0" w:color="auto"/>
                <w:left w:val="single" w:sz="2" w:space="0" w:color="auto"/>
                <w:bottom w:val="single" w:sz="2" w:space="0" w:color="auto"/>
                <w:right w:val="single" w:sz="2" w:space="0" w:color="auto"/>
              </w:divBdr>
              <w:divsChild>
                <w:div w:id="1720132828">
                  <w:marLeft w:val="0"/>
                  <w:marRight w:val="0"/>
                  <w:marTop w:val="0"/>
                  <w:marBottom w:val="0"/>
                  <w:divBdr>
                    <w:top w:val="single" w:sz="2" w:space="0" w:color="auto"/>
                    <w:left w:val="single" w:sz="2" w:space="0" w:color="auto"/>
                    <w:bottom w:val="single" w:sz="2" w:space="0" w:color="auto"/>
                    <w:right w:val="single" w:sz="2" w:space="0" w:color="auto"/>
                  </w:divBdr>
                  <w:divsChild>
                    <w:div w:id="16214987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5328578">
              <w:marLeft w:val="0"/>
              <w:marRight w:val="0"/>
              <w:marTop w:val="0"/>
              <w:marBottom w:val="0"/>
              <w:divBdr>
                <w:top w:val="single" w:sz="2" w:space="0" w:color="auto"/>
                <w:left w:val="single" w:sz="2" w:space="0" w:color="auto"/>
                <w:bottom w:val="single" w:sz="2" w:space="0" w:color="auto"/>
                <w:right w:val="single" w:sz="2" w:space="0" w:color="auto"/>
              </w:divBdr>
              <w:divsChild>
                <w:div w:id="1427309883">
                  <w:marLeft w:val="0"/>
                  <w:marRight w:val="0"/>
                  <w:marTop w:val="0"/>
                  <w:marBottom w:val="0"/>
                  <w:divBdr>
                    <w:top w:val="single" w:sz="2" w:space="0" w:color="auto"/>
                    <w:left w:val="single" w:sz="2" w:space="0" w:color="auto"/>
                    <w:bottom w:val="single" w:sz="2" w:space="0" w:color="auto"/>
                    <w:right w:val="single" w:sz="2" w:space="0" w:color="auto"/>
                  </w:divBdr>
                  <w:divsChild>
                    <w:div w:id="1031613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6084954">
              <w:marLeft w:val="0"/>
              <w:marRight w:val="0"/>
              <w:marTop w:val="0"/>
              <w:marBottom w:val="0"/>
              <w:divBdr>
                <w:top w:val="single" w:sz="2" w:space="0" w:color="auto"/>
                <w:left w:val="single" w:sz="2" w:space="0" w:color="auto"/>
                <w:bottom w:val="single" w:sz="2" w:space="0" w:color="auto"/>
                <w:right w:val="single" w:sz="2" w:space="0" w:color="auto"/>
              </w:divBdr>
              <w:divsChild>
                <w:div w:id="52631369">
                  <w:marLeft w:val="0"/>
                  <w:marRight w:val="0"/>
                  <w:marTop w:val="0"/>
                  <w:marBottom w:val="0"/>
                  <w:divBdr>
                    <w:top w:val="single" w:sz="2" w:space="0" w:color="auto"/>
                    <w:left w:val="single" w:sz="2" w:space="0" w:color="auto"/>
                    <w:bottom w:val="single" w:sz="2" w:space="0" w:color="auto"/>
                    <w:right w:val="single" w:sz="2" w:space="0" w:color="auto"/>
                  </w:divBdr>
                  <w:divsChild>
                    <w:div w:id="6333718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629152">
              <w:marLeft w:val="0"/>
              <w:marRight w:val="0"/>
              <w:marTop w:val="0"/>
              <w:marBottom w:val="0"/>
              <w:divBdr>
                <w:top w:val="single" w:sz="2" w:space="0" w:color="auto"/>
                <w:left w:val="single" w:sz="2" w:space="0" w:color="auto"/>
                <w:bottom w:val="single" w:sz="2" w:space="0" w:color="auto"/>
                <w:right w:val="single" w:sz="2" w:space="0" w:color="auto"/>
              </w:divBdr>
              <w:divsChild>
                <w:div w:id="2064598768">
                  <w:marLeft w:val="0"/>
                  <w:marRight w:val="0"/>
                  <w:marTop w:val="0"/>
                  <w:marBottom w:val="0"/>
                  <w:divBdr>
                    <w:top w:val="single" w:sz="2" w:space="0" w:color="auto"/>
                    <w:left w:val="single" w:sz="2" w:space="0" w:color="auto"/>
                    <w:bottom w:val="single" w:sz="2" w:space="0" w:color="auto"/>
                    <w:right w:val="single" w:sz="2" w:space="0" w:color="auto"/>
                  </w:divBdr>
                  <w:divsChild>
                    <w:div w:id="1228109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6611264">
              <w:marLeft w:val="0"/>
              <w:marRight w:val="0"/>
              <w:marTop w:val="0"/>
              <w:marBottom w:val="0"/>
              <w:divBdr>
                <w:top w:val="single" w:sz="2" w:space="0" w:color="auto"/>
                <w:left w:val="single" w:sz="2" w:space="0" w:color="auto"/>
                <w:bottom w:val="single" w:sz="2" w:space="0" w:color="auto"/>
                <w:right w:val="single" w:sz="2" w:space="0" w:color="auto"/>
              </w:divBdr>
              <w:divsChild>
                <w:div w:id="1169641200">
                  <w:marLeft w:val="0"/>
                  <w:marRight w:val="0"/>
                  <w:marTop w:val="0"/>
                  <w:marBottom w:val="0"/>
                  <w:divBdr>
                    <w:top w:val="single" w:sz="2" w:space="0" w:color="auto"/>
                    <w:left w:val="single" w:sz="2" w:space="0" w:color="auto"/>
                    <w:bottom w:val="single" w:sz="2" w:space="0" w:color="auto"/>
                    <w:right w:val="single" w:sz="2" w:space="0" w:color="auto"/>
                  </w:divBdr>
                  <w:divsChild>
                    <w:div w:id="615530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2530751">
              <w:marLeft w:val="0"/>
              <w:marRight w:val="0"/>
              <w:marTop w:val="0"/>
              <w:marBottom w:val="0"/>
              <w:divBdr>
                <w:top w:val="single" w:sz="2" w:space="0" w:color="auto"/>
                <w:left w:val="single" w:sz="2" w:space="0" w:color="auto"/>
                <w:bottom w:val="single" w:sz="2" w:space="0" w:color="auto"/>
                <w:right w:val="single" w:sz="2" w:space="0" w:color="auto"/>
              </w:divBdr>
              <w:divsChild>
                <w:div w:id="1603536071">
                  <w:marLeft w:val="0"/>
                  <w:marRight w:val="0"/>
                  <w:marTop w:val="0"/>
                  <w:marBottom w:val="0"/>
                  <w:divBdr>
                    <w:top w:val="single" w:sz="2" w:space="0" w:color="auto"/>
                    <w:left w:val="single" w:sz="2" w:space="0" w:color="auto"/>
                    <w:bottom w:val="single" w:sz="2" w:space="0" w:color="auto"/>
                    <w:right w:val="single" w:sz="2" w:space="0" w:color="auto"/>
                  </w:divBdr>
                  <w:divsChild>
                    <w:div w:id="1193151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7236672">
              <w:marLeft w:val="0"/>
              <w:marRight w:val="0"/>
              <w:marTop w:val="0"/>
              <w:marBottom w:val="0"/>
              <w:divBdr>
                <w:top w:val="single" w:sz="2" w:space="0" w:color="auto"/>
                <w:left w:val="single" w:sz="2" w:space="0" w:color="auto"/>
                <w:bottom w:val="single" w:sz="2" w:space="0" w:color="auto"/>
                <w:right w:val="single" w:sz="2" w:space="0" w:color="auto"/>
              </w:divBdr>
              <w:divsChild>
                <w:div w:id="1615092830">
                  <w:marLeft w:val="0"/>
                  <w:marRight w:val="0"/>
                  <w:marTop w:val="0"/>
                  <w:marBottom w:val="0"/>
                  <w:divBdr>
                    <w:top w:val="single" w:sz="2" w:space="0" w:color="auto"/>
                    <w:left w:val="single" w:sz="2" w:space="0" w:color="auto"/>
                    <w:bottom w:val="single" w:sz="2" w:space="0" w:color="auto"/>
                    <w:right w:val="single" w:sz="2" w:space="0" w:color="auto"/>
                  </w:divBdr>
                  <w:divsChild>
                    <w:div w:id="1044016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28101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4427258">
      <w:bodyDiv w:val="1"/>
      <w:marLeft w:val="0"/>
      <w:marRight w:val="0"/>
      <w:marTop w:val="0"/>
      <w:marBottom w:val="0"/>
      <w:divBdr>
        <w:top w:val="none" w:sz="0" w:space="0" w:color="auto"/>
        <w:left w:val="none" w:sz="0" w:space="0" w:color="auto"/>
        <w:bottom w:val="none" w:sz="0" w:space="0" w:color="auto"/>
        <w:right w:val="none" w:sz="0" w:space="0" w:color="auto"/>
      </w:divBdr>
      <w:divsChild>
        <w:div w:id="851336904">
          <w:marLeft w:val="0"/>
          <w:marRight w:val="0"/>
          <w:marTop w:val="0"/>
          <w:marBottom w:val="0"/>
          <w:divBdr>
            <w:top w:val="single" w:sz="2" w:space="0" w:color="auto"/>
            <w:left w:val="single" w:sz="2" w:space="0" w:color="auto"/>
            <w:bottom w:val="single" w:sz="2" w:space="0" w:color="auto"/>
            <w:right w:val="single" w:sz="2" w:space="0" w:color="auto"/>
          </w:divBdr>
          <w:divsChild>
            <w:div w:id="957567870">
              <w:marLeft w:val="0"/>
              <w:marRight w:val="0"/>
              <w:marTop w:val="0"/>
              <w:marBottom w:val="0"/>
              <w:divBdr>
                <w:top w:val="single" w:sz="2" w:space="0" w:color="auto"/>
                <w:left w:val="single" w:sz="2" w:space="0" w:color="auto"/>
                <w:bottom w:val="single" w:sz="2" w:space="0" w:color="auto"/>
                <w:right w:val="single" w:sz="2" w:space="0" w:color="auto"/>
              </w:divBdr>
              <w:divsChild>
                <w:div w:id="102504664">
                  <w:marLeft w:val="0"/>
                  <w:marRight w:val="0"/>
                  <w:marTop w:val="0"/>
                  <w:marBottom w:val="0"/>
                  <w:divBdr>
                    <w:top w:val="single" w:sz="2" w:space="0" w:color="auto"/>
                    <w:left w:val="single" w:sz="2" w:space="0" w:color="auto"/>
                    <w:bottom w:val="single" w:sz="2" w:space="0" w:color="auto"/>
                    <w:right w:val="single" w:sz="2" w:space="0" w:color="auto"/>
                  </w:divBdr>
                  <w:divsChild>
                    <w:div w:id="578754018">
                      <w:marLeft w:val="0"/>
                      <w:marRight w:val="0"/>
                      <w:marTop w:val="0"/>
                      <w:marBottom w:val="0"/>
                      <w:divBdr>
                        <w:top w:val="single" w:sz="2" w:space="0" w:color="auto"/>
                        <w:left w:val="single" w:sz="2" w:space="0" w:color="auto"/>
                        <w:bottom w:val="single" w:sz="2" w:space="0" w:color="auto"/>
                        <w:right w:val="single" w:sz="2" w:space="0" w:color="auto"/>
                      </w:divBdr>
                      <w:divsChild>
                        <w:div w:id="554702700">
                          <w:marLeft w:val="0"/>
                          <w:marRight w:val="0"/>
                          <w:marTop w:val="0"/>
                          <w:marBottom w:val="0"/>
                          <w:divBdr>
                            <w:top w:val="single" w:sz="2" w:space="0" w:color="auto"/>
                            <w:left w:val="single" w:sz="2" w:space="0" w:color="auto"/>
                            <w:bottom w:val="single" w:sz="2" w:space="0" w:color="auto"/>
                            <w:right w:val="single" w:sz="2" w:space="0" w:color="auto"/>
                          </w:divBdr>
                          <w:divsChild>
                            <w:div w:id="103698355">
                              <w:marLeft w:val="0"/>
                              <w:marRight w:val="0"/>
                              <w:marTop w:val="0"/>
                              <w:marBottom w:val="0"/>
                              <w:divBdr>
                                <w:top w:val="single" w:sz="2" w:space="0" w:color="auto"/>
                                <w:left w:val="single" w:sz="2" w:space="0" w:color="auto"/>
                                <w:bottom w:val="single" w:sz="2" w:space="0" w:color="auto"/>
                                <w:right w:val="single" w:sz="2" w:space="0" w:color="auto"/>
                              </w:divBdr>
                              <w:divsChild>
                                <w:div w:id="8869894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1308563">
                          <w:marLeft w:val="0"/>
                          <w:marRight w:val="0"/>
                          <w:marTop w:val="0"/>
                          <w:marBottom w:val="0"/>
                          <w:divBdr>
                            <w:top w:val="single" w:sz="2" w:space="0" w:color="auto"/>
                            <w:left w:val="single" w:sz="2" w:space="0" w:color="auto"/>
                            <w:bottom w:val="single" w:sz="2" w:space="0" w:color="auto"/>
                            <w:right w:val="single" w:sz="2" w:space="0" w:color="auto"/>
                          </w:divBdr>
                          <w:divsChild>
                            <w:div w:id="841774422">
                              <w:marLeft w:val="0"/>
                              <w:marRight w:val="0"/>
                              <w:marTop w:val="0"/>
                              <w:marBottom w:val="0"/>
                              <w:divBdr>
                                <w:top w:val="single" w:sz="2" w:space="0" w:color="auto"/>
                                <w:left w:val="single" w:sz="2" w:space="0" w:color="auto"/>
                                <w:bottom w:val="single" w:sz="2" w:space="0" w:color="auto"/>
                                <w:right w:val="single" w:sz="2" w:space="0" w:color="auto"/>
                              </w:divBdr>
                              <w:divsChild>
                                <w:div w:id="298610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2279448">
                          <w:marLeft w:val="0"/>
                          <w:marRight w:val="0"/>
                          <w:marTop w:val="0"/>
                          <w:marBottom w:val="0"/>
                          <w:divBdr>
                            <w:top w:val="single" w:sz="2" w:space="0" w:color="auto"/>
                            <w:left w:val="single" w:sz="2" w:space="0" w:color="auto"/>
                            <w:bottom w:val="single" w:sz="2" w:space="0" w:color="auto"/>
                            <w:right w:val="single" w:sz="2" w:space="0" w:color="auto"/>
                          </w:divBdr>
                          <w:divsChild>
                            <w:div w:id="941688261">
                              <w:marLeft w:val="0"/>
                              <w:marRight w:val="0"/>
                              <w:marTop w:val="0"/>
                              <w:marBottom w:val="0"/>
                              <w:divBdr>
                                <w:top w:val="single" w:sz="2" w:space="0" w:color="auto"/>
                                <w:left w:val="single" w:sz="2" w:space="0" w:color="auto"/>
                                <w:bottom w:val="single" w:sz="2" w:space="0" w:color="auto"/>
                                <w:right w:val="single" w:sz="2" w:space="0" w:color="auto"/>
                              </w:divBdr>
                              <w:divsChild>
                                <w:div w:id="11102461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559738">
                          <w:marLeft w:val="0"/>
                          <w:marRight w:val="0"/>
                          <w:marTop w:val="0"/>
                          <w:marBottom w:val="0"/>
                          <w:divBdr>
                            <w:top w:val="single" w:sz="2" w:space="0" w:color="auto"/>
                            <w:left w:val="single" w:sz="2" w:space="0" w:color="auto"/>
                            <w:bottom w:val="single" w:sz="2" w:space="0" w:color="auto"/>
                            <w:right w:val="single" w:sz="2" w:space="0" w:color="auto"/>
                          </w:divBdr>
                          <w:divsChild>
                            <w:div w:id="663700768">
                              <w:marLeft w:val="0"/>
                              <w:marRight w:val="0"/>
                              <w:marTop w:val="0"/>
                              <w:marBottom w:val="0"/>
                              <w:divBdr>
                                <w:top w:val="single" w:sz="2" w:space="0" w:color="auto"/>
                                <w:left w:val="single" w:sz="2" w:space="0" w:color="auto"/>
                                <w:bottom w:val="single" w:sz="2" w:space="0" w:color="auto"/>
                                <w:right w:val="single" w:sz="2" w:space="0" w:color="auto"/>
                              </w:divBdr>
                              <w:divsChild>
                                <w:div w:id="8878433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1157627">
                          <w:marLeft w:val="0"/>
                          <w:marRight w:val="0"/>
                          <w:marTop w:val="0"/>
                          <w:marBottom w:val="0"/>
                          <w:divBdr>
                            <w:top w:val="single" w:sz="2" w:space="0" w:color="auto"/>
                            <w:left w:val="single" w:sz="2" w:space="0" w:color="auto"/>
                            <w:bottom w:val="single" w:sz="2" w:space="0" w:color="auto"/>
                            <w:right w:val="single" w:sz="2" w:space="0" w:color="auto"/>
                          </w:divBdr>
                          <w:divsChild>
                            <w:div w:id="86657957">
                              <w:marLeft w:val="0"/>
                              <w:marRight w:val="0"/>
                              <w:marTop w:val="0"/>
                              <w:marBottom w:val="0"/>
                              <w:divBdr>
                                <w:top w:val="single" w:sz="2" w:space="0" w:color="auto"/>
                                <w:left w:val="single" w:sz="2" w:space="0" w:color="auto"/>
                                <w:bottom w:val="single" w:sz="2" w:space="0" w:color="auto"/>
                                <w:right w:val="single" w:sz="2" w:space="0" w:color="auto"/>
                              </w:divBdr>
                              <w:divsChild>
                                <w:div w:id="1550650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2508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09829">
          <w:marLeft w:val="0"/>
          <w:marRight w:val="0"/>
          <w:marTop w:val="0"/>
          <w:marBottom w:val="0"/>
          <w:divBdr>
            <w:top w:val="single" w:sz="2" w:space="0" w:color="auto"/>
            <w:left w:val="single" w:sz="2" w:space="0" w:color="auto"/>
            <w:bottom w:val="single" w:sz="2" w:space="0" w:color="auto"/>
            <w:right w:val="single" w:sz="2" w:space="0" w:color="auto"/>
          </w:divBdr>
          <w:divsChild>
            <w:div w:id="1090545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1776418">
      <w:bodyDiv w:val="1"/>
      <w:marLeft w:val="0"/>
      <w:marRight w:val="0"/>
      <w:marTop w:val="0"/>
      <w:marBottom w:val="0"/>
      <w:divBdr>
        <w:top w:val="none" w:sz="0" w:space="0" w:color="auto"/>
        <w:left w:val="none" w:sz="0" w:space="0" w:color="auto"/>
        <w:bottom w:val="none" w:sz="0" w:space="0" w:color="auto"/>
        <w:right w:val="none" w:sz="0" w:space="0" w:color="auto"/>
      </w:divBdr>
      <w:divsChild>
        <w:div w:id="624121384">
          <w:marLeft w:val="0"/>
          <w:marRight w:val="0"/>
          <w:marTop w:val="0"/>
          <w:marBottom w:val="0"/>
          <w:divBdr>
            <w:top w:val="single" w:sz="2" w:space="0" w:color="auto"/>
            <w:left w:val="single" w:sz="2" w:space="0" w:color="auto"/>
            <w:bottom w:val="single" w:sz="2" w:space="0" w:color="auto"/>
            <w:right w:val="single" w:sz="2" w:space="0" w:color="auto"/>
          </w:divBdr>
          <w:divsChild>
            <w:div w:id="708140150">
              <w:marLeft w:val="0"/>
              <w:marRight w:val="0"/>
              <w:marTop w:val="0"/>
              <w:marBottom w:val="0"/>
              <w:divBdr>
                <w:top w:val="single" w:sz="2" w:space="0" w:color="auto"/>
                <w:left w:val="single" w:sz="2" w:space="0" w:color="auto"/>
                <w:bottom w:val="single" w:sz="2" w:space="0" w:color="auto"/>
                <w:right w:val="single" w:sz="2" w:space="0" w:color="auto"/>
              </w:divBdr>
              <w:divsChild>
                <w:div w:id="1685591326">
                  <w:marLeft w:val="0"/>
                  <w:marRight w:val="0"/>
                  <w:marTop w:val="0"/>
                  <w:marBottom w:val="0"/>
                  <w:divBdr>
                    <w:top w:val="single" w:sz="2" w:space="0" w:color="auto"/>
                    <w:left w:val="single" w:sz="2" w:space="0" w:color="auto"/>
                    <w:bottom w:val="single" w:sz="2" w:space="0" w:color="auto"/>
                    <w:right w:val="single" w:sz="2" w:space="0" w:color="auto"/>
                  </w:divBdr>
                  <w:divsChild>
                    <w:div w:id="14218308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1902871">
              <w:marLeft w:val="0"/>
              <w:marRight w:val="0"/>
              <w:marTop w:val="0"/>
              <w:marBottom w:val="0"/>
              <w:divBdr>
                <w:top w:val="single" w:sz="2" w:space="0" w:color="auto"/>
                <w:left w:val="single" w:sz="2" w:space="0" w:color="auto"/>
                <w:bottom w:val="single" w:sz="2" w:space="0" w:color="auto"/>
                <w:right w:val="single" w:sz="2" w:space="0" w:color="auto"/>
              </w:divBdr>
              <w:divsChild>
                <w:div w:id="367413636">
                  <w:marLeft w:val="0"/>
                  <w:marRight w:val="0"/>
                  <w:marTop w:val="0"/>
                  <w:marBottom w:val="0"/>
                  <w:divBdr>
                    <w:top w:val="single" w:sz="2" w:space="0" w:color="auto"/>
                    <w:left w:val="single" w:sz="2" w:space="0" w:color="auto"/>
                    <w:bottom w:val="single" w:sz="2" w:space="0" w:color="auto"/>
                    <w:right w:val="single" w:sz="2" w:space="0" w:color="auto"/>
                  </w:divBdr>
                  <w:divsChild>
                    <w:div w:id="883254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5787062">
              <w:marLeft w:val="0"/>
              <w:marRight w:val="0"/>
              <w:marTop w:val="0"/>
              <w:marBottom w:val="0"/>
              <w:divBdr>
                <w:top w:val="single" w:sz="2" w:space="0" w:color="auto"/>
                <w:left w:val="single" w:sz="2" w:space="0" w:color="auto"/>
                <w:bottom w:val="single" w:sz="2" w:space="0" w:color="auto"/>
                <w:right w:val="single" w:sz="2" w:space="0" w:color="auto"/>
              </w:divBdr>
              <w:divsChild>
                <w:div w:id="672924437">
                  <w:marLeft w:val="0"/>
                  <w:marRight w:val="0"/>
                  <w:marTop w:val="0"/>
                  <w:marBottom w:val="0"/>
                  <w:divBdr>
                    <w:top w:val="single" w:sz="2" w:space="0" w:color="auto"/>
                    <w:left w:val="single" w:sz="2" w:space="0" w:color="auto"/>
                    <w:bottom w:val="single" w:sz="2" w:space="0" w:color="auto"/>
                    <w:right w:val="single" w:sz="2" w:space="0" w:color="auto"/>
                  </w:divBdr>
                  <w:divsChild>
                    <w:div w:id="1967545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005732">
              <w:marLeft w:val="0"/>
              <w:marRight w:val="0"/>
              <w:marTop w:val="0"/>
              <w:marBottom w:val="0"/>
              <w:divBdr>
                <w:top w:val="single" w:sz="2" w:space="0" w:color="auto"/>
                <w:left w:val="single" w:sz="2" w:space="0" w:color="auto"/>
                <w:bottom w:val="single" w:sz="2" w:space="0" w:color="auto"/>
                <w:right w:val="single" w:sz="2" w:space="0" w:color="auto"/>
              </w:divBdr>
              <w:divsChild>
                <w:div w:id="976690445">
                  <w:marLeft w:val="0"/>
                  <w:marRight w:val="0"/>
                  <w:marTop w:val="0"/>
                  <w:marBottom w:val="0"/>
                  <w:divBdr>
                    <w:top w:val="single" w:sz="2" w:space="0" w:color="auto"/>
                    <w:left w:val="single" w:sz="2" w:space="0" w:color="auto"/>
                    <w:bottom w:val="single" w:sz="2" w:space="0" w:color="auto"/>
                    <w:right w:val="single" w:sz="2" w:space="0" w:color="auto"/>
                  </w:divBdr>
                  <w:divsChild>
                    <w:div w:id="3177313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6879370">
              <w:marLeft w:val="0"/>
              <w:marRight w:val="0"/>
              <w:marTop w:val="0"/>
              <w:marBottom w:val="0"/>
              <w:divBdr>
                <w:top w:val="single" w:sz="2" w:space="0" w:color="auto"/>
                <w:left w:val="single" w:sz="2" w:space="0" w:color="auto"/>
                <w:bottom w:val="single" w:sz="2" w:space="0" w:color="auto"/>
                <w:right w:val="single" w:sz="2" w:space="0" w:color="auto"/>
              </w:divBdr>
              <w:divsChild>
                <w:div w:id="135028790">
                  <w:marLeft w:val="0"/>
                  <w:marRight w:val="0"/>
                  <w:marTop w:val="0"/>
                  <w:marBottom w:val="0"/>
                  <w:divBdr>
                    <w:top w:val="single" w:sz="2" w:space="0" w:color="auto"/>
                    <w:left w:val="single" w:sz="2" w:space="0" w:color="auto"/>
                    <w:bottom w:val="single" w:sz="2" w:space="0" w:color="auto"/>
                    <w:right w:val="single" w:sz="2" w:space="0" w:color="auto"/>
                  </w:divBdr>
                  <w:divsChild>
                    <w:div w:id="1805006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2704422">
              <w:marLeft w:val="0"/>
              <w:marRight w:val="0"/>
              <w:marTop w:val="0"/>
              <w:marBottom w:val="0"/>
              <w:divBdr>
                <w:top w:val="single" w:sz="2" w:space="0" w:color="auto"/>
                <w:left w:val="single" w:sz="2" w:space="0" w:color="auto"/>
                <w:bottom w:val="single" w:sz="2" w:space="0" w:color="auto"/>
                <w:right w:val="single" w:sz="2" w:space="0" w:color="auto"/>
              </w:divBdr>
              <w:divsChild>
                <w:div w:id="709458977">
                  <w:marLeft w:val="0"/>
                  <w:marRight w:val="0"/>
                  <w:marTop w:val="0"/>
                  <w:marBottom w:val="0"/>
                  <w:divBdr>
                    <w:top w:val="single" w:sz="2" w:space="0" w:color="auto"/>
                    <w:left w:val="single" w:sz="2" w:space="0" w:color="auto"/>
                    <w:bottom w:val="single" w:sz="2" w:space="0" w:color="auto"/>
                    <w:right w:val="single" w:sz="2" w:space="0" w:color="auto"/>
                  </w:divBdr>
                  <w:divsChild>
                    <w:div w:id="497039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7749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3691192">
      <w:bodyDiv w:val="1"/>
      <w:marLeft w:val="0"/>
      <w:marRight w:val="0"/>
      <w:marTop w:val="0"/>
      <w:marBottom w:val="0"/>
      <w:divBdr>
        <w:top w:val="none" w:sz="0" w:space="0" w:color="auto"/>
        <w:left w:val="none" w:sz="0" w:space="0" w:color="auto"/>
        <w:bottom w:val="none" w:sz="0" w:space="0" w:color="auto"/>
        <w:right w:val="none" w:sz="0" w:space="0" w:color="auto"/>
      </w:divBdr>
      <w:divsChild>
        <w:div w:id="902372640">
          <w:marLeft w:val="0"/>
          <w:marRight w:val="0"/>
          <w:marTop w:val="0"/>
          <w:marBottom w:val="0"/>
          <w:divBdr>
            <w:top w:val="single" w:sz="2" w:space="0" w:color="auto"/>
            <w:left w:val="single" w:sz="2" w:space="0" w:color="auto"/>
            <w:bottom w:val="single" w:sz="2" w:space="0" w:color="auto"/>
            <w:right w:val="single" w:sz="2" w:space="0" w:color="auto"/>
          </w:divBdr>
          <w:divsChild>
            <w:div w:id="1523933185">
              <w:marLeft w:val="0"/>
              <w:marRight w:val="0"/>
              <w:marTop w:val="0"/>
              <w:marBottom w:val="0"/>
              <w:divBdr>
                <w:top w:val="single" w:sz="2" w:space="0" w:color="auto"/>
                <w:left w:val="single" w:sz="2" w:space="0" w:color="auto"/>
                <w:bottom w:val="single" w:sz="2" w:space="0" w:color="auto"/>
                <w:right w:val="single" w:sz="2" w:space="0" w:color="auto"/>
              </w:divBdr>
              <w:divsChild>
                <w:div w:id="1609923064">
                  <w:marLeft w:val="0"/>
                  <w:marRight w:val="0"/>
                  <w:marTop w:val="0"/>
                  <w:marBottom w:val="0"/>
                  <w:divBdr>
                    <w:top w:val="single" w:sz="2" w:space="0" w:color="auto"/>
                    <w:left w:val="single" w:sz="2" w:space="0" w:color="auto"/>
                    <w:bottom w:val="single" w:sz="2" w:space="0" w:color="auto"/>
                    <w:right w:val="single" w:sz="2" w:space="0" w:color="auto"/>
                  </w:divBdr>
                  <w:divsChild>
                    <w:div w:id="956987726">
                      <w:marLeft w:val="0"/>
                      <w:marRight w:val="0"/>
                      <w:marTop w:val="0"/>
                      <w:marBottom w:val="0"/>
                      <w:divBdr>
                        <w:top w:val="single" w:sz="2" w:space="0" w:color="auto"/>
                        <w:left w:val="single" w:sz="2" w:space="0" w:color="auto"/>
                        <w:bottom w:val="single" w:sz="2" w:space="0" w:color="auto"/>
                        <w:right w:val="single" w:sz="2" w:space="0" w:color="auto"/>
                      </w:divBdr>
                      <w:divsChild>
                        <w:div w:id="1707564244">
                          <w:marLeft w:val="0"/>
                          <w:marRight w:val="0"/>
                          <w:marTop w:val="0"/>
                          <w:marBottom w:val="0"/>
                          <w:divBdr>
                            <w:top w:val="single" w:sz="2" w:space="0" w:color="auto"/>
                            <w:left w:val="single" w:sz="2" w:space="0" w:color="auto"/>
                            <w:bottom w:val="single" w:sz="2" w:space="0" w:color="auto"/>
                            <w:right w:val="single" w:sz="2" w:space="0" w:color="auto"/>
                          </w:divBdr>
                          <w:divsChild>
                            <w:div w:id="2095273609">
                              <w:marLeft w:val="0"/>
                              <w:marRight w:val="0"/>
                              <w:marTop w:val="0"/>
                              <w:marBottom w:val="0"/>
                              <w:divBdr>
                                <w:top w:val="single" w:sz="2" w:space="0" w:color="auto"/>
                                <w:left w:val="single" w:sz="2" w:space="0" w:color="auto"/>
                                <w:bottom w:val="single" w:sz="2" w:space="0" w:color="auto"/>
                                <w:right w:val="single" w:sz="2" w:space="0" w:color="auto"/>
                              </w:divBdr>
                              <w:divsChild>
                                <w:div w:id="1019234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0610383">
                          <w:marLeft w:val="0"/>
                          <w:marRight w:val="0"/>
                          <w:marTop w:val="0"/>
                          <w:marBottom w:val="0"/>
                          <w:divBdr>
                            <w:top w:val="single" w:sz="2" w:space="0" w:color="auto"/>
                            <w:left w:val="single" w:sz="2" w:space="0" w:color="auto"/>
                            <w:bottom w:val="single" w:sz="2" w:space="0" w:color="auto"/>
                            <w:right w:val="single" w:sz="2" w:space="0" w:color="auto"/>
                          </w:divBdr>
                          <w:divsChild>
                            <w:div w:id="541944654">
                              <w:marLeft w:val="0"/>
                              <w:marRight w:val="0"/>
                              <w:marTop w:val="0"/>
                              <w:marBottom w:val="0"/>
                              <w:divBdr>
                                <w:top w:val="single" w:sz="2" w:space="0" w:color="auto"/>
                                <w:left w:val="single" w:sz="2" w:space="0" w:color="auto"/>
                                <w:bottom w:val="single" w:sz="2" w:space="0" w:color="auto"/>
                                <w:right w:val="single" w:sz="2" w:space="0" w:color="auto"/>
                              </w:divBdr>
                              <w:divsChild>
                                <w:div w:id="1284918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2438398">
                          <w:marLeft w:val="0"/>
                          <w:marRight w:val="0"/>
                          <w:marTop w:val="0"/>
                          <w:marBottom w:val="0"/>
                          <w:divBdr>
                            <w:top w:val="single" w:sz="2" w:space="0" w:color="auto"/>
                            <w:left w:val="single" w:sz="2" w:space="0" w:color="auto"/>
                            <w:bottom w:val="single" w:sz="2" w:space="0" w:color="auto"/>
                            <w:right w:val="single" w:sz="2" w:space="0" w:color="auto"/>
                          </w:divBdr>
                          <w:divsChild>
                            <w:div w:id="152450417">
                              <w:marLeft w:val="0"/>
                              <w:marRight w:val="0"/>
                              <w:marTop w:val="0"/>
                              <w:marBottom w:val="0"/>
                              <w:divBdr>
                                <w:top w:val="single" w:sz="2" w:space="0" w:color="auto"/>
                                <w:left w:val="single" w:sz="2" w:space="0" w:color="auto"/>
                                <w:bottom w:val="single" w:sz="2" w:space="0" w:color="auto"/>
                                <w:right w:val="single" w:sz="2" w:space="0" w:color="auto"/>
                              </w:divBdr>
                              <w:divsChild>
                                <w:div w:id="929854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1495717">
                          <w:marLeft w:val="0"/>
                          <w:marRight w:val="0"/>
                          <w:marTop w:val="0"/>
                          <w:marBottom w:val="0"/>
                          <w:divBdr>
                            <w:top w:val="single" w:sz="2" w:space="0" w:color="auto"/>
                            <w:left w:val="single" w:sz="2" w:space="0" w:color="auto"/>
                            <w:bottom w:val="single" w:sz="2" w:space="0" w:color="auto"/>
                            <w:right w:val="single" w:sz="2" w:space="0" w:color="auto"/>
                          </w:divBdr>
                          <w:divsChild>
                            <w:div w:id="1440106769">
                              <w:marLeft w:val="0"/>
                              <w:marRight w:val="0"/>
                              <w:marTop w:val="0"/>
                              <w:marBottom w:val="0"/>
                              <w:divBdr>
                                <w:top w:val="single" w:sz="2" w:space="0" w:color="auto"/>
                                <w:left w:val="single" w:sz="2" w:space="0" w:color="auto"/>
                                <w:bottom w:val="single" w:sz="2" w:space="0" w:color="auto"/>
                                <w:right w:val="single" w:sz="2" w:space="0" w:color="auto"/>
                              </w:divBdr>
                              <w:divsChild>
                                <w:div w:id="67844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96854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9954806">
          <w:marLeft w:val="0"/>
          <w:marRight w:val="0"/>
          <w:marTop w:val="0"/>
          <w:marBottom w:val="0"/>
          <w:divBdr>
            <w:top w:val="single" w:sz="2" w:space="0" w:color="auto"/>
            <w:left w:val="single" w:sz="2" w:space="0" w:color="auto"/>
            <w:bottom w:val="single" w:sz="2" w:space="0" w:color="auto"/>
            <w:right w:val="single" w:sz="2" w:space="0" w:color="auto"/>
          </w:divBdr>
          <w:divsChild>
            <w:div w:id="1802845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7978099">
      <w:bodyDiv w:val="1"/>
      <w:marLeft w:val="0"/>
      <w:marRight w:val="0"/>
      <w:marTop w:val="0"/>
      <w:marBottom w:val="0"/>
      <w:divBdr>
        <w:top w:val="none" w:sz="0" w:space="0" w:color="auto"/>
        <w:left w:val="none" w:sz="0" w:space="0" w:color="auto"/>
        <w:bottom w:val="none" w:sz="0" w:space="0" w:color="auto"/>
        <w:right w:val="none" w:sz="0" w:space="0" w:color="auto"/>
      </w:divBdr>
      <w:divsChild>
        <w:div w:id="1816333306">
          <w:marLeft w:val="0"/>
          <w:marRight w:val="0"/>
          <w:marTop w:val="0"/>
          <w:marBottom w:val="0"/>
          <w:divBdr>
            <w:top w:val="single" w:sz="2" w:space="0" w:color="auto"/>
            <w:left w:val="single" w:sz="2" w:space="0" w:color="auto"/>
            <w:bottom w:val="single" w:sz="2" w:space="0" w:color="auto"/>
            <w:right w:val="single" w:sz="2" w:space="0" w:color="auto"/>
          </w:divBdr>
          <w:divsChild>
            <w:div w:id="1506163532">
              <w:marLeft w:val="0"/>
              <w:marRight w:val="0"/>
              <w:marTop w:val="0"/>
              <w:marBottom w:val="0"/>
              <w:divBdr>
                <w:top w:val="single" w:sz="2" w:space="0" w:color="auto"/>
                <w:left w:val="single" w:sz="2" w:space="0" w:color="auto"/>
                <w:bottom w:val="single" w:sz="2" w:space="0" w:color="auto"/>
                <w:right w:val="single" w:sz="2" w:space="0" w:color="auto"/>
              </w:divBdr>
              <w:divsChild>
                <w:div w:id="34935291">
                  <w:marLeft w:val="0"/>
                  <w:marRight w:val="0"/>
                  <w:marTop w:val="0"/>
                  <w:marBottom w:val="0"/>
                  <w:divBdr>
                    <w:top w:val="single" w:sz="2" w:space="0" w:color="auto"/>
                    <w:left w:val="single" w:sz="2" w:space="0" w:color="auto"/>
                    <w:bottom w:val="single" w:sz="2" w:space="0" w:color="auto"/>
                    <w:right w:val="single" w:sz="2" w:space="0" w:color="auto"/>
                  </w:divBdr>
                  <w:divsChild>
                    <w:div w:id="1118527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6694445">
              <w:marLeft w:val="0"/>
              <w:marRight w:val="0"/>
              <w:marTop w:val="0"/>
              <w:marBottom w:val="0"/>
              <w:divBdr>
                <w:top w:val="single" w:sz="2" w:space="0" w:color="auto"/>
                <w:left w:val="single" w:sz="2" w:space="0" w:color="auto"/>
                <w:bottom w:val="single" w:sz="2" w:space="0" w:color="auto"/>
                <w:right w:val="single" w:sz="2" w:space="0" w:color="auto"/>
              </w:divBdr>
              <w:divsChild>
                <w:div w:id="1184779322">
                  <w:marLeft w:val="0"/>
                  <w:marRight w:val="0"/>
                  <w:marTop w:val="0"/>
                  <w:marBottom w:val="0"/>
                  <w:divBdr>
                    <w:top w:val="single" w:sz="2" w:space="0" w:color="auto"/>
                    <w:left w:val="single" w:sz="2" w:space="0" w:color="auto"/>
                    <w:bottom w:val="single" w:sz="2" w:space="0" w:color="auto"/>
                    <w:right w:val="single" w:sz="2" w:space="0" w:color="auto"/>
                  </w:divBdr>
                  <w:divsChild>
                    <w:div w:id="1993560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8438455">
              <w:marLeft w:val="0"/>
              <w:marRight w:val="0"/>
              <w:marTop w:val="0"/>
              <w:marBottom w:val="0"/>
              <w:divBdr>
                <w:top w:val="single" w:sz="2" w:space="0" w:color="auto"/>
                <w:left w:val="single" w:sz="2" w:space="0" w:color="auto"/>
                <w:bottom w:val="single" w:sz="2" w:space="0" w:color="auto"/>
                <w:right w:val="single" w:sz="2" w:space="0" w:color="auto"/>
              </w:divBdr>
              <w:divsChild>
                <w:div w:id="875773277">
                  <w:marLeft w:val="0"/>
                  <w:marRight w:val="0"/>
                  <w:marTop w:val="0"/>
                  <w:marBottom w:val="0"/>
                  <w:divBdr>
                    <w:top w:val="single" w:sz="2" w:space="0" w:color="auto"/>
                    <w:left w:val="single" w:sz="2" w:space="0" w:color="auto"/>
                    <w:bottom w:val="single" w:sz="2" w:space="0" w:color="auto"/>
                    <w:right w:val="single" w:sz="2" w:space="0" w:color="auto"/>
                  </w:divBdr>
                  <w:divsChild>
                    <w:div w:id="24792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5991987">
              <w:marLeft w:val="0"/>
              <w:marRight w:val="0"/>
              <w:marTop w:val="0"/>
              <w:marBottom w:val="0"/>
              <w:divBdr>
                <w:top w:val="single" w:sz="2" w:space="0" w:color="auto"/>
                <w:left w:val="single" w:sz="2" w:space="0" w:color="auto"/>
                <w:bottom w:val="single" w:sz="2" w:space="0" w:color="auto"/>
                <w:right w:val="single" w:sz="2" w:space="0" w:color="auto"/>
              </w:divBdr>
              <w:divsChild>
                <w:div w:id="2101951335">
                  <w:marLeft w:val="0"/>
                  <w:marRight w:val="0"/>
                  <w:marTop w:val="0"/>
                  <w:marBottom w:val="0"/>
                  <w:divBdr>
                    <w:top w:val="single" w:sz="2" w:space="0" w:color="auto"/>
                    <w:left w:val="single" w:sz="2" w:space="0" w:color="auto"/>
                    <w:bottom w:val="single" w:sz="2" w:space="0" w:color="auto"/>
                    <w:right w:val="single" w:sz="2" w:space="0" w:color="auto"/>
                  </w:divBdr>
                  <w:divsChild>
                    <w:div w:id="10889652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8925672">
              <w:marLeft w:val="0"/>
              <w:marRight w:val="0"/>
              <w:marTop w:val="0"/>
              <w:marBottom w:val="0"/>
              <w:divBdr>
                <w:top w:val="single" w:sz="2" w:space="0" w:color="auto"/>
                <w:left w:val="single" w:sz="2" w:space="0" w:color="auto"/>
                <w:bottom w:val="single" w:sz="2" w:space="0" w:color="auto"/>
                <w:right w:val="single" w:sz="2" w:space="0" w:color="auto"/>
              </w:divBdr>
              <w:divsChild>
                <w:div w:id="1117529508">
                  <w:marLeft w:val="0"/>
                  <w:marRight w:val="0"/>
                  <w:marTop w:val="0"/>
                  <w:marBottom w:val="0"/>
                  <w:divBdr>
                    <w:top w:val="single" w:sz="2" w:space="0" w:color="auto"/>
                    <w:left w:val="single" w:sz="2" w:space="0" w:color="auto"/>
                    <w:bottom w:val="single" w:sz="2" w:space="0" w:color="auto"/>
                    <w:right w:val="single" w:sz="2" w:space="0" w:color="auto"/>
                  </w:divBdr>
                  <w:divsChild>
                    <w:div w:id="18241588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94512">
              <w:marLeft w:val="0"/>
              <w:marRight w:val="0"/>
              <w:marTop w:val="0"/>
              <w:marBottom w:val="0"/>
              <w:divBdr>
                <w:top w:val="single" w:sz="2" w:space="0" w:color="auto"/>
                <w:left w:val="single" w:sz="2" w:space="0" w:color="auto"/>
                <w:bottom w:val="single" w:sz="2" w:space="0" w:color="auto"/>
                <w:right w:val="single" w:sz="2" w:space="0" w:color="auto"/>
              </w:divBdr>
              <w:divsChild>
                <w:div w:id="1956599638">
                  <w:marLeft w:val="0"/>
                  <w:marRight w:val="0"/>
                  <w:marTop w:val="0"/>
                  <w:marBottom w:val="0"/>
                  <w:divBdr>
                    <w:top w:val="single" w:sz="2" w:space="0" w:color="auto"/>
                    <w:left w:val="single" w:sz="2" w:space="0" w:color="auto"/>
                    <w:bottom w:val="single" w:sz="2" w:space="0" w:color="auto"/>
                    <w:right w:val="single" w:sz="2" w:space="0" w:color="auto"/>
                  </w:divBdr>
                  <w:divsChild>
                    <w:div w:id="1060399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6979547">
              <w:marLeft w:val="0"/>
              <w:marRight w:val="0"/>
              <w:marTop w:val="0"/>
              <w:marBottom w:val="0"/>
              <w:divBdr>
                <w:top w:val="single" w:sz="2" w:space="0" w:color="auto"/>
                <w:left w:val="single" w:sz="2" w:space="0" w:color="auto"/>
                <w:bottom w:val="single" w:sz="2" w:space="0" w:color="auto"/>
                <w:right w:val="single" w:sz="2" w:space="0" w:color="auto"/>
              </w:divBdr>
              <w:divsChild>
                <w:div w:id="1753892486">
                  <w:marLeft w:val="0"/>
                  <w:marRight w:val="0"/>
                  <w:marTop w:val="0"/>
                  <w:marBottom w:val="0"/>
                  <w:divBdr>
                    <w:top w:val="single" w:sz="2" w:space="0" w:color="auto"/>
                    <w:left w:val="single" w:sz="2" w:space="0" w:color="auto"/>
                    <w:bottom w:val="single" w:sz="2" w:space="0" w:color="auto"/>
                    <w:right w:val="single" w:sz="2" w:space="0" w:color="auto"/>
                  </w:divBdr>
                  <w:divsChild>
                    <w:div w:id="18910731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7699078">
              <w:marLeft w:val="0"/>
              <w:marRight w:val="0"/>
              <w:marTop w:val="0"/>
              <w:marBottom w:val="0"/>
              <w:divBdr>
                <w:top w:val="single" w:sz="2" w:space="0" w:color="auto"/>
                <w:left w:val="single" w:sz="2" w:space="0" w:color="auto"/>
                <w:bottom w:val="single" w:sz="2" w:space="0" w:color="auto"/>
                <w:right w:val="single" w:sz="2" w:space="0" w:color="auto"/>
              </w:divBdr>
              <w:divsChild>
                <w:div w:id="1895382523">
                  <w:marLeft w:val="0"/>
                  <w:marRight w:val="0"/>
                  <w:marTop w:val="0"/>
                  <w:marBottom w:val="0"/>
                  <w:divBdr>
                    <w:top w:val="single" w:sz="2" w:space="0" w:color="auto"/>
                    <w:left w:val="single" w:sz="2" w:space="0" w:color="auto"/>
                    <w:bottom w:val="single" w:sz="2" w:space="0" w:color="auto"/>
                    <w:right w:val="single" w:sz="2" w:space="0" w:color="auto"/>
                  </w:divBdr>
                  <w:divsChild>
                    <w:div w:id="230042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1218941">
              <w:marLeft w:val="0"/>
              <w:marRight w:val="0"/>
              <w:marTop w:val="0"/>
              <w:marBottom w:val="0"/>
              <w:divBdr>
                <w:top w:val="single" w:sz="2" w:space="0" w:color="auto"/>
                <w:left w:val="single" w:sz="2" w:space="0" w:color="auto"/>
                <w:bottom w:val="single" w:sz="2" w:space="0" w:color="auto"/>
                <w:right w:val="single" w:sz="2" w:space="0" w:color="auto"/>
              </w:divBdr>
              <w:divsChild>
                <w:div w:id="319966086">
                  <w:marLeft w:val="0"/>
                  <w:marRight w:val="0"/>
                  <w:marTop w:val="0"/>
                  <w:marBottom w:val="0"/>
                  <w:divBdr>
                    <w:top w:val="single" w:sz="2" w:space="0" w:color="auto"/>
                    <w:left w:val="single" w:sz="2" w:space="0" w:color="auto"/>
                    <w:bottom w:val="single" w:sz="2" w:space="0" w:color="auto"/>
                    <w:right w:val="single" w:sz="2" w:space="0" w:color="auto"/>
                  </w:divBdr>
                  <w:divsChild>
                    <w:div w:id="1595748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4370799">
              <w:marLeft w:val="0"/>
              <w:marRight w:val="0"/>
              <w:marTop w:val="0"/>
              <w:marBottom w:val="0"/>
              <w:divBdr>
                <w:top w:val="single" w:sz="2" w:space="0" w:color="auto"/>
                <w:left w:val="single" w:sz="2" w:space="0" w:color="auto"/>
                <w:bottom w:val="single" w:sz="2" w:space="0" w:color="auto"/>
                <w:right w:val="single" w:sz="2" w:space="0" w:color="auto"/>
              </w:divBdr>
              <w:divsChild>
                <w:div w:id="596989053">
                  <w:marLeft w:val="0"/>
                  <w:marRight w:val="0"/>
                  <w:marTop w:val="0"/>
                  <w:marBottom w:val="0"/>
                  <w:divBdr>
                    <w:top w:val="single" w:sz="2" w:space="0" w:color="auto"/>
                    <w:left w:val="single" w:sz="2" w:space="0" w:color="auto"/>
                    <w:bottom w:val="single" w:sz="2" w:space="0" w:color="auto"/>
                    <w:right w:val="single" w:sz="2" w:space="0" w:color="auto"/>
                  </w:divBdr>
                  <w:divsChild>
                    <w:div w:id="899635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2630947">
              <w:marLeft w:val="0"/>
              <w:marRight w:val="0"/>
              <w:marTop w:val="0"/>
              <w:marBottom w:val="0"/>
              <w:divBdr>
                <w:top w:val="single" w:sz="2" w:space="0" w:color="auto"/>
                <w:left w:val="single" w:sz="2" w:space="0" w:color="auto"/>
                <w:bottom w:val="single" w:sz="2" w:space="0" w:color="auto"/>
                <w:right w:val="single" w:sz="2" w:space="0" w:color="auto"/>
              </w:divBdr>
              <w:divsChild>
                <w:div w:id="333186873">
                  <w:marLeft w:val="0"/>
                  <w:marRight w:val="0"/>
                  <w:marTop w:val="0"/>
                  <w:marBottom w:val="0"/>
                  <w:divBdr>
                    <w:top w:val="single" w:sz="2" w:space="0" w:color="auto"/>
                    <w:left w:val="single" w:sz="2" w:space="0" w:color="auto"/>
                    <w:bottom w:val="single" w:sz="2" w:space="0" w:color="auto"/>
                    <w:right w:val="single" w:sz="2" w:space="0" w:color="auto"/>
                  </w:divBdr>
                  <w:divsChild>
                    <w:div w:id="1380594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341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3555851">
      <w:bodyDiv w:val="1"/>
      <w:marLeft w:val="0"/>
      <w:marRight w:val="0"/>
      <w:marTop w:val="0"/>
      <w:marBottom w:val="0"/>
      <w:divBdr>
        <w:top w:val="none" w:sz="0" w:space="0" w:color="auto"/>
        <w:left w:val="none" w:sz="0" w:space="0" w:color="auto"/>
        <w:bottom w:val="none" w:sz="0" w:space="0" w:color="auto"/>
        <w:right w:val="none" w:sz="0" w:space="0" w:color="auto"/>
      </w:divBdr>
      <w:divsChild>
        <w:div w:id="105463548">
          <w:marLeft w:val="0"/>
          <w:marRight w:val="0"/>
          <w:marTop w:val="0"/>
          <w:marBottom w:val="0"/>
          <w:divBdr>
            <w:top w:val="single" w:sz="2" w:space="0" w:color="auto"/>
            <w:left w:val="single" w:sz="2" w:space="0" w:color="auto"/>
            <w:bottom w:val="single" w:sz="2" w:space="0" w:color="auto"/>
            <w:right w:val="single" w:sz="2" w:space="0" w:color="auto"/>
          </w:divBdr>
          <w:divsChild>
            <w:div w:id="145240757">
              <w:marLeft w:val="0"/>
              <w:marRight w:val="0"/>
              <w:marTop w:val="0"/>
              <w:marBottom w:val="0"/>
              <w:divBdr>
                <w:top w:val="single" w:sz="2" w:space="0" w:color="auto"/>
                <w:left w:val="single" w:sz="2" w:space="0" w:color="auto"/>
                <w:bottom w:val="single" w:sz="2" w:space="0" w:color="auto"/>
                <w:right w:val="single" w:sz="2" w:space="0" w:color="auto"/>
              </w:divBdr>
              <w:divsChild>
                <w:div w:id="1413313321">
                  <w:marLeft w:val="0"/>
                  <w:marRight w:val="0"/>
                  <w:marTop w:val="0"/>
                  <w:marBottom w:val="0"/>
                  <w:divBdr>
                    <w:top w:val="single" w:sz="2" w:space="0" w:color="auto"/>
                    <w:left w:val="single" w:sz="2" w:space="0" w:color="auto"/>
                    <w:bottom w:val="single" w:sz="2" w:space="0" w:color="auto"/>
                    <w:right w:val="single" w:sz="2" w:space="0" w:color="auto"/>
                  </w:divBdr>
                  <w:divsChild>
                    <w:div w:id="858273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8025218">
              <w:marLeft w:val="0"/>
              <w:marRight w:val="0"/>
              <w:marTop w:val="0"/>
              <w:marBottom w:val="0"/>
              <w:divBdr>
                <w:top w:val="single" w:sz="2" w:space="0" w:color="auto"/>
                <w:left w:val="single" w:sz="2" w:space="0" w:color="auto"/>
                <w:bottom w:val="single" w:sz="2" w:space="0" w:color="auto"/>
                <w:right w:val="single" w:sz="2" w:space="0" w:color="auto"/>
              </w:divBdr>
              <w:divsChild>
                <w:div w:id="1729642425">
                  <w:marLeft w:val="0"/>
                  <w:marRight w:val="0"/>
                  <w:marTop w:val="0"/>
                  <w:marBottom w:val="0"/>
                  <w:divBdr>
                    <w:top w:val="single" w:sz="2" w:space="0" w:color="auto"/>
                    <w:left w:val="single" w:sz="2" w:space="0" w:color="auto"/>
                    <w:bottom w:val="single" w:sz="2" w:space="0" w:color="auto"/>
                    <w:right w:val="single" w:sz="2" w:space="0" w:color="auto"/>
                  </w:divBdr>
                  <w:divsChild>
                    <w:div w:id="15361887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3673383">
              <w:marLeft w:val="0"/>
              <w:marRight w:val="0"/>
              <w:marTop w:val="0"/>
              <w:marBottom w:val="0"/>
              <w:divBdr>
                <w:top w:val="single" w:sz="2" w:space="0" w:color="auto"/>
                <w:left w:val="single" w:sz="2" w:space="0" w:color="auto"/>
                <w:bottom w:val="single" w:sz="2" w:space="0" w:color="auto"/>
                <w:right w:val="single" w:sz="2" w:space="0" w:color="auto"/>
              </w:divBdr>
              <w:divsChild>
                <w:div w:id="950476768">
                  <w:marLeft w:val="0"/>
                  <w:marRight w:val="0"/>
                  <w:marTop w:val="0"/>
                  <w:marBottom w:val="0"/>
                  <w:divBdr>
                    <w:top w:val="single" w:sz="2" w:space="0" w:color="auto"/>
                    <w:left w:val="single" w:sz="2" w:space="0" w:color="auto"/>
                    <w:bottom w:val="single" w:sz="2" w:space="0" w:color="auto"/>
                    <w:right w:val="single" w:sz="2" w:space="0" w:color="auto"/>
                  </w:divBdr>
                  <w:divsChild>
                    <w:div w:id="183176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7196369">
              <w:marLeft w:val="0"/>
              <w:marRight w:val="0"/>
              <w:marTop w:val="0"/>
              <w:marBottom w:val="0"/>
              <w:divBdr>
                <w:top w:val="single" w:sz="2" w:space="0" w:color="auto"/>
                <w:left w:val="single" w:sz="2" w:space="0" w:color="auto"/>
                <w:bottom w:val="single" w:sz="2" w:space="0" w:color="auto"/>
                <w:right w:val="single" w:sz="2" w:space="0" w:color="auto"/>
              </w:divBdr>
              <w:divsChild>
                <w:div w:id="765228714">
                  <w:marLeft w:val="0"/>
                  <w:marRight w:val="0"/>
                  <w:marTop w:val="0"/>
                  <w:marBottom w:val="0"/>
                  <w:divBdr>
                    <w:top w:val="single" w:sz="2" w:space="0" w:color="auto"/>
                    <w:left w:val="single" w:sz="2" w:space="0" w:color="auto"/>
                    <w:bottom w:val="single" w:sz="2" w:space="0" w:color="auto"/>
                    <w:right w:val="single" w:sz="2" w:space="0" w:color="auto"/>
                  </w:divBdr>
                  <w:divsChild>
                    <w:div w:id="1057625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525980">
              <w:marLeft w:val="0"/>
              <w:marRight w:val="0"/>
              <w:marTop w:val="0"/>
              <w:marBottom w:val="0"/>
              <w:divBdr>
                <w:top w:val="single" w:sz="2" w:space="0" w:color="auto"/>
                <w:left w:val="single" w:sz="2" w:space="0" w:color="auto"/>
                <w:bottom w:val="single" w:sz="2" w:space="0" w:color="auto"/>
                <w:right w:val="single" w:sz="2" w:space="0" w:color="auto"/>
              </w:divBdr>
              <w:divsChild>
                <w:div w:id="1939366369">
                  <w:marLeft w:val="0"/>
                  <w:marRight w:val="0"/>
                  <w:marTop w:val="0"/>
                  <w:marBottom w:val="0"/>
                  <w:divBdr>
                    <w:top w:val="single" w:sz="2" w:space="0" w:color="auto"/>
                    <w:left w:val="single" w:sz="2" w:space="0" w:color="auto"/>
                    <w:bottom w:val="single" w:sz="2" w:space="0" w:color="auto"/>
                    <w:right w:val="single" w:sz="2" w:space="0" w:color="auto"/>
                  </w:divBdr>
                  <w:divsChild>
                    <w:div w:id="1835605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901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283622">
      <w:bodyDiv w:val="1"/>
      <w:marLeft w:val="0"/>
      <w:marRight w:val="0"/>
      <w:marTop w:val="0"/>
      <w:marBottom w:val="0"/>
      <w:divBdr>
        <w:top w:val="none" w:sz="0" w:space="0" w:color="auto"/>
        <w:left w:val="none" w:sz="0" w:space="0" w:color="auto"/>
        <w:bottom w:val="none" w:sz="0" w:space="0" w:color="auto"/>
        <w:right w:val="none" w:sz="0" w:space="0" w:color="auto"/>
      </w:divBdr>
      <w:divsChild>
        <w:div w:id="1376806539">
          <w:marLeft w:val="0"/>
          <w:marRight w:val="0"/>
          <w:marTop w:val="0"/>
          <w:marBottom w:val="0"/>
          <w:divBdr>
            <w:top w:val="single" w:sz="2" w:space="0" w:color="auto"/>
            <w:left w:val="single" w:sz="2" w:space="0" w:color="auto"/>
            <w:bottom w:val="single" w:sz="2" w:space="0" w:color="auto"/>
            <w:right w:val="single" w:sz="2" w:space="0" w:color="auto"/>
          </w:divBdr>
          <w:divsChild>
            <w:div w:id="1764302285">
              <w:marLeft w:val="0"/>
              <w:marRight w:val="0"/>
              <w:marTop w:val="0"/>
              <w:marBottom w:val="0"/>
              <w:divBdr>
                <w:top w:val="single" w:sz="2" w:space="0" w:color="auto"/>
                <w:left w:val="single" w:sz="2" w:space="0" w:color="auto"/>
                <w:bottom w:val="single" w:sz="2" w:space="0" w:color="auto"/>
                <w:right w:val="single" w:sz="2" w:space="0" w:color="auto"/>
              </w:divBdr>
              <w:divsChild>
                <w:div w:id="1752769888">
                  <w:marLeft w:val="0"/>
                  <w:marRight w:val="0"/>
                  <w:marTop w:val="0"/>
                  <w:marBottom w:val="0"/>
                  <w:divBdr>
                    <w:top w:val="single" w:sz="2" w:space="0" w:color="auto"/>
                    <w:left w:val="single" w:sz="2" w:space="0" w:color="auto"/>
                    <w:bottom w:val="single" w:sz="2" w:space="0" w:color="auto"/>
                    <w:right w:val="single" w:sz="2" w:space="0" w:color="auto"/>
                  </w:divBdr>
                  <w:divsChild>
                    <w:div w:id="1057587115">
                      <w:marLeft w:val="0"/>
                      <w:marRight w:val="0"/>
                      <w:marTop w:val="0"/>
                      <w:marBottom w:val="0"/>
                      <w:divBdr>
                        <w:top w:val="single" w:sz="2" w:space="0" w:color="auto"/>
                        <w:left w:val="single" w:sz="2" w:space="0" w:color="auto"/>
                        <w:bottom w:val="single" w:sz="2" w:space="0" w:color="auto"/>
                        <w:right w:val="single" w:sz="2" w:space="0" w:color="auto"/>
                      </w:divBdr>
                      <w:divsChild>
                        <w:div w:id="620108">
                          <w:marLeft w:val="0"/>
                          <w:marRight w:val="0"/>
                          <w:marTop w:val="0"/>
                          <w:marBottom w:val="0"/>
                          <w:divBdr>
                            <w:top w:val="single" w:sz="2" w:space="0" w:color="auto"/>
                            <w:left w:val="single" w:sz="2" w:space="0" w:color="auto"/>
                            <w:bottom w:val="single" w:sz="2" w:space="0" w:color="auto"/>
                            <w:right w:val="single" w:sz="2" w:space="0" w:color="auto"/>
                          </w:divBdr>
                          <w:divsChild>
                            <w:div w:id="1906914751">
                              <w:marLeft w:val="0"/>
                              <w:marRight w:val="0"/>
                              <w:marTop w:val="0"/>
                              <w:marBottom w:val="0"/>
                              <w:divBdr>
                                <w:top w:val="single" w:sz="2" w:space="0" w:color="auto"/>
                                <w:left w:val="single" w:sz="2" w:space="0" w:color="auto"/>
                                <w:bottom w:val="single" w:sz="2" w:space="0" w:color="auto"/>
                                <w:right w:val="single" w:sz="2" w:space="0" w:color="auto"/>
                              </w:divBdr>
                              <w:divsChild>
                                <w:div w:id="1251542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6109976">
                          <w:marLeft w:val="0"/>
                          <w:marRight w:val="0"/>
                          <w:marTop w:val="0"/>
                          <w:marBottom w:val="0"/>
                          <w:divBdr>
                            <w:top w:val="single" w:sz="2" w:space="0" w:color="auto"/>
                            <w:left w:val="single" w:sz="2" w:space="0" w:color="auto"/>
                            <w:bottom w:val="single" w:sz="2" w:space="0" w:color="auto"/>
                            <w:right w:val="single" w:sz="2" w:space="0" w:color="auto"/>
                          </w:divBdr>
                          <w:divsChild>
                            <w:div w:id="381758637">
                              <w:marLeft w:val="0"/>
                              <w:marRight w:val="0"/>
                              <w:marTop w:val="0"/>
                              <w:marBottom w:val="0"/>
                              <w:divBdr>
                                <w:top w:val="single" w:sz="2" w:space="0" w:color="auto"/>
                                <w:left w:val="single" w:sz="2" w:space="0" w:color="auto"/>
                                <w:bottom w:val="single" w:sz="2" w:space="0" w:color="auto"/>
                                <w:right w:val="single" w:sz="2" w:space="0" w:color="auto"/>
                              </w:divBdr>
                              <w:divsChild>
                                <w:div w:id="1573660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6501947">
                          <w:marLeft w:val="0"/>
                          <w:marRight w:val="0"/>
                          <w:marTop w:val="0"/>
                          <w:marBottom w:val="0"/>
                          <w:divBdr>
                            <w:top w:val="single" w:sz="2" w:space="0" w:color="auto"/>
                            <w:left w:val="single" w:sz="2" w:space="0" w:color="auto"/>
                            <w:bottom w:val="single" w:sz="2" w:space="0" w:color="auto"/>
                            <w:right w:val="single" w:sz="2" w:space="0" w:color="auto"/>
                          </w:divBdr>
                          <w:divsChild>
                            <w:div w:id="1917861667">
                              <w:marLeft w:val="0"/>
                              <w:marRight w:val="0"/>
                              <w:marTop w:val="0"/>
                              <w:marBottom w:val="0"/>
                              <w:divBdr>
                                <w:top w:val="single" w:sz="2" w:space="0" w:color="auto"/>
                                <w:left w:val="single" w:sz="2" w:space="0" w:color="auto"/>
                                <w:bottom w:val="single" w:sz="2" w:space="0" w:color="auto"/>
                                <w:right w:val="single" w:sz="2" w:space="0" w:color="auto"/>
                              </w:divBdr>
                              <w:divsChild>
                                <w:div w:id="1812896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6962433">
                          <w:marLeft w:val="0"/>
                          <w:marRight w:val="0"/>
                          <w:marTop w:val="0"/>
                          <w:marBottom w:val="0"/>
                          <w:divBdr>
                            <w:top w:val="single" w:sz="2" w:space="0" w:color="auto"/>
                            <w:left w:val="single" w:sz="2" w:space="0" w:color="auto"/>
                            <w:bottom w:val="single" w:sz="2" w:space="0" w:color="auto"/>
                            <w:right w:val="single" w:sz="2" w:space="0" w:color="auto"/>
                          </w:divBdr>
                          <w:divsChild>
                            <w:div w:id="164366485">
                              <w:marLeft w:val="0"/>
                              <w:marRight w:val="0"/>
                              <w:marTop w:val="0"/>
                              <w:marBottom w:val="0"/>
                              <w:divBdr>
                                <w:top w:val="single" w:sz="2" w:space="0" w:color="auto"/>
                                <w:left w:val="single" w:sz="2" w:space="0" w:color="auto"/>
                                <w:bottom w:val="single" w:sz="2" w:space="0" w:color="auto"/>
                                <w:right w:val="single" w:sz="2" w:space="0" w:color="auto"/>
                              </w:divBdr>
                              <w:divsChild>
                                <w:div w:id="1456365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53236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7607866">
          <w:marLeft w:val="0"/>
          <w:marRight w:val="0"/>
          <w:marTop w:val="0"/>
          <w:marBottom w:val="0"/>
          <w:divBdr>
            <w:top w:val="single" w:sz="2" w:space="0" w:color="auto"/>
            <w:left w:val="single" w:sz="2" w:space="0" w:color="auto"/>
            <w:bottom w:val="single" w:sz="2" w:space="0" w:color="auto"/>
            <w:right w:val="single" w:sz="2" w:space="0" w:color="auto"/>
          </w:divBdr>
          <w:divsChild>
            <w:div w:id="414471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2221092">
      <w:bodyDiv w:val="1"/>
      <w:marLeft w:val="0"/>
      <w:marRight w:val="0"/>
      <w:marTop w:val="0"/>
      <w:marBottom w:val="0"/>
      <w:divBdr>
        <w:top w:val="none" w:sz="0" w:space="0" w:color="auto"/>
        <w:left w:val="none" w:sz="0" w:space="0" w:color="auto"/>
        <w:bottom w:val="none" w:sz="0" w:space="0" w:color="auto"/>
        <w:right w:val="none" w:sz="0" w:space="0" w:color="auto"/>
      </w:divBdr>
      <w:divsChild>
        <w:div w:id="1028528743">
          <w:marLeft w:val="0"/>
          <w:marRight w:val="0"/>
          <w:marTop w:val="0"/>
          <w:marBottom w:val="0"/>
          <w:divBdr>
            <w:top w:val="single" w:sz="2" w:space="0" w:color="auto"/>
            <w:left w:val="single" w:sz="2" w:space="0" w:color="auto"/>
            <w:bottom w:val="single" w:sz="2" w:space="0" w:color="auto"/>
            <w:right w:val="single" w:sz="2" w:space="0" w:color="auto"/>
          </w:divBdr>
          <w:divsChild>
            <w:div w:id="953483345">
              <w:marLeft w:val="0"/>
              <w:marRight w:val="0"/>
              <w:marTop w:val="0"/>
              <w:marBottom w:val="0"/>
              <w:divBdr>
                <w:top w:val="single" w:sz="2" w:space="0" w:color="auto"/>
                <w:left w:val="single" w:sz="2" w:space="0" w:color="auto"/>
                <w:bottom w:val="single" w:sz="2" w:space="0" w:color="auto"/>
                <w:right w:val="single" w:sz="2" w:space="0" w:color="auto"/>
              </w:divBdr>
              <w:divsChild>
                <w:div w:id="1879245031">
                  <w:marLeft w:val="0"/>
                  <w:marRight w:val="0"/>
                  <w:marTop w:val="0"/>
                  <w:marBottom w:val="0"/>
                  <w:divBdr>
                    <w:top w:val="single" w:sz="2" w:space="0" w:color="auto"/>
                    <w:left w:val="single" w:sz="2" w:space="0" w:color="auto"/>
                    <w:bottom w:val="single" w:sz="2" w:space="0" w:color="auto"/>
                    <w:right w:val="single" w:sz="2" w:space="0" w:color="auto"/>
                  </w:divBdr>
                  <w:divsChild>
                    <w:div w:id="1170751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3898006">
              <w:marLeft w:val="0"/>
              <w:marRight w:val="0"/>
              <w:marTop w:val="0"/>
              <w:marBottom w:val="0"/>
              <w:divBdr>
                <w:top w:val="single" w:sz="2" w:space="0" w:color="auto"/>
                <w:left w:val="single" w:sz="2" w:space="0" w:color="auto"/>
                <w:bottom w:val="single" w:sz="2" w:space="0" w:color="auto"/>
                <w:right w:val="single" w:sz="2" w:space="0" w:color="auto"/>
              </w:divBdr>
              <w:divsChild>
                <w:div w:id="983923185">
                  <w:marLeft w:val="0"/>
                  <w:marRight w:val="0"/>
                  <w:marTop w:val="0"/>
                  <w:marBottom w:val="0"/>
                  <w:divBdr>
                    <w:top w:val="single" w:sz="2" w:space="0" w:color="auto"/>
                    <w:left w:val="single" w:sz="2" w:space="0" w:color="auto"/>
                    <w:bottom w:val="single" w:sz="2" w:space="0" w:color="auto"/>
                    <w:right w:val="single" w:sz="2" w:space="0" w:color="auto"/>
                  </w:divBdr>
                  <w:divsChild>
                    <w:div w:id="5643349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084609">
              <w:marLeft w:val="0"/>
              <w:marRight w:val="0"/>
              <w:marTop w:val="0"/>
              <w:marBottom w:val="0"/>
              <w:divBdr>
                <w:top w:val="single" w:sz="2" w:space="0" w:color="auto"/>
                <w:left w:val="single" w:sz="2" w:space="0" w:color="auto"/>
                <w:bottom w:val="single" w:sz="2" w:space="0" w:color="auto"/>
                <w:right w:val="single" w:sz="2" w:space="0" w:color="auto"/>
              </w:divBdr>
              <w:divsChild>
                <w:div w:id="1578056164">
                  <w:marLeft w:val="0"/>
                  <w:marRight w:val="0"/>
                  <w:marTop w:val="0"/>
                  <w:marBottom w:val="0"/>
                  <w:divBdr>
                    <w:top w:val="single" w:sz="2" w:space="0" w:color="auto"/>
                    <w:left w:val="single" w:sz="2" w:space="0" w:color="auto"/>
                    <w:bottom w:val="single" w:sz="2" w:space="0" w:color="auto"/>
                    <w:right w:val="single" w:sz="2" w:space="0" w:color="auto"/>
                  </w:divBdr>
                  <w:divsChild>
                    <w:div w:id="4807355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6695281">
              <w:marLeft w:val="0"/>
              <w:marRight w:val="0"/>
              <w:marTop w:val="0"/>
              <w:marBottom w:val="0"/>
              <w:divBdr>
                <w:top w:val="single" w:sz="2" w:space="0" w:color="auto"/>
                <w:left w:val="single" w:sz="2" w:space="0" w:color="auto"/>
                <w:bottom w:val="single" w:sz="2" w:space="0" w:color="auto"/>
                <w:right w:val="single" w:sz="2" w:space="0" w:color="auto"/>
              </w:divBdr>
              <w:divsChild>
                <w:div w:id="1561596941">
                  <w:marLeft w:val="0"/>
                  <w:marRight w:val="0"/>
                  <w:marTop w:val="0"/>
                  <w:marBottom w:val="0"/>
                  <w:divBdr>
                    <w:top w:val="single" w:sz="2" w:space="0" w:color="auto"/>
                    <w:left w:val="single" w:sz="2" w:space="0" w:color="auto"/>
                    <w:bottom w:val="single" w:sz="2" w:space="0" w:color="auto"/>
                    <w:right w:val="single" w:sz="2" w:space="0" w:color="auto"/>
                  </w:divBdr>
                  <w:divsChild>
                    <w:div w:id="1255910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7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9600465">
      <w:bodyDiv w:val="1"/>
      <w:marLeft w:val="0"/>
      <w:marRight w:val="0"/>
      <w:marTop w:val="0"/>
      <w:marBottom w:val="0"/>
      <w:divBdr>
        <w:top w:val="none" w:sz="0" w:space="0" w:color="auto"/>
        <w:left w:val="none" w:sz="0" w:space="0" w:color="auto"/>
        <w:bottom w:val="none" w:sz="0" w:space="0" w:color="auto"/>
        <w:right w:val="none" w:sz="0" w:space="0" w:color="auto"/>
      </w:divBdr>
      <w:divsChild>
        <w:div w:id="408310399">
          <w:marLeft w:val="0"/>
          <w:marRight w:val="0"/>
          <w:marTop w:val="0"/>
          <w:marBottom w:val="0"/>
          <w:divBdr>
            <w:top w:val="single" w:sz="2" w:space="0" w:color="auto"/>
            <w:left w:val="single" w:sz="2" w:space="0" w:color="auto"/>
            <w:bottom w:val="single" w:sz="2" w:space="0" w:color="auto"/>
            <w:right w:val="single" w:sz="2" w:space="0" w:color="auto"/>
          </w:divBdr>
          <w:divsChild>
            <w:div w:id="40398405">
              <w:marLeft w:val="0"/>
              <w:marRight w:val="0"/>
              <w:marTop w:val="0"/>
              <w:marBottom w:val="0"/>
              <w:divBdr>
                <w:top w:val="single" w:sz="2" w:space="0" w:color="auto"/>
                <w:left w:val="single" w:sz="2" w:space="0" w:color="auto"/>
                <w:bottom w:val="single" w:sz="2" w:space="0" w:color="auto"/>
                <w:right w:val="single" w:sz="2" w:space="0" w:color="auto"/>
              </w:divBdr>
              <w:divsChild>
                <w:div w:id="1450588938">
                  <w:marLeft w:val="0"/>
                  <w:marRight w:val="0"/>
                  <w:marTop w:val="0"/>
                  <w:marBottom w:val="0"/>
                  <w:divBdr>
                    <w:top w:val="single" w:sz="2" w:space="0" w:color="auto"/>
                    <w:left w:val="single" w:sz="2" w:space="0" w:color="auto"/>
                    <w:bottom w:val="single" w:sz="2" w:space="0" w:color="auto"/>
                    <w:right w:val="single" w:sz="2" w:space="0" w:color="auto"/>
                  </w:divBdr>
                  <w:divsChild>
                    <w:div w:id="17900786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262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7657715">
      <w:bodyDiv w:val="1"/>
      <w:marLeft w:val="0"/>
      <w:marRight w:val="0"/>
      <w:marTop w:val="0"/>
      <w:marBottom w:val="0"/>
      <w:divBdr>
        <w:top w:val="none" w:sz="0" w:space="0" w:color="auto"/>
        <w:left w:val="none" w:sz="0" w:space="0" w:color="auto"/>
        <w:bottom w:val="none" w:sz="0" w:space="0" w:color="auto"/>
        <w:right w:val="none" w:sz="0" w:space="0" w:color="auto"/>
      </w:divBdr>
      <w:divsChild>
        <w:div w:id="872033718">
          <w:marLeft w:val="0"/>
          <w:marRight w:val="0"/>
          <w:marTop w:val="0"/>
          <w:marBottom w:val="0"/>
          <w:divBdr>
            <w:top w:val="single" w:sz="2" w:space="0" w:color="auto"/>
            <w:left w:val="single" w:sz="2" w:space="0" w:color="auto"/>
            <w:bottom w:val="single" w:sz="2" w:space="0" w:color="auto"/>
            <w:right w:val="single" w:sz="2" w:space="0" w:color="auto"/>
          </w:divBdr>
          <w:divsChild>
            <w:div w:id="1626540718">
              <w:marLeft w:val="0"/>
              <w:marRight w:val="0"/>
              <w:marTop w:val="0"/>
              <w:marBottom w:val="0"/>
              <w:divBdr>
                <w:top w:val="single" w:sz="2" w:space="0" w:color="auto"/>
                <w:left w:val="single" w:sz="2" w:space="0" w:color="auto"/>
                <w:bottom w:val="single" w:sz="2" w:space="0" w:color="auto"/>
                <w:right w:val="single" w:sz="2" w:space="0" w:color="auto"/>
              </w:divBdr>
              <w:divsChild>
                <w:div w:id="1513956882">
                  <w:marLeft w:val="0"/>
                  <w:marRight w:val="0"/>
                  <w:marTop w:val="0"/>
                  <w:marBottom w:val="0"/>
                  <w:divBdr>
                    <w:top w:val="single" w:sz="2" w:space="0" w:color="auto"/>
                    <w:left w:val="single" w:sz="2" w:space="0" w:color="auto"/>
                    <w:bottom w:val="single" w:sz="2" w:space="0" w:color="auto"/>
                    <w:right w:val="single" w:sz="2" w:space="0" w:color="auto"/>
                  </w:divBdr>
                  <w:divsChild>
                    <w:div w:id="2097167456">
                      <w:marLeft w:val="0"/>
                      <w:marRight w:val="0"/>
                      <w:marTop w:val="0"/>
                      <w:marBottom w:val="0"/>
                      <w:divBdr>
                        <w:top w:val="single" w:sz="2" w:space="0" w:color="auto"/>
                        <w:left w:val="single" w:sz="2" w:space="0" w:color="auto"/>
                        <w:bottom w:val="single" w:sz="2" w:space="0" w:color="auto"/>
                        <w:right w:val="single" w:sz="2" w:space="0" w:color="auto"/>
                      </w:divBdr>
                      <w:divsChild>
                        <w:div w:id="2096659261">
                          <w:marLeft w:val="0"/>
                          <w:marRight w:val="0"/>
                          <w:marTop w:val="0"/>
                          <w:marBottom w:val="0"/>
                          <w:divBdr>
                            <w:top w:val="single" w:sz="2" w:space="0" w:color="auto"/>
                            <w:left w:val="single" w:sz="2" w:space="0" w:color="auto"/>
                            <w:bottom w:val="single" w:sz="2" w:space="0" w:color="auto"/>
                            <w:right w:val="single" w:sz="2" w:space="0" w:color="auto"/>
                          </w:divBdr>
                          <w:divsChild>
                            <w:div w:id="1580942190">
                              <w:marLeft w:val="0"/>
                              <w:marRight w:val="0"/>
                              <w:marTop w:val="0"/>
                              <w:marBottom w:val="0"/>
                              <w:divBdr>
                                <w:top w:val="single" w:sz="2" w:space="0" w:color="auto"/>
                                <w:left w:val="single" w:sz="2" w:space="0" w:color="auto"/>
                                <w:bottom w:val="single" w:sz="2" w:space="0" w:color="auto"/>
                                <w:right w:val="single" w:sz="2" w:space="0" w:color="auto"/>
                              </w:divBdr>
                              <w:divsChild>
                                <w:div w:id="11655590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2444158">
                          <w:marLeft w:val="0"/>
                          <w:marRight w:val="0"/>
                          <w:marTop w:val="0"/>
                          <w:marBottom w:val="0"/>
                          <w:divBdr>
                            <w:top w:val="single" w:sz="2" w:space="0" w:color="auto"/>
                            <w:left w:val="single" w:sz="2" w:space="0" w:color="auto"/>
                            <w:bottom w:val="single" w:sz="2" w:space="0" w:color="auto"/>
                            <w:right w:val="single" w:sz="2" w:space="0" w:color="auto"/>
                          </w:divBdr>
                          <w:divsChild>
                            <w:div w:id="328869794">
                              <w:marLeft w:val="0"/>
                              <w:marRight w:val="0"/>
                              <w:marTop w:val="0"/>
                              <w:marBottom w:val="0"/>
                              <w:divBdr>
                                <w:top w:val="single" w:sz="2" w:space="0" w:color="auto"/>
                                <w:left w:val="single" w:sz="2" w:space="0" w:color="auto"/>
                                <w:bottom w:val="single" w:sz="2" w:space="0" w:color="auto"/>
                                <w:right w:val="single" w:sz="2" w:space="0" w:color="auto"/>
                              </w:divBdr>
                              <w:divsChild>
                                <w:div w:id="2014989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8340436">
                          <w:marLeft w:val="0"/>
                          <w:marRight w:val="0"/>
                          <w:marTop w:val="0"/>
                          <w:marBottom w:val="0"/>
                          <w:divBdr>
                            <w:top w:val="single" w:sz="2" w:space="0" w:color="auto"/>
                            <w:left w:val="single" w:sz="2" w:space="0" w:color="auto"/>
                            <w:bottom w:val="single" w:sz="2" w:space="0" w:color="auto"/>
                            <w:right w:val="single" w:sz="2" w:space="0" w:color="auto"/>
                          </w:divBdr>
                          <w:divsChild>
                            <w:div w:id="1149664140">
                              <w:marLeft w:val="0"/>
                              <w:marRight w:val="0"/>
                              <w:marTop w:val="0"/>
                              <w:marBottom w:val="0"/>
                              <w:divBdr>
                                <w:top w:val="single" w:sz="2" w:space="0" w:color="auto"/>
                                <w:left w:val="single" w:sz="2" w:space="0" w:color="auto"/>
                                <w:bottom w:val="single" w:sz="2" w:space="0" w:color="auto"/>
                                <w:right w:val="single" w:sz="2" w:space="0" w:color="auto"/>
                              </w:divBdr>
                              <w:divsChild>
                                <w:div w:id="1907452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5182309">
                          <w:marLeft w:val="0"/>
                          <w:marRight w:val="0"/>
                          <w:marTop w:val="0"/>
                          <w:marBottom w:val="0"/>
                          <w:divBdr>
                            <w:top w:val="single" w:sz="2" w:space="0" w:color="auto"/>
                            <w:left w:val="single" w:sz="2" w:space="0" w:color="auto"/>
                            <w:bottom w:val="single" w:sz="2" w:space="0" w:color="auto"/>
                            <w:right w:val="single" w:sz="2" w:space="0" w:color="auto"/>
                          </w:divBdr>
                          <w:divsChild>
                            <w:div w:id="1114834844">
                              <w:marLeft w:val="0"/>
                              <w:marRight w:val="0"/>
                              <w:marTop w:val="0"/>
                              <w:marBottom w:val="0"/>
                              <w:divBdr>
                                <w:top w:val="single" w:sz="2" w:space="0" w:color="auto"/>
                                <w:left w:val="single" w:sz="2" w:space="0" w:color="auto"/>
                                <w:bottom w:val="single" w:sz="2" w:space="0" w:color="auto"/>
                                <w:right w:val="single" w:sz="2" w:space="0" w:color="auto"/>
                              </w:divBdr>
                              <w:divsChild>
                                <w:div w:id="993147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5927673">
                          <w:marLeft w:val="0"/>
                          <w:marRight w:val="0"/>
                          <w:marTop w:val="0"/>
                          <w:marBottom w:val="0"/>
                          <w:divBdr>
                            <w:top w:val="single" w:sz="2" w:space="0" w:color="auto"/>
                            <w:left w:val="single" w:sz="2" w:space="0" w:color="auto"/>
                            <w:bottom w:val="single" w:sz="2" w:space="0" w:color="auto"/>
                            <w:right w:val="single" w:sz="2" w:space="0" w:color="auto"/>
                          </w:divBdr>
                          <w:divsChild>
                            <w:div w:id="1552692776">
                              <w:marLeft w:val="0"/>
                              <w:marRight w:val="0"/>
                              <w:marTop w:val="0"/>
                              <w:marBottom w:val="0"/>
                              <w:divBdr>
                                <w:top w:val="single" w:sz="2" w:space="0" w:color="auto"/>
                                <w:left w:val="single" w:sz="2" w:space="0" w:color="auto"/>
                                <w:bottom w:val="single" w:sz="2" w:space="0" w:color="auto"/>
                                <w:right w:val="single" w:sz="2" w:space="0" w:color="auto"/>
                              </w:divBdr>
                              <w:divsChild>
                                <w:div w:id="2087147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48860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2808465">
          <w:marLeft w:val="0"/>
          <w:marRight w:val="0"/>
          <w:marTop w:val="0"/>
          <w:marBottom w:val="0"/>
          <w:divBdr>
            <w:top w:val="single" w:sz="2" w:space="0" w:color="auto"/>
            <w:left w:val="single" w:sz="2" w:space="0" w:color="auto"/>
            <w:bottom w:val="single" w:sz="2" w:space="0" w:color="auto"/>
            <w:right w:val="single" w:sz="2" w:space="0" w:color="auto"/>
          </w:divBdr>
          <w:divsChild>
            <w:div w:id="562299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4548292">
      <w:bodyDiv w:val="1"/>
      <w:marLeft w:val="0"/>
      <w:marRight w:val="0"/>
      <w:marTop w:val="0"/>
      <w:marBottom w:val="0"/>
      <w:divBdr>
        <w:top w:val="none" w:sz="0" w:space="0" w:color="auto"/>
        <w:left w:val="none" w:sz="0" w:space="0" w:color="auto"/>
        <w:bottom w:val="none" w:sz="0" w:space="0" w:color="auto"/>
        <w:right w:val="none" w:sz="0" w:space="0" w:color="auto"/>
      </w:divBdr>
      <w:divsChild>
        <w:div w:id="1911108885">
          <w:marLeft w:val="0"/>
          <w:marRight w:val="0"/>
          <w:marTop w:val="0"/>
          <w:marBottom w:val="0"/>
          <w:divBdr>
            <w:top w:val="single" w:sz="2" w:space="0" w:color="auto"/>
            <w:left w:val="single" w:sz="2" w:space="0" w:color="auto"/>
            <w:bottom w:val="single" w:sz="2" w:space="0" w:color="auto"/>
            <w:right w:val="single" w:sz="2" w:space="0" w:color="auto"/>
          </w:divBdr>
          <w:divsChild>
            <w:div w:id="1800416449">
              <w:marLeft w:val="0"/>
              <w:marRight w:val="0"/>
              <w:marTop w:val="0"/>
              <w:marBottom w:val="0"/>
              <w:divBdr>
                <w:top w:val="single" w:sz="2" w:space="0" w:color="auto"/>
                <w:left w:val="single" w:sz="2" w:space="0" w:color="auto"/>
                <w:bottom w:val="single" w:sz="2" w:space="0" w:color="auto"/>
                <w:right w:val="single" w:sz="2" w:space="0" w:color="auto"/>
              </w:divBdr>
              <w:divsChild>
                <w:div w:id="198705527">
                  <w:marLeft w:val="0"/>
                  <w:marRight w:val="0"/>
                  <w:marTop w:val="0"/>
                  <w:marBottom w:val="0"/>
                  <w:divBdr>
                    <w:top w:val="single" w:sz="2" w:space="0" w:color="auto"/>
                    <w:left w:val="single" w:sz="2" w:space="0" w:color="auto"/>
                    <w:bottom w:val="single" w:sz="2" w:space="0" w:color="auto"/>
                    <w:right w:val="single" w:sz="2" w:space="0" w:color="auto"/>
                  </w:divBdr>
                  <w:divsChild>
                    <w:div w:id="1434545230">
                      <w:marLeft w:val="0"/>
                      <w:marRight w:val="0"/>
                      <w:marTop w:val="0"/>
                      <w:marBottom w:val="0"/>
                      <w:divBdr>
                        <w:top w:val="single" w:sz="2" w:space="0" w:color="auto"/>
                        <w:left w:val="single" w:sz="2" w:space="0" w:color="auto"/>
                        <w:bottom w:val="single" w:sz="2" w:space="0" w:color="auto"/>
                        <w:right w:val="single" w:sz="2" w:space="0" w:color="auto"/>
                      </w:divBdr>
                      <w:divsChild>
                        <w:div w:id="1157528235">
                          <w:marLeft w:val="0"/>
                          <w:marRight w:val="0"/>
                          <w:marTop w:val="0"/>
                          <w:marBottom w:val="0"/>
                          <w:divBdr>
                            <w:top w:val="single" w:sz="2" w:space="0" w:color="auto"/>
                            <w:left w:val="single" w:sz="2" w:space="0" w:color="auto"/>
                            <w:bottom w:val="single" w:sz="2" w:space="0" w:color="auto"/>
                            <w:right w:val="single" w:sz="2" w:space="0" w:color="auto"/>
                          </w:divBdr>
                          <w:divsChild>
                            <w:div w:id="186070231">
                              <w:marLeft w:val="0"/>
                              <w:marRight w:val="0"/>
                              <w:marTop w:val="0"/>
                              <w:marBottom w:val="0"/>
                              <w:divBdr>
                                <w:top w:val="single" w:sz="2" w:space="0" w:color="auto"/>
                                <w:left w:val="single" w:sz="2" w:space="0" w:color="auto"/>
                                <w:bottom w:val="single" w:sz="2" w:space="0" w:color="auto"/>
                                <w:right w:val="single" w:sz="2" w:space="0" w:color="auto"/>
                              </w:divBdr>
                              <w:divsChild>
                                <w:div w:id="673994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4740995">
                          <w:marLeft w:val="0"/>
                          <w:marRight w:val="0"/>
                          <w:marTop w:val="0"/>
                          <w:marBottom w:val="0"/>
                          <w:divBdr>
                            <w:top w:val="single" w:sz="2" w:space="0" w:color="auto"/>
                            <w:left w:val="single" w:sz="2" w:space="0" w:color="auto"/>
                            <w:bottom w:val="single" w:sz="2" w:space="0" w:color="auto"/>
                            <w:right w:val="single" w:sz="2" w:space="0" w:color="auto"/>
                          </w:divBdr>
                          <w:divsChild>
                            <w:div w:id="923684320">
                              <w:marLeft w:val="0"/>
                              <w:marRight w:val="0"/>
                              <w:marTop w:val="0"/>
                              <w:marBottom w:val="0"/>
                              <w:divBdr>
                                <w:top w:val="single" w:sz="2" w:space="0" w:color="auto"/>
                                <w:left w:val="single" w:sz="2" w:space="0" w:color="auto"/>
                                <w:bottom w:val="single" w:sz="2" w:space="0" w:color="auto"/>
                                <w:right w:val="single" w:sz="2" w:space="0" w:color="auto"/>
                              </w:divBdr>
                              <w:divsChild>
                                <w:div w:id="2417231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2276992">
                          <w:marLeft w:val="0"/>
                          <w:marRight w:val="0"/>
                          <w:marTop w:val="0"/>
                          <w:marBottom w:val="0"/>
                          <w:divBdr>
                            <w:top w:val="single" w:sz="2" w:space="0" w:color="auto"/>
                            <w:left w:val="single" w:sz="2" w:space="0" w:color="auto"/>
                            <w:bottom w:val="single" w:sz="2" w:space="0" w:color="auto"/>
                            <w:right w:val="single" w:sz="2" w:space="0" w:color="auto"/>
                          </w:divBdr>
                          <w:divsChild>
                            <w:div w:id="1154836094">
                              <w:marLeft w:val="0"/>
                              <w:marRight w:val="0"/>
                              <w:marTop w:val="0"/>
                              <w:marBottom w:val="0"/>
                              <w:divBdr>
                                <w:top w:val="single" w:sz="2" w:space="0" w:color="auto"/>
                                <w:left w:val="single" w:sz="2" w:space="0" w:color="auto"/>
                                <w:bottom w:val="single" w:sz="2" w:space="0" w:color="auto"/>
                                <w:right w:val="single" w:sz="2" w:space="0" w:color="auto"/>
                              </w:divBdr>
                              <w:divsChild>
                                <w:div w:id="748312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5167015">
                          <w:marLeft w:val="0"/>
                          <w:marRight w:val="0"/>
                          <w:marTop w:val="0"/>
                          <w:marBottom w:val="0"/>
                          <w:divBdr>
                            <w:top w:val="single" w:sz="2" w:space="0" w:color="auto"/>
                            <w:left w:val="single" w:sz="2" w:space="0" w:color="auto"/>
                            <w:bottom w:val="single" w:sz="2" w:space="0" w:color="auto"/>
                            <w:right w:val="single" w:sz="2" w:space="0" w:color="auto"/>
                          </w:divBdr>
                          <w:divsChild>
                            <w:div w:id="898856122">
                              <w:marLeft w:val="0"/>
                              <w:marRight w:val="0"/>
                              <w:marTop w:val="0"/>
                              <w:marBottom w:val="0"/>
                              <w:divBdr>
                                <w:top w:val="single" w:sz="2" w:space="0" w:color="auto"/>
                                <w:left w:val="single" w:sz="2" w:space="0" w:color="auto"/>
                                <w:bottom w:val="single" w:sz="2" w:space="0" w:color="auto"/>
                                <w:right w:val="single" w:sz="2" w:space="0" w:color="auto"/>
                              </w:divBdr>
                              <w:divsChild>
                                <w:div w:id="8823295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7835869">
                          <w:marLeft w:val="0"/>
                          <w:marRight w:val="0"/>
                          <w:marTop w:val="0"/>
                          <w:marBottom w:val="0"/>
                          <w:divBdr>
                            <w:top w:val="single" w:sz="2" w:space="0" w:color="auto"/>
                            <w:left w:val="single" w:sz="2" w:space="0" w:color="auto"/>
                            <w:bottom w:val="single" w:sz="2" w:space="0" w:color="auto"/>
                            <w:right w:val="single" w:sz="2" w:space="0" w:color="auto"/>
                          </w:divBdr>
                          <w:divsChild>
                            <w:div w:id="1497380566">
                              <w:marLeft w:val="0"/>
                              <w:marRight w:val="0"/>
                              <w:marTop w:val="0"/>
                              <w:marBottom w:val="0"/>
                              <w:divBdr>
                                <w:top w:val="single" w:sz="2" w:space="0" w:color="auto"/>
                                <w:left w:val="single" w:sz="2" w:space="0" w:color="auto"/>
                                <w:bottom w:val="single" w:sz="2" w:space="0" w:color="auto"/>
                                <w:right w:val="single" w:sz="2" w:space="0" w:color="auto"/>
                              </w:divBdr>
                              <w:divsChild>
                                <w:div w:id="21133594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425018">
                          <w:marLeft w:val="0"/>
                          <w:marRight w:val="0"/>
                          <w:marTop w:val="0"/>
                          <w:marBottom w:val="0"/>
                          <w:divBdr>
                            <w:top w:val="single" w:sz="2" w:space="0" w:color="auto"/>
                            <w:left w:val="single" w:sz="2" w:space="0" w:color="auto"/>
                            <w:bottom w:val="single" w:sz="2" w:space="0" w:color="auto"/>
                            <w:right w:val="single" w:sz="2" w:space="0" w:color="auto"/>
                          </w:divBdr>
                          <w:divsChild>
                            <w:div w:id="1314794881">
                              <w:marLeft w:val="0"/>
                              <w:marRight w:val="0"/>
                              <w:marTop w:val="0"/>
                              <w:marBottom w:val="0"/>
                              <w:divBdr>
                                <w:top w:val="single" w:sz="2" w:space="0" w:color="auto"/>
                                <w:left w:val="single" w:sz="2" w:space="0" w:color="auto"/>
                                <w:bottom w:val="single" w:sz="2" w:space="0" w:color="auto"/>
                                <w:right w:val="single" w:sz="2" w:space="0" w:color="auto"/>
                              </w:divBdr>
                              <w:divsChild>
                                <w:div w:id="1384675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3491004">
                          <w:marLeft w:val="0"/>
                          <w:marRight w:val="0"/>
                          <w:marTop w:val="0"/>
                          <w:marBottom w:val="0"/>
                          <w:divBdr>
                            <w:top w:val="single" w:sz="2" w:space="0" w:color="auto"/>
                            <w:left w:val="single" w:sz="2" w:space="0" w:color="auto"/>
                            <w:bottom w:val="single" w:sz="2" w:space="0" w:color="auto"/>
                            <w:right w:val="single" w:sz="2" w:space="0" w:color="auto"/>
                          </w:divBdr>
                          <w:divsChild>
                            <w:div w:id="116989561">
                              <w:marLeft w:val="0"/>
                              <w:marRight w:val="0"/>
                              <w:marTop w:val="0"/>
                              <w:marBottom w:val="0"/>
                              <w:divBdr>
                                <w:top w:val="single" w:sz="2" w:space="0" w:color="auto"/>
                                <w:left w:val="single" w:sz="2" w:space="0" w:color="auto"/>
                                <w:bottom w:val="single" w:sz="2" w:space="0" w:color="auto"/>
                                <w:right w:val="single" w:sz="2" w:space="0" w:color="auto"/>
                              </w:divBdr>
                              <w:divsChild>
                                <w:div w:id="13560781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2218636">
                          <w:marLeft w:val="0"/>
                          <w:marRight w:val="0"/>
                          <w:marTop w:val="0"/>
                          <w:marBottom w:val="0"/>
                          <w:divBdr>
                            <w:top w:val="single" w:sz="2" w:space="0" w:color="auto"/>
                            <w:left w:val="single" w:sz="2" w:space="0" w:color="auto"/>
                            <w:bottom w:val="single" w:sz="2" w:space="0" w:color="auto"/>
                            <w:right w:val="single" w:sz="2" w:space="0" w:color="auto"/>
                          </w:divBdr>
                          <w:divsChild>
                            <w:div w:id="605380553">
                              <w:marLeft w:val="0"/>
                              <w:marRight w:val="0"/>
                              <w:marTop w:val="0"/>
                              <w:marBottom w:val="0"/>
                              <w:divBdr>
                                <w:top w:val="single" w:sz="2" w:space="0" w:color="auto"/>
                                <w:left w:val="single" w:sz="2" w:space="0" w:color="auto"/>
                                <w:bottom w:val="single" w:sz="2" w:space="0" w:color="auto"/>
                                <w:right w:val="single" w:sz="2" w:space="0" w:color="auto"/>
                              </w:divBdr>
                              <w:divsChild>
                                <w:div w:id="1080560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1004341">
                          <w:marLeft w:val="0"/>
                          <w:marRight w:val="0"/>
                          <w:marTop w:val="0"/>
                          <w:marBottom w:val="0"/>
                          <w:divBdr>
                            <w:top w:val="single" w:sz="2" w:space="0" w:color="auto"/>
                            <w:left w:val="single" w:sz="2" w:space="0" w:color="auto"/>
                            <w:bottom w:val="single" w:sz="2" w:space="0" w:color="auto"/>
                            <w:right w:val="single" w:sz="2" w:space="0" w:color="auto"/>
                          </w:divBdr>
                          <w:divsChild>
                            <w:div w:id="1089277018">
                              <w:marLeft w:val="0"/>
                              <w:marRight w:val="0"/>
                              <w:marTop w:val="0"/>
                              <w:marBottom w:val="0"/>
                              <w:divBdr>
                                <w:top w:val="single" w:sz="2" w:space="0" w:color="auto"/>
                                <w:left w:val="single" w:sz="2" w:space="0" w:color="auto"/>
                                <w:bottom w:val="single" w:sz="2" w:space="0" w:color="auto"/>
                                <w:right w:val="single" w:sz="2" w:space="0" w:color="auto"/>
                              </w:divBdr>
                              <w:divsChild>
                                <w:div w:id="1395423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06469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7020103">
          <w:marLeft w:val="0"/>
          <w:marRight w:val="0"/>
          <w:marTop w:val="0"/>
          <w:marBottom w:val="0"/>
          <w:divBdr>
            <w:top w:val="single" w:sz="2" w:space="0" w:color="auto"/>
            <w:left w:val="single" w:sz="2" w:space="0" w:color="auto"/>
            <w:bottom w:val="single" w:sz="2" w:space="0" w:color="auto"/>
            <w:right w:val="single" w:sz="2" w:space="0" w:color="auto"/>
          </w:divBdr>
          <w:divsChild>
            <w:div w:id="203858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ode.visualstudio.com/download" TargetMode="External"/><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www.codewithharry.com/" TargetMode="External"/><Relationship Id="rId34" Type="http://schemas.openxmlformats.org/officeDocument/2006/relationships/image" Target="media/image22.png"/><Relationship Id="rId42" Type="http://schemas.openxmlformats.org/officeDocument/2006/relationships/hyperlink" Target="https://codewithharry.com/videos/javascript-tutorials-in-hindi-25" TargetMode="External"/><Relationship Id="rId47" Type="http://schemas.openxmlformats.org/officeDocument/2006/relationships/hyperlink" Target="https://codewithharry.com/videos/javascript-tutorials-in-hindi-36" TargetMode="External"/><Relationship Id="rId50" Type="http://schemas.openxmlformats.org/officeDocument/2006/relationships/image" Target="media/image27.png"/><Relationship Id="rId55" Type="http://schemas.openxmlformats.org/officeDocument/2006/relationships/hyperlink" Target="https://codewithharry.com/videos/javascript-tutorials-in-hindi-10" TargetMode="External"/><Relationship Id="rId63" Type="http://schemas.openxmlformats.org/officeDocument/2006/relationships/image" Target="media/image33.png"/><Relationship Id="rId68" Type="http://schemas.openxmlformats.org/officeDocument/2006/relationships/hyperlink" Target="https://codewithharry.com/videos/javascript-tutorials-in-hindi-62"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dewithharry.com/videos/javascript-tutorials-in-hindi-1"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codewithharry.com/videos/javascript-tutorials-in-hindi-25" TargetMode="External"/><Relationship Id="rId40" Type="http://schemas.openxmlformats.org/officeDocument/2006/relationships/image" Target="media/image24.png"/><Relationship Id="rId45" Type="http://schemas.openxmlformats.org/officeDocument/2006/relationships/hyperlink" Target="https://codewithharry.com/videos/javascript-tutorials-in-hindi-22" TargetMode="External"/><Relationship Id="rId53" Type="http://schemas.openxmlformats.org/officeDocument/2006/relationships/hyperlink" Target="https://newsapi.org/" TargetMode="External"/><Relationship Id="rId58" Type="http://schemas.openxmlformats.org/officeDocument/2006/relationships/hyperlink" Target="https://codewithharry.com/videos/javascript-tutorials-in-hindi-47" TargetMode="External"/><Relationship Id="rId66"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hyperlink" Target="https://code.visualstudio.com/download" TargetMode="External"/><Relationship Id="rId23" Type="http://schemas.openxmlformats.org/officeDocument/2006/relationships/hyperlink" Target="https://codewithharry.com/videos/javascript-tutorials-in-hindi-12" TargetMode="External"/><Relationship Id="rId28" Type="http://schemas.openxmlformats.org/officeDocument/2006/relationships/image" Target="media/image17.png"/><Relationship Id="rId36" Type="http://schemas.openxmlformats.org/officeDocument/2006/relationships/hyperlink" Target="https://codewithharry.com/videos/javascript-tutorials-in-hindi-20" TargetMode="External"/><Relationship Id="rId49" Type="http://schemas.openxmlformats.org/officeDocument/2006/relationships/image" Target="media/image26.png"/><Relationship Id="rId57" Type="http://schemas.openxmlformats.org/officeDocument/2006/relationships/hyperlink" Target="https://codewithharry.com/videos/javascript-tutorials-in-hindi-46" TargetMode="External"/><Relationship Id="rId61"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s://codewithharry.com/videos/javascript-tutorials-in-hindi-1" TargetMode="External"/><Relationship Id="rId31" Type="http://schemas.openxmlformats.org/officeDocument/2006/relationships/hyperlink" Target="http://www.codewithharry.com/" TargetMode="External"/><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hyperlink" Target="https://randomuser.me/" TargetMode="External"/><Relationship Id="rId65" Type="http://schemas.openxmlformats.org/officeDocument/2006/relationships/hyperlink" Target="https://codewithharry.com/videos/javascript-tutorials-in-hindi-2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codewithharry.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withharry.com/videos/javascript-tutorials-in-hindi-17" TargetMode="External"/><Relationship Id="rId43" Type="http://schemas.openxmlformats.org/officeDocument/2006/relationships/hyperlink" Target="http://www.codewithharry.com./" TargetMode="External"/><Relationship Id="rId48" Type="http://schemas.openxmlformats.org/officeDocument/2006/relationships/hyperlink" Target="http://www.codewithharry.com./" TargetMode="External"/><Relationship Id="rId56" Type="http://schemas.openxmlformats.org/officeDocument/2006/relationships/hyperlink" Target="https://codewithharry.com/videos/javascript-tutorials-in-hindi-46" TargetMode="External"/><Relationship Id="rId64" Type="http://schemas.openxmlformats.org/officeDocument/2006/relationships/hyperlink" Target="https://codewithharry.com/videos/javascript-tutorials-in-hindi-39" TargetMode="External"/><Relationship Id="rId69" Type="http://schemas.openxmlformats.org/officeDocument/2006/relationships/hyperlink" Target="http://www.codewithharry.com./" TargetMode="External"/><Relationship Id="rId8" Type="http://schemas.openxmlformats.org/officeDocument/2006/relationships/image" Target="media/image4.png"/><Relationship Id="rId51" Type="http://schemas.openxmlformats.org/officeDocument/2006/relationships/hyperlink" Target="https://codewithharry.com/videos/javascript-tutorials-in-hindi-37"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codewithharry.com./" TargetMode="External"/><Relationship Id="rId46" Type="http://schemas.openxmlformats.org/officeDocument/2006/relationships/hyperlink" Target="https://codewithharry.com/videos/javascript-tutorials-in-hindi-27" TargetMode="External"/><Relationship Id="rId59" Type="http://schemas.openxmlformats.org/officeDocument/2006/relationships/image" Target="media/image30.png"/><Relationship Id="rId67" Type="http://schemas.openxmlformats.org/officeDocument/2006/relationships/hyperlink" Target="https://codewithharry.com/videos/javascript-tutorials-in-hindi-1" TargetMode="External"/><Relationship Id="rId20" Type="http://schemas.openxmlformats.org/officeDocument/2006/relationships/image" Target="media/image12.png"/><Relationship Id="rId41" Type="http://schemas.openxmlformats.org/officeDocument/2006/relationships/hyperlink" Target="https://codewithharry.com/videos/javascript-tutorials-in-hindi-20" TargetMode="External"/><Relationship Id="rId54" Type="http://schemas.openxmlformats.org/officeDocument/2006/relationships/image" Target="media/image29.png"/><Relationship Id="rId62" Type="http://schemas.openxmlformats.org/officeDocument/2006/relationships/image" Target="media/image3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405</Pages>
  <Words>57500</Words>
  <Characters>327755</Characters>
  <Application>Microsoft Office Word</Application>
  <DocSecurity>0</DocSecurity>
  <Lines>2731</Lines>
  <Paragraphs>768</Paragraphs>
  <ScaleCrop>false</ScaleCrop>
  <Company>Grizli777</Company>
  <LinksUpToDate>false</LinksUpToDate>
  <CharactersWithSpaces>384487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Official_SK</dc:creator>
  <cp:lastModifiedBy>Official_SK</cp:lastModifiedBy>
  <cp:revision>1</cp:revision>
  <dcterms:created xsi:type="dcterms:W3CDTF">2022-04-07T10:44:00Z</dcterms:created>
  <dcterms:modified xsi:type="dcterms:W3CDTF">2022-04-07T11:01:00Z</dcterms:modified>
</cp:coreProperties>
</file>